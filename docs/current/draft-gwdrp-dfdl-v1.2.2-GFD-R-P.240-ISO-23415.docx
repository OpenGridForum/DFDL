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9AAC" w14:textId="500FF0C9" w:rsidR="005C2D8A" w:rsidRPr="005C2D8A" w:rsidRDefault="00071148" w:rsidP="005C2D8A">
      <w:pPr>
        <w:pStyle w:val="Heading"/>
      </w:pPr>
      <w:r>
        <w:t>Data Format Description Language (DFDL) v1.0 Specification</w:t>
      </w:r>
    </w:p>
    <w:p w14:paraId="5F29510C" w14:textId="68AA8E8C" w:rsidR="000C5A2A" w:rsidRDefault="00642981" w:rsidP="000C5A2A">
      <w:pPr>
        <w:rPr>
          <w:i/>
          <w:vanish/>
          <w:color w:val="0070C0"/>
        </w:rPr>
      </w:pPr>
      <w:r>
        <w:rPr>
          <w:i/>
          <w:vanish/>
          <w:color w:val="0070C0"/>
        </w:rPr>
        <w:t>(The above must be style ‘Heading’, not ‘Title” to avoid a ToC entry.)</w:t>
      </w:r>
    </w:p>
    <w:p w14:paraId="0AE5D641" w14:textId="77777777" w:rsidR="005C2D8A" w:rsidRPr="00F51671" w:rsidRDefault="005C2D8A" w:rsidP="000C5A2A">
      <w:pPr>
        <w:rPr>
          <w:i/>
          <w:vanish/>
          <w:color w:val="0070C0"/>
        </w:rPr>
      </w:pPr>
    </w:p>
    <w:p w14:paraId="6F296BC3" w14:textId="0392CA4A" w:rsidR="00684293" w:rsidRPr="00097C01" w:rsidRDefault="0082122B" w:rsidP="000C5A2A">
      <w:pPr>
        <w:rPr>
          <w:b/>
          <w:bCs/>
          <w:i/>
          <w:vanish/>
          <w:color w:val="0070C0"/>
          <w:sz w:val="28"/>
          <w:szCs w:val="28"/>
          <w:u w:val="single"/>
        </w:rPr>
      </w:pPr>
      <w:r>
        <w:rPr>
          <w:b/>
          <w:bCs/>
          <w:i/>
          <w:vanish/>
          <w:color w:val="0070C0"/>
          <w:sz w:val="28"/>
          <w:szCs w:val="28"/>
          <w:u w:val="single"/>
        </w:rPr>
        <w:t xml:space="preserve">Instructions and </w:t>
      </w:r>
      <w:r w:rsidR="00684293" w:rsidRPr="00097C01">
        <w:rPr>
          <w:b/>
          <w:bCs/>
          <w:i/>
          <w:vanish/>
          <w:color w:val="0070C0"/>
          <w:sz w:val="28"/>
          <w:szCs w:val="28"/>
          <w:u w:val="single"/>
        </w:rPr>
        <w:t>Note to Editors</w:t>
      </w:r>
    </w:p>
    <w:p w14:paraId="57AC4378" w14:textId="791B4BEF" w:rsidR="000C5A2A" w:rsidRPr="00F51671" w:rsidRDefault="000C5A2A" w:rsidP="000C5A2A">
      <w:pPr>
        <w:rPr>
          <w:i/>
          <w:vanish/>
          <w:color w:val="0070C0"/>
        </w:rPr>
      </w:pPr>
      <w:r w:rsidRPr="00F51671">
        <w:rPr>
          <w:i/>
          <w:vanish/>
          <w:color w:val="0070C0"/>
        </w:rPr>
        <w:t>This document uses an adaptation of the ISO Standards format</w:t>
      </w:r>
      <w:r w:rsidR="00BC7A58" w:rsidRPr="00F51671">
        <w:rPr>
          <w:i/>
          <w:vanish/>
          <w:color w:val="0070C0"/>
        </w:rPr>
        <w:t xml:space="preserve">, adapted for use in creating an OGF DFDL specification which can subsequently be easily adapted to be an ISO PAS Submission. </w:t>
      </w:r>
    </w:p>
    <w:p w14:paraId="6A18CB42" w14:textId="37A10554" w:rsidR="00CF7049" w:rsidRPr="00F51671" w:rsidRDefault="00CF7049" w:rsidP="000C5A2A">
      <w:pPr>
        <w:rPr>
          <w:i/>
          <w:vanish/>
          <w:color w:val="0070C0"/>
        </w:rPr>
      </w:pPr>
      <w:r w:rsidRPr="00F51671">
        <w:rPr>
          <w:i/>
          <w:vanish/>
          <w:color w:val="0070C0"/>
        </w:rPr>
        <w:t xml:space="preserve">Care has been taken to ensure that the section numbers and page numbers </w:t>
      </w:r>
      <w:r w:rsidR="006A7AFE" w:rsidRPr="00F51671">
        <w:rPr>
          <w:i/>
          <w:vanish/>
          <w:color w:val="0070C0"/>
        </w:rPr>
        <w:t xml:space="preserve">will not change between the OGF and ISO editions with the exception of the front matter pages. </w:t>
      </w:r>
    </w:p>
    <w:p w14:paraId="5966173B" w14:textId="69B52EEA" w:rsidR="002B1654" w:rsidRPr="00F51671" w:rsidRDefault="002B1654" w:rsidP="000C5A2A">
      <w:pPr>
        <w:rPr>
          <w:i/>
          <w:vanish/>
          <w:color w:val="0070C0"/>
        </w:rPr>
      </w:pPr>
      <w:r w:rsidRPr="00F51671">
        <w:rPr>
          <w:i/>
          <w:vanish/>
          <w:color w:val="0070C0"/>
        </w:rPr>
        <w:t>The front matter pages are all numbered separately with roman numerals</w:t>
      </w:r>
      <w:r w:rsidR="000151FE" w:rsidRPr="00F51671">
        <w:rPr>
          <w:i/>
          <w:vanish/>
          <w:color w:val="0070C0"/>
        </w:rPr>
        <w:t xml:space="preserve">. </w:t>
      </w:r>
      <w:r w:rsidR="002558CF" w:rsidRPr="00F51671">
        <w:rPr>
          <w:i/>
          <w:vanish/>
          <w:color w:val="0070C0"/>
        </w:rPr>
        <w:t>The ISO PAS submission will replace the front matter with ISO front matter, and change page headers and footers</w:t>
      </w:r>
      <w:r w:rsidR="009D7995" w:rsidRPr="00F51671">
        <w:rPr>
          <w:i/>
          <w:vanish/>
          <w:color w:val="0070C0"/>
        </w:rPr>
        <w:t xml:space="preserve"> but preserving the size of the headers and footers</w:t>
      </w:r>
      <w:r w:rsidR="003C42DE" w:rsidRPr="00F51671">
        <w:rPr>
          <w:i/>
          <w:vanish/>
          <w:color w:val="0070C0"/>
        </w:rPr>
        <w:t>.</w:t>
      </w:r>
      <w:r w:rsidR="00F01668" w:rsidRPr="00F51671">
        <w:rPr>
          <w:i/>
          <w:vanish/>
          <w:color w:val="0070C0"/>
        </w:rPr>
        <w:t xml:space="preserve"> </w:t>
      </w:r>
      <w:r w:rsidR="00B07684" w:rsidRPr="00F51671">
        <w:rPr>
          <w:i/>
          <w:vanish/>
          <w:color w:val="0070C0"/>
        </w:rPr>
        <w:t>This ensures the</w:t>
      </w:r>
      <w:r w:rsidR="00F01668" w:rsidRPr="00F51671">
        <w:rPr>
          <w:i/>
          <w:vanish/>
          <w:color w:val="0070C0"/>
        </w:rPr>
        <w:t xml:space="preserve"> Table of Contents </w:t>
      </w:r>
      <w:r w:rsidR="00B07684" w:rsidRPr="00F51671">
        <w:rPr>
          <w:i/>
          <w:vanish/>
          <w:color w:val="0070C0"/>
        </w:rPr>
        <w:t>will</w:t>
      </w:r>
      <w:r w:rsidR="00F01668" w:rsidRPr="00F51671">
        <w:rPr>
          <w:i/>
          <w:vanish/>
          <w:color w:val="0070C0"/>
        </w:rPr>
        <w:t xml:space="preserve"> be the same </w:t>
      </w:r>
      <w:r w:rsidR="003C42DE" w:rsidRPr="00F51671">
        <w:rPr>
          <w:i/>
          <w:vanish/>
          <w:color w:val="0070C0"/>
        </w:rPr>
        <w:t>except for</w:t>
      </w:r>
      <w:r w:rsidR="00F01668" w:rsidRPr="00F51671">
        <w:rPr>
          <w:i/>
          <w:vanish/>
          <w:color w:val="0070C0"/>
        </w:rPr>
        <w:t xml:space="preserve"> references to front-matter sections. </w:t>
      </w:r>
    </w:p>
    <w:p w14:paraId="348A7485" w14:textId="652E67B7" w:rsidR="000151FE" w:rsidRDefault="00B07684" w:rsidP="000C5A2A">
      <w:pPr>
        <w:rPr>
          <w:i/>
          <w:vanish/>
          <w:color w:val="0070C0"/>
        </w:rPr>
      </w:pPr>
      <w:r w:rsidRPr="00F51671">
        <w:rPr>
          <w:i/>
          <w:vanish/>
          <w:color w:val="0070C0"/>
        </w:rPr>
        <w:t>Sections prior to the Introduction are not numbered</w:t>
      </w:r>
      <w:r w:rsidR="00CD61BF" w:rsidRPr="00F51671">
        <w:rPr>
          <w:i/>
          <w:vanish/>
          <w:color w:val="0070C0"/>
        </w:rPr>
        <w:t xml:space="preserve">. This ensures section numbers are consistent </w:t>
      </w:r>
      <w:r w:rsidR="00995E20" w:rsidRPr="00F51671">
        <w:rPr>
          <w:i/>
          <w:vanish/>
          <w:color w:val="0070C0"/>
        </w:rPr>
        <w:t>with the OGF GFD</w:t>
      </w:r>
      <w:r w:rsidR="00765136" w:rsidRPr="00F51671">
        <w:rPr>
          <w:i/>
          <w:vanish/>
          <w:color w:val="0070C0"/>
        </w:rPr>
        <w:t xml:space="preserve"> R-P 240</w:t>
      </w:r>
      <w:r w:rsidR="008255BD" w:rsidRPr="00F51671">
        <w:rPr>
          <w:i/>
          <w:vanish/>
          <w:color w:val="0070C0"/>
        </w:rPr>
        <w:t xml:space="preserve"> Feb 2021 Updated June 2023 edition</w:t>
      </w:r>
      <w:r w:rsidR="00765136" w:rsidRPr="00F51671">
        <w:rPr>
          <w:i/>
          <w:vanish/>
          <w:color w:val="0070C0"/>
        </w:rPr>
        <w:t xml:space="preserve">, and the first ISO/IEC 23415:2004 (PAS) version of this specification. </w:t>
      </w:r>
    </w:p>
    <w:p w14:paraId="7552111C" w14:textId="366F8CF6" w:rsidR="00051F3C" w:rsidRPr="00097C01" w:rsidRDefault="00051F3C" w:rsidP="000C5A2A">
      <w:pPr>
        <w:rPr>
          <w:b/>
          <w:bCs/>
          <w:i/>
          <w:vanish/>
          <w:color w:val="0070C0"/>
          <w:sz w:val="28"/>
          <w:szCs w:val="28"/>
        </w:rPr>
      </w:pPr>
      <w:r w:rsidRPr="00097C01">
        <w:rPr>
          <w:b/>
          <w:bCs/>
          <w:i/>
          <w:vanish/>
          <w:color w:val="0070C0"/>
          <w:sz w:val="28"/>
          <w:szCs w:val="28"/>
        </w:rPr>
        <w:t xml:space="preserve">About cross-reference links and Bibliography links. </w:t>
      </w:r>
    </w:p>
    <w:p w14:paraId="174B916C" w14:textId="77777777" w:rsidR="008D3AA9" w:rsidRDefault="00051F3C" w:rsidP="000C5A2A">
      <w:pPr>
        <w:rPr>
          <w:i/>
          <w:vanish/>
          <w:color w:val="0070C0"/>
        </w:rPr>
      </w:pPr>
      <w:r>
        <w:rPr>
          <w:i/>
          <w:vanish/>
          <w:color w:val="0070C0"/>
        </w:rPr>
        <w:t xml:space="preserve">MS Word has a few ways to put these in, but some do not work for HTML creation. </w:t>
      </w:r>
    </w:p>
    <w:p w14:paraId="02F2BB04" w14:textId="40039213" w:rsidR="008D3AA9" w:rsidRDefault="008D3AA9" w:rsidP="000C5A2A">
      <w:pPr>
        <w:rPr>
          <w:i/>
          <w:vanish/>
          <w:color w:val="0070C0"/>
        </w:rPr>
      </w:pPr>
      <w:r>
        <w:rPr>
          <w:i/>
          <w:vanish/>
          <w:color w:val="0070C0"/>
        </w:rPr>
        <w:t>We want text like “See Section 11 Properties Common to both Content and Framing.” to do 3 things:</w:t>
      </w:r>
    </w:p>
    <w:p w14:paraId="1534757A" w14:textId="41837966" w:rsidR="008D3AA9" w:rsidRDefault="008D3AA9" w:rsidP="008D3AA9">
      <w:pPr>
        <w:pStyle w:val="ListParagraph"/>
        <w:numPr>
          <w:ilvl w:val="0"/>
          <w:numId w:val="195"/>
        </w:numPr>
        <w:rPr>
          <w:i/>
          <w:vanish/>
          <w:color w:val="0070C0"/>
        </w:rPr>
      </w:pPr>
      <w:r>
        <w:rPr>
          <w:i/>
          <w:vanish/>
          <w:color w:val="0070C0"/>
        </w:rPr>
        <w:t>Update the section number automatically if it changes</w:t>
      </w:r>
    </w:p>
    <w:p w14:paraId="6736928E" w14:textId="5AFFC4A1" w:rsidR="008D3AA9" w:rsidRDefault="008D3AA9" w:rsidP="008D3AA9">
      <w:pPr>
        <w:pStyle w:val="ListParagraph"/>
        <w:numPr>
          <w:ilvl w:val="0"/>
          <w:numId w:val="195"/>
        </w:numPr>
        <w:rPr>
          <w:i/>
          <w:vanish/>
          <w:color w:val="0070C0"/>
        </w:rPr>
      </w:pPr>
      <w:r>
        <w:rPr>
          <w:i/>
          <w:vanish/>
          <w:color w:val="0070C0"/>
        </w:rPr>
        <w:t>Update the section title text if it changes</w:t>
      </w:r>
    </w:p>
    <w:p w14:paraId="7BAF8A11" w14:textId="084A11E5" w:rsidR="008D3AA9" w:rsidRDefault="008D3AA9" w:rsidP="008D3AA9">
      <w:pPr>
        <w:pStyle w:val="ListParagraph"/>
        <w:numPr>
          <w:ilvl w:val="0"/>
          <w:numId w:val="195"/>
        </w:numPr>
        <w:rPr>
          <w:i/>
          <w:vanish/>
          <w:color w:val="0070C0"/>
        </w:rPr>
      </w:pPr>
      <w:r>
        <w:rPr>
          <w:i/>
          <w:vanish/>
          <w:color w:val="0070C0"/>
        </w:rPr>
        <w:t>Create a hyperlink that works in both PDF and HTML versions, and which is formatted so it is obviously a hyperlink (e.g., blue text underlined.)</w:t>
      </w:r>
    </w:p>
    <w:p w14:paraId="508A9A92" w14:textId="1DD9D1A5" w:rsidR="008D3AA9" w:rsidRPr="008D3AA9" w:rsidRDefault="008D3AA9" w:rsidP="008D3AA9">
      <w:pPr>
        <w:rPr>
          <w:i/>
          <w:vanish/>
          <w:color w:val="0070C0"/>
        </w:rPr>
      </w:pPr>
      <w:r>
        <w:rPr>
          <w:i/>
          <w:vanish/>
          <w:color w:val="0070C0"/>
        </w:rPr>
        <w:t xml:space="preserve">Unfortunately this requires one actually do these 3 tedious steps for every such cross reference. </w:t>
      </w:r>
    </w:p>
    <w:p w14:paraId="5FC6934A" w14:textId="77777777" w:rsidR="004F69A0" w:rsidRDefault="008D3AA9" w:rsidP="000C5A2A">
      <w:pPr>
        <w:rPr>
          <w:i/>
          <w:vanish/>
          <w:color w:val="0070C0"/>
        </w:rPr>
      </w:pPr>
      <w:r>
        <w:rPr>
          <w:i/>
          <w:vanish/>
          <w:color w:val="0070C0"/>
        </w:rPr>
        <w:t xml:space="preserve">For (1) you must insert a cross-reference to the paragraph number. </w:t>
      </w:r>
    </w:p>
    <w:p w14:paraId="7B723FCC" w14:textId="77777777" w:rsidR="004F69A0" w:rsidRDefault="008D3AA9" w:rsidP="000C5A2A">
      <w:pPr>
        <w:rPr>
          <w:i/>
          <w:vanish/>
          <w:color w:val="0070C0"/>
        </w:rPr>
      </w:pPr>
      <w:r>
        <w:rPr>
          <w:i/>
          <w:vanish/>
          <w:color w:val="0070C0"/>
        </w:rPr>
        <w:t>For (2) you must insert a cross reference to the paragraph text.</w:t>
      </w:r>
    </w:p>
    <w:p w14:paraId="1CA05F66" w14:textId="34F3D0D0" w:rsidR="004F69A0" w:rsidRDefault="008D3AA9" w:rsidP="000C5A2A">
      <w:pPr>
        <w:rPr>
          <w:i/>
          <w:vanish/>
          <w:color w:val="0070C0"/>
        </w:rPr>
      </w:pPr>
      <w:r>
        <w:rPr>
          <w:i/>
          <w:vanish/>
          <w:color w:val="0070C0"/>
        </w:rPr>
        <w:t xml:space="preserve">For (3) you must insert a </w:t>
      </w:r>
      <w:r w:rsidR="004F69A0">
        <w:rPr>
          <w:i/>
          <w:vanish/>
          <w:color w:val="0070C0"/>
        </w:rPr>
        <w:t>link</w:t>
      </w:r>
      <w:r w:rsidR="00A166A1">
        <w:rPr>
          <w:i/>
          <w:vanish/>
          <w:color w:val="0070C0"/>
        </w:rPr>
        <w:t xml:space="preserve"> by selecting the section number and title text, and then </w:t>
      </w:r>
      <w:r w:rsidR="00051F3C">
        <w:rPr>
          <w:i/>
          <w:vanish/>
          <w:color w:val="0070C0"/>
        </w:rPr>
        <w:t>use “Insert” then click the “Link” button (note: not “Cross Reference”) Then choose “Place in this document”. You can then choose a</w:t>
      </w:r>
      <w:r w:rsidR="00663362">
        <w:rPr>
          <w:i/>
          <w:vanish/>
          <w:color w:val="0070C0"/>
        </w:rPr>
        <w:t xml:space="preserve"> section</w:t>
      </w:r>
      <w:r w:rsidR="00051F3C">
        <w:rPr>
          <w:i/>
          <w:vanish/>
          <w:color w:val="0070C0"/>
        </w:rPr>
        <w:t xml:space="preserve"> heading or a bookmar</w:t>
      </w:r>
      <w:r w:rsidR="00A166A1">
        <w:rPr>
          <w:i/>
          <w:vanish/>
          <w:color w:val="0070C0"/>
        </w:rPr>
        <w:t xml:space="preserve">k (scroll up for section headings. Unfortuntately, this dialog does not show you the section numbers. </w:t>
      </w:r>
    </w:p>
    <w:p w14:paraId="689B514C" w14:textId="52F1F60D" w:rsidR="00051F3C" w:rsidRDefault="00A166A1" w:rsidP="000C5A2A">
      <w:pPr>
        <w:rPr>
          <w:i/>
          <w:vanish/>
          <w:color w:val="0070C0"/>
        </w:rPr>
      </w:pPr>
      <w:r>
        <w:rPr>
          <w:i/>
          <w:vanish/>
          <w:color w:val="0070C0"/>
        </w:rPr>
        <w:t xml:space="preserve">The net result from these tedious steps is that </w:t>
      </w:r>
      <w:r w:rsidR="00097C01">
        <w:rPr>
          <w:i/>
          <w:vanish/>
          <w:color w:val="0070C0"/>
        </w:rPr>
        <w:t>you get a clickable link in the docx, PDF, and HTML versions</w:t>
      </w:r>
      <w:r w:rsidR="0082122B">
        <w:rPr>
          <w:i/>
          <w:vanish/>
          <w:color w:val="0070C0"/>
        </w:rPr>
        <w:t>.</w:t>
      </w:r>
    </w:p>
    <w:p w14:paraId="39801EC3" w14:textId="77777777" w:rsidR="0082122B" w:rsidRDefault="0082122B" w:rsidP="000C5A2A">
      <w:pPr>
        <w:rPr>
          <w:i/>
          <w:vanish/>
          <w:color w:val="0070C0"/>
        </w:rPr>
      </w:pPr>
      <w:r>
        <w:rPr>
          <w:i/>
          <w:vanish/>
          <w:color w:val="0070C0"/>
        </w:rPr>
        <w:t>Bibiliography entries are slightly easier. You do these steps:</w:t>
      </w:r>
    </w:p>
    <w:p w14:paraId="5EAD5C49" w14:textId="6485A0E5" w:rsidR="0082122B" w:rsidRDefault="0082122B" w:rsidP="0082122B">
      <w:pPr>
        <w:pStyle w:val="ListParagraph"/>
        <w:numPr>
          <w:ilvl w:val="0"/>
          <w:numId w:val="198"/>
        </w:numPr>
        <w:rPr>
          <w:i/>
          <w:vanish/>
          <w:color w:val="0070C0"/>
        </w:rPr>
      </w:pPr>
      <w:r w:rsidRPr="0082122B">
        <w:rPr>
          <w:i/>
          <w:vanish/>
          <w:color w:val="0070C0"/>
        </w:rPr>
        <w:t xml:space="preserve">add the bibliography entry </w:t>
      </w:r>
      <w:r>
        <w:rPr>
          <w:i/>
          <w:vanish/>
          <w:color w:val="0070C0"/>
        </w:rPr>
        <w:t>(if it doesn’t exist)</w:t>
      </w:r>
    </w:p>
    <w:p w14:paraId="75115312" w14:textId="39E0815C" w:rsidR="0082122B" w:rsidRDefault="0089537B" w:rsidP="0082122B">
      <w:pPr>
        <w:pStyle w:val="ListParagraph"/>
        <w:numPr>
          <w:ilvl w:val="0"/>
          <w:numId w:val="198"/>
        </w:numPr>
        <w:rPr>
          <w:i/>
          <w:vanish/>
          <w:color w:val="0070C0"/>
        </w:rPr>
      </w:pPr>
      <w:r>
        <w:rPr>
          <w:i/>
          <w:vanish/>
          <w:color w:val="0070C0"/>
        </w:rPr>
        <w:t>add</w:t>
      </w:r>
      <w:r w:rsidR="0082122B" w:rsidRPr="0082122B">
        <w:rPr>
          <w:i/>
          <w:vanish/>
          <w:color w:val="0070C0"/>
        </w:rPr>
        <w:t xml:space="preserve"> a bookmark for it (naming convention is prefix with ‘a_’ so one bookmark is ‘a_PSVI’ for example).</w:t>
      </w:r>
    </w:p>
    <w:p w14:paraId="7125C82B" w14:textId="6D6409F4" w:rsidR="0082122B" w:rsidRPr="0082122B" w:rsidRDefault="0082122B" w:rsidP="0082122B">
      <w:pPr>
        <w:pStyle w:val="ListParagraph"/>
        <w:numPr>
          <w:ilvl w:val="0"/>
          <w:numId w:val="198"/>
        </w:numPr>
        <w:rPr>
          <w:i/>
          <w:vanish/>
          <w:color w:val="0070C0"/>
        </w:rPr>
      </w:pPr>
      <w:r w:rsidRPr="0082122B">
        <w:rPr>
          <w:i/>
          <w:vanish/>
          <w:color w:val="0070C0"/>
        </w:rPr>
        <w:t>insert a “link” per the above but choose the bookmark as the place in the document.</w:t>
      </w:r>
    </w:p>
    <w:p w14:paraId="09204CBC" w14:textId="31DED0D3" w:rsidR="00DA59C1" w:rsidRDefault="004F69A0" w:rsidP="000C5A2A">
      <w:pPr>
        <w:rPr>
          <w:b/>
          <w:bCs/>
          <w:i/>
          <w:vanish/>
          <w:color w:val="0070C0"/>
          <w:sz w:val="28"/>
          <w:szCs w:val="28"/>
        </w:rPr>
      </w:pPr>
      <w:r w:rsidRPr="004F69A0">
        <w:rPr>
          <w:b/>
          <w:bCs/>
          <w:i/>
          <w:vanish/>
          <w:color w:val="0070C0"/>
          <w:sz w:val="28"/>
          <w:szCs w:val="28"/>
        </w:rPr>
        <w:t>About a Property Hyperlinked Index</w:t>
      </w:r>
    </w:p>
    <w:p w14:paraId="434ECC72" w14:textId="60731BDC" w:rsidR="004F69A0" w:rsidRDefault="004F69A0" w:rsidP="000C5A2A">
      <w:pPr>
        <w:rPr>
          <w:i/>
          <w:vanish/>
          <w:color w:val="0070C0"/>
        </w:rPr>
      </w:pPr>
      <w:r>
        <w:rPr>
          <w:i/>
          <w:vanish/>
          <w:color w:val="0070C0"/>
        </w:rPr>
        <w:t xml:space="preserve">MS-Word lets you create an index, but it doesn’t create a hyperlinked one, just a page number index. </w:t>
      </w:r>
    </w:p>
    <w:p w14:paraId="685C0DE2" w14:textId="5A829DB0" w:rsidR="004F69A0" w:rsidRDefault="004F69A0" w:rsidP="004F69A0">
      <w:pPr>
        <w:rPr>
          <w:i/>
          <w:vanish/>
          <w:color w:val="0070C0"/>
        </w:rPr>
      </w:pPr>
      <w:r>
        <w:rPr>
          <w:i/>
          <w:vanish/>
          <w:color w:val="0070C0"/>
        </w:rPr>
        <w:t>So to create a clickable index to the table entries for properties you must</w:t>
      </w:r>
    </w:p>
    <w:p w14:paraId="3806C5ED" w14:textId="706802DB" w:rsidR="004F69A0" w:rsidRPr="0089537B" w:rsidRDefault="0089537B" w:rsidP="0089537B">
      <w:pPr>
        <w:pStyle w:val="ListParagraph"/>
        <w:numPr>
          <w:ilvl w:val="0"/>
          <w:numId w:val="197"/>
        </w:numPr>
        <w:rPr>
          <w:i/>
          <w:vanish/>
          <w:color w:val="0070C0"/>
        </w:rPr>
      </w:pPr>
      <w:r>
        <w:rPr>
          <w:i/>
          <w:vanish/>
          <w:color w:val="0070C0"/>
        </w:rPr>
        <w:t>Add</w:t>
      </w:r>
      <w:r w:rsidR="004F69A0" w:rsidRPr="004F69A0">
        <w:rPr>
          <w:i/>
          <w:vanish/>
          <w:color w:val="0070C0"/>
        </w:rPr>
        <w:t xml:space="preserve"> a bookmark </w:t>
      </w:r>
      <w:r>
        <w:rPr>
          <w:i/>
          <w:vanish/>
          <w:color w:val="0070C0"/>
        </w:rPr>
        <w:t>at the primary table entry for the property.</w:t>
      </w:r>
      <w:r w:rsidR="004F69A0" w:rsidRPr="0089537B">
        <w:rPr>
          <w:i/>
          <w:vanish/>
          <w:color w:val="0070C0"/>
        </w:rPr>
        <w:t xml:space="preserve"> For properties I suggest the name is p_byteOrder, i.e., begin them all with ‘p_’. </w:t>
      </w:r>
      <w:r>
        <w:rPr>
          <w:i/>
          <w:vanish/>
          <w:color w:val="0070C0"/>
        </w:rPr>
        <w:t>Other things that are not actually properties like dfdl:format and dfdl:setVariable can still be done the same way, using ‘p_’ prefixes.</w:t>
      </w:r>
    </w:p>
    <w:p w14:paraId="1F88F99D" w14:textId="247D9FF8" w:rsidR="004F69A0" w:rsidRPr="004F69A0" w:rsidRDefault="004F69A0" w:rsidP="004F69A0">
      <w:pPr>
        <w:pStyle w:val="ListParagraph"/>
        <w:numPr>
          <w:ilvl w:val="0"/>
          <w:numId w:val="197"/>
        </w:numPr>
        <w:rPr>
          <w:i/>
          <w:vanish/>
          <w:color w:val="0070C0"/>
        </w:rPr>
      </w:pPr>
      <w:r w:rsidRPr="004F69A0">
        <w:rPr>
          <w:i/>
          <w:vanish/>
          <w:color w:val="0070C0"/>
        </w:rPr>
        <w:t xml:space="preserve">Insert a </w:t>
      </w:r>
      <w:r w:rsidR="0089537B">
        <w:rPr>
          <w:i/>
          <w:vanish/>
          <w:color w:val="0070C0"/>
        </w:rPr>
        <w:t>“</w:t>
      </w:r>
      <w:r w:rsidRPr="004F69A0">
        <w:rPr>
          <w:i/>
          <w:vanish/>
          <w:color w:val="0070C0"/>
        </w:rPr>
        <w:t>link</w:t>
      </w:r>
      <w:r w:rsidR="0089537B">
        <w:rPr>
          <w:i/>
          <w:vanish/>
          <w:color w:val="0070C0"/>
        </w:rPr>
        <w:t>”</w:t>
      </w:r>
      <w:r w:rsidRPr="004F69A0">
        <w:rPr>
          <w:i/>
          <w:vanish/>
          <w:color w:val="0070C0"/>
        </w:rPr>
        <w:t xml:space="preserve"> </w:t>
      </w:r>
      <w:r w:rsidR="0082122B">
        <w:rPr>
          <w:i/>
          <w:vanish/>
          <w:color w:val="0070C0"/>
        </w:rPr>
        <w:t>to the bookmark (note: not a cross reference to it) See (3) above in the discussion of cross-reference and bibliography links.</w:t>
      </w:r>
    </w:p>
    <w:p w14:paraId="232F8E91" w14:textId="77777777" w:rsidR="00071148" w:rsidRDefault="00071148" w:rsidP="00071148"/>
    <w:p w14:paraId="727D2531" w14:textId="77777777" w:rsidR="00071148" w:rsidRDefault="00071148" w:rsidP="00071148">
      <w:pPr>
        <w:rPr>
          <w:u w:val="single"/>
        </w:rPr>
      </w:pPr>
      <w:r>
        <w:rPr>
          <w:u w:val="single"/>
        </w:rPr>
        <w:t>Status of This Document</w:t>
      </w:r>
    </w:p>
    <w:p w14:paraId="4608C4CF" w14:textId="77777777" w:rsidR="00071148" w:rsidRDefault="00071148" w:rsidP="00071148">
      <w:r>
        <w:t>Grid Final Draft (GFD)</w:t>
      </w:r>
    </w:p>
    <w:p w14:paraId="2D9BA099" w14:textId="77777777" w:rsidR="005C2D8A" w:rsidRDefault="005C2D8A" w:rsidP="00071148"/>
    <w:p w14:paraId="1CBC49D4" w14:textId="77777777" w:rsidR="0047749A" w:rsidRDefault="005A031E" w:rsidP="00071148">
      <w:r>
        <w:rPr>
          <w:highlight w:val="yellow"/>
        </w:rPr>
        <w:t>In</w:t>
      </w:r>
      <w:r w:rsidR="005C2D8A" w:rsidRPr="005A031E">
        <w:rPr>
          <w:highlight w:val="yellow"/>
        </w:rPr>
        <w:t xml:space="preserve"> preparation. Click the MS-Word Home menu </w:t>
      </w:r>
      <w:r>
        <w:rPr>
          <w:highlight w:val="yellow"/>
        </w:rPr>
        <w:t>Paragraph ‘</w:t>
      </w:r>
      <w:r w:rsidRPr="005A031E">
        <w:rPr>
          <w:highlight w:val="yellow"/>
        </w:rPr>
        <w:t>¶</w:t>
      </w:r>
      <w:r>
        <w:rPr>
          <w:highlight w:val="yellow"/>
        </w:rPr>
        <w:t>’</w:t>
      </w:r>
      <w:r w:rsidRPr="005A031E">
        <w:rPr>
          <w:highlight w:val="yellow"/>
        </w:rPr>
        <w:t xml:space="preserve"> </w:t>
      </w:r>
      <w:r>
        <w:rPr>
          <w:highlight w:val="yellow"/>
        </w:rPr>
        <w:t xml:space="preserve">button </w:t>
      </w:r>
      <w:r w:rsidRPr="005A031E">
        <w:rPr>
          <w:highlight w:val="yellow"/>
        </w:rPr>
        <w:t>to see instructions in hidden text.</w:t>
      </w:r>
    </w:p>
    <w:p w14:paraId="6FA685B2" w14:textId="77777777" w:rsidR="00531AD6" w:rsidRDefault="0047749A" w:rsidP="00071148">
      <w:r w:rsidRPr="0047749A">
        <w:rPr>
          <w:highlight w:val="yellow"/>
        </w:rPr>
        <w:t>Note that this preparation draft has change tracking enabled.</w:t>
      </w:r>
    </w:p>
    <w:p w14:paraId="5A9AF00B" w14:textId="7D100B47" w:rsidR="005C2D8A" w:rsidRDefault="00531AD6" w:rsidP="00071148">
      <w:r w:rsidRPr="00531AD6">
        <w:rPr>
          <w:highlight w:val="yellow"/>
        </w:rPr>
        <w:t>Highlighted text here and in the Document Change History is to be deleted.</w:t>
      </w:r>
      <w:r w:rsidR="005A031E">
        <w:t xml:space="preserve"> </w:t>
      </w:r>
    </w:p>
    <w:p w14:paraId="5973045A" w14:textId="77777777" w:rsidR="00071148" w:rsidRDefault="00071148" w:rsidP="00071148"/>
    <w:p w14:paraId="2C7AD1A7" w14:textId="77777777" w:rsidR="00071148" w:rsidRDefault="00071148" w:rsidP="00071148">
      <w:pPr>
        <w:rPr>
          <w:u w:val="single"/>
        </w:rPr>
      </w:pPr>
      <w:r>
        <w:rPr>
          <w:u w:val="single"/>
        </w:rPr>
        <w:t>Obsoletes</w:t>
      </w:r>
    </w:p>
    <w:p w14:paraId="7EC9CF27" w14:textId="77777777" w:rsidR="00071148" w:rsidRDefault="00071148" w:rsidP="00071148">
      <w:r>
        <w:t xml:space="preserve">This document incorporates all </w:t>
      </w:r>
      <w:r w:rsidRPr="00C473AF">
        <w:t>errata and clarifications</w:t>
      </w:r>
      <w:r>
        <w:t xml:space="preserve"> to earlier DFDL v1.0 specification documents and therefore obsoletes both: </w:t>
      </w:r>
    </w:p>
    <w:p w14:paraId="1F1D030E" w14:textId="50B50B16" w:rsidR="00071148" w:rsidRPr="001736B4" w:rsidRDefault="00071148" w:rsidP="00071148">
      <w:pPr>
        <w:pStyle w:val="ListParagraph"/>
        <w:numPr>
          <w:ilvl w:val="0"/>
          <w:numId w:val="132"/>
        </w:numPr>
        <w:tabs>
          <w:tab w:val="clear" w:pos="403"/>
        </w:tabs>
        <w:spacing w:before="60" w:after="60" w:line="240" w:lineRule="auto"/>
        <w:jc w:val="left"/>
      </w:pPr>
      <w:r w:rsidRPr="001736B4">
        <w:t xml:space="preserve">GFD-P-R.207 dated September 2014 </w:t>
      </w:r>
      <w:r w:rsidRPr="001736B4">
        <w:fldChar w:fldCharType="begin"/>
      </w:r>
      <w:r w:rsidRPr="001736B4">
        <w:instrText xml:space="preserve"> REF ref_OBSOLETE_DFDL_207 \h </w:instrText>
      </w:r>
      <w:r w:rsidRPr="001736B4">
        <w:fldChar w:fldCharType="separate"/>
      </w:r>
      <w:r w:rsidR="009D1493" w:rsidRPr="009D064D">
        <w:t>[OBSOLETE_DFDL_207]</w:t>
      </w:r>
      <w:r w:rsidRPr="001736B4">
        <w:fldChar w:fldCharType="end"/>
      </w:r>
      <w:r w:rsidRPr="001736B4">
        <w:t xml:space="preserve"> </w:t>
      </w:r>
    </w:p>
    <w:p w14:paraId="370AFB8A" w14:textId="69AA8E02" w:rsidR="00071148" w:rsidRDefault="00071148" w:rsidP="00071148">
      <w:pPr>
        <w:pStyle w:val="ListParagraph"/>
        <w:numPr>
          <w:ilvl w:val="0"/>
          <w:numId w:val="132"/>
        </w:numPr>
        <w:tabs>
          <w:tab w:val="clear" w:pos="403"/>
        </w:tabs>
        <w:spacing w:before="60" w:after="60" w:line="240" w:lineRule="auto"/>
        <w:jc w:val="left"/>
      </w:pPr>
      <w:r w:rsidRPr="001736B4">
        <w:t xml:space="preserve">GFD-P-R.174 dated January 2011 </w:t>
      </w:r>
      <w:r w:rsidRPr="001736B4">
        <w:fldChar w:fldCharType="begin"/>
      </w:r>
      <w:r w:rsidRPr="001736B4">
        <w:instrText xml:space="preserve"> REF ref_OBSOLETE_DFDL_174 \h </w:instrText>
      </w:r>
      <w:r w:rsidRPr="001736B4">
        <w:fldChar w:fldCharType="separate"/>
      </w:r>
      <w:r w:rsidR="009D1493" w:rsidRPr="009D064D">
        <w:t>[OBSOLETE_DFDL_174]</w:t>
      </w:r>
      <w:r w:rsidRPr="001736B4">
        <w:fldChar w:fldCharType="end"/>
      </w:r>
      <w:r w:rsidRPr="001736B4">
        <w:t xml:space="preserve">. </w:t>
      </w:r>
    </w:p>
    <w:p w14:paraId="3B60B39A" w14:textId="77777777" w:rsidR="00071148" w:rsidRPr="001736B4" w:rsidRDefault="00071148" w:rsidP="00071148">
      <w:r>
        <w:t xml:space="preserve">This document has several errata corrections since the original February 2021 version that are detailed on the next page in the Document Change History. </w:t>
      </w:r>
    </w:p>
    <w:p w14:paraId="07D6E5F4" w14:textId="77777777" w:rsidR="00071148" w:rsidRPr="001736B4" w:rsidRDefault="00071148" w:rsidP="00071148"/>
    <w:p w14:paraId="5A406E4C" w14:textId="77777777" w:rsidR="00071148" w:rsidRPr="0042567C" w:rsidRDefault="00071148" w:rsidP="00071148">
      <w:pPr>
        <w:rPr>
          <w:u w:val="single"/>
        </w:rPr>
      </w:pPr>
      <w:r w:rsidRPr="0042567C">
        <w:rPr>
          <w:u w:val="single"/>
        </w:rPr>
        <w:t>Copyright Notice</w:t>
      </w:r>
    </w:p>
    <w:p w14:paraId="74D43D56" w14:textId="77777777" w:rsidR="00071148" w:rsidRPr="001736B4" w:rsidRDefault="00071148" w:rsidP="00071148">
      <w:r w:rsidRPr="001736B4">
        <w:t>Copyright © Global Grid Forum (2004-2006).  Some Rights Reserved. Distribution is unlimited.</w:t>
      </w:r>
    </w:p>
    <w:p w14:paraId="0D420362" w14:textId="7DB3DB48" w:rsidR="00071148" w:rsidRPr="001736B4" w:rsidRDefault="00071148" w:rsidP="00071148">
      <w:r w:rsidRPr="001736B4">
        <w:t>Copyright © Open Grid Forum (2006-202</w:t>
      </w:r>
      <w:r w:rsidR="00C55CD3">
        <w:t>6</w:t>
      </w:r>
      <w:r w:rsidRPr="001736B4">
        <w:t>).  Some Rights Reserved. Distribution is unlimited</w:t>
      </w:r>
      <w:r>
        <w:t>.</w:t>
      </w:r>
    </w:p>
    <w:p w14:paraId="388872E3" w14:textId="77777777" w:rsidR="00071148" w:rsidRPr="001736B4" w:rsidRDefault="00071148" w:rsidP="00071148"/>
    <w:p w14:paraId="65AC2F5A" w14:textId="77777777" w:rsidR="00071148" w:rsidRDefault="00071148" w:rsidP="00071148">
      <w:pPr>
        <w:rPr>
          <w:u w:val="single"/>
        </w:rPr>
      </w:pPr>
      <w:r>
        <w:rPr>
          <w:u w:val="single"/>
        </w:rPr>
        <w:t>Abstract</w:t>
      </w:r>
    </w:p>
    <w:p w14:paraId="19A17513" w14:textId="77777777" w:rsidR="00071148" w:rsidRDefault="00071148" w:rsidP="00071148">
      <w:r>
        <w:t>This document provides a definition of a standard Data Format Description Language (DFDL).  This language allows description of text, dense binary, and legacy data formats in a vendor-neutral declarative manner. DFDL is an extension to the XML Schema Description Language (XSD).</w:t>
      </w:r>
    </w:p>
    <w:p w14:paraId="1708A76E" w14:textId="77777777" w:rsidR="001A33D0" w:rsidRPr="00BC394B" w:rsidRDefault="001A33D0" w:rsidP="00DF6AAF">
      <w:pPr>
        <w:pStyle w:val="BodyText"/>
      </w:pPr>
    </w:p>
    <w:p w14:paraId="420BEF0B" w14:textId="77777777" w:rsidR="001A33D0" w:rsidRPr="00BC394B" w:rsidRDefault="001A33D0" w:rsidP="00DF6AAF">
      <w:pPr>
        <w:pStyle w:val="BodyText"/>
        <w:sectPr w:rsidR="001A33D0" w:rsidRPr="00BC394B" w:rsidSect="00DB1609">
          <w:headerReference w:type="even" r:id="rId11"/>
          <w:headerReference w:type="default" r:id="rId12"/>
          <w:footerReference w:type="even" r:id="rId13"/>
          <w:footerReference w:type="default" r:id="rId14"/>
          <w:footerReference w:type="first" r:id="rId15"/>
          <w:type w:val="oddPage"/>
          <w:pgSz w:w="11906" w:h="16838" w:code="9"/>
          <w:pgMar w:top="794" w:right="1134" w:bottom="284" w:left="1134" w:header="709" w:footer="0" w:gutter="0"/>
          <w:cols w:space="720"/>
        </w:sectPr>
      </w:pPr>
    </w:p>
    <w:p w14:paraId="609F3385" w14:textId="77777777" w:rsidR="0047749A" w:rsidRDefault="0047749A">
      <w:pPr>
        <w:tabs>
          <w:tab w:val="clear" w:pos="403"/>
        </w:tabs>
        <w:spacing w:after="0" w:line="240" w:lineRule="auto"/>
        <w:jc w:val="left"/>
        <w:rPr>
          <w:rFonts w:eastAsia="MS Mincho"/>
          <w:b/>
          <w:sz w:val="26"/>
          <w:lang w:eastAsia="ja-JP"/>
        </w:rPr>
      </w:pPr>
      <w:bookmarkStart w:id="0" w:name="_Ref210212730"/>
      <w:bookmarkStart w:id="1" w:name="_Toc210216751"/>
      <w:r>
        <w:br w:type="page"/>
      </w:r>
    </w:p>
    <w:p w14:paraId="5CE21F11" w14:textId="7DBD4223" w:rsidR="00440E94" w:rsidRDefault="00440E94" w:rsidP="002836BC">
      <w:pPr>
        <w:pStyle w:val="Heading1"/>
        <w:numPr>
          <w:ilvl w:val="0"/>
          <w:numId w:val="0"/>
        </w:numPr>
      </w:pPr>
      <w:bookmarkStart w:id="2" w:name="_Toc219440882"/>
      <w:r w:rsidRPr="0042567C">
        <w:lastRenderedPageBreak/>
        <w:t>Document Change History</w:t>
      </w:r>
      <w:bookmarkEnd w:id="0"/>
      <w:bookmarkEnd w:id="1"/>
      <w:bookmarkEnd w:id="2"/>
    </w:p>
    <w:p w14:paraId="307D7DB7" w14:textId="5FF05863" w:rsidR="00485F40" w:rsidRPr="00F51671" w:rsidRDefault="00485F40" w:rsidP="00485F40">
      <w:pPr>
        <w:rPr>
          <w:vanish/>
          <w:lang w:eastAsia="ja-JP"/>
        </w:rPr>
      </w:pPr>
      <w:r w:rsidRPr="00F51671">
        <w:rPr>
          <w:i/>
          <w:vanish/>
          <w:color w:val="0070C0"/>
        </w:rPr>
        <w:t xml:space="preserve">This section will </w:t>
      </w:r>
      <w:r w:rsidR="00CD640E" w:rsidRPr="00F51671">
        <w:rPr>
          <w:i/>
          <w:vanish/>
          <w:color w:val="0070C0"/>
        </w:rPr>
        <w:t xml:space="preserve">become part of the Forward in an ISO PAS submission. </w:t>
      </w:r>
    </w:p>
    <w:tbl>
      <w:tblPr>
        <w:tblStyle w:val="TableGrid"/>
        <w:tblW w:w="0" w:type="auto"/>
        <w:tblLook w:val="04A0" w:firstRow="1" w:lastRow="0" w:firstColumn="1" w:lastColumn="0" w:noHBand="0" w:noVBand="1"/>
      </w:tblPr>
      <w:tblGrid>
        <w:gridCol w:w="1434"/>
        <w:gridCol w:w="7196"/>
      </w:tblGrid>
      <w:tr w:rsidR="00F64D18" w:rsidRPr="001736B4" w14:paraId="2348B8FE" w14:textId="77777777" w:rsidTr="00040EDE">
        <w:trPr>
          <w:trHeight w:val="555"/>
        </w:trPr>
        <w:tc>
          <w:tcPr>
            <w:tcW w:w="1434" w:type="dxa"/>
          </w:tcPr>
          <w:p w14:paraId="372EB559" w14:textId="77777777" w:rsidR="00F64D18" w:rsidRDefault="00F64D18" w:rsidP="00F33E88">
            <w:pPr>
              <w:rPr>
                <w:highlight w:val="yellow"/>
              </w:rPr>
            </w:pPr>
            <w:r>
              <w:rPr>
                <w:highlight w:val="yellow"/>
              </w:rPr>
              <w:t>2026-01-15</w:t>
            </w:r>
          </w:p>
          <w:p w14:paraId="3C5A3B66" w14:textId="15EFEEA0" w:rsidR="00F64D18" w:rsidRPr="00F9417E" w:rsidRDefault="00F64D18" w:rsidP="00F33E88">
            <w:pPr>
              <w:rPr>
                <w:highlight w:val="yellow"/>
              </w:rPr>
            </w:pPr>
            <w:r>
              <w:rPr>
                <w:highlight w:val="yellow"/>
              </w:rPr>
              <w:t>(internal v1.2.2 still)</w:t>
            </w:r>
          </w:p>
        </w:tc>
        <w:tc>
          <w:tcPr>
            <w:tcW w:w="7196" w:type="dxa"/>
          </w:tcPr>
          <w:p w14:paraId="4F7EA273" w14:textId="77777777" w:rsidR="00F64D18" w:rsidRDefault="00F64D18" w:rsidP="00D51840">
            <w:pPr>
              <w:jc w:val="left"/>
              <w:rPr>
                <w:highlight w:val="yellow"/>
              </w:rPr>
            </w:pPr>
            <w:r>
              <w:rPr>
                <w:highlight w:val="yellow"/>
              </w:rPr>
              <w:t xml:space="preserve">Fixed errata language and minor formatting per </w:t>
            </w:r>
          </w:p>
          <w:p w14:paraId="6CA57A10" w14:textId="754F36E3" w:rsidR="00F64D18" w:rsidRPr="00F9417E" w:rsidRDefault="00F64D18" w:rsidP="00D51840">
            <w:pPr>
              <w:jc w:val="left"/>
              <w:rPr>
                <w:highlight w:val="yellow"/>
              </w:rPr>
            </w:pPr>
            <w:r w:rsidRPr="00F64D18">
              <w:rPr>
                <w:highlight w:val="yellow"/>
              </w:rPr>
              <w:t>https://github.com/OpenGridForum/DFDL/issues/77#issuecomment-3760018110</w:t>
            </w:r>
          </w:p>
        </w:tc>
      </w:tr>
      <w:tr w:rsidR="00F9417E" w:rsidRPr="001736B4" w14:paraId="38F4A796" w14:textId="77777777" w:rsidTr="00040EDE">
        <w:trPr>
          <w:trHeight w:val="555"/>
        </w:trPr>
        <w:tc>
          <w:tcPr>
            <w:tcW w:w="1434" w:type="dxa"/>
          </w:tcPr>
          <w:p w14:paraId="76ED2E07" w14:textId="77777777" w:rsidR="00F9417E" w:rsidRDefault="00F9417E" w:rsidP="00F33E88">
            <w:pPr>
              <w:rPr>
                <w:highlight w:val="yellow"/>
              </w:rPr>
            </w:pPr>
            <w:r w:rsidRPr="00F9417E">
              <w:rPr>
                <w:highlight w:val="yellow"/>
              </w:rPr>
              <w:t>2026-01-15</w:t>
            </w:r>
          </w:p>
          <w:p w14:paraId="032C92E2" w14:textId="6B63F714" w:rsidR="00F9417E" w:rsidRPr="00F9417E" w:rsidRDefault="00F9417E" w:rsidP="00F33E88">
            <w:pPr>
              <w:rPr>
                <w:highlight w:val="yellow"/>
              </w:rPr>
            </w:pPr>
            <w:r>
              <w:rPr>
                <w:highlight w:val="yellow"/>
              </w:rPr>
              <w:t>(internal v1.2.2 still)</w:t>
            </w:r>
          </w:p>
        </w:tc>
        <w:tc>
          <w:tcPr>
            <w:tcW w:w="7196" w:type="dxa"/>
          </w:tcPr>
          <w:p w14:paraId="600B9F8C" w14:textId="57A7BE62" w:rsidR="00F9417E" w:rsidRPr="00F9417E" w:rsidRDefault="00F9417E" w:rsidP="00D51840">
            <w:pPr>
              <w:jc w:val="left"/>
              <w:rPr>
                <w:highlight w:val="yellow"/>
              </w:rPr>
            </w:pPr>
            <w:r w:rsidRPr="00F9417E">
              <w:rPr>
                <w:highlight w:val="yellow"/>
              </w:rPr>
              <w:t>More minor and typographical format fixes per https://github.com/OpenGridForum/DFDL/issues/77#issuecomment-3750887512</w:t>
            </w:r>
          </w:p>
        </w:tc>
      </w:tr>
      <w:tr w:rsidR="002005A9" w:rsidRPr="001736B4" w14:paraId="4A820332" w14:textId="77777777" w:rsidTr="00040EDE">
        <w:trPr>
          <w:trHeight w:val="555"/>
        </w:trPr>
        <w:tc>
          <w:tcPr>
            <w:tcW w:w="1434" w:type="dxa"/>
            <w:vMerge w:val="restart"/>
          </w:tcPr>
          <w:p w14:paraId="3B2DF525" w14:textId="77777777" w:rsidR="002005A9" w:rsidRDefault="002005A9" w:rsidP="00F33E88">
            <w:r>
              <w:t>2026-01-02</w:t>
            </w:r>
          </w:p>
          <w:p w14:paraId="21726F55" w14:textId="43EC05F6" w:rsidR="002005A9" w:rsidRDefault="002005A9" w:rsidP="00F33E88">
            <w:r w:rsidRPr="00531AD6">
              <w:rPr>
                <w:highlight w:val="yellow"/>
              </w:rPr>
              <w:t>(internal v1.2.2)</w:t>
            </w:r>
          </w:p>
        </w:tc>
        <w:tc>
          <w:tcPr>
            <w:tcW w:w="7196" w:type="dxa"/>
          </w:tcPr>
          <w:p w14:paraId="3E25C84D" w14:textId="6F87266B" w:rsidR="002005A9" w:rsidRDefault="002005A9" w:rsidP="00D51840">
            <w:pPr>
              <w:jc w:val="left"/>
            </w:pPr>
            <w:r>
              <w:t>Section 7.5.1 clarification of language about assert statement evaluation order.</w:t>
            </w:r>
          </w:p>
        </w:tc>
      </w:tr>
      <w:tr w:rsidR="002005A9" w:rsidRPr="001736B4" w14:paraId="4D1D1A66" w14:textId="77777777" w:rsidTr="0047749A">
        <w:trPr>
          <w:trHeight w:val="1110"/>
        </w:trPr>
        <w:tc>
          <w:tcPr>
            <w:tcW w:w="1434" w:type="dxa"/>
            <w:vMerge/>
          </w:tcPr>
          <w:p w14:paraId="124F7DB9" w14:textId="77777777" w:rsidR="002005A9" w:rsidRDefault="002005A9" w:rsidP="00F33E88"/>
        </w:tc>
        <w:tc>
          <w:tcPr>
            <w:tcW w:w="7196" w:type="dxa"/>
          </w:tcPr>
          <w:p w14:paraId="0E96E007" w14:textId="54FD7FBE" w:rsidR="002005A9" w:rsidRDefault="002005A9" w:rsidP="00040EDE">
            <w:pPr>
              <w:jc w:val="left"/>
            </w:pPr>
            <w:r>
              <w:t>Section 13.6 use uniform terminology of ‘signed number’ and ‘unsigned number’. Section 13.6.2 Clarified error cases. Section 13.7.1 Clarified illegal combinations of BCD with decimalSigned ‘yes’ and packed with decimalSigned ‘no’.</w:t>
            </w:r>
          </w:p>
        </w:tc>
      </w:tr>
      <w:tr w:rsidR="002005A9" w:rsidRPr="001736B4" w14:paraId="2C4A3EFC" w14:textId="77777777" w:rsidTr="0047749A">
        <w:trPr>
          <w:trHeight w:val="1068"/>
        </w:trPr>
        <w:tc>
          <w:tcPr>
            <w:tcW w:w="1434" w:type="dxa"/>
            <w:vMerge/>
          </w:tcPr>
          <w:p w14:paraId="19642F97" w14:textId="77777777" w:rsidR="002005A9" w:rsidRDefault="002005A9" w:rsidP="00F33E88"/>
        </w:tc>
        <w:tc>
          <w:tcPr>
            <w:tcW w:w="7196" w:type="dxa"/>
          </w:tcPr>
          <w:p w14:paraId="3382642F" w14:textId="77777777" w:rsidR="002005A9" w:rsidRDefault="002005A9" w:rsidP="0047749A">
            <w:pPr>
              <w:jc w:val="left"/>
            </w:pPr>
            <w:r>
              <w:t xml:space="preserve">Section 12.3.4 Clarifications about facet checks and processing errors on dfdl:prefixLengthType simple types for cases where dfdl:prefixIncludesPrefixLength is ‘yes’ or ‘no’. </w:t>
            </w:r>
          </w:p>
        </w:tc>
      </w:tr>
      <w:tr w:rsidR="002005A9" w:rsidRPr="001736B4" w14:paraId="341F8C21" w14:textId="77777777" w:rsidTr="002005A9">
        <w:trPr>
          <w:trHeight w:val="285"/>
        </w:trPr>
        <w:tc>
          <w:tcPr>
            <w:tcW w:w="1434" w:type="dxa"/>
            <w:vMerge/>
          </w:tcPr>
          <w:p w14:paraId="165C765A" w14:textId="77777777" w:rsidR="002005A9" w:rsidRDefault="002005A9" w:rsidP="00F33E88"/>
        </w:tc>
        <w:tc>
          <w:tcPr>
            <w:tcW w:w="7196" w:type="dxa"/>
          </w:tcPr>
          <w:p w14:paraId="7435197B" w14:textId="17B64D97" w:rsidR="002005A9" w:rsidRDefault="002005A9" w:rsidP="00040EDE">
            <w:pPr>
              <w:jc w:val="left"/>
            </w:pPr>
            <w:r>
              <w:t>Section 18.5.1 Correct xs:dateTime constructor to a single argument only.</w:t>
            </w:r>
          </w:p>
        </w:tc>
      </w:tr>
      <w:tr w:rsidR="002005A9" w:rsidRPr="001736B4" w14:paraId="0358FF81" w14:textId="77777777" w:rsidTr="0047749A">
        <w:trPr>
          <w:trHeight w:val="975"/>
        </w:trPr>
        <w:tc>
          <w:tcPr>
            <w:tcW w:w="1434" w:type="dxa"/>
            <w:vMerge/>
          </w:tcPr>
          <w:p w14:paraId="6AB05602" w14:textId="77777777" w:rsidR="002005A9" w:rsidRDefault="002005A9" w:rsidP="00F33E88"/>
        </w:tc>
        <w:tc>
          <w:tcPr>
            <w:tcW w:w="7196" w:type="dxa"/>
          </w:tcPr>
          <w:p w14:paraId="09E0779A" w14:textId="77777777" w:rsidR="002005A9" w:rsidRDefault="002005A9" w:rsidP="002005A9">
            <w:pPr>
              <w:jc w:val="left"/>
            </w:pPr>
            <w:r w:rsidRPr="002005A9">
              <w:rPr>
                <w:lang w:val="en-US"/>
              </w:rPr>
              <w:t>Section 18.5.2.5 and Section 35 Clarifications around the argument to the</w:t>
            </w:r>
            <w:r>
              <w:rPr>
                <w:lang w:val="en-US"/>
              </w:rPr>
              <w:t xml:space="preserve"> </w:t>
            </w:r>
            <w:r w:rsidRPr="002005A9">
              <w:rPr>
                <w:lang w:val="en-US"/>
              </w:rPr>
              <w:t>fn:count function. It is not required to only be an array or optional</w:t>
            </w:r>
            <w:r>
              <w:rPr>
                <w:lang w:val="en-US"/>
              </w:rPr>
              <w:t xml:space="preserve"> </w:t>
            </w:r>
            <w:r w:rsidRPr="002005A9">
              <w:rPr>
                <w:lang w:val="en-US"/>
              </w:rPr>
              <w:t>element, but can be any node sequence.</w:t>
            </w:r>
          </w:p>
        </w:tc>
      </w:tr>
      <w:tr w:rsidR="00D51840" w:rsidRPr="001736B4" w14:paraId="2D8654D5" w14:textId="77777777" w:rsidTr="00F33E88">
        <w:tc>
          <w:tcPr>
            <w:tcW w:w="1434" w:type="dxa"/>
          </w:tcPr>
          <w:p w14:paraId="2F36D1C3" w14:textId="77777777" w:rsidR="00D51840" w:rsidRPr="00531AD6" w:rsidRDefault="00D51840" w:rsidP="00F33E88">
            <w:pPr>
              <w:rPr>
                <w:highlight w:val="yellow"/>
              </w:rPr>
            </w:pPr>
            <w:r w:rsidRPr="00531AD6">
              <w:rPr>
                <w:highlight w:val="yellow"/>
              </w:rPr>
              <w:t>2026-01-02</w:t>
            </w:r>
          </w:p>
          <w:p w14:paraId="47DC9EA3" w14:textId="2468424D" w:rsidR="008B02AA" w:rsidRPr="00531AD6" w:rsidRDefault="008B02AA" w:rsidP="00F33E88">
            <w:pPr>
              <w:rPr>
                <w:highlight w:val="yellow"/>
              </w:rPr>
            </w:pPr>
            <w:r w:rsidRPr="00531AD6">
              <w:rPr>
                <w:highlight w:val="yellow"/>
              </w:rPr>
              <w:t>(internal v1.2.1)</w:t>
            </w:r>
          </w:p>
        </w:tc>
        <w:tc>
          <w:tcPr>
            <w:tcW w:w="7196" w:type="dxa"/>
          </w:tcPr>
          <w:p w14:paraId="31177FB1" w14:textId="77777777" w:rsidR="00D51840" w:rsidRPr="00531AD6" w:rsidRDefault="00D51840" w:rsidP="00D51840">
            <w:pPr>
              <w:jc w:val="left"/>
              <w:rPr>
                <w:highlight w:val="yellow"/>
              </w:rPr>
            </w:pPr>
            <w:r w:rsidRPr="00531AD6">
              <w:rPr>
                <w:highlight w:val="yellow"/>
              </w:rPr>
              <w:t>Edits based on review of ISO-formatted version. See github.com/OpenGridForum/DFDL/issues/77</w:t>
            </w:r>
          </w:p>
          <w:p w14:paraId="533D721D" w14:textId="77777777" w:rsidR="00E6239B" w:rsidRPr="00531AD6" w:rsidRDefault="00E6239B" w:rsidP="00D51840">
            <w:pPr>
              <w:jc w:val="left"/>
              <w:rPr>
                <w:highlight w:val="yellow"/>
              </w:rPr>
            </w:pPr>
            <w:r w:rsidRPr="00531AD6">
              <w:rPr>
                <w:highlight w:val="yellow"/>
              </w:rPr>
              <w:t>Also minor and typographical issues fixed. See</w:t>
            </w:r>
          </w:p>
          <w:p w14:paraId="75BEA329" w14:textId="4D6EA4F6" w:rsidR="00E6239B" w:rsidRPr="00531AD6" w:rsidRDefault="00E6239B" w:rsidP="00D51840">
            <w:pPr>
              <w:jc w:val="left"/>
              <w:rPr>
                <w:highlight w:val="yellow"/>
              </w:rPr>
            </w:pPr>
            <w:r w:rsidRPr="00531AD6">
              <w:rPr>
                <w:highlight w:val="yellow"/>
              </w:rPr>
              <w:t>github.com/OpenGridForum/DFDL/issues/51</w:t>
            </w:r>
          </w:p>
        </w:tc>
      </w:tr>
      <w:tr w:rsidR="001B6C49" w:rsidRPr="001736B4" w14:paraId="3D8C3B71" w14:textId="77777777" w:rsidTr="00F33E88">
        <w:tc>
          <w:tcPr>
            <w:tcW w:w="1434" w:type="dxa"/>
          </w:tcPr>
          <w:p w14:paraId="5A6A531C" w14:textId="77777777" w:rsidR="001B6C49" w:rsidRDefault="001B6C49" w:rsidP="00F33E88">
            <w:r>
              <w:t>2025-10-01</w:t>
            </w:r>
          </w:p>
          <w:p w14:paraId="3FDCE50E" w14:textId="3E983A4A" w:rsidR="008B02AA" w:rsidRPr="00AF63F4" w:rsidRDefault="008B02AA" w:rsidP="00F33E88">
            <w:r w:rsidRPr="00531AD6">
              <w:rPr>
                <w:highlight w:val="yellow"/>
              </w:rPr>
              <w:t>(internal v1.2.0)</w:t>
            </w:r>
          </w:p>
        </w:tc>
        <w:tc>
          <w:tcPr>
            <w:tcW w:w="7196" w:type="dxa"/>
          </w:tcPr>
          <w:p w14:paraId="12F56FB2" w14:textId="77777777" w:rsidR="001B6C49" w:rsidRDefault="00D133E5" w:rsidP="00D51840">
            <w:pPr>
              <w:jc w:val="left"/>
            </w:pPr>
            <w:r>
              <w:t xml:space="preserve">Format changed to </w:t>
            </w:r>
            <w:r w:rsidR="0001502A">
              <w:t xml:space="preserve">use ISO template. </w:t>
            </w:r>
          </w:p>
          <w:p w14:paraId="184C2DF8" w14:textId="038880DE" w:rsidR="002A0D4E" w:rsidRPr="00AF63F4" w:rsidRDefault="002A0D4E" w:rsidP="00D51840">
            <w:pPr>
              <w:jc w:val="left"/>
            </w:pPr>
            <w:r>
              <w:t>OGF back matter sections</w:t>
            </w:r>
            <w:r w:rsidR="00032497">
              <w:t xml:space="preserve"> (25 to 28)</w:t>
            </w:r>
            <w:r>
              <w:t xml:space="preserve"> moved to front matter to make ISO PAS submission simpler – just the front matter pages change.</w:t>
            </w:r>
            <w:r w:rsidR="003F3CD9">
              <w:t xml:space="preserve"> Sections 25-28 still exist to preserve </w:t>
            </w:r>
            <w:r w:rsidR="00C16155">
              <w:t xml:space="preserve">section </w:t>
            </w:r>
            <w:r w:rsidR="003F3CD9">
              <w:t xml:space="preserve">numbering, but are marked “Removed”. </w:t>
            </w:r>
            <w:r>
              <w:t xml:space="preserve"> </w:t>
            </w:r>
          </w:p>
        </w:tc>
      </w:tr>
      <w:tr w:rsidR="00440E94" w:rsidRPr="001736B4" w14:paraId="6ACEA70B" w14:textId="77777777" w:rsidTr="00F33E88">
        <w:tc>
          <w:tcPr>
            <w:tcW w:w="1434" w:type="dxa"/>
            <w:vMerge w:val="restart"/>
          </w:tcPr>
          <w:p w14:paraId="69CEAA5C" w14:textId="77777777" w:rsidR="00440E94" w:rsidRPr="00AF63F4" w:rsidRDefault="00440E94" w:rsidP="00F33E88">
            <w:r w:rsidRPr="00AF63F4">
              <w:t>2023-0</w:t>
            </w:r>
            <w:r>
              <w:t>6-13</w:t>
            </w:r>
          </w:p>
        </w:tc>
        <w:tc>
          <w:tcPr>
            <w:tcW w:w="7196" w:type="dxa"/>
          </w:tcPr>
          <w:p w14:paraId="386A8DCC" w14:textId="77777777" w:rsidR="00440E94" w:rsidRPr="00AF63F4" w:rsidRDefault="00440E94" w:rsidP="00D51840">
            <w:pPr>
              <w:jc w:val="left"/>
            </w:pPr>
            <w:r w:rsidRPr="00AF63F4">
              <w:t>Section 13.2.1 Property escapeKind. Clarify i</w:t>
            </w:r>
            <w:r w:rsidRPr="00AF63F4">
              <w:rPr>
                <w:color w:val="1F2328"/>
                <w:shd w:val="clear" w:color="auto" w:fill="FFFFFF"/>
              </w:rPr>
              <w:t>t is a Schema Definition Error if the dfdl:escapeCharacter or dfdl:escapeEscapeCharacter is the same as the first character of an in-scope dfdl:separator or dfdl:terminator</w:t>
            </w:r>
          </w:p>
        </w:tc>
      </w:tr>
      <w:tr w:rsidR="00440E94" w14:paraId="6D6B2032" w14:textId="77777777" w:rsidTr="00F33E88">
        <w:tc>
          <w:tcPr>
            <w:tcW w:w="1434" w:type="dxa"/>
            <w:vMerge/>
          </w:tcPr>
          <w:p w14:paraId="14EB4C55" w14:textId="77777777" w:rsidR="00440E94" w:rsidRPr="00AF63F4" w:rsidRDefault="00440E94" w:rsidP="00F33E88"/>
        </w:tc>
        <w:tc>
          <w:tcPr>
            <w:tcW w:w="7196" w:type="dxa"/>
          </w:tcPr>
          <w:p w14:paraId="21DC0BC2" w14:textId="77777777" w:rsidR="00440E94" w:rsidRPr="00AF63F4" w:rsidRDefault="00440E94" w:rsidP="00D51840">
            <w:pPr>
              <w:jc w:val="left"/>
              <w:rPr>
                <w:color w:val="1F2328"/>
              </w:rPr>
            </w:pPr>
            <w:r w:rsidRPr="00AF63F4">
              <w:t xml:space="preserve">Section 18.4 Notes. Add item 6 saying: </w:t>
            </w:r>
            <w:r w:rsidRPr="00AF63F4">
              <w:rPr>
                <w:color w:val="1F2328"/>
              </w:rPr>
              <w:t>The expression ".[1]" is the same as "." and that ".[n]" where n is not equal to 1 returns an empty node sequence.</w:t>
            </w:r>
          </w:p>
          <w:p w14:paraId="11BBD1C5" w14:textId="77777777" w:rsidR="00440E94" w:rsidRPr="00AF63F4" w:rsidRDefault="00440E94" w:rsidP="00D51840">
            <w:pPr>
              <w:jc w:val="left"/>
              <w:rPr>
                <w:color w:val="1F2328"/>
              </w:rPr>
            </w:pPr>
            <w:r w:rsidRPr="00AF63F4">
              <w:rPr>
                <w:color w:val="1F2328"/>
              </w:rPr>
              <w:t>Section 18.5.2.5 the sentence "In the functions below, if the argument includes the current node, or any enclosing parent node, then it is a Schema Definition Error." should be using "evaluates to" not "includes".</w:t>
            </w:r>
          </w:p>
        </w:tc>
      </w:tr>
      <w:tr w:rsidR="00440E94" w14:paraId="0CCE2201" w14:textId="77777777" w:rsidTr="00F33E88">
        <w:tc>
          <w:tcPr>
            <w:tcW w:w="1434" w:type="dxa"/>
            <w:vMerge/>
          </w:tcPr>
          <w:p w14:paraId="41BF0FC1" w14:textId="77777777" w:rsidR="00440E94" w:rsidRPr="00AF63F4" w:rsidRDefault="00440E94" w:rsidP="00F33E88">
            <w:pPr>
              <w:rPr>
                <w:u w:val="single"/>
              </w:rPr>
            </w:pPr>
          </w:p>
        </w:tc>
        <w:tc>
          <w:tcPr>
            <w:tcW w:w="7196" w:type="dxa"/>
          </w:tcPr>
          <w:p w14:paraId="59CC470A" w14:textId="77777777" w:rsidR="00440E94" w:rsidRPr="00AF63F4" w:rsidRDefault="00440E94" w:rsidP="00D51840">
            <w:pPr>
              <w:jc w:val="left"/>
            </w:pPr>
            <w:r w:rsidRPr="00AF63F4">
              <w:t>Section 18.5.1 the xs:dateTime function takes 2 arguments, an xs:date and xs:time.</w:t>
            </w:r>
          </w:p>
        </w:tc>
      </w:tr>
      <w:tr w:rsidR="00440E94" w14:paraId="71972345" w14:textId="77777777" w:rsidTr="00F33E88">
        <w:tc>
          <w:tcPr>
            <w:tcW w:w="1434" w:type="dxa"/>
            <w:vMerge/>
          </w:tcPr>
          <w:p w14:paraId="5AFB2BE5" w14:textId="77777777" w:rsidR="00440E94" w:rsidRPr="00AF63F4" w:rsidRDefault="00440E94" w:rsidP="00F33E88">
            <w:pPr>
              <w:rPr>
                <w:u w:val="single"/>
              </w:rPr>
            </w:pPr>
          </w:p>
        </w:tc>
        <w:tc>
          <w:tcPr>
            <w:tcW w:w="7196" w:type="dxa"/>
          </w:tcPr>
          <w:p w14:paraId="70CFDE7C" w14:textId="77777777" w:rsidR="00440E94" w:rsidRPr="00AF63F4" w:rsidRDefault="00440E94" w:rsidP="00D51840">
            <w:pPr>
              <w:jc w:val="left"/>
            </w:pPr>
            <w:r w:rsidRPr="00AF63F4">
              <w:t>Section 13.6.1.1 Clarify with simpler grammar for textNumberPattern for V and P symbols. Clarify exponent E is required.</w:t>
            </w:r>
          </w:p>
        </w:tc>
      </w:tr>
      <w:tr w:rsidR="00440E94" w14:paraId="59106CBA" w14:textId="77777777" w:rsidTr="00F33E88">
        <w:tc>
          <w:tcPr>
            <w:tcW w:w="1434" w:type="dxa"/>
            <w:vMerge/>
          </w:tcPr>
          <w:p w14:paraId="4E310161" w14:textId="77777777" w:rsidR="00440E94" w:rsidRPr="00AF63F4" w:rsidRDefault="00440E94" w:rsidP="00F33E88">
            <w:pPr>
              <w:rPr>
                <w:u w:val="single"/>
              </w:rPr>
            </w:pPr>
          </w:p>
        </w:tc>
        <w:tc>
          <w:tcPr>
            <w:tcW w:w="7196" w:type="dxa"/>
          </w:tcPr>
          <w:p w14:paraId="490ED50F" w14:textId="77777777" w:rsidR="00440E94" w:rsidRPr="00AF63F4" w:rsidRDefault="00440E94" w:rsidP="00D51840">
            <w:pPr>
              <w:jc w:val="left"/>
            </w:pPr>
            <w:r w:rsidRPr="00AF63F4">
              <w:t>Section 13.6.1.1 Clarify quoting of special characters in textNumberPattern</w:t>
            </w:r>
          </w:p>
        </w:tc>
      </w:tr>
      <w:tr w:rsidR="00440E94" w14:paraId="6112BA58" w14:textId="77777777" w:rsidTr="00F33E88">
        <w:tc>
          <w:tcPr>
            <w:tcW w:w="1434" w:type="dxa"/>
            <w:vMerge/>
          </w:tcPr>
          <w:p w14:paraId="6627F1F6" w14:textId="77777777" w:rsidR="00440E94" w:rsidRPr="00AF63F4" w:rsidRDefault="00440E94" w:rsidP="00F33E88">
            <w:pPr>
              <w:rPr>
                <w:u w:val="single"/>
              </w:rPr>
            </w:pPr>
          </w:p>
        </w:tc>
        <w:tc>
          <w:tcPr>
            <w:tcW w:w="7196" w:type="dxa"/>
          </w:tcPr>
          <w:p w14:paraId="257A54C4" w14:textId="77777777" w:rsidR="00440E94" w:rsidRPr="00AF63F4" w:rsidRDefault="00440E94" w:rsidP="00D51840">
            <w:pPr>
              <w:jc w:val="left"/>
            </w:pPr>
            <w:r w:rsidRPr="00AF63F4">
              <w:t>Section 13.11.1 Correct number of digits in calendarPattern</w:t>
            </w:r>
          </w:p>
        </w:tc>
      </w:tr>
      <w:tr w:rsidR="00440E94" w14:paraId="3C913D84" w14:textId="77777777" w:rsidTr="00F33E88">
        <w:tc>
          <w:tcPr>
            <w:tcW w:w="1434" w:type="dxa"/>
            <w:vMerge/>
          </w:tcPr>
          <w:p w14:paraId="2683A553" w14:textId="77777777" w:rsidR="00440E94" w:rsidRPr="00AF63F4" w:rsidRDefault="00440E94" w:rsidP="00F33E88">
            <w:pPr>
              <w:rPr>
                <w:u w:val="single"/>
              </w:rPr>
            </w:pPr>
          </w:p>
        </w:tc>
        <w:tc>
          <w:tcPr>
            <w:tcW w:w="7196" w:type="dxa"/>
          </w:tcPr>
          <w:p w14:paraId="236A3573" w14:textId="77777777" w:rsidR="00440E94" w:rsidRPr="00AF63F4" w:rsidRDefault="00440E94" w:rsidP="00D51840">
            <w:pPr>
              <w:jc w:val="left"/>
            </w:pPr>
            <w:r w:rsidRPr="00AF63F4">
              <w:t xml:space="preserve">Section 12.3.4 Update prefixLengthType facet checking, </w:t>
            </w:r>
            <w:r>
              <w:t xml:space="preserve">prohibit statement annotations on the type, clarify that prohibitions also apply to any base type, and </w:t>
            </w:r>
            <w:r w:rsidRPr="00AF63F4">
              <w:t xml:space="preserve">clarify language in 12.3.4.1. </w:t>
            </w:r>
          </w:p>
        </w:tc>
      </w:tr>
    </w:tbl>
    <w:p w14:paraId="2AF1C865" w14:textId="77777777" w:rsidR="00440E94" w:rsidRDefault="00440E94" w:rsidP="00440E94">
      <w:pPr>
        <w:rPr>
          <w:u w:val="single"/>
        </w:rPr>
      </w:pPr>
    </w:p>
    <w:p w14:paraId="7D79B4A6" w14:textId="77777777" w:rsidR="00CD640E" w:rsidRDefault="00CD640E">
      <w:pPr>
        <w:tabs>
          <w:tab w:val="clear" w:pos="403"/>
        </w:tabs>
        <w:spacing w:after="0" w:line="240" w:lineRule="auto"/>
        <w:jc w:val="left"/>
      </w:pPr>
      <w:r>
        <w:br w:type="page"/>
      </w:r>
    </w:p>
    <w:p w14:paraId="33CAC505" w14:textId="77777777" w:rsidR="00204A0C" w:rsidRDefault="00204A0C" w:rsidP="00204A0C">
      <w:pPr>
        <w:pStyle w:val="Heading1"/>
        <w:numPr>
          <w:ilvl w:val="0"/>
          <w:numId w:val="0"/>
        </w:numPr>
      </w:pPr>
      <w:bookmarkStart w:id="3" w:name="_Toc322911778"/>
      <w:bookmarkStart w:id="4" w:name="_Toc322912317"/>
      <w:bookmarkStart w:id="5" w:name="_Toc329093177"/>
      <w:bookmarkStart w:id="6" w:name="_Toc332701690"/>
      <w:bookmarkStart w:id="7" w:name="_Toc332701994"/>
      <w:bookmarkStart w:id="8" w:name="_Toc332711792"/>
      <w:bookmarkStart w:id="9" w:name="_Toc332712094"/>
      <w:bookmarkStart w:id="10" w:name="_Toc332712395"/>
      <w:bookmarkStart w:id="11" w:name="_Toc332724311"/>
      <w:bookmarkStart w:id="12" w:name="_Toc332724611"/>
      <w:bookmarkStart w:id="13" w:name="_Toc341102907"/>
      <w:bookmarkStart w:id="14" w:name="_Toc347241643"/>
      <w:bookmarkStart w:id="15" w:name="_Toc347744835"/>
      <w:bookmarkStart w:id="16" w:name="_Toc348984618"/>
      <w:bookmarkStart w:id="17" w:name="_Toc348984923"/>
      <w:bookmarkStart w:id="18" w:name="_Toc349038087"/>
      <w:bookmarkStart w:id="19" w:name="_Toc349038389"/>
      <w:bookmarkStart w:id="20" w:name="_Toc349042880"/>
      <w:bookmarkStart w:id="21" w:name="_Toc349642281"/>
      <w:bookmarkStart w:id="22" w:name="_Toc351913002"/>
      <w:bookmarkStart w:id="23" w:name="_Toc351915023"/>
      <w:bookmarkStart w:id="24" w:name="_Toc351915489"/>
      <w:bookmarkStart w:id="25" w:name="_Toc361231587"/>
      <w:bookmarkStart w:id="26" w:name="_Toc361232113"/>
      <w:bookmarkStart w:id="27" w:name="_Toc362445414"/>
      <w:bookmarkStart w:id="28" w:name="_Toc363909382"/>
      <w:bookmarkStart w:id="29" w:name="_Toc364463810"/>
      <w:bookmarkStart w:id="30" w:name="_Toc366078414"/>
      <w:bookmarkStart w:id="31" w:name="_Toc366079029"/>
      <w:bookmarkStart w:id="32" w:name="_Toc366080014"/>
      <w:bookmarkStart w:id="33" w:name="_Toc366080626"/>
      <w:bookmarkStart w:id="34" w:name="_Toc366081235"/>
      <w:bookmarkStart w:id="35" w:name="_Toc366505575"/>
      <w:bookmarkStart w:id="36" w:name="_Toc366508944"/>
      <w:bookmarkStart w:id="37" w:name="_Toc366513445"/>
      <w:bookmarkStart w:id="38" w:name="_Toc366574634"/>
      <w:bookmarkStart w:id="39" w:name="_Toc366578427"/>
      <w:bookmarkStart w:id="40" w:name="_Toc366579021"/>
      <w:bookmarkStart w:id="41" w:name="_Toc366579613"/>
      <w:bookmarkStart w:id="42" w:name="_Toc366580204"/>
      <w:bookmarkStart w:id="43" w:name="_Toc366580796"/>
      <w:bookmarkStart w:id="44" w:name="_Toc366581387"/>
      <w:bookmarkStart w:id="45" w:name="_Toc366581979"/>
      <w:bookmarkStart w:id="46" w:name="_Toc322911779"/>
      <w:bookmarkStart w:id="47" w:name="_Toc322912318"/>
      <w:bookmarkStart w:id="48" w:name="_Toc329093178"/>
      <w:bookmarkStart w:id="49" w:name="_Toc332701691"/>
      <w:bookmarkStart w:id="50" w:name="_Toc332701995"/>
      <w:bookmarkStart w:id="51" w:name="_Toc332711793"/>
      <w:bookmarkStart w:id="52" w:name="_Toc332712095"/>
      <w:bookmarkStart w:id="53" w:name="_Toc332712396"/>
      <w:bookmarkStart w:id="54" w:name="_Toc332724312"/>
      <w:bookmarkStart w:id="55" w:name="_Toc332724612"/>
      <w:bookmarkStart w:id="56" w:name="_Toc341102908"/>
      <w:bookmarkStart w:id="57" w:name="_Toc347241644"/>
      <w:bookmarkStart w:id="58" w:name="_Toc347744836"/>
      <w:bookmarkStart w:id="59" w:name="_Toc348984619"/>
      <w:bookmarkStart w:id="60" w:name="_Toc348984924"/>
      <w:bookmarkStart w:id="61" w:name="_Toc349038088"/>
      <w:bookmarkStart w:id="62" w:name="_Toc349038390"/>
      <w:bookmarkStart w:id="63" w:name="_Toc349042881"/>
      <w:bookmarkStart w:id="64" w:name="_Toc349642282"/>
      <w:bookmarkStart w:id="65" w:name="_Toc351913003"/>
      <w:bookmarkStart w:id="66" w:name="_Toc351915024"/>
      <w:bookmarkStart w:id="67" w:name="_Toc351915490"/>
      <w:bookmarkStart w:id="68" w:name="_Toc361231588"/>
      <w:bookmarkStart w:id="69" w:name="_Toc361232114"/>
      <w:bookmarkStart w:id="70" w:name="_Toc362445415"/>
      <w:bookmarkStart w:id="71" w:name="_Toc363909383"/>
      <w:bookmarkStart w:id="72" w:name="_Toc364463811"/>
      <w:bookmarkStart w:id="73" w:name="_Toc366078415"/>
      <w:bookmarkStart w:id="74" w:name="_Toc366079030"/>
      <w:bookmarkStart w:id="75" w:name="_Toc366080015"/>
      <w:bookmarkStart w:id="76" w:name="_Toc366080627"/>
      <w:bookmarkStart w:id="77" w:name="_Toc366081236"/>
      <w:bookmarkStart w:id="78" w:name="_Toc366505576"/>
      <w:bookmarkStart w:id="79" w:name="_Toc366508945"/>
      <w:bookmarkStart w:id="80" w:name="_Toc366513446"/>
      <w:bookmarkStart w:id="81" w:name="_Toc366574635"/>
      <w:bookmarkStart w:id="82" w:name="_Toc366578428"/>
      <w:bookmarkStart w:id="83" w:name="_Toc366579022"/>
      <w:bookmarkStart w:id="84" w:name="_Toc366579614"/>
      <w:bookmarkStart w:id="85" w:name="_Toc366580205"/>
      <w:bookmarkStart w:id="86" w:name="_Toc366580797"/>
      <w:bookmarkStart w:id="87" w:name="_Toc366581388"/>
      <w:bookmarkStart w:id="88" w:name="_Toc366581980"/>
      <w:bookmarkStart w:id="89" w:name="_Toc322911780"/>
      <w:bookmarkStart w:id="90" w:name="_Toc322912319"/>
      <w:bookmarkStart w:id="91" w:name="_Toc329093179"/>
      <w:bookmarkStart w:id="92" w:name="_Toc332701692"/>
      <w:bookmarkStart w:id="93" w:name="_Toc332701996"/>
      <w:bookmarkStart w:id="94" w:name="_Toc332711794"/>
      <w:bookmarkStart w:id="95" w:name="_Toc332712096"/>
      <w:bookmarkStart w:id="96" w:name="_Toc332712397"/>
      <w:bookmarkStart w:id="97" w:name="_Toc332724313"/>
      <w:bookmarkStart w:id="98" w:name="_Toc332724613"/>
      <w:bookmarkStart w:id="99" w:name="_Toc341102909"/>
      <w:bookmarkStart w:id="100" w:name="_Toc347241645"/>
      <w:bookmarkStart w:id="101" w:name="_Toc347744837"/>
      <w:bookmarkStart w:id="102" w:name="_Toc348984620"/>
      <w:bookmarkStart w:id="103" w:name="_Toc348984925"/>
      <w:bookmarkStart w:id="104" w:name="_Toc349038089"/>
      <w:bookmarkStart w:id="105" w:name="_Toc349038391"/>
      <w:bookmarkStart w:id="106" w:name="_Toc349042882"/>
      <w:bookmarkStart w:id="107" w:name="_Toc349642283"/>
      <w:bookmarkStart w:id="108" w:name="_Toc351913004"/>
      <w:bookmarkStart w:id="109" w:name="_Toc351915025"/>
      <w:bookmarkStart w:id="110" w:name="_Toc351915491"/>
      <w:bookmarkStart w:id="111" w:name="_Toc361231589"/>
      <w:bookmarkStart w:id="112" w:name="_Toc361232115"/>
      <w:bookmarkStart w:id="113" w:name="_Toc362445416"/>
      <w:bookmarkStart w:id="114" w:name="_Toc363909384"/>
      <w:bookmarkStart w:id="115" w:name="_Toc364463812"/>
      <w:bookmarkStart w:id="116" w:name="_Toc366078416"/>
      <w:bookmarkStart w:id="117" w:name="_Toc366079031"/>
      <w:bookmarkStart w:id="118" w:name="_Toc366080016"/>
      <w:bookmarkStart w:id="119" w:name="_Toc366080628"/>
      <w:bookmarkStart w:id="120" w:name="_Toc366081237"/>
      <w:bookmarkStart w:id="121" w:name="_Toc366505577"/>
      <w:bookmarkStart w:id="122" w:name="_Toc366508946"/>
      <w:bookmarkStart w:id="123" w:name="_Toc366513447"/>
      <w:bookmarkStart w:id="124" w:name="_Toc366574636"/>
      <w:bookmarkStart w:id="125" w:name="_Toc366578429"/>
      <w:bookmarkStart w:id="126" w:name="_Toc366579023"/>
      <w:bookmarkStart w:id="127" w:name="_Toc366579615"/>
      <w:bookmarkStart w:id="128" w:name="_Toc366580206"/>
      <w:bookmarkStart w:id="129" w:name="_Toc366580798"/>
      <w:bookmarkStart w:id="130" w:name="_Toc366581389"/>
      <w:bookmarkStart w:id="131" w:name="_Toc366581981"/>
      <w:bookmarkStart w:id="132" w:name="_Toc526008660"/>
      <w:bookmarkStart w:id="133" w:name="_Toc177399155"/>
      <w:bookmarkStart w:id="134" w:name="_Toc175057442"/>
      <w:bookmarkStart w:id="135" w:name="_Toc199516373"/>
      <w:bookmarkStart w:id="136" w:name="_Toc243112884"/>
      <w:bookmarkStart w:id="137" w:name="_Toc349042883"/>
      <w:bookmarkStart w:id="138" w:name="_Toc62570236"/>
      <w:bookmarkStart w:id="139" w:name="_Ref210215133"/>
      <w:bookmarkStart w:id="140" w:name="_Ref210215159"/>
      <w:bookmarkStart w:id="141" w:name="_Toc210216753"/>
      <w:bookmarkStart w:id="142" w:name="_Toc21944088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lastRenderedPageBreak/>
        <w:t>Intellectual Property Statement</w:t>
      </w:r>
      <w:bookmarkEnd w:id="132"/>
      <w:bookmarkEnd w:id="133"/>
      <w:bookmarkEnd w:id="134"/>
      <w:bookmarkEnd w:id="135"/>
      <w:bookmarkEnd w:id="136"/>
      <w:bookmarkEnd w:id="137"/>
      <w:bookmarkEnd w:id="138"/>
      <w:bookmarkEnd w:id="139"/>
      <w:bookmarkEnd w:id="140"/>
      <w:bookmarkEnd w:id="141"/>
      <w:bookmarkEnd w:id="142"/>
    </w:p>
    <w:p w14:paraId="04F52C28" w14:textId="77777777" w:rsidR="00204A0C" w:rsidRDefault="00204A0C" w:rsidP="00204A0C">
      <w:pPr>
        <w:rPr>
          <w:lang w:eastAsia="zh-CN"/>
        </w:rPr>
      </w:pPr>
      <w:r>
        <w:rPr>
          <w:lang w:eastAsia="zh-CN"/>
        </w:rPr>
        <w:t>The OGF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OGF Secretariat.</w:t>
      </w:r>
    </w:p>
    <w:p w14:paraId="4CABBE1E" w14:textId="77777777" w:rsidR="00204A0C" w:rsidRDefault="00204A0C" w:rsidP="00204A0C">
      <w:pPr>
        <w:rPr>
          <w:lang w:eastAsia="zh-CN"/>
        </w:rPr>
      </w:pPr>
      <w:r>
        <w:rPr>
          <w:lang w:eastAsia="zh-CN"/>
        </w:rPr>
        <w:t>The OGF invites any interested party to bring to its attention any copyrights, patents or patent applications, or other proprietary rights which may cover technology that may be required to practice this recommendation. Please address the information to the OGF Executive Director.</w:t>
      </w:r>
    </w:p>
    <w:p w14:paraId="73A95897" w14:textId="77777777" w:rsidR="00204A0C" w:rsidRDefault="00204A0C" w:rsidP="008D2394">
      <w:pPr>
        <w:pStyle w:val="Heading1"/>
        <w:numPr>
          <w:ilvl w:val="0"/>
          <w:numId w:val="0"/>
        </w:numPr>
      </w:pPr>
      <w:bookmarkStart w:id="143" w:name="_Toc177399156"/>
      <w:bookmarkStart w:id="144" w:name="_Toc175057443"/>
      <w:bookmarkStart w:id="145" w:name="_Toc199516374"/>
      <w:bookmarkStart w:id="146" w:name="_Toc243112885"/>
      <w:bookmarkStart w:id="147" w:name="_Toc349042884"/>
      <w:bookmarkStart w:id="148" w:name="_Toc62570237"/>
      <w:bookmarkStart w:id="149" w:name="_Ref210215185"/>
      <w:bookmarkStart w:id="150" w:name="_Ref210215199"/>
      <w:bookmarkStart w:id="151" w:name="_Toc210216754"/>
      <w:bookmarkStart w:id="152" w:name="_Toc219440884"/>
      <w:bookmarkStart w:id="153" w:name="_Toc526008661"/>
      <w:r>
        <w:t>Disclaimer</w:t>
      </w:r>
      <w:bookmarkEnd w:id="143"/>
      <w:bookmarkEnd w:id="144"/>
      <w:bookmarkEnd w:id="145"/>
      <w:bookmarkEnd w:id="146"/>
      <w:bookmarkEnd w:id="147"/>
      <w:bookmarkEnd w:id="148"/>
      <w:bookmarkEnd w:id="149"/>
      <w:bookmarkEnd w:id="150"/>
      <w:bookmarkEnd w:id="151"/>
      <w:bookmarkEnd w:id="152"/>
    </w:p>
    <w:p w14:paraId="42B894F0" w14:textId="77777777" w:rsidR="00204A0C" w:rsidRDefault="00204A0C" w:rsidP="00204A0C">
      <w:r>
        <w:t>This document and the information contained herein is provided on an "As Is" basis and the OGF disclaims all warranties, express or implied, including but not limited to any warranty that the use of the information herein will not infringe any rights or any implied warranties of merchantability or fitness for a particular purpose.</w:t>
      </w:r>
    </w:p>
    <w:p w14:paraId="3E368D3C" w14:textId="77777777" w:rsidR="00204A0C" w:rsidRDefault="00204A0C" w:rsidP="005D5A35">
      <w:pPr>
        <w:pStyle w:val="Heading1"/>
        <w:numPr>
          <w:ilvl w:val="0"/>
          <w:numId w:val="0"/>
        </w:numPr>
      </w:pPr>
      <w:bookmarkStart w:id="154" w:name="_Toc177399157"/>
      <w:bookmarkStart w:id="155" w:name="_Toc175057444"/>
      <w:bookmarkStart w:id="156" w:name="_Toc199516375"/>
      <w:bookmarkStart w:id="157" w:name="_Toc243112886"/>
      <w:bookmarkStart w:id="158" w:name="_Toc349042885"/>
      <w:bookmarkStart w:id="159" w:name="_Toc62570238"/>
      <w:bookmarkStart w:id="160" w:name="_Ref210215227"/>
      <w:bookmarkStart w:id="161" w:name="_Ref210215261"/>
      <w:bookmarkStart w:id="162" w:name="_Toc210216755"/>
      <w:bookmarkStart w:id="163" w:name="_Toc219440885"/>
      <w:r>
        <w:t>Full Copyright Notice</w:t>
      </w:r>
      <w:bookmarkEnd w:id="153"/>
      <w:bookmarkEnd w:id="154"/>
      <w:bookmarkEnd w:id="155"/>
      <w:bookmarkEnd w:id="156"/>
      <w:bookmarkEnd w:id="157"/>
      <w:bookmarkEnd w:id="158"/>
      <w:bookmarkEnd w:id="159"/>
      <w:bookmarkEnd w:id="160"/>
      <w:bookmarkEnd w:id="161"/>
      <w:bookmarkEnd w:id="162"/>
      <w:bookmarkEnd w:id="163"/>
    </w:p>
    <w:p w14:paraId="4DD50CAA" w14:textId="273F4301" w:rsidR="00204A0C" w:rsidRDefault="00204A0C" w:rsidP="00204A0C">
      <w:r>
        <w:t>Copyright (C) Open Grid Forum (2005-202</w:t>
      </w:r>
      <w:r w:rsidR="00D51840">
        <w:t>6</w:t>
      </w:r>
      <w:r>
        <w:t xml:space="preserve">). Some Rights Reserved. </w:t>
      </w:r>
    </w:p>
    <w:p w14:paraId="0153B5BF" w14:textId="77777777" w:rsidR="00204A0C" w:rsidRDefault="00204A0C" w:rsidP="00204A0C">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as references to the derived portions on all such copies and derivative works. The published OGF document from which such works are derived, however, may not be modified in any way, such as by removing the copyright notice or references to the OGF or other organizations, except as needed for the purpose of developing new or updated OGF documents in conformance with the procedures defined in the OGF Document Process, or as required to translate it into languages other than English. OGF, with the approval of its board, may remove this restriction for inclusion of OGF document content for the purpose of producing standards in cooperation with other international standards bodies.</w:t>
      </w:r>
    </w:p>
    <w:p w14:paraId="037007A7" w14:textId="77777777" w:rsidR="00204A0C" w:rsidRDefault="00204A0C" w:rsidP="00204A0C">
      <w:pPr>
        <w:rPr>
          <w:b/>
        </w:rPr>
      </w:pPr>
      <w:r>
        <w:t xml:space="preserve">The limited permissions granted above are perpetual and will not be revoked by the OGF or its successors or assignees. </w:t>
      </w:r>
    </w:p>
    <w:p w14:paraId="7BE24C09" w14:textId="77777777" w:rsidR="00204A0C" w:rsidRDefault="00204A0C" w:rsidP="00204A0C">
      <w:r>
        <w:t>ICU - Copyright (c) 1995-2021 International Business Machines Corporation and others</w:t>
      </w:r>
    </w:p>
    <w:p w14:paraId="338BEDB7" w14:textId="272FE955" w:rsidR="00204A0C" w:rsidRDefault="00204A0C" w:rsidP="00204A0C">
      <w:r>
        <w:t xml:space="preserve">XPATH - </w:t>
      </w:r>
      <w:hyperlink r:id="rId16" w:anchor="Copyright" w:history="1">
        <w:r>
          <w:rPr>
            <w:rStyle w:val="Hyperlink"/>
          </w:rPr>
          <w:t>Copyright</w:t>
        </w:r>
      </w:hyperlink>
      <w:r>
        <w:t> © 2007 </w:t>
      </w:r>
      <w:hyperlink r:id="rId17" w:history="1">
        <w:r>
          <w:rPr>
            <w:rStyle w:val="Hyperlink"/>
          </w:rPr>
          <w:t xml:space="preserve"> </w:t>
        </w:r>
        <w:r>
          <w:rPr>
            <w:rStyle w:val="HTMLAcronym"/>
            <w:color w:val="0000FF"/>
            <w:u w:val="single"/>
          </w:rPr>
          <w:t>W3C</w:t>
        </w:r>
      </w:hyperlink>
      <w:r>
        <w:rPr>
          <w:vertAlign w:val="superscript"/>
        </w:rPr>
        <w:t>®</w:t>
      </w:r>
      <w:r>
        <w:t xml:space="preserve"> (</w:t>
      </w:r>
      <w:hyperlink r:id="rId18" w:history="1">
        <w:r>
          <w:rPr>
            <w:rStyle w:val="HTMLAcronym"/>
            <w:color w:val="0000FF"/>
            <w:u w:val="single"/>
          </w:rPr>
          <w:t>MIT</w:t>
        </w:r>
      </w:hyperlink>
      <w:r>
        <w:t xml:space="preserve">, </w:t>
      </w:r>
      <w:hyperlink r:id="rId19" w:history="1">
        <w:r>
          <w:rPr>
            <w:rStyle w:val="HTMLAcronym"/>
            <w:color w:val="0000FF"/>
            <w:u w:val="single"/>
          </w:rPr>
          <w:t>ERCIM</w:t>
        </w:r>
      </w:hyperlink>
      <w:r>
        <w:t xml:space="preserve">, </w:t>
      </w:r>
      <w:hyperlink r:id="rId20" w:history="1">
        <w:r>
          <w:rPr>
            <w:rStyle w:val="Hyperlink"/>
          </w:rPr>
          <w:t>Keio</w:t>
        </w:r>
      </w:hyperlink>
      <w:r>
        <w:t xml:space="preserve">), All Rights Reserved. W3C </w:t>
      </w:r>
      <w:hyperlink r:id="rId21" w:anchor="Legal_Disclaimer" w:history="1">
        <w:r>
          <w:rPr>
            <w:rStyle w:val="Hyperlink"/>
          </w:rPr>
          <w:t>liability</w:t>
        </w:r>
      </w:hyperlink>
      <w:r>
        <w:t xml:space="preserve">, </w:t>
      </w:r>
      <w:hyperlink r:id="rId22" w:anchor="W3C_Trademarks" w:history="1">
        <w:r>
          <w:rPr>
            <w:rStyle w:val="Hyperlink"/>
          </w:rPr>
          <w:t>trademark</w:t>
        </w:r>
      </w:hyperlink>
      <w:r>
        <w:t xml:space="preserve"> and </w:t>
      </w:r>
      <w:hyperlink r:id="rId23" w:history="1">
        <w:r>
          <w:rPr>
            <w:rStyle w:val="Hyperlink"/>
          </w:rPr>
          <w:t>document use</w:t>
        </w:r>
      </w:hyperlink>
      <w:r>
        <w:t xml:space="preserve"> rules apply.</w:t>
      </w:r>
    </w:p>
    <w:p w14:paraId="7A34B7E0" w14:textId="77777777" w:rsidR="006B61A3" w:rsidRDefault="00204A0C" w:rsidP="006B61A3">
      <w:pPr>
        <w:pStyle w:val="Heading1"/>
        <w:numPr>
          <w:ilvl w:val="0"/>
          <w:numId w:val="0"/>
        </w:numPr>
      </w:pPr>
      <w:r>
        <w:br w:type="page"/>
      </w:r>
      <w:bookmarkStart w:id="164" w:name="_Toc219440886"/>
      <w:r w:rsidR="006B61A3">
        <w:lastRenderedPageBreak/>
        <w:t>Contents</w:t>
      </w:r>
      <w:bookmarkEnd w:id="164"/>
    </w:p>
    <w:p w14:paraId="2647A222" w14:textId="0D644D14" w:rsidR="009D1493" w:rsidRDefault="006B61A3">
      <w:pPr>
        <w:pStyle w:val="TOC1"/>
        <w:rPr>
          <w:rFonts w:asciiTheme="minorHAnsi" w:eastAsiaTheme="minorEastAsia" w:hAnsiTheme="minorHAnsi" w:cstheme="minorBidi"/>
          <w:b w:val="0"/>
          <w:noProof/>
          <w:kern w:val="2"/>
          <w:sz w:val="24"/>
          <w:szCs w:val="24"/>
          <w:lang w:val="en-US"/>
          <w14:ligatures w14:val="standardContextual"/>
        </w:rPr>
      </w:pPr>
      <w:r>
        <w:rPr>
          <w:lang w:eastAsia="ja-JP"/>
        </w:rPr>
        <w:fldChar w:fldCharType="begin"/>
      </w:r>
      <w:r>
        <w:rPr>
          <w:lang w:eastAsia="ja-JP"/>
        </w:rPr>
        <w:instrText xml:space="preserve"> TOC \o "1-3" \h \z \u </w:instrText>
      </w:r>
      <w:r>
        <w:rPr>
          <w:lang w:eastAsia="ja-JP"/>
        </w:rPr>
        <w:fldChar w:fldCharType="separate"/>
      </w:r>
      <w:hyperlink w:anchor="_Toc219440882" w:history="1">
        <w:r w:rsidR="009D1493" w:rsidRPr="00553D9E">
          <w:rPr>
            <w:rStyle w:val="Hyperlink"/>
            <w:noProof/>
          </w:rPr>
          <w:t>Document Change History</w:t>
        </w:r>
        <w:r w:rsidR="009D1493">
          <w:rPr>
            <w:noProof/>
            <w:webHidden/>
          </w:rPr>
          <w:tab/>
        </w:r>
        <w:r w:rsidR="009D1493">
          <w:rPr>
            <w:noProof/>
            <w:webHidden/>
          </w:rPr>
          <w:fldChar w:fldCharType="begin"/>
        </w:r>
        <w:r w:rsidR="009D1493">
          <w:rPr>
            <w:noProof/>
            <w:webHidden/>
          </w:rPr>
          <w:instrText xml:space="preserve"> PAGEREF _Toc219440882 \h </w:instrText>
        </w:r>
        <w:r w:rsidR="009D1493">
          <w:rPr>
            <w:noProof/>
            <w:webHidden/>
          </w:rPr>
        </w:r>
        <w:r w:rsidR="009D1493">
          <w:rPr>
            <w:noProof/>
            <w:webHidden/>
          </w:rPr>
          <w:fldChar w:fldCharType="separate"/>
        </w:r>
        <w:r w:rsidR="00F64D18">
          <w:rPr>
            <w:noProof/>
            <w:webHidden/>
          </w:rPr>
          <w:t>ii</w:t>
        </w:r>
        <w:r w:rsidR="009D1493">
          <w:rPr>
            <w:noProof/>
            <w:webHidden/>
          </w:rPr>
          <w:fldChar w:fldCharType="end"/>
        </w:r>
      </w:hyperlink>
    </w:p>
    <w:p w14:paraId="2523C0BB" w14:textId="1D640BF9"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3" w:history="1">
        <w:r w:rsidRPr="00553D9E">
          <w:rPr>
            <w:rStyle w:val="Hyperlink"/>
            <w:noProof/>
          </w:rPr>
          <w:t>Intellectual Property Statement</w:t>
        </w:r>
        <w:r>
          <w:rPr>
            <w:noProof/>
            <w:webHidden/>
          </w:rPr>
          <w:tab/>
        </w:r>
        <w:r>
          <w:rPr>
            <w:noProof/>
            <w:webHidden/>
          </w:rPr>
          <w:fldChar w:fldCharType="begin"/>
        </w:r>
        <w:r>
          <w:rPr>
            <w:noProof/>
            <w:webHidden/>
          </w:rPr>
          <w:instrText xml:space="preserve"> PAGEREF _Toc219440883 \h </w:instrText>
        </w:r>
        <w:r>
          <w:rPr>
            <w:noProof/>
            <w:webHidden/>
          </w:rPr>
        </w:r>
        <w:r>
          <w:rPr>
            <w:noProof/>
            <w:webHidden/>
          </w:rPr>
          <w:fldChar w:fldCharType="separate"/>
        </w:r>
        <w:r w:rsidR="00F64D18">
          <w:rPr>
            <w:noProof/>
            <w:webHidden/>
          </w:rPr>
          <w:t>iv</w:t>
        </w:r>
        <w:r>
          <w:rPr>
            <w:noProof/>
            <w:webHidden/>
          </w:rPr>
          <w:fldChar w:fldCharType="end"/>
        </w:r>
      </w:hyperlink>
    </w:p>
    <w:p w14:paraId="67A57942" w14:textId="154F72EB"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4" w:history="1">
        <w:r w:rsidRPr="00553D9E">
          <w:rPr>
            <w:rStyle w:val="Hyperlink"/>
            <w:noProof/>
          </w:rPr>
          <w:t>Disclaimer</w:t>
        </w:r>
        <w:r>
          <w:rPr>
            <w:noProof/>
            <w:webHidden/>
          </w:rPr>
          <w:tab/>
        </w:r>
        <w:r>
          <w:rPr>
            <w:noProof/>
            <w:webHidden/>
          </w:rPr>
          <w:fldChar w:fldCharType="begin"/>
        </w:r>
        <w:r>
          <w:rPr>
            <w:noProof/>
            <w:webHidden/>
          </w:rPr>
          <w:instrText xml:space="preserve"> PAGEREF _Toc219440884 \h </w:instrText>
        </w:r>
        <w:r>
          <w:rPr>
            <w:noProof/>
            <w:webHidden/>
          </w:rPr>
        </w:r>
        <w:r>
          <w:rPr>
            <w:noProof/>
            <w:webHidden/>
          </w:rPr>
          <w:fldChar w:fldCharType="separate"/>
        </w:r>
        <w:r w:rsidR="00F64D18">
          <w:rPr>
            <w:noProof/>
            <w:webHidden/>
          </w:rPr>
          <w:t>iv</w:t>
        </w:r>
        <w:r>
          <w:rPr>
            <w:noProof/>
            <w:webHidden/>
          </w:rPr>
          <w:fldChar w:fldCharType="end"/>
        </w:r>
      </w:hyperlink>
    </w:p>
    <w:p w14:paraId="5229C313" w14:textId="2FCFECA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5" w:history="1">
        <w:r w:rsidRPr="00553D9E">
          <w:rPr>
            <w:rStyle w:val="Hyperlink"/>
            <w:noProof/>
          </w:rPr>
          <w:t>Full Copyright Notice</w:t>
        </w:r>
        <w:r>
          <w:rPr>
            <w:noProof/>
            <w:webHidden/>
          </w:rPr>
          <w:tab/>
        </w:r>
        <w:r>
          <w:rPr>
            <w:noProof/>
            <w:webHidden/>
          </w:rPr>
          <w:fldChar w:fldCharType="begin"/>
        </w:r>
        <w:r>
          <w:rPr>
            <w:noProof/>
            <w:webHidden/>
          </w:rPr>
          <w:instrText xml:space="preserve"> PAGEREF _Toc219440885 \h </w:instrText>
        </w:r>
        <w:r>
          <w:rPr>
            <w:noProof/>
            <w:webHidden/>
          </w:rPr>
        </w:r>
        <w:r>
          <w:rPr>
            <w:noProof/>
            <w:webHidden/>
          </w:rPr>
          <w:fldChar w:fldCharType="separate"/>
        </w:r>
        <w:r w:rsidR="00F64D18">
          <w:rPr>
            <w:noProof/>
            <w:webHidden/>
          </w:rPr>
          <w:t>iv</w:t>
        </w:r>
        <w:r>
          <w:rPr>
            <w:noProof/>
            <w:webHidden/>
          </w:rPr>
          <w:fldChar w:fldCharType="end"/>
        </w:r>
      </w:hyperlink>
    </w:p>
    <w:p w14:paraId="272D9189" w14:textId="1F6670FA"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6" w:history="1">
        <w:r w:rsidRPr="00553D9E">
          <w:rPr>
            <w:rStyle w:val="Hyperlink"/>
            <w:noProof/>
          </w:rPr>
          <w:t>Contents</w:t>
        </w:r>
        <w:r>
          <w:rPr>
            <w:noProof/>
            <w:webHidden/>
          </w:rPr>
          <w:tab/>
        </w:r>
        <w:r>
          <w:rPr>
            <w:noProof/>
            <w:webHidden/>
          </w:rPr>
          <w:fldChar w:fldCharType="begin"/>
        </w:r>
        <w:r>
          <w:rPr>
            <w:noProof/>
            <w:webHidden/>
          </w:rPr>
          <w:instrText xml:space="preserve"> PAGEREF _Toc219440886 \h </w:instrText>
        </w:r>
        <w:r>
          <w:rPr>
            <w:noProof/>
            <w:webHidden/>
          </w:rPr>
        </w:r>
        <w:r>
          <w:rPr>
            <w:noProof/>
            <w:webHidden/>
          </w:rPr>
          <w:fldChar w:fldCharType="separate"/>
        </w:r>
        <w:r w:rsidR="00F64D18">
          <w:rPr>
            <w:noProof/>
            <w:webHidden/>
          </w:rPr>
          <w:t>v</w:t>
        </w:r>
        <w:r>
          <w:rPr>
            <w:noProof/>
            <w:webHidden/>
          </w:rPr>
          <w:fldChar w:fldCharType="end"/>
        </w:r>
      </w:hyperlink>
    </w:p>
    <w:p w14:paraId="1A35023F" w14:textId="5B560EEB"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7" w:history="1">
        <w:r w:rsidRPr="00553D9E">
          <w:rPr>
            <w:rStyle w:val="Hyperlink"/>
            <w:noProof/>
          </w:rPr>
          <w:t>Property Index</w:t>
        </w:r>
        <w:r>
          <w:rPr>
            <w:noProof/>
            <w:webHidden/>
          </w:rPr>
          <w:tab/>
        </w:r>
        <w:r>
          <w:rPr>
            <w:noProof/>
            <w:webHidden/>
          </w:rPr>
          <w:fldChar w:fldCharType="begin"/>
        </w:r>
        <w:r>
          <w:rPr>
            <w:noProof/>
            <w:webHidden/>
          </w:rPr>
          <w:instrText xml:space="preserve"> PAGEREF _Toc219440887 \h </w:instrText>
        </w:r>
        <w:r>
          <w:rPr>
            <w:noProof/>
            <w:webHidden/>
          </w:rPr>
        </w:r>
        <w:r>
          <w:rPr>
            <w:noProof/>
            <w:webHidden/>
          </w:rPr>
          <w:fldChar w:fldCharType="separate"/>
        </w:r>
        <w:r w:rsidR="00F64D18">
          <w:rPr>
            <w:noProof/>
            <w:webHidden/>
          </w:rPr>
          <w:t>xi</w:t>
        </w:r>
        <w:r>
          <w:rPr>
            <w:noProof/>
            <w:webHidden/>
          </w:rPr>
          <w:fldChar w:fldCharType="end"/>
        </w:r>
      </w:hyperlink>
    </w:p>
    <w:p w14:paraId="7EA3FDAE" w14:textId="08A4969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8" w:history="1">
        <w:r w:rsidRPr="00553D9E">
          <w:rPr>
            <w:rStyle w:val="Hyperlink"/>
            <w:noProof/>
          </w:rPr>
          <w:t>Authors and Contributors</w:t>
        </w:r>
        <w:r>
          <w:rPr>
            <w:noProof/>
            <w:webHidden/>
          </w:rPr>
          <w:tab/>
        </w:r>
        <w:r>
          <w:rPr>
            <w:noProof/>
            <w:webHidden/>
          </w:rPr>
          <w:fldChar w:fldCharType="begin"/>
        </w:r>
        <w:r>
          <w:rPr>
            <w:noProof/>
            <w:webHidden/>
          </w:rPr>
          <w:instrText xml:space="preserve"> PAGEREF _Toc219440888 \h </w:instrText>
        </w:r>
        <w:r>
          <w:rPr>
            <w:noProof/>
            <w:webHidden/>
          </w:rPr>
        </w:r>
        <w:r>
          <w:rPr>
            <w:noProof/>
            <w:webHidden/>
          </w:rPr>
          <w:fldChar w:fldCharType="separate"/>
        </w:r>
        <w:r w:rsidR="00F64D18">
          <w:rPr>
            <w:noProof/>
            <w:webHidden/>
          </w:rPr>
          <w:t>xii</w:t>
        </w:r>
        <w:r>
          <w:rPr>
            <w:noProof/>
            <w:webHidden/>
          </w:rPr>
          <w:fldChar w:fldCharType="end"/>
        </w:r>
      </w:hyperlink>
    </w:p>
    <w:p w14:paraId="7447F165" w14:textId="380B6326"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89" w:history="1">
        <w:r w:rsidRPr="00553D9E">
          <w:rPr>
            <w:rStyle w:val="Hyperlink"/>
            <w:noProof/>
          </w:rPr>
          <w:t>Foreword</w:t>
        </w:r>
        <w:r>
          <w:rPr>
            <w:noProof/>
            <w:webHidden/>
          </w:rPr>
          <w:tab/>
        </w:r>
        <w:r>
          <w:rPr>
            <w:noProof/>
            <w:webHidden/>
          </w:rPr>
          <w:fldChar w:fldCharType="begin"/>
        </w:r>
        <w:r>
          <w:rPr>
            <w:noProof/>
            <w:webHidden/>
          </w:rPr>
          <w:instrText xml:space="preserve"> PAGEREF _Toc219440889 \h </w:instrText>
        </w:r>
        <w:r>
          <w:rPr>
            <w:noProof/>
            <w:webHidden/>
          </w:rPr>
        </w:r>
        <w:r>
          <w:rPr>
            <w:noProof/>
            <w:webHidden/>
          </w:rPr>
          <w:fldChar w:fldCharType="separate"/>
        </w:r>
        <w:r w:rsidR="00F64D18">
          <w:rPr>
            <w:noProof/>
            <w:webHidden/>
          </w:rPr>
          <w:t>xiii</w:t>
        </w:r>
        <w:r>
          <w:rPr>
            <w:noProof/>
            <w:webHidden/>
          </w:rPr>
          <w:fldChar w:fldCharType="end"/>
        </w:r>
      </w:hyperlink>
    </w:p>
    <w:p w14:paraId="0704B332" w14:textId="18D24529"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90" w:history="1">
        <w:r w:rsidRPr="00553D9E">
          <w:rPr>
            <w:rStyle w:val="Hyperlink"/>
            <w:noProof/>
          </w:rPr>
          <w:t>Scope of the Specification</w:t>
        </w:r>
        <w:r>
          <w:rPr>
            <w:noProof/>
            <w:webHidden/>
          </w:rPr>
          <w:tab/>
        </w:r>
        <w:r>
          <w:rPr>
            <w:noProof/>
            <w:webHidden/>
          </w:rPr>
          <w:fldChar w:fldCharType="begin"/>
        </w:r>
        <w:r>
          <w:rPr>
            <w:noProof/>
            <w:webHidden/>
          </w:rPr>
          <w:instrText xml:space="preserve"> PAGEREF _Toc219440890 \h </w:instrText>
        </w:r>
        <w:r>
          <w:rPr>
            <w:noProof/>
            <w:webHidden/>
          </w:rPr>
        </w:r>
        <w:r>
          <w:rPr>
            <w:noProof/>
            <w:webHidden/>
          </w:rPr>
          <w:fldChar w:fldCharType="separate"/>
        </w:r>
        <w:r w:rsidR="00F64D18">
          <w:rPr>
            <w:noProof/>
            <w:webHidden/>
          </w:rPr>
          <w:t>1</w:t>
        </w:r>
        <w:r>
          <w:rPr>
            <w:noProof/>
            <w:webHidden/>
          </w:rPr>
          <w:fldChar w:fldCharType="end"/>
        </w:r>
      </w:hyperlink>
    </w:p>
    <w:p w14:paraId="5A5B303F" w14:textId="5EF03A5D"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91" w:history="1">
        <w:r w:rsidRPr="00553D9E">
          <w:rPr>
            <w:rStyle w:val="Hyperlink"/>
            <w:noProof/>
          </w:rPr>
          <w:t>Normative References</w:t>
        </w:r>
        <w:r>
          <w:rPr>
            <w:noProof/>
            <w:webHidden/>
          </w:rPr>
          <w:tab/>
        </w:r>
        <w:r>
          <w:rPr>
            <w:noProof/>
            <w:webHidden/>
          </w:rPr>
          <w:fldChar w:fldCharType="begin"/>
        </w:r>
        <w:r>
          <w:rPr>
            <w:noProof/>
            <w:webHidden/>
          </w:rPr>
          <w:instrText xml:space="preserve"> PAGEREF _Toc219440891 \h </w:instrText>
        </w:r>
        <w:r>
          <w:rPr>
            <w:noProof/>
            <w:webHidden/>
          </w:rPr>
        </w:r>
        <w:r>
          <w:rPr>
            <w:noProof/>
            <w:webHidden/>
          </w:rPr>
          <w:fldChar w:fldCharType="separate"/>
        </w:r>
        <w:r w:rsidR="00F64D18">
          <w:rPr>
            <w:noProof/>
            <w:webHidden/>
          </w:rPr>
          <w:t>1</w:t>
        </w:r>
        <w:r>
          <w:rPr>
            <w:noProof/>
            <w:webHidden/>
          </w:rPr>
          <w:fldChar w:fldCharType="end"/>
        </w:r>
      </w:hyperlink>
    </w:p>
    <w:p w14:paraId="7756CBBB" w14:textId="3C99FB33"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92" w:history="1">
        <w:r w:rsidRPr="00553D9E">
          <w:rPr>
            <w:rStyle w:val="Hyperlink"/>
            <w:noProof/>
          </w:rPr>
          <w:t>Terms and Definitions</w:t>
        </w:r>
        <w:r>
          <w:rPr>
            <w:noProof/>
            <w:webHidden/>
          </w:rPr>
          <w:tab/>
        </w:r>
        <w:r>
          <w:rPr>
            <w:noProof/>
            <w:webHidden/>
          </w:rPr>
          <w:fldChar w:fldCharType="begin"/>
        </w:r>
        <w:r>
          <w:rPr>
            <w:noProof/>
            <w:webHidden/>
          </w:rPr>
          <w:instrText xml:space="preserve"> PAGEREF _Toc219440892 \h </w:instrText>
        </w:r>
        <w:r>
          <w:rPr>
            <w:noProof/>
            <w:webHidden/>
          </w:rPr>
        </w:r>
        <w:r>
          <w:rPr>
            <w:noProof/>
            <w:webHidden/>
          </w:rPr>
          <w:fldChar w:fldCharType="separate"/>
        </w:r>
        <w:r w:rsidR="00F64D18">
          <w:rPr>
            <w:noProof/>
            <w:webHidden/>
          </w:rPr>
          <w:t>1</w:t>
        </w:r>
        <w:r>
          <w:rPr>
            <w:noProof/>
            <w:webHidden/>
          </w:rPr>
          <w:fldChar w:fldCharType="end"/>
        </w:r>
      </w:hyperlink>
    </w:p>
    <w:p w14:paraId="57D2C5E2" w14:textId="4209AE53"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93" w:history="1">
        <w:r w:rsidRPr="00553D9E">
          <w:rPr>
            <w:rStyle w:val="Hyperlink"/>
            <w:noProof/>
          </w:rPr>
          <w:t>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Introduction</w:t>
        </w:r>
        <w:r>
          <w:rPr>
            <w:noProof/>
            <w:webHidden/>
          </w:rPr>
          <w:tab/>
        </w:r>
        <w:r>
          <w:rPr>
            <w:noProof/>
            <w:webHidden/>
          </w:rPr>
          <w:fldChar w:fldCharType="begin"/>
        </w:r>
        <w:r>
          <w:rPr>
            <w:noProof/>
            <w:webHidden/>
          </w:rPr>
          <w:instrText xml:space="preserve"> PAGEREF _Toc219440893 \h </w:instrText>
        </w:r>
        <w:r>
          <w:rPr>
            <w:noProof/>
            <w:webHidden/>
          </w:rPr>
        </w:r>
        <w:r>
          <w:rPr>
            <w:noProof/>
            <w:webHidden/>
          </w:rPr>
          <w:fldChar w:fldCharType="separate"/>
        </w:r>
        <w:r w:rsidR="00F64D18">
          <w:rPr>
            <w:noProof/>
            <w:webHidden/>
          </w:rPr>
          <w:t>2</w:t>
        </w:r>
        <w:r>
          <w:rPr>
            <w:noProof/>
            <w:webHidden/>
          </w:rPr>
          <w:fldChar w:fldCharType="end"/>
        </w:r>
      </w:hyperlink>
    </w:p>
    <w:p w14:paraId="4BFE602B" w14:textId="607907F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894" w:history="1">
        <w:r w:rsidRPr="00553D9E">
          <w:rPr>
            <w:rStyle w:val="Hyperlink"/>
            <w:noProof/>
          </w:rPr>
          <w:t>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Why is DFDL Needed?</w:t>
        </w:r>
        <w:r>
          <w:rPr>
            <w:noProof/>
            <w:webHidden/>
          </w:rPr>
          <w:tab/>
        </w:r>
        <w:r>
          <w:rPr>
            <w:noProof/>
            <w:webHidden/>
          </w:rPr>
          <w:fldChar w:fldCharType="begin"/>
        </w:r>
        <w:r>
          <w:rPr>
            <w:noProof/>
            <w:webHidden/>
          </w:rPr>
          <w:instrText xml:space="preserve"> PAGEREF _Toc219440894 \h </w:instrText>
        </w:r>
        <w:r>
          <w:rPr>
            <w:noProof/>
            <w:webHidden/>
          </w:rPr>
        </w:r>
        <w:r>
          <w:rPr>
            <w:noProof/>
            <w:webHidden/>
          </w:rPr>
          <w:fldChar w:fldCharType="separate"/>
        </w:r>
        <w:r w:rsidR="00F64D18">
          <w:rPr>
            <w:noProof/>
            <w:webHidden/>
          </w:rPr>
          <w:t>3</w:t>
        </w:r>
        <w:r>
          <w:rPr>
            <w:noProof/>
            <w:webHidden/>
          </w:rPr>
          <w:fldChar w:fldCharType="end"/>
        </w:r>
      </w:hyperlink>
    </w:p>
    <w:p w14:paraId="78BC2F21" w14:textId="4B51A07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895" w:history="1">
        <w:r w:rsidRPr="00553D9E">
          <w:rPr>
            <w:rStyle w:val="Hyperlink"/>
            <w:noProof/>
          </w:rPr>
          <w:t>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What is DFDL?</w:t>
        </w:r>
        <w:r>
          <w:rPr>
            <w:noProof/>
            <w:webHidden/>
          </w:rPr>
          <w:tab/>
        </w:r>
        <w:r>
          <w:rPr>
            <w:noProof/>
            <w:webHidden/>
          </w:rPr>
          <w:fldChar w:fldCharType="begin"/>
        </w:r>
        <w:r>
          <w:rPr>
            <w:noProof/>
            <w:webHidden/>
          </w:rPr>
          <w:instrText xml:space="preserve"> PAGEREF _Toc219440895 \h </w:instrText>
        </w:r>
        <w:r>
          <w:rPr>
            <w:noProof/>
            <w:webHidden/>
          </w:rPr>
        </w:r>
        <w:r>
          <w:rPr>
            <w:noProof/>
            <w:webHidden/>
          </w:rPr>
          <w:fldChar w:fldCharType="separate"/>
        </w:r>
        <w:r w:rsidR="00F64D18">
          <w:rPr>
            <w:noProof/>
            <w:webHidden/>
          </w:rPr>
          <w:t>3</w:t>
        </w:r>
        <w:r>
          <w:rPr>
            <w:noProof/>
            <w:webHidden/>
          </w:rPr>
          <w:fldChar w:fldCharType="end"/>
        </w:r>
      </w:hyperlink>
    </w:p>
    <w:p w14:paraId="6668F933" w14:textId="0829C57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896" w:history="1">
        <w:r w:rsidRPr="00553D9E">
          <w:rPr>
            <w:rStyle w:val="Hyperlink"/>
            <w:rFonts w:eastAsia="Times New Roman"/>
            <w:noProof/>
          </w:rPr>
          <w:t>1.2.1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Simple Example</w:t>
        </w:r>
        <w:r>
          <w:rPr>
            <w:noProof/>
            <w:webHidden/>
          </w:rPr>
          <w:tab/>
        </w:r>
        <w:r>
          <w:rPr>
            <w:noProof/>
            <w:webHidden/>
          </w:rPr>
          <w:fldChar w:fldCharType="begin"/>
        </w:r>
        <w:r>
          <w:rPr>
            <w:noProof/>
            <w:webHidden/>
          </w:rPr>
          <w:instrText xml:space="preserve"> PAGEREF _Toc219440896 \h </w:instrText>
        </w:r>
        <w:r>
          <w:rPr>
            <w:noProof/>
            <w:webHidden/>
          </w:rPr>
        </w:r>
        <w:r>
          <w:rPr>
            <w:noProof/>
            <w:webHidden/>
          </w:rPr>
          <w:fldChar w:fldCharType="separate"/>
        </w:r>
        <w:r w:rsidR="00F64D18">
          <w:rPr>
            <w:noProof/>
            <w:webHidden/>
          </w:rPr>
          <w:t>4</w:t>
        </w:r>
        <w:r>
          <w:rPr>
            <w:noProof/>
            <w:webHidden/>
          </w:rPr>
          <w:fldChar w:fldCharType="end"/>
        </w:r>
      </w:hyperlink>
    </w:p>
    <w:p w14:paraId="642D0F3D" w14:textId="4B2C892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897" w:history="1">
        <w:r w:rsidRPr="00553D9E">
          <w:rPr>
            <w:rStyle w:val="Hyperlink"/>
            <w:noProof/>
          </w:rPr>
          <w:t>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What DFDL is not</w:t>
        </w:r>
        <w:r>
          <w:rPr>
            <w:noProof/>
            <w:webHidden/>
          </w:rPr>
          <w:tab/>
        </w:r>
        <w:r>
          <w:rPr>
            <w:noProof/>
            <w:webHidden/>
          </w:rPr>
          <w:fldChar w:fldCharType="begin"/>
        </w:r>
        <w:r>
          <w:rPr>
            <w:noProof/>
            <w:webHidden/>
          </w:rPr>
          <w:instrText xml:space="preserve"> PAGEREF _Toc219440897 \h </w:instrText>
        </w:r>
        <w:r>
          <w:rPr>
            <w:noProof/>
            <w:webHidden/>
          </w:rPr>
        </w:r>
        <w:r>
          <w:rPr>
            <w:noProof/>
            <w:webHidden/>
          </w:rPr>
          <w:fldChar w:fldCharType="separate"/>
        </w:r>
        <w:r w:rsidR="00F64D18">
          <w:rPr>
            <w:noProof/>
            <w:webHidden/>
          </w:rPr>
          <w:t>6</w:t>
        </w:r>
        <w:r>
          <w:rPr>
            <w:noProof/>
            <w:webHidden/>
          </w:rPr>
          <w:fldChar w:fldCharType="end"/>
        </w:r>
      </w:hyperlink>
    </w:p>
    <w:p w14:paraId="2FAE7EB6" w14:textId="0F15E45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898" w:history="1">
        <w:r w:rsidRPr="00553D9E">
          <w:rPr>
            <w:rStyle w:val="Hyperlink"/>
            <w:noProof/>
          </w:rPr>
          <w:t>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Scope of version 1.0</w:t>
        </w:r>
        <w:r>
          <w:rPr>
            <w:noProof/>
            <w:webHidden/>
          </w:rPr>
          <w:tab/>
        </w:r>
        <w:r>
          <w:rPr>
            <w:noProof/>
            <w:webHidden/>
          </w:rPr>
          <w:fldChar w:fldCharType="begin"/>
        </w:r>
        <w:r>
          <w:rPr>
            <w:noProof/>
            <w:webHidden/>
          </w:rPr>
          <w:instrText xml:space="preserve"> PAGEREF _Toc219440898 \h </w:instrText>
        </w:r>
        <w:r>
          <w:rPr>
            <w:noProof/>
            <w:webHidden/>
          </w:rPr>
        </w:r>
        <w:r>
          <w:rPr>
            <w:noProof/>
            <w:webHidden/>
          </w:rPr>
          <w:fldChar w:fldCharType="separate"/>
        </w:r>
        <w:r w:rsidR="00F64D18">
          <w:rPr>
            <w:noProof/>
            <w:webHidden/>
          </w:rPr>
          <w:t>7</w:t>
        </w:r>
        <w:r>
          <w:rPr>
            <w:noProof/>
            <w:webHidden/>
          </w:rPr>
          <w:fldChar w:fldCharType="end"/>
        </w:r>
      </w:hyperlink>
    </w:p>
    <w:p w14:paraId="543FE701" w14:textId="5BB8786A"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899" w:history="1">
        <w:r w:rsidRPr="00553D9E">
          <w:rPr>
            <w:rStyle w:val="Hyperlink"/>
            <w:noProof/>
          </w:rPr>
          <w:t>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Overview of the Specification</w:t>
        </w:r>
        <w:r>
          <w:rPr>
            <w:noProof/>
            <w:webHidden/>
          </w:rPr>
          <w:tab/>
        </w:r>
        <w:r>
          <w:rPr>
            <w:noProof/>
            <w:webHidden/>
          </w:rPr>
          <w:fldChar w:fldCharType="begin"/>
        </w:r>
        <w:r>
          <w:rPr>
            <w:noProof/>
            <w:webHidden/>
          </w:rPr>
          <w:instrText xml:space="preserve"> PAGEREF _Toc219440899 \h </w:instrText>
        </w:r>
        <w:r>
          <w:rPr>
            <w:noProof/>
            <w:webHidden/>
          </w:rPr>
        </w:r>
        <w:r>
          <w:rPr>
            <w:noProof/>
            <w:webHidden/>
          </w:rPr>
          <w:fldChar w:fldCharType="separate"/>
        </w:r>
        <w:r w:rsidR="00F64D18">
          <w:rPr>
            <w:noProof/>
            <w:webHidden/>
          </w:rPr>
          <w:t>8</w:t>
        </w:r>
        <w:r>
          <w:rPr>
            <w:noProof/>
            <w:webHidden/>
          </w:rPr>
          <w:fldChar w:fldCharType="end"/>
        </w:r>
      </w:hyperlink>
    </w:p>
    <w:p w14:paraId="328DF7DE" w14:textId="6A3EF199"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00" w:history="1">
        <w:r w:rsidRPr="00553D9E">
          <w:rPr>
            <w:rStyle w:val="Hyperlink"/>
            <w:noProof/>
          </w:rPr>
          <w:t>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Notational and Definitional Conventions</w:t>
        </w:r>
        <w:r>
          <w:rPr>
            <w:noProof/>
            <w:webHidden/>
          </w:rPr>
          <w:tab/>
        </w:r>
        <w:r>
          <w:rPr>
            <w:noProof/>
            <w:webHidden/>
          </w:rPr>
          <w:fldChar w:fldCharType="begin"/>
        </w:r>
        <w:r>
          <w:rPr>
            <w:noProof/>
            <w:webHidden/>
          </w:rPr>
          <w:instrText xml:space="preserve"> PAGEREF _Toc219440900 \h </w:instrText>
        </w:r>
        <w:r>
          <w:rPr>
            <w:noProof/>
            <w:webHidden/>
          </w:rPr>
        </w:r>
        <w:r>
          <w:rPr>
            <w:noProof/>
            <w:webHidden/>
          </w:rPr>
          <w:fldChar w:fldCharType="separate"/>
        </w:r>
        <w:r w:rsidR="00F64D18">
          <w:rPr>
            <w:noProof/>
            <w:webHidden/>
          </w:rPr>
          <w:t>9</w:t>
        </w:r>
        <w:r>
          <w:rPr>
            <w:noProof/>
            <w:webHidden/>
          </w:rPr>
          <w:fldChar w:fldCharType="end"/>
        </w:r>
      </w:hyperlink>
    </w:p>
    <w:p w14:paraId="0B6AC5B6" w14:textId="539BDFD9"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1" w:history="1">
        <w:r w:rsidRPr="00553D9E">
          <w:rPr>
            <w:rStyle w:val="Hyperlink"/>
            <w:noProof/>
          </w:rPr>
          <w:t>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Glossary and Terminology</w:t>
        </w:r>
        <w:r>
          <w:rPr>
            <w:noProof/>
            <w:webHidden/>
          </w:rPr>
          <w:tab/>
        </w:r>
        <w:r>
          <w:rPr>
            <w:noProof/>
            <w:webHidden/>
          </w:rPr>
          <w:fldChar w:fldCharType="begin"/>
        </w:r>
        <w:r>
          <w:rPr>
            <w:noProof/>
            <w:webHidden/>
          </w:rPr>
          <w:instrText xml:space="preserve"> PAGEREF _Toc219440901 \h </w:instrText>
        </w:r>
        <w:r>
          <w:rPr>
            <w:noProof/>
            <w:webHidden/>
          </w:rPr>
        </w:r>
        <w:r>
          <w:rPr>
            <w:noProof/>
            <w:webHidden/>
          </w:rPr>
          <w:fldChar w:fldCharType="separate"/>
        </w:r>
        <w:r w:rsidR="00F64D18">
          <w:rPr>
            <w:noProof/>
            <w:webHidden/>
          </w:rPr>
          <w:t>9</w:t>
        </w:r>
        <w:r>
          <w:rPr>
            <w:noProof/>
            <w:webHidden/>
          </w:rPr>
          <w:fldChar w:fldCharType="end"/>
        </w:r>
      </w:hyperlink>
    </w:p>
    <w:p w14:paraId="1A2F843A" w14:textId="1ED2B8B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2" w:history="1">
        <w:r w:rsidRPr="00553D9E">
          <w:rPr>
            <w:rStyle w:val="Hyperlink"/>
            <w:noProof/>
          </w:rPr>
          <w:t>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Failure Types</w:t>
        </w:r>
        <w:r>
          <w:rPr>
            <w:noProof/>
            <w:webHidden/>
          </w:rPr>
          <w:tab/>
        </w:r>
        <w:r>
          <w:rPr>
            <w:noProof/>
            <w:webHidden/>
          </w:rPr>
          <w:fldChar w:fldCharType="begin"/>
        </w:r>
        <w:r>
          <w:rPr>
            <w:noProof/>
            <w:webHidden/>
          </w:rPr>
          <w:instrText xml:space="preserve"> PAGEREF _Toc219440902 \h </w:instrText>
        </w:r>
        <w:r>
          <w:rPr>
            <w:noProof/>
            <w:webHidden/>
          </w:rPr>
        </w:r>
        <w:r>
          <w:rPr>
            <w:noProof/>
            <w:webHidden/>
          </w:rPr>
          <w:fldChar w:fldCharType="separate"/>
        </w:r>
        <w:r w:rsidR="00F64D18">
          <w:rPr>
            <w:noProof/>
            <w:webHidden/>
          </w:rPr>
          <w:t>9</w:t>
        </w:r>
        <w:r>
          <w:rPr>
            <w:noProof/>
            <w:webHidden/>
          </w:rPr>
          <w:fldChar w:fldCharType="end"/>
        </w:r>
      </w:hyperlink>
    </w:p>
    <w:p w14:paraId="2BF065E3" w14:textId="7CD1417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03" w:history="1">
        <w:r w:rsidRPr="00553D9E">
          <w:rPr>
            <w:rStyle w:val="Hyperlink"/>
            <w:noProof/>
          </w:rPr>
          <w:t>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 Information Set (Infoset)</w:t>
        </w:r>
        <w:r>
          <w:rPr>
            <w:noProof/>
            <w:webHidden/>
          </w:rPr>
          <w:tab/>
        </w:r>
        <w:r>
          <w:rPr>
            <w:noProof/>
            <w:webHidden/>
          </w:rPr>
          <w:fldChar w:fldCharType="begin"/>
        </w:r>
        <w:r>
          <w:rPr>
            <w:noProof/>
            <w:webHidden/>
          </w:rPr>
          <w:instrText xml:space="preserve"> PAGEREF _Toc219440903 \h </w:instrText>
        </w:r>
        <w:r>
          <w:rPr>
            <w:noProof/>
            <w:webHidden/>
          </w:rPr>
        </w:r>
        <w:r>
          <w:rPr>
            <w:noProof/>
            <w:webHidden/>
          </w:rPr>
          <w:fldChar w:fldCharType="separate"/>
        </w:r>
        <w:r w:rsidR="00F64D18">
          <w:rPr>
            <w:noProof/>
            <w:webHidden/>
          </w:rPr>
          <w:t>10</w:t>
        </w:r>
        <w:r>
          <w:rPr>
            <w:noProof/>
            <w:webHidden/>
          </w:rPr>
          <w:fldChar w:fldCharType="end"/>
        </w:r>
      </w:hyperlink>
    </w:p>
    <w:p w14:paraId="40816D83" w14:textId="4F9D4E8C"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4" w:history="1">
        <w:r w:rsidRPr="00553D9E">
          <w:rPr>
            <w:rStyle w:val="Hyperlink"/>
            <w:noProof/>
          </w:rPr>
          <w:t>4.1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"No Value''</w:t>
        </w:r>
        <w:r>
          <w:rPr>
            <w:noProof/>
            <w:webHidden/>
          </w:rPr>
          <w:tab/>
        </w:r>
        <w:r>
          <w:rPr>
            <w:noProof/>
            <w:webHidden/>
          </w:rPr>
          <w:fldChar w:fldCharType="begin"/>
        </w:r>
        <w:r>
          <w:rPr>
            <w:noProof/>
            <w:webHidden/>
          </w:rPr>
          <w:instrText xml:space="preserve"> PAGEREF _Toc219440904 \h </w:instrText>
        </w:r>
        <w:r>
          <w:rPr>
            <w:noProof/>
            <w:webHidden/>
          </w:rPr>
        </w:r>
        <w:r>
          <w:rPr>
            <w:noProof/>
            <w:webHidden/>
          </w:rPr>
          <w:fldChar w:fldCharType="separate"/>
        </w:r>
        <w:r w:rsidR="00F64D18">
          <w:rPr>
            <w:noProof/>
            <w:webHidden/>
          </w:rPr>
          <w:t>11</w:t>
        </w:r>
        <w:r>
          <w:rPr>
            <w:noProof/>
            <w:webHidden/>
          </w:rPr>
          <w:fldChar w:fldCharType="end"/>
        </w:r>
      </w:hyperlink>
    </w:p>
    <w:p w14:paraId="40530F56" w14:textId="0296100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5" w:history="1">
        <w:r w:rsidRPr="00553D9E">
          <w:rPr>
            <w:rStyle w:val="Hyperlink"/>
            <w:noProof/>
          </w:rPr>
          <w:t>4.2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Information Items</w:t>
        </w:r>
        <w:r>
          <w:rPr>
            <w:noProof/>
            <w:webHidden/>
          </w:rPr>
          <w:tab/>
        </w:r>
        <w:r>
          <w:rPr>
            <w:noProof/>
            <w:webHidden/>
          </w:rPr>
          <w:fldChar w:fldCharType="begin"/>
        </w:r>
        <w:r>
          <w:rPr>
            <w:noProof/>
            <w:webHidden/>
          </w:rPr>
          <w:instrText xml:space="preserve"> PAGEREF _Toc219440905 \h </w:instrText>
        </w:r>
        <w:r>
          <w:rPr>
            <w:noProof/>
            <w:webHidden/>
          </w:rPr>
        </w:r>
        <w:r>
          <w:rPr>
            <w:noProof/>
            <w:webHidden/>
          </w:rPr>
          <w:fldChar w:fldCharType="separate"/>
        </w:r>
        <w:r w:rsidR="00F64D18">
          <w:rPr>
            <w:noProof/>
            <w:webHidden/>
          </w:rPr>
          <w:t>11</w:t>
        </w:r>
        <w:r>
          <w:rPr>
            <w:noProof/>
            <w:webHidden/>
          </w:rPr>
          <w:fldChar w:fldCharType="end"/>
        </w:r>
      </w:hyperlink>
    </w:p>
    <w:p w14:paraId="4D801A6D" w14:textId="41CC149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06" w:history="1">
        <w:r w:rsidRPr="00553D9E">
          <w:rPr>
            <w:rStyle w:val="Hyperlink"/>
            <w:rFonts w:eastAsia="Times New Roman"/>
            <w:noProof/>
          </w:rPr>
          <w:t>4.2.1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Document Information Item</w:t>
        </w:r>
        <w:r>
          <w:rPr>
            <w:noProof/>
            <w:webHidden/>
          </w:rPr>
          <w:tab/>
        </w:r>
        <w:r>
          <w:rPr>
            <w:noProof/>
            <w:webHidden/>
          </w:rPr>
          <w:fldChar w:fldCharType="begin"/>
        </w:r>
        <w:r>
          <w:rPr>
            <w:noProof/>
            <w:webHidden/>
          </w:rPr>
          <w:instrText xml:space="preserve"> PAGEREF _Toc219440906 \h </w:instrText>
        </w:r>
        <w:r>
          <w:rPr>
            <w:noProof/>
            <w:webHidden/>
          </w:rPr>
        </w:r>
        <w:r>
          <w:rPr>
            <w:noProof/>
            <w:webHidden/>
          </w:rPr>
          <w:fldChar w:fldCharType="separate"/>
        </w:r>
        <w:r w:rsidR="00F64D18">
          <w:rPr>
            <w:noProof/>
            <w:webHidden/>
          </w:rPr>
          <w:t>11</w:t>
        </w:r>
        <w:r>
          <w:rPr>
            <w:noProof/>
            <w:webHidden/>
          </w:rPr>
          <w:fldChar w:fldCharType="end"/>
        </w:r>
      </w:hyperlink>
    </w:p>
    <w:p w14:paraId="4682ACAD" w14:textId="0BED516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07" w:history="1">
        <w:r w:rsidRPr="00553D9E">
          <w:rPr>
            <w:rStyle w:val="Hyperlink"/>
            <w:rFonts w:eastAsia="Times New Roman"/>
            <w:noProof/>
          </w:rPr>
          <w:t>4.2.2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Element Information Items</w:t>
        </w:r>
        <w:r>
          <w:rPr>
            <w:noProof/>
            <w:webHidden/>
          </w:rPr>
          <w:tab/>
        </w:r>
        <w:r>
          <w:rPr>
            <w:noProof/>
            <w:webHidden/>
          </w:rPr>
          <w:fldChar w:fldCharType="begin"/>
        </w:r>
        <w:r>
          <w:rPr>
            <w:noProof/>
            <w:webHidden/>
          </w:rPr>
          <w:instrText xml:space="preserve"> PAGEREF _Toc219440907 \h </w:instrText>
        </w:r>
        <w:r>
          <w:rPr>
            <w:noProof/>
            <w:webHidden/>
          </w:rPr>
        </w:r>
        <w:r>
          <w:rPr>
            <w:noProof/>
            <w:webHidden/>
          </w:rPr>
          <w:fldChar w:fldCharType="separate"/>
        </w:r>
        <w:r w:rsidR="00F64D18">
          <w:rPr>
            <w:noProof/>
            <w:webHidden/>
          </w:rPr>
          <w:t>11</w:t>
        </w:r>
        <w:r>
          <w:rPr>
            <w:noProof/>
            <w:webHidden/>
          </w:rPr>
          <w:fldChar w:fldCharType="end"/>
        </w:r>
      </w:hyperlink>
    </w:p>
    <w:p w14:paraId="1E2743F6" w14:textId="7CBDD0B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8" w:history="1">
        <w:r w:rsidRPr="00553D9E">
          <w:rPr>
            <w:rStyle w:val="Hyperlink"/>
            <w:noProof/>
          </w:rPr>
          <w:t>4.3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Information Item Order</w:t>
        </w:r>
        <w:r>
          <w:rPr>
            <w:noProof/>
            <w:webHidden/>
          </w:rPr>
          <w:tab/>
        </w:r>
        <w:r>
          <w:rPr>
            <w:noProof/>
            <w:webHidden/>
          </w:rPr>
          <w:fldChar w:fldCharType="begin"/>
        </w:r>
        <w:r>
          <w:rPr>
            <w:noProof/>
            <w:webHidden/>
          </w:rPr>
          <w:instrText xml:space="preserve"> PAGEREF _Toc219440908 \h </w:instrText>
        </w:r>
        <w:r>
          <w:rPr>
            <w:noProof/>
            <w:webHidden/>
          </w:rPr>
        </w:r>
        <w:r>
          <w:rPr>
            <w:noProof/>
            <w:webHidden/>
          </w:rPr>
          <w:fldChar w:fldCharType="separate"/>
        </w:r>
        <w:r w:rsidR="00F64D18">
          <w:rPr>
            <w:noProof/>
            <w:webHidden/>
          </w:rPr>
          <w:t>12</w:t>
        </w:r>
        <w:r>
          <w:rPr>
            <w:noProof/>
            <w:webHidden/>
          </w:rPr>
          <w:fldChar w:fldCharType="end"/>
        </w:r>
      </w:hyperlink>
    </w:p>
    <w:p w14:paraId="63670969" w14:textId="7268D20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09" w:history="1">
        <w:r w:rsidRPr="00553D9E">
          <w:rPr>
            <w:rStyle w:val="Hyperlink"/>
            <w:noProof/>
          </w:rPr>
          <w:t>4.4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Augmented Infoset</w:t>
        </w:r>
        <w:r>
          <w:rPr>
            <w:noProof/>
            <w:webHidden/>
          </w:rPr>
          <w:tab/>
        </w:r>
        <w:r>
          <w:rPr>
            <w:noProof/>
            <w:webHidden/>
          </w:rPr>
          <w:fldChar w:fldCharType="begin"/>
        </w:r>
        <w:r>
          <w:rPr>
            <w:noProof/>
            <w:webHidden/>
          </w:rPr>
          <w:instrText xml:space="preserve"> PAGEREF _Toc219440909 \h </w:instrText>
        </w:r>
        <w:r>
          <w:rPr>
            <w:noProof/>
            <w:webHidden/>
          </w:rPr>
        </w:r>
        <w:r>
          <w:rPr>
            <w:noProof/>
            <w:webHidden/>
          </w:rPr>
          <w:fldChar w:fldCharType="separate"/>
        </w:r>
        <w:r w:rsidR="00F64D18">
          <w:rPr>
            <w:noProof/>
            <w:webHidden/>
          </w:rPr>
          <w:t>12</w:t>
        </w:r>
        <w:r>
          <w:rPr>
            <w:noProof/>
            <w:webHidden/>
          </w:rPr>
          <w:fldChar w:fldCharType="end"/>
        </w:r>
      </w:hyperlink>
    </w:p>
    <w:p w14:paraId="02E0E135" w14:textId="1758A60D"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10" w:history="1">
        <w:r w:rsidRPr="00553D9E">
          <w:rPr>
            <w:rStyle w:val="Hyperlink"/>
            <w:noProof/>
          </w:rPr>
          <w:t>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Schema Component Model</w:t>
        </w:r>
        <w:r>
          <w:rPr>
            <w:noProof/>
            <w:webHidden/>
          </w:rPr>
          <w:tab/>
        </w:r>
        <w:r>
          <w:rPr>
            <w:noProof/>
            <w:webHidden/>
          </w:rPr>
          <w:fldChar w:fldCharType="begin"/>
        </w:r>
        <w:r>
          <w:rPr>
            <w:noProof/>
            <w:webHidden/>
          </w:rPr>
          <w:instrText xml:space="preserve"> PAGEREF _Toc219440910 \h </w:instrText>
        </w:r>
        <w:r>
          <w:rPr>
            <w:noProof/>
            <w:webHidden/>
          </w:rPr>
        </w:r>
        <w:r>
          <w:rPr>
            <w:noProof/>
            <w:webHidden/>
          </w:rPr>
          <w:fldChar w:fldCharType="separate"/>
        </w:r>
        <w:r w:rsidR="00F64D18">
          <w:rPr>
            <w:noProof/>
            <w:webHidden/>
          </w:rPr>
          <w:t>13</w:t>
        </w:r>
        <w:r>
          <w:rPr>
            <w:noProof/>
            <w:webHidden/>
          </w:rPr>
          <w:fldChar w:fldCharType="end"/>
        </w:r>
      </w:hyperlink>
    </w:p>
    <w:p w14:paraId="082C5C7D" w14:textId="23FD6F5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11" w:history="1">
        <w:r w:rsidRPr="00553D9E">
          <w:rPr>
            <w:rStyle w:val="Hyperlink"/>
            <w:noProof/>
          </w:rPr>
          <w:t>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Simple Types</w:t>
        </w:r>
        <w:r>
          <w:rPr>
            <w:noProof/>
            <w:webHidden/>
          </w:rPr>
          <w:tab/>
        </w:r>
        <w:r>
          <w:rPr>
            <w:noProof/>
            <w:webHidden/>
          </w:rPr>
          <w:fldChar w:fldCharType="begin"/>
        </w:r>
        <w:r>
          <w:rPr>
            <w:noProof/>
            <w:webHidden/>
          </w:rPr>
          <w:instrText xml:space="preserve"> PAGEREF _Toc219440911 \h </w:instrText>
        </w:r>
        <w:r>
          <w:rPr>
            <w:noProof/>
            <w:webHidden/>
          </w:rPr>
        </w:r>
        <w:r>
          <w:rPr>
            <w:noProof/>
            <w:webHidden/>
          </w:rPr>
          <w:fldChar w:fldCharType="separate"/>
        </w:r>
        <w:r w:rsidR="00F64D18">
          <w:rPr>
            <w:noProof/>
            <w:webHidden/>
          </w:rPr>
          <w:t>13</w:t>
        </w:r>
        <w:r>
          <w:rPr>
            <w:noProof/>
            <w:webHidden/>
          </w:rPr>
          <w:fldChar w:fldCharType="end"/>
        </w:r>
      </w:hyperlink>
    </w:p>
    <w:p w14:paraId="28E4DDAA" w14:textId="374653E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12" w:history="1">
        <w:r w:rsidRPr="00553D9E">
          <w:rPr>
            <w:rStyle w:val="Hyperlink"/>
            <w:noProof/>
          </w:rPr>
          <w:t>5.2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Subset of XML Schema</w:t>
        </w:r>
        <w:r>
          <w:rPr>
            <w:noProof/>
            <w:webHidden/>
          </w:rPr>
          <w:tab/>
        </w:r>
        <w:r>
          <w:rPr>
            <w:noProof/>
            <w:webHidden/>
          </w:rPr>
          <w:fldChar w:fldCharType="begin"/>
        </w:r>
        <w:r>
          <w:rPr>
            <w:noProof/>
            <w:webHidden/>
          </w:rPr>
          <w:instrText xml:space="preserve"> PAGEREF _Toc219440912 \h </w:instrText>
        </w:r>
        <w:r>
          <w:rPr>
            <w:noProof/>
            <w:webHidden/>
          </w:rPr>
        </w:r>
        <w:r>
          <w:rPr>
            <w:noProof/>
            <w:webHidden/>
          </w:rPr>
          <w:fldChar w:fldCharType="separate"/>
        </w:r>
        <w:r w:rsidR="00F64D18">
          <w:rPr>
            <w:noProof/>
            <w:webHidden/>
          </w:rPr>
          <w:t>14</w:t>
        </w:r>
        <w:r>
          <w:rPr>
            <w:noProof/>
            <w:webHidden/>
          </w:rPr>
          <w:fldChar w:fldCharType="end"/>
        </w:r>
      </w:hyperlink>
    </w:p>
    <w:p w14:paraId="6F187A58" w14:textId="617ED2C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13" w:history="1">
        <w:r w:rsidRPr="00553D9E">
          <w:rPr>
            <w:rStyle w:val="Hyperlink"/>
            <w:noProof/>
          </w:rPr>
          <w:t>5.3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XSD Facets, min/maxOccurs, default, and fixed</w:t>
        </w:r>
        <w:r>
          <w:rPr>
            <w:noProof/>
            <w:webHidden/>
          </w:rPr>
          <w:tab/>
        </w:r>
        <w:r>
          <w:rPr>
            <w:noProof/>
            <w:webHidden/>
          </w:rPr>
          <w:fldChar w:fldCharType="begin"/>
        </w:r>
        <w:r>
          <w:rPr>
            <w:noProof/>
            <w:webHidden/>
          </w:rPr>
          <w:instrText xml:space="preserve"> PAGEREF _Toc219440913 \h </w:instrText>
        </w:r>
        <w:r>
          <w:rPr>
            <w:noProof/>
            <w:webHidden/>
          </w:rPr>
        </w:r>
        <w:r>
          <w:rPr>
            <w:noProof/>
            <w:webHidden/>
          </w:rPr>
          <w:fldChar w:fldCharType="separate"/>
        </w:r>
        <w:r w:rsidR="00F64D18">
          <w:rPr>
            <w:noProof/>
            <w:webHidden/>
          </w:rPr>
          <w:t>16</w:t>
        </w:r>
        <w:r>
          <w:rPr>
            <w:noProof/>
            <w:webHidden/>
          </w:rPr>
          <w:fldChar w:fldCharType="end"/>
        </w:r>
      </w:hyperlink>
    </w:p>
    <w:p w14:paraId="191A6A62" w14:textId="5240495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4" w:history="1">
        <w:r w:rsidRPr="00553D9E">
          <w:rPr>
            <w:rStyle w:val="Hyperlink"/>
            <w:rFonts w:eastAsia="Times New Roman"/>
            <w:noProof/>
          </w:rPr>
          <w:t>5.3.1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MinOccurs, MaxOccurs</w:t>
        </w:r>
        <w:r>
          <w:rPr>
            <w:noProof/>
            <w:webHidden/>
          </w:rPr>
          <w:tab/>
        </w:r>
        <w:r>
          <w:rPr>
            <w:noProof/>
            <w:webHidden/>
          </w:rPr>
          <w:fldChar w:fldCharType="begin"/>
        </w:r>
        <w:r>
          <w:rPr>
            <w:noProof/>
            <w:webHidden/>
          </w:rPr>
          <w:instrText xml:space="preserve"> PAGEREF _Toc219440914 \h </w:instrText>
        </w:r>
        <w:r>
          <w:rPr>
            <w:noProof/>
            <w:webHidden/>
          </w:rPr>
        </w:r>
        <w:r>
          <w:rPr>
            <w:noProof/>
            <w:webHidden/>
          </w:rPr>
          <w:fldChar w:fldCharType="separate"/>
        </w:r>
        <w:r w:rsidR="00F64D18">
          <w:rPr>
            <w:noProof/>
            <w:webHidden/>
          </w:rPr>
          <w:t>16</w:t>
        </w:r>
        <w:r>
          <w:rPr>
            <w:noProof/>
            <w:webHidden/>
          </w:rPr>
          <w:fldChar w:fldCharType="end"/>
        </w:r>
      </w:hyperlink>
    </w:p>
    <w:p w14:paraId="256FFCC2" w14:textId="41F2AA4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5" w:history="1">
        <w:r w:rsidRPr="00553D9E">
          <w:rPr>
            <w:rStyle w:val="Hyperlink"/>
            <w:rFonts w:eastAsia="Times New Roman"/>
            <w:noProof/>
          </w:rPr>
          <w:t>5.3.2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MinLength, MaxLength</w:t>
        </w:r>
        <w:r>
          <w:rPr>
            <w:noProof/>
            <w:webHidden/>
          </w:rPr>
          <w:tab/>
        </w:r>
        <w:r>
          <w:rPr>
            <w:noProof/>
            <w:webHidden/>
          </w:rPr>
          <w:fldChar w:fldCharType="begin"/>
        </w:r>
        <w:r>
          <w:rPr>
            <w:noProof/>
            <w:webHidden/>
          </w:rPr>
          <w:instrText xml:space="preserve"> PAGEREF _Toc219440915 \h </w:instrText>
        </w:r>
        <w:r>
          <w:rPr>
            <w:noProof/>
            <w:webHidden/>
          </w:rPr>
        </w:r>
        <w:r>
          <w:rPr>
            <w:noProof/>
            <w:webHidden/>
          </w:rPr>
          <w:fldChar w:fldCharType="separate"/>
        </w:r>
        <w:r w:rsidR="00F64D18">
          <w:rPr>
            <w:noProof/>
            <w:webHidden/>
          </w:rPr>
          <w:t>16</w:t>
        </w:r>
        <w:r>
          <w:rPr>
            <w:noProof/>
            <w:webHidden/>
          </w:rPr>
          <w:fldChar w:fldCharType="end"/>
        </w:r>
      </w:hyperlink>
    </w:p>
    <w:p w14:paraId="54405912" w14:textId="2A55786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6" w:history="1">
        <w:r w:rsidRPr="00553D9E">
          <w:rPr>
            <w:rStyle w:val="Hyperlink"/>
            <w:rFonts w:eastAsia="Times New Roman"/>
            <w:noProof/>
          </w:rPr>
          <w:t>5.3.3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MaxInclusive, MaxExclusive, MinExclusive, MinInclusive, TotalDigits, FractionDigits</w:t>
        </w:r>
        <w:r>
          <w:rPr>
            <w:noProof/>
            <w:webHidden/>
          </w:rPr>
          <w:tab/>
        </w:r>
        <w:r>
          <w:rPr>
            <w:noProof/>
            <w:webHidden/>
          </w:rPr>
          <w:fldChar w:fldCharType="begin"/>
        </w:r>
        <w:r>
          <w:rPr>
            <w:noProof/>
            <w:webHidden/>
          </w:rPr>
          <w:instrText xml:space="preserve"> PAGEREF _Toc219440916 \h </w:instrText>
        </w:r>
        <w:r>
          <w:rPr>
            <w:noProof/>
            <w:webHidden/>
          </w:rPr>
        </w:r>
        <w:r>
          <w:rPr>
            <w:noProof/>
            <w:webHidden/>
          </w:rPr>
          <w:fldChar w:fldCharType="separate"/>
        </w:r>
        <w:r w:rsidR="00F64D18">
          <w:rPr>
            <w:noProof/>
            <w:webHidden/>
          </w:rPr>
          <w:t>17</w:t>
        </w:r>
        <w:r>
          <w:rPr>
            <w:noProof/>
            <w:webHidden/>
          </w:rPr>
          <w:fldChar w:fldCharType="end"/>
        </w:r>
      </w:hyperlink>
    </w:p>
    <w:p w14:paraId="43A5E307" w14:textId="2CA1C09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7" w:history="1">
        <w:r w:rsidRPr="00553D9E">
          <w:rPr>
            <w:rStyle w:val="Hyperlink"/>
            <w:rFonts w:eastAsia="Times New Roman"/>
            <w:noProof/>
          </w:rPr>
          <w:t>5.3.4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Pattern</w:t>
        </w:r>
        <w:r>
          <w:rPr>
            <w:noProof/>
            <w:webHidden/>
          </w:rPr>
          <w:tab/>
        </w:r>
        <w:r>
          <w:rPr>
            <w:noProof/>
            <w:webHidden/>
          </w:rPr>
          <w:fldChar w:fldCharType="begin"/>
        </w:r>
        <w:r>
          <w:rPr>
            <w:noProof/>
            <w:webHidden/>
          </w:rPr>
          <w:instrText xml:space="preserve"> PAGEREF _Toc219440917 \h </w:instrText>
        </w:r>
        <w:r>
          <w:rPr>
            <w:noProof/>
            <w:webHidden/>
          </w:rPr>
        </w:r>
        <w:r>
          <w:rPr>
            <w:noProof/>
            <w:webHidden/>
          </w:rPr>
          <w:fldChar w:fldCharType="separate"/>
        </w:r>
        <w:r w:rsidR="00F64D18">
          <w:rPr>
            <w:noProof/>
            <w:webHidden/>
          </w:rPr>
          <w:t>17</w:t>
        </w:r>
        <w:r>
          <w:rPr>
            <w:noProof/>
            <w:webHidden/>
          </w:rPr>
          <w:fldChar w:fldCharType="end"/>
        </w:r>
      </w:hyperlink>
    </w:p>
    <w:p w14:paraId="4E035510" w14:textId="5EDD33E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8" w:history="1">
        <w:r w:rsidRPr="00553D9E">
          <w:rPr>
            <w:rStyle w:val="Hyperlink"/>
            <w:rFonts w:eastAsia="Times New Roman"/>
            <w:noProof/>
          </w:rPr>
          <w:t>5.3.5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Enumeration Values</w:t>
        </w:r>
        <w:r>
          <w:rPr>
            <w:noProof/>
            <w:webHidden/>
          </w:rPr>
          <w:tab/>
        </w:r>
        <w:r>
          <w:rPr>
            <w:noProof/>
            <w:webHidden/>
          </w:rPr>
          <w:fldChar w:fldCharType="begin"/>
        </w:r>
        <w:r>
          <w:rPr>
            <w:noProof/>
            <w:webHidden/>
          </w:rPr>
          <w:instrText xml:space="preserve"> PAGEREF _Toc219440918 \h </w:instrText>
        </w:r>
        <w:r>
          <w:rPr>
            <w:noProof/>
            <w:webHidden/>
          </w:rPr>
        </w:r>
        <w:r>
          <w:rPr>
            <w:noProof/>
            <w:webHidden/>
          </w:rPr>
          <w:fldChar w:fldCharType="separate"/>
        </w:r>
        <w:r w:rsidR="00F64D18">
          <w:rPr>
            <w:noProof/>
            <w:webHidden/>
          </w:rPr>
          <w:t>17</w:t>
        </w:r>
        <w:r>
          <w:rPr>
            <w:noProof/>
            <w:webHidden/>
          </w:rPr>
          <w:fldChar w:fldCharType="end"/>
        </w:r>
      </w:hyperlink>
    </w:p>
    <w:p w14:paraId="70E338A0" w14:textId="1C28618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19" w:history="1">
        <w:r w:rsidRPr="00553D9E">
          <w:rPr>
            <w:rStyle w:val="Hyperlink"/>
            <w:rFonts w:eastAsia="Times New Roman"/>
            <w:noProof/>
          </w:rPr>
          <w:t>5.3.6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Default</w:t>
        </w:r>
        <w:r>
          <w:rPr>
            <w:noProof/>
            <w:webHidden/>
          </w:rPr>
          <w:tab/>
        </w:r>
        <w:r>
          <w:rPr>
            <w:noProof/>
            <w:webHidden/>
          </w:rPr>
          <w:fldChar w:fldCharType="begin"/>
        </w:r>
        <w:r>
          <w:rPr>
            <w:noProof/>
            <w:webHidden/>
          </w:rPr>
          <w:instrText xml:space="preserve"> PAGEREF _Toc219440919 \h </w:instrText>
        </w:r>
        <w:r>
          <w:rPr>
            <w:noProof/>
            <w:webHidden/>
          </w:rPr>
        </w:r>
        <w:r>
          <w:rPr>
            <w:noProof/>
            <w:webHidden/>
          </w:rPr>
          <w:fldChar w:fldCharType="separate"/>
        </w:r>
        <w:r w:rsidR="00F64D18">
          <w:rPr>
            <w:noProof/>
            <w:webHidden/>
          </w:rPr>
          <w:t>17</w:t>
        </w:r>
        <w:r>
          <w:rPr>
            <w:noProof/>
            <w:webHidden/>
          </w:rPr>
          <w:fldChar w:fldCharType="end"/>
        </w:r>
      </w:hyperlink>
    </w:p>
    <w:p w14:paraId="58004EF4" w14:textId="513E60F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20" w:history="1">
        <w:r w:rsidRPr="00553D9E">
          <w:rPr>
            <w:rStyle w:val="Hyperlink"/>
            <w:rFonts w:eastAsia="Times New Roman"/>
            <w:noProof/>
          </w:rPr>
          <w:t>5.3.7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Fixed</w:t>
        </w:r>
        <w:r>
          <w:rPr>
            <w:noProof/>
            <w:webHidden/>
          </w:rPr>
          <w:tab/>
        </w:r>
        <w:r>
          <w:rPr>
            <w:noProof/>
            <w:webHidden/>
          </w:rPr>
          <w:fldChar w:fldCharType="begin"/>
        </w:r>
        <w:r>
          <w:rPr>
            <w:noProof/>
            <w:webHidden/>
          </w:rPr>
          <w:instrText xml:space="preserve"> PAGEREF _Toc219440920 \h </w:instrText>
        </w:r>
        <w:r>
          <w:rPr>
            <w:noProof/>
            <w:webHidden/>
          </w:rPr>
        </w:r>
        <w:r>
          <w:rPr>
            <w:noProof/>
            <w:webHidden/>
          </w:rPr>
          <w:fldChar w:fldCharType="separate"/>
        </w:r>
        <w:r w:rsidR="00F64D18">
          <w:rPr>
            <w:noProof/>
            <w:webHidden/>
          </w:rPr>
          <w:t>17</w:t>
        </w:r>
        <w:r>
          <w:rPr>
            <w:noProof/>
            <w:webHidden/>
          </w:rPr>
          <w:fldChar w:fldCharType="end"/>
        </w:r>
      </w:hyperlink>
    </w:p>
    <w:p w14:paraId="1EE1D829" w14:textId="69CA3F2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21" w:history="1">
        <w:r w:rsidRPr="00553D9E">
          <w:rPr>
            <w:rStyle w:val="Hyperlink"/>
            <w:noProof/>
          </w:rPr>
          <w:t>5.4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Compatibility with Other Annotation Language Schemas</w:t>
        </w:r>
        <w:r>
          <w:rPr>
            <w:noProof/>
            <w:webHidden/>
          </w:rPr>
          <w:tab/>
        </w:r>
        <w:r>
          <w:rPr>
            <w:noProof/>
            <w:webHidden/>
          </w:rPr>
          <w:fldChar w:fldCharType="begin"/>
        </w:r>
        <w:r>
          <w:rPr>
            <w:noProof/>
            <w:webHidden/>
          </w:rPr>
          <w:instrText xml:space="preserve"> PAGEREF _Toc219440921 \h </w:instrText>
        </w:r>
        <w:r>
          <w:rPr>
            <w:noProof/>
            <w:webHidden/>
          </w:rPr>
        </w:r>
        <w:r>
          <w:rPr>
            <w:noProof/>
            <w:webHidden/>
          </w:rPr>
          <w:fldChar w:fldCharType="separate"/>
        </w:r>
        <w:r w:rsidR="00F64D18">
          <w:rPr>
            <w:noProof/>
            <w:webHidden/>
          </w:rPr>
          <w:t>17</w:t>
        </w:r>
        <w:r>
          <w:rPr>
            <w:noProof/>
            <w:webHidden/>
          </w:rPr>
          <w:fldChar w:fldCharType="end"/>
        </w:r>
      </w:hyperlink>
    </w:p>
    <w:p w14:paraId="592E577D" w14:textId="75659CA7"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22" w:history="1">
        <w:r w:rsidRPr="00553D9E">
          <w:rPr>
            <w:rStyle w:val="Hyperlink"/>
            <w:noProof/>
          </w:rPr>
          <w:t>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Syntax Basics</w:t>
        </w:r>
        <w:r>
          <w:rPr>
            <w:noProof/>
            <w:webHidden/>
          </w:rPr>
          <w:tab/>
        </w:r>
        <w:r>
          <w:rPr>
            <w:noProof/>
            <w:webHidden/>
          </w:rPr>
          <w:fldChar w:fldCharType="begin"/>
        </w:r>
        <w:r>
          <w:rPr>
            <w:noProof/>
            <w:webHidden/>
          </w:rPr>
          <w:instrText xml:space="preserve"> PAGEREF _Toc219440922 \h </w:instrText>
        </w:r>
        <w:r>
          <w:rPr>
            <w:noProof/>
            <w:webHidden/>
          </w:rPr>
        </w:r>
        <w:r>
          <w:rPr>
            <w:noProof/>
            <w:webHidden/>
          </w:rPr>
          <w:fldChar w:fldCharType="separate"/>
        </w:r>
        <w:r w:rsidR="00F64D18">
          <w:rPr>
            <w:noProof/>
            <w:webHidden/>
          </w:rPr>
          <w:t>19</w:t>
        </w:r>
        <w:r>
          <w:rPr>
            <w:noProof/>
            <w:webHidden/>
          </w:rPr>
          <w:fldChar w:fldCharType="end"/>
        </w:r>
      </w:hyperlink>
    </w:p>
    <w:p w14:paraId="61DF31E5" w14:textId="1A3AE991"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23" w:history="1">
        <w:r w:rsidRPr="00553D9E">
          <w:rPr>
            <w:rStyle w:val="Hyperlink"/>
            <w:noProof/>
          </w:rPr>
          <w:t>6.1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Namespaces</w:t>
        </w:r>
        <w:r>
          <w:rPr>
            <w:noProof/>
            <w:webHidden/>
          </w:rPr>
          <w:tab/>
        </w:r>
        <w:r>
          <w:rPr>
            <w:noProof/>
            <w:webHidden/>
          </w:rPr>
          <w:fldChar w:fldCharType="begin"/>
        </w:r>
        <w:r>
          <w:rPr>
            <w:noProof/>
            <w:webHidden/>
          </w:rPr>
          <w:instrText xml:space="preserve"> PAGEREF _Toc219440923 \h </w:instrText>
        </w:r>
        <w:r>
          <w:rPr>
            <w:noProof/>
            <w:webHidden/>
          </w:rPr>
        </w:r>
        <w:r>
          <w:rPr>
            <w:noProof/>
            <w:webHidden/>
          </w:rPr>
          <w:fldChar w:fldCharType="separate"/>
        </w:r>
        <w:r w:rsidR="00F64D18">
          <w:rPr>
            <w:noProof/>
            <w:webHidden/>
          </w:rPr>
          <w:t>19</w:t>
        </w:r>
        <w:r>
          <w:rPr>
            <w:noProof/>
            <w:webHidden/>
          </w:rPr>
          <w:fldChar w:fldCharType="end"/>
        </w:r>
      </w:hyperlink>
    </w:p>
    <w:p w14:paraId="4A8A1614" w14:textId="08027161"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24" w:history="1">
        <w:r w:rsidRPr="00553D9E">
          <w:rPr>
            <w:rStyle w:val="Hyperlink"/>
            <w:noProof/>
          </w:rPr>
          <w:t>6.2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 Annotation Elements</w:t>
        </w:r>
        <w:r>
          <w:rPr>
            <w:noProof/>
            <w:webHidden/>
          </w:rPr>
          <w:tab/>
        </w:r>
        <w:r>
          <w:rPr>
            <w:noProof/>
            <w:webHidden/>
          </w:rPr>
          <w:fldChar w:fldCharType="begin"/>
        </w:r>
        <w:r>
          <w:rPr>
            <w:noProof/>
            <w:webHidden/>
          </w:rPr>
          <w:instrText xml:space="preserve"> PAGEREF _Toc219440924 \h </w:instrText>
        </w:r>
        <w:r>
          <w:rPr>
            <w:noProof/>
            <w:webHidden/>
          </w:rPr>
        </w:r>
        <w:r>
          <w:rPr>
            <w:noProof/>
            <w:webHidden/>
          </w:rPr>
          <w:fldChar w:fldCharType="separate"/>
        </w:r>
        <w:r w:rsidR="00F64D18">
          <w:rPr>
            <w:noProof/>
            <w:webHidden/>
          </w:rPr>
          <w:t>19</w:t>
        </w:r>
        <w:r>
          <w:rPr>
            <w:noProof/>
            <w:webHidden/>
          </w:rPr>
          <w:fldChar w:fldCharType="end"/>
        </w:r>
      </w:hyperlink>
    </w:p>
    <w:p w14:paraId="2E7DC8B8" w14:textId="1479EF7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25" w:history="1">
        <w:r w:rsidRPr="00553D9E">
          <w:rPr>
            <w:rStyle w:val="Hyperlink"/>
            <w:noProof/>
          </w:rPr>
          <w:t>6.3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Properties</w:t>
        </w:r>
        <w:r>
          <w:rPr>
            <w:noProof/>
            <w:webHidden/>
          </w:rPr>
          <w:tab/>
        </w:r>
        <w:r>
          <w:rPr>
            <w:noProof/>
            <w:webHidden/>
          </w:rPr>
          <w:fldChar w:fldCharType="begin"/>
        </w:r>
        <w:r>
          <w:rPr>
            <w:noProof/>
            <w:webHidden/>
          </w:rPr>
          <w:instrText xml:space="preserve"> PAGEREF _Toc219440925 \h </w:instrText>
        </w:r>
        <w:r>
          <w:rPr>
            <w:noProof/>
            <w:webHidden/>
          </w:rPr>
        </w:r>
        <w:r>
          <w:rPr>
            <w:noProof/>
            <w:webHidden/>
          </w:rPr>
          <w:fldChar w:fldCharType="separate"/>
        </w:r>
        <w:r w:rsidR="00F64D18">
          <w:rPr>
            <w:noProof/>
            <w:webHidden/>
          </w:rPr>
          <w:t>20</w:t>
        </w:r>
        <w:r>
          <w:rPr>
            <w:noProof/>
            <w:webHidden/>
          </w:rPr>
          <w:fldChar w:fldCharType="end"/>
        </w:r>
      </w:hyperlink>
    </w:p>
    <w:p w14:paraId="2A8A1150" w14:textId="75346F5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26" w:history="1">
        <w:r w:rsidRPr="00553D9E">
          <w:rPr>
            <w:rStyle w:val="Hyperlink"/>
            <w:rFonts w:eastAsia="Times New Roman"/>
            <w:noProof/>
          </w:rPr>
          <w:t>6.3.1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 String Literals</w:t>
        </w:r>
        <w:r>
          <w:rPr>
            <w:noProof/>
            <w:webHidden/>
          </w:rPr>
          <w:tab/>
        </w:r>
        <w:r>
          <w:rPr>
            <w:noProof/>
            <w:webHidden/>
          </w:rPr>
          <w:fldChar w:fldCharType="begin"/>
        </w:r>
        <w:r>
          <w:rPr>
            <w:noProof/>
            <w:webHidden/>
          </w:rPr>
          <w:instrText xml:space="preserve"> PAGEREF _Toc219440926 \h </w:instrText>
        </w:r>
        <w:r>
          <w:rPr>
            <w:noProof/>
            <w:webHidden/>
          </w:rPr>
        </w:r>
        <w:r>
          <w:rPr>
            <w:noProof/>
            <w:webHidden/>
          </w:rPr>
          <w:fldChar w:fldCharType="separate"/>
        </w:r>
        <w:r w:rsidR="00F64D18">
          <w:rPr>
            <w:noProof/>
            <w:webHidden/>
          </w:rPr>
          <w:t>22</w:t>
        </w:r>
        <w:r>
          <w:rPr>
            <w:noProof/>
            <w:webHidden/>
          </w:rPr>
          <w:fldChar w:fldCharType="end"/>
        </w:r>
      </w:hyperlink>
    </w:p>
    <w:p w14:paraId="0DC6F512" w14:textId="27DC950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27" w:history="1">
        <w:r w:rsidRPr="00553D9E">
          <w:rPr>
            <w:rStyle w:val="Hyperlink"/>
            <w:rFonts w:eastAsia="Times New Roman"/>
            <w:noProof/>
          </w:rPr>
          <w:t>6.3.2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 Expressions</w:t>
        </w:r>
        <w:r>
          <w:rPr>
            <w:noProof/>
            <w:webHidden/>
          </w:rPr>
          <w:tab/>
        </w:r>
        <w:r>
          <w:rPr>
            <w:noProof/>
            <w:webHidden/>
          </w:rPr>
          <w:fldChar w:fldCharType="begin"/>
        </w:r>
        <w:r>
          <w:rPr>
            <w:noProof/>
            <w:webHidden/>
          </w:rPr>
          <w:instrText xml:space="preserve"> PAGEREF _Toc219440927 \h </w:instrText>
        </w:r>
        <w:r>
          <w:rPr>
            <w:noProof/>
            <w:webHidden/>
          </w:rPr>
        </w:r>
        <w:r>
          <w:rPr>
            <w:noProof/>
            <w:webHidden/>
          </w:rPr>
          <w:fldChar w:fldCharType="separate"/>
        </w:r>
        <w:r w:rsidR="00F64D18">
          <w:rPr>
            <w:noProof/>
            <w:webHidden/>
          </w:rPr>
          <w:t>27</w:t>
        </w:r>
        <w:r>
          <w:rPr>
            <w:noProof/>
            <w:webHidden/>
          </w:rPr>
          <w:fldChar w:fldCharType="end"/>
        </w:r>
      </w:hyperlink>
    </w:p>
    <w:p w14:paraId="24B46033" w14:textId="654BF55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28" w:history="1">
        <w:r w:rsidRPr="00553D9E">
          <w:rPr>
            <w:rStyle w:val="Hyperlink"/>
            <w:rFonts w:eastAsia="Times New Roman"/>
            <w:noProof/>
          </w:rPr>
          <w:t>6.3.3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 Regular Expressions</w:t>
        </w:r>
        <w:r>
          <w:rPr>
            <w:noProof/>
            <w:webHidden/>
          </w:rPr>
          <w:tab/>
        </w:r>
        <w:r>
          <w:rPr>
            <w:noProof/>
            <w:webHidden/>
          </w:rPr>
          <w:fldChar w:fldCharType="begin"/>
        </w:r>
        <w:r>
          <w:rPr>
            <w:noProof/>
            <w:webHidden/>
          </w:rPr>
          <w:instrText xml:space="preserve"> PAGEREF _Toc219440928 \h </w:instrText>
        </w:r>
        <w:r>
          <w:rPr>
            <w:noProof/>
            <w:webHidden/>
          </w:rPr>
        </w:r>
        <w:r>
          <w:rPr>
            <w:noProof/>
            <w:webHidden/>
          </w:rPr>
          <w:fldChar w:fldCharType="separate"/>
        </w:r>
        <w:r w:rsidR="00F64D18">
          <w:rPr>
            <w:noProof/>
            <w:webHidden/>
          </w:rPr>
          <w:t>27</w:t>
        </w:r>
        <w:r>
          <w:rPr>
            <w:noProof/>
            <w:webHidden/>
          </w:rPr>
          <w:fldChar w:fldCharType="end"/>
        </w:r>
      </w:hyperlink>
    </w:p>
    <w:p w14:paraId="36DB41E5" w14:textId="716982B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29" w:history="1">
        <w:r w:rsidRPr="00553D9E">
          <w:rPr>
            <w:rStyle w:val="Hyperlink"/>
            <w:rFonts w:eastAsia="Times New Roman"/>
            <w:noProof/>
          </w:rPr>
          <w:t>6.3.4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Enumerations in DFDL</w:t>
        </w:r>
        <w:r>
          <w:rPr>
            <w:noProof/>
            <w:webHidden/>
          </w:rPr>
          <w:tab/>
        </w:r>
        <w:r>
          <w:rPr>
            <w:noProof/>
            <w:webHidden/>
          </w:rPr>
          <w:fldChar w:fldCharType="begin"/>
        </w:r>
        <w:r>
          <w:rPr>
            <w:noProof/>
            <w:webHidden/>
          </w:rPr>
          <w:instrText xml:space="preserve"> PAGEREF _Toc219440929 \h </w:instrText>
        </w:r>
        <w:r>
          <w:rPr>
            <w:noProof/>
            <w:webHidden/>
          </w:rPr>
        </w:r>
        <w:r>
          <w:rPr>
            <w:noProof/>
            <w:webHidden/>
          </w:rPr>
          <w:fldChar w:fldCharType="separate"/>
        </w:r>
        <w:r w:rsidR="00F64D18">
          <w:rPr>
            <w:noProof/>
            <w:webHidden/>
          </w:rPr>
          <w:t>27</w:t>
        </w:r>
        <w:r>
          <w:rPr>
            <w:noProof/>
            <w:webHidden/>
          </w:rPr>
          <w:fldChar w:fldCharType="end"/>
        </w:r>
      </w:hyperlink>
    </w:p>
    <w:p w14:paraId="147BBEF8" w14:textId="194B43C4"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30" w:history="1">
        <w:r w:rsidRPr="00553D9E">
          <w:rPr>
            <w:rStyle w:val="Hyperlink"/>
            <w:noProof/>
          </w:rPr>
          <w:t>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Syntax of DFDL Annotation Elements</w:t>
        </w:r>
        <w:r>
          <w:rPr>
            <w:noProof/>
            <w:webHidden/>
          </w:rPr>
          <w:tab/>
        </w:r>
        <w:r>
          <w:rPr>
            <w:noProof/>
            <w:webHidden/>
          </w:rPr>
          <w:fldChar w:fldCharType="begin"/>
        </w:r>
        <w:r>
          <w:rPr>
            <w:noProof/>
            <w:webHidden/>
          </w:rPr>
          <w:instrText xml:space="preserve"> PAGEREF _Toc219440930 \h </w:instrText>
        </w:r>
        <w:r>
          <w:rPr>
            <w:noProof/>
            <w:webHidden/>
          </w:rPr>
        </w:r>
        <w:r>
          <w:rPr>
            <w:noProof/>
            <w:webHidden/>
          </w:rPr>
          <w:fldChar w:fldCharType="separate"/>
        </w:r>
        <w:r w:rsidR="00F64D18">
          <w:rPr>
            <w:noProof/>
            <w:webHidden/>
          </w:rPr>
          <w:t>28</w:t>
        </w:r>
        <w:r>
          <w:rPr>
            <w:noProof/>
            <w:webHidden/>
          </w:rPr>
          <w:fldChar w:fldCharType="end"/>
        </w:r>
      </w:hyperlink>
    </w:p>
    <w:p w14:paraId="6A59DC39" w14:textId="43EE4649"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31" w:history="1">
        <w:r w:rsidRPr="00553D9E">
          <w:rPr>
            <w:rStyle w:val="Hyperlink"/>
            <w:noProof/>
          </w:rPr>
          <w:t>7.1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Component Format Annotations</w:t>
        </w:r>
        <w:r>
          <w:rPr>
            <w:noProof/>
            <w:webHidden/>
          </w:rPr>
          <w:tab/>
        </w:r>
        <w:r>
          <w:rPr>
            <w:noProof/>
            <w:webHidden/>
          </w:rPr>
          <w:fldChar w:fldCharType="begin"/>
        </w:r>
        <w:r>
          <w:rPr>
            <w:noProof/>
            <w:webHidden/>
          </w:rPr>
          <w:instrText xml:space="preserve"> PAGEREF _Toc219440931 \h </w:instrText>
        </w:r>
        <w:r>
          <w:rPr>
            <w:noProof/>
            <w:webHidden/>
          </w:rPr>
        </w:r>
        <w:r>
          <w:rPr>
            <w:noProof/>
            <w:webHidden/>
          </w:rPr>
          <w:fldChar w:fldCharType="separate"/>
        </w:r>
        <w:r w:rsidR="00F64D18">
          <w:rPr>
            <w:noProof/>
            <w:webHidden/>
          </w:rPr>
          <w:t>28</w:t>
        </w:r>
        <w:r>
          <w:rPr>
            <w:noProof/>
            <w:webHidden/>
          </w:rPr>
          <w:fldChar w:fldCharType="end"/>
        </w:r>
      </w:hyperlink>
    </w:p>
    <w:p w14:paraId="14627663" w14:textId="4F98D0F9"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32" w:history="1">
        <w:r w:rsidRPr="00553D9E">
          <w:rPr>
            <w:rStyle w:val="Hyperlink"/>
            <w:rFonts w:eastAsia="Times New Roman"/>
            <w:noProof/>
          </w:rPr>
          <w:t>7.1.1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Property Binding Syntax</w:t>
        </w:r>
        <w:r>
          <w:rPr>
            <w:noProof/>
            <w:webHidden/>
          </w:rPr>
          <w:tab/>
        </w:r>
        <w:r>
          <w:rPr>
            <w:noProof/>
            <w:webHidden/>
          </w:rPr>
          <w:fldChar w:fldCharType="begin"/>
        </w:r>
        <w:r>
          <w:rPr>
            <w:noProof/>
            <w:webHidden/>
          </w:rPr>
          <w:instrText xml:space="preserve"> PAGEREF _Toc219440932 \h </w:instrText>
        </w:r>
        <w:r>
          <w:rPr>
            <w:noProof/>
            <w:webHidden/>
          </w:rPr>
        </w:r>
        <w:r>
          <w:rPr>
            <w:noProof/>
            <w:webHidden/>
          </w:rPr>
          <w:fldChar w:fldCharType="separate"/>
        </w:r>
        <w:r w:rsidR="00F64D18">
          <w:rPr>
            <w:noProof/>
            <w:webHidden/>
          </w:rPr>
          <w:t>29</w:t>
        </w:r>
        <w:r>
          <w:rPr>
            <w:noProof/>
            <w:webHidden/>
          </w:rPr>
          <w:fldChar w:fldCharType="end"/>
        </w:r>
      </w:hyperlink>
    </w:p>
    <w:p w14:paraId="20647B39" w14:textId="2DDB725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33" w:history="1">
        <w:r w:rsidRPr="00553D9E">
          <w:rPr>
            <w:rStyle w:val="Hyperlink"/>
            <w:rFonts w:eastAsia="Times New Roman"/>
            <w:noProof/>
          </w:rPr>
          <w:t>7.1.2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Empty String as a Representation Property Value</w:t>
        </w:r>
        <w:r>
          <w:rPr>
            <w:noProof/>
            <w:webHidden/>
          </w:rPr>
          <w:tab/>
        </w:r>
        <w:r>
          <w:rPr>
            <w:noProof/>
            <w:webHidden/>
          </w:rPr>
          <w:fldChar w:fldCharType="begin"/>
        </w:r>
        <w:r>
          <w:rPr>
            <w:noProof/>
            <w:webHidden/>
          </w:rPr>
          <w:instrText xml:space="preserve"> PAGEREF _Toc219440933 \h </w:instrText>
        </w:r>
        <w:r>
          <w:rPr>
            <w:noProof/>
            <w:webHidden/>
          </w:rPr>
        </w:r>
        <w:r>
          <w:rPr>
            <w:noProof/>
            <w:webHidden/>
          </w:rPr>
          <w:fldChar w:fldCharType="separate"/>
        </w:r>
        <w:r w:rsidR="00F64D18">
          <w:rPr>
            <w:noProof/>
            <w:webHidden/>
          </w:rPr>
          <w:t>31</w:t>
        </w:r>
        <w:r>
          <w:rPr>
            <w:noProof/>
            <w:webHidden/>
          </w:rPr>
          <w:fldChar w:fldCharType="end"/>
        </w:r>
      </w:hyperlink>
    </w:p>
    <w:p w14:paraId="49D80995" w14:textId="778F741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34" w:history="1">
        <w:r w:rsidRPr="00553D9E">
          <w:rPr>
            <w:rStyle w:val="Hyperlink"/>
            <w:noProof/>
          </w:rPr>
          <w:t>7.2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dfdl:defineFormat - Reusable Data Format Definitions</w:t>
        </w:r>
        <w:r>
          <w:rPr>
            <w:noProof/>
            <w:webHidden/>
          </w:rPr>
          <w:tab/>
        </w:r>
        <w:r>
          <w:rPr>
            <w:noProof/>
            <w:webHidden/>
          </w:rPr>
          <w:fldChar w:fldCharType="begin"/>
        </w:r>
        <w:r>
          <w:rPr>
            <w:noProof/>
            <w:webHidden/>
          </w:rPr>
          <w:instrText xml:space="preserve"> PAGEREF _Toc219440934 \h </w:instrText>
        </w:r>
        <w:r>
          <w:rPr>
            <w:noProof/>
            <w:webHidden/>
          </w:rPr>
        </w:r>
        <w:r>
          <w:rPr>
            <w:noProof/>
            <w:webHidden/>
          </w:rPr>
          <w:fldChar w:fldCharType="separate"/>
        </w:r>
        <w:r w:rsidR="00F64D18">
          <w:rPr>
            <w:noProof/>
            <w:webHidden/>
          </w:rPr>
          <w:t>31</w:t>
        </w:r>
        <w:r>
          <w:rPr>
            <w:noProof/>
            <w:webHidden/>
          </w:rPr>
          <w:fldChar w:fldCharType="end"/>
        </w:r>
      </w:hyperlink>
    </w:p>
    <w:p w14:paraId="7FF464BA" w14:textId="4A520A2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35" w:history="1">
        <w:r w:rsidRPr="00553D9E">
          <w:rPr>
            <w:rStyle w:val="Hyperlink"/>
            <w:rFonts w:eastAsia="Times New Roman"/>
            <w:noProof/>
          </w:rPr>
          <w:t>7.2.1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Using/Referencing a Named Format Definition: The dfdl:ref Property</w:t>
        </w:r>
        <w:r>
          <w:rPr>
            <w:noProof/>
            <w:webHidden/>
          </w:rPr>
          <w:tab/>
        </w:r>
        <w:r>
          <w:rPr>
            <w:noProof/>
            <w:webHidden/>
          </w:rPr>
          <w:fldChar w:fldCharType="begin"/>
        </w:r>
        <w:r>
          <w:rPr>
            <w:noProof/>
            <w:webHidden/>
          </w:rPr>
          <w:instrText xml:space="preserve"> PAGEREF _Toc219440935 \h </w:instrText>
        </w:r>
        <w:r>
          <w:rPr>
            <w:noProof/>
            <w:webHidden/>
          </w:rPr>
        </w:r>
        <w:r>
          <w:rPr>
            <w:noProof/>
            <w:webHidden/>
          </w:rPr>
          <w:fldChar w:fldCharType="separate"/>
        </w:r>
        <w:r w:rsidR="00F64D18">
          <w:rPr>
            <w:noProof/>
            <w:webHidden/>
          </w:rPr>
          <w:t>31</w:t>
        </w:r>
        <w:r>
          <w:rPr>
            <w:noProof/>
            <w:webHidden/>
          </w:rPr>
          <w:fldChar w:fldCharType="end"/>
        </w:r>
      </w:hyperlink>
    </w:p>
    <w:p w14:paraId="5DC93E56" w14:textId="673D970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36" w:history="1">
        <w:r w:rsidRPr="00553D9E">
          <w:rPr>
            <w:rStyle w:val="Hyperlink"/>
            <w:rFonts w:eastAsia="Times New Roman"/>
            <w:noProof/>
          </w:rPr>
          <w:t>7.2.2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Inheritance for dfdl:defineFormat</w:t>
        </w:r>
        <w:r>
          <w:rPr>
            <w:noProof/>
            <w:webHidden/>
          </w:rPr>
          <w:tab/>
        </w:r>
        <w:r>
          <w:rPr>
            <w:noProof/>
            <w:webHidden/>
          </w:rPr>
          <w:fldChar w:fldCharType="begin"/>
        </w:r>
        <w:r>
          <w:rPr>
            <w:noProof/>
            <w:webHidden/>
          </w:rPr>
          <w:instrText xml:space="preserve"> PAGEREF _Toc219440936 \h </w:instrText>
        </w:r>
        <w:r>
          <w:rPr>
            <w:noProof/>
            <w:webHidden/>
          </w:rPr>
        </w:r>
        <w:r>
          <w:rPr>
            <w:noProof/>
            <w:webHidden/>
          </w:rPr>
          <w:fldChar w:fldCharType="separate"/>
        </w:r>
        <w:r w:rsidR="00F64D18">
          <w:rPr>
            <w:noProof/>
            <w:webHidden/>
          </w:rPr>
          <w:t>32</w:t>
        </w:r>
        <w:r>
          <w:rPr>
            <w:noProof/>
            <w:webHidden/>
          </w:rPr>
          <w:fldChar w:fldCharType="end"/>
        </w:r>
      </w:hyperlink>
    </w:p>
    <w:p w14:paraId="0C69525F" w14:textId="77872EE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37" w:history="1">
        <w:r w:rsidRPr="00553D9E">
          <w:rPr>
            <w:rStyle w:val="Hyperlink"/>
            <w:noProof/>
          </w:rPr>
          <w:t>7.3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dfdl:defineEscapeScheme Defining Annotation Element</w:t>
        </w:r>
        <w:r>
          <w:rPr>
            <w:noProof/>
            <w:webHidden/>
          </w:rPr>
          <w:tab/>
        </w:r>
        <w:r>
          <w:rPr>
            <w:noProof/>
            <w:webHidden/>
          </w:rPr>
          <w:fldChar w:fldCharType="begin"/>
        </w:r>
        <w:r>
          <w:rPr>
            <w:noProof/>
            <w:webHidden/>
          </w:rPr>
          <w:instrText xml:space="preserve"> PAGEREF _Toc219440937 \h </w:instrText>
        </w:r>
        <w:r>
          <w:rPr>
            <w:noProof/>
            <w:webHidden/>
          </w:rPr>
        </w:r>
        <w:r>
          <w:rPr>
            <w:noProof/>
            <w:webHidden/>
          </w:rPr>
          <w:fldChar w:fldCharType="separate"/>
        </w:r>
        <w:r w:rsidR="00F64D18">
          <w:rPr>
            <w:noProof/>
            <w:webHidden/>
          </w:rPr>
          <w:t>32</w:t>
        </w:r>
        <w:r>
          <w:rPr>
            <w:noProof/>
            <w:webHidden/>
          </w:rPr>
          <w:fldChar w:fldCharType="end"/>
        </w:r>
      </w:hyperlink>
    </w:p>
    <w:p w14:paraId="3F89B3EB" w14:textId="36460A63"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38" w:history="1">
        <w:r w:rsidRPr="00553D9E">
          <w:rPr>
            <w:rStyle w:val="Hyperlink"/>
            <w:rFonts w:eastAsia="Times New Roman"/>
            <w:noProof/>
          </w:rPr>
          <w:t>7.3.1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Using/Referencing a Named escapeScheme Definition</w:t>
        </w:r>
        <w:r>
          <w:rPr>
            <w:noProof/>
            <w:webHidden/>
          </w:rPr>
          <w:tab/>
        </w:r>
        <w:r>
          <w:rPr>
            <w:noProof/>
            <w:webHidden/>
          </w:rPr>
          <w:fldChar w:fldCharType="begin"/>
        </w:r>
        <w:r>
          <w:rPr>
            <w:noProof/>
            <w:webHidden/>
          </w:rPr>
          <w:instrText xml:space="preserve"> PAGEREF _Toc219440938 \h </w:instrText>
        </w:r>
        <w:r>
          <w:rPr>
            <w:noProof/>
            <w:webHidden/>
          </w:rPr>
        </w:r>
        <w:r>
          <w:rPr>
            <w:noProof/>
            <w:webHidden/>
          </w:rPr>
          <w:fldChar w:fldCharType="separate"/>
        </w:r>
        <w:r w:rsidR="00F64D18">
          <w:rPr>
            <w:noProof/>
            <w:webHidden/>
          </w:rPr>
          <w:t>33</w:t>
        </w:r>
        <w:r>
          <w:rPr>
            <w:noProof/>
            <w:webHidden/>
          </w:rPr>
          <w:fldChar w:fldCharType="end"/>
        </w:r>
      </w:hyperlink>
    </w:p>
    <w:p w14:paraId="20C81B0F" w14:textId="4FC6BD4E"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39" w:history="1">
        <w:r w:rsidRPr="00553D9E">
          <w:rPr>
            <w:rStyle w:val="Hyperlink"/>
            <w:noProof/>
          </w:rPr>
          <w:t>7.4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dfdl:escapeScheme Annotation Element</w:t>
        </w:r>
        <w:r>
          <w:rPr>
            <w:noProof/>
            <w:webHidden/>
          </w:rPr>
          <w:tab/>
        </w:r>
        <w:r>
          <w:rPr>
            <w:noProof/>
            <w:webHidden/>
          </w:rPr>
          <w:fldChar w:fldCharType="begin"/>
        </w:r>
        <w:r>
          <w:rPr>
            <w:noProof/>
            <w:webHidden/>
          </w:rPr>
          <w:instrText xml:space="preserve"> PAGEREF _Toc219440939 \h </w:instrText>
        </w:r>
        <w:r>
          <w:rPr>
            <w:noProof/>
            <w:webHidden/>
          </w:rPr>
        </w:r>
        <w:r>
          <w:rPr>
            <w:noProof/>
            <w:webHidden/>
          </w:rPr>
          <w:fldChar w:fldCharType="separate"/>
        </w:r>
        <w:r w:rsidR="00F64D18">
          <w:rPr>
            <w:noProof/>
            <w:webHidden/>
          </w:rPr>
          <w:t>33</w:t>
        </w:r>
        <w:r>
          <w:rPr>
            <w:noProof/>
            <w:webHidden/>
          </w:rPr>
          <w:fldChar w:fldCharType="end"/>
        </w:r>
      </w:hyperlink>
    </w:p>
    <w:p w14:paraId="37C2DC60" w14:textId="7FE7C74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40" w:history="1">
        <w:r w:rsidRPr="00553D9E">
          <w:rPr>
            <w:rStyle w:val="Hyperlink"/>
            <w:noProof/>
          </w:rPr>
          <w:t>7.5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dfdl:assert Statement Annotation Element</w:t>
        </w:r>
        <w:r>
          <w:rPr>
            <w:noProof/>
            <w:webHidden/>
          </w:rPr>
          <w:tab/>
        </w:r>
        <w:r>
          <w:rPr>
            <w:noProof/>
            <w:webHidden/>
          </w:rPr>
          <w:fldChar w:fldCharType="begin"/>
        </w:r>
        <w:r>
          <w:rPr>
            <w:noProof/>
            <w:webHidden/>
          </w:rPr>
          <w:instrText xml:space="preserve"> PAGEREF _Toc219440940 \h </w:instrText>
        </w:r>
        <w:r>
          <w:rPr>
            <w:noProof/>
            <w:webHidden/>
          </w:rPr>
        </w:r>
        <w:r>
          <w:rPr>
            <w:noProof/>
            <w:webHidden/>
          </w:rPr>
          <w:fldChar w:fldCharType="separate"/>
        </w:r>
        <w:r w:rsidR="00F64D18">
          <w:rPr>
            <w:noProof/>
            <w:webHidden/>
          </w:rPr>
          <w:t>33</w:t>
        </w:r>
        <w:r>
          <w:rPr>
            <w:noProof/>
            <w:webHidden/>
          </w:rPr>
          <w:fldChar w:fldCharType="end"/>
        </w:r>
      </w:hyperlink>
    </w:p>
    <w:p w14:paraId="498D251E" w14:textId="5C4E2B0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41" w:history="1">
        <w:r w:rsidRPr="00553D9E">
          <w:rPr>
            <w:rStyle w:val="Hyperlink"/>
            <w:rFonts w:eastAsia="Times New Roman"/>
            <w:noProof/>
          </w:rPr>
          <w:t>7.5.1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Properties for dfdl:assert</w:t>
        </w:r>
        <w:r>
          <w:rPr>
            <w:noProof/>
            <w:webHidden/>
          </w:rPr>
          <w:tab/>
        </w:r>
        <w:r>
          <w:rPr>
            <w:noProof/>
            <w:webHidden/>
          </w:rPr>
          <w:fldChar w:fldCharType="begin"/>
        </w:r>
        <w:r>
          <w:rPr>
            <w:noProof/>
            <w:webHidden/>
          </w:rPr>
          <w:instrText xml:space="preserve"> PAGEREF _Toc219440941 \h </w:instrText>
        </w:r>
        <w:r>
          <w:rPr>
            <w:noProof/>
            <w:webHidden/>
          </w:rPr>
        </w:r>
        <w:r>
          <w:rPr>
            <w:noProof/>
            <w:webHidden/>
          </w:rPr>
          <w:fldChar w:fldCharType="separate"/>
        </w:r>
        <w:r w:rsidR="00F64D18">
          <w:rPr>
            <w:noProof/>
            <w:webHidden/>
          </w:rPr>
          <w:t>33</w:t>
        </w:r>
        <w:r>
          <w:rPr>
            <w:noProof/>
            <w:webHidden/>
          </w:rPr>
          <w:fldChar w:fldCharType="end"/>
        </w:r>
      </w:hyperlink>
    </w:p>
    <w:p w14:paraId="46D5CC5C" w14:textId="6F18FED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42" w:history="1">
        <w:r w:rsidRPr="00553D9E">
          <w:rPr>
            <w:rStyle w:val="Hyperlink"/>
            <w:noProof/>
          </w:rPr>
          <w:t>7.6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dfdl:discriminator Statement Annotation Element</w:t>
        </w:r>
        <w:r>
          <w:rPr>
            <w:noProof/>
            <w:webHidden/>
          </w:rPr>
          <w:tab/>
        </w:r>
        <w:r>
          <w:rPr>
            <w:noProof/>
            <w:webHidden/>
          </w:rPr>
          <w:fldChar w:fldCharType="begin"/>
        </w:r>
        <w:r>
          <w:rPr>
            <w:noProof/>
            <w:webHidden/>
          </w:rPr>
          <w:instrText xml:space="preserve"> PAGEREF _Toc219440942 \h </w:instrText>
        </w:r>
        <w:r>
          <w:rPr>
            <w:noProof/>
            <w:webHidden/>
          </w:rPr>
        </w:r>
        <w:r>
          <w:rPr>
            <w:noProof/>
            <w:webHidden/>
          </w:rPr>
          <w:fldChar w:fldCharType="separate"/>
        </w:r>
        <w:r w:rsidR="00F64D18">
          <w:rPr>
            <w:noProof/>
            <w:webHidden/>
          </w:rPr>
          <w:t>36</w:t>
        </w:r>
        <w:r>
          <w:rPr>
            <w:noProof/>
            <w:webHidden/>
          </w:rPr>
          <w:fldChar w:fldCharType="end"/>
        </w:r>
      </w:hyperlink>
    </w:p>
    <w:p w14:paraId="130DC4CF" w14:textId="513CD51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43" w:history="1">
        <w:r w:rsidRPr="00553D9E">
          <w:rPr>
            <w:rStyle w:val="Hyperlink"/>
            <w:rFonts w:eastAsia="Times New Roman"/>
            <w:noProof/>
          </w:rPr>
          <w:t>7.6.1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Properties for dfdl:discriminator</w:t>
        </w:r>
        <w:r>
          <w:rPr>
            <w:noProof/>
            <w:webHidden/>
          </w:rPr>
          <w:tab/>
        </w:r>
        <w:r>
          <w:rPr>
            <w:noProof/>
            <w:webHidden/>
          </w:rPr>
          <w:fldChar w:fldCharType="begin"/>
        </w:r>
        <w:r>
          <w:rPr>
            <w:noProof/>
            <w:webHidden/>
          </w:rPr>
          <w:instrText xml:space="preserve"> PAGEREF _Toc219440943 \h </w:instrText>
        </w:r>
        <w:r>
          <w:rPr>
            <w:noProof/>
            <w:webHidden/>
          </w:rPr>
        </w:r>
        <w:r>
          <w:rPr>
            <w:noProof/>
            <w:webHidden/>
          </w:rPr>
          <w:fldChar w:fldCharType="separate"/>
        </w:r>
        <w:r w:rsidR="00F64D18">
          <w:rPr>
            <w:noProof/>
            <w:webHidden/>
          </w:rPr>
          <w:t>37</w:t>
        </w:r>
        <w:r>
          <w:rPr>
            <w:noProof/>
            <w:webHidden/>
          </w:rPr>
          <w:fldChar w:fldCharType="end"/>
        </w:r>
      </w:hyperlink>
    </w:p>
    <w:p w14:paraId="1243F572" w14:textId="3CFC1EBE"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44" w:history="1">
        <w:r w:rsidRPr="00553D9E">
          <w:rPr>
            <w:rStyle w:val="Hyperlink"/>
            <w:noProof/>
          </w:rPr>
          <w:t>7.7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Variable Annotations</w:t>
        </w:r>
        <w:r>
          <w:rPr>
            <w:noProof/>
            <w:webHidden/>
          </w:rPr>
          <w:tab/>
        </w:r>
        <w:r>
          <w:rPr>
            <w:noProof/>
            <w:webHidden/>
          </w:rPr>
          <w:fldChar w:fldCharType="begin"/>
        </w:r>
        <w:r>
          <w:rPr>
            <w:noProof/>
            <w:webHidden/>
          </w:rPr>
          <w:instrText xml:space="preserve"> PAGEREF _Toc219440944 \h </w:instrText>
        </w:r>
        <w:r>
          <w:rPr>
            <w:noProof/>
            <w:webHidden/>
          </w:rPr>
        </w:r>
        <w:r>
          <w:rPr>
            <w:noProof/>
            <w:webHidden/>
          </w:rPr>
          <w:fldChar w:fldCharType="separate"/>
        </w:r>
        <w:r w:rsidR="00F64D18">
          <w:rPr>
            <w:noProof/>
            <w:webHidden/>
          </w:rPr>
          <w:t>39</w:t>
        </w:r>
        <w:r>
          <w:rPr>
            <w:noProof/>
            <w:webHidden/>
          </w:rPr>
          <w:fldChar w:fldCharType="end"/>
        </w:r>
      </w:hyperlink>
    </w:p>
    <w:p w14:paraId="542BCB63" w14:textId="7511BB0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45" w:history="1">
        <w:r w:rsidRPr="00553D9E">
          <w:rPr>
            <w:rStyle w:val="Hyperlink"/>
            <w:rFonts w:eastAsia="Times New Roman"/>
            <w:noProof/>
          </w:rPr>
          <w:t>7.7.1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dfdl:defineVariable Annotation Element</w:t>
        </w:r>
        <w:r>
          <w:rPr>
            <w:noProof/>
            <w:webHidden/>
          </w:rPr>
          <w:tab/>
        </w:r>
        <w:r>
          <w:rPr>
            <w:noProof/>
            <w:webHidden/>
          </w:rPr>
          <w:fldChar w:fldCharType="begin"/>
        </w:r>
        <w:r>
          <w:rPr>
            <w:noProof/>
            <w:webHidden/>
          </w:rPr>
          <w:instrText xml:space="preserve"> PAGEREF _Toc219440945 \h </w:instrText>
        </w:r>
        <w:r>
          <w:rPr>
            <w:noProof/>
            <w:webHidden/>
          </w:rPr>
        </w:r>
        <w:r>
          <w:rPr>
            <w:noProof/>
            <w:webHidden/>
          </w:rPr>
          <w:fldChar w:fldCharType="separate"/>
        </w:r>
        <w:r w:rsidR="00F64D18">
          <w:rPr>
            <w:noProof/>
            <w:webHidden/>
          </w:rPr>
          <w:t>40</w:t>
        </w:r>
        <w:r>
          <w:rPr>
            <w:noProof/>
            <w:webHidden/>
          </w:rPr>
          <w:fldChar w:fldCharType="end"/>
        </w:r>
      </w:hyperlink>
    </w:p>
    <w:p w14:paraId="2F267EEA" w14:textId="70329E6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46" w:history="1">
        <w:r w:rsidRPr="00553D9E">
          <w:rPr>
            <w:rStyle w:val="Hyperlink"/>
            <w:rFonts w:eastAsia="Times New Roman"/>
            <w:noProof/>
          </w:rPr>
          <w:t>7.7.2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The dfdl:newVariableInstance Statement Annotation Element</w:t>
        </w:r>
        <w:r>
          <w:rPr>
            <w:noProof/>
            <w:webHidden/>
          </w:rPr>
          <w:tab/>
        </w:r>
        <w:r>
          <w:rPr>
            <w:noProof/>
            <w:webHidden/>
          </w:rPr>
          <w:fldChar w:fldCharType="begin"/>
        </w:r>
        <w:r>
          <w:rPr>
            <w:noProof/>
            <w:webHidden/>
          </w:rPr>
          <w:instrText xml:space="preserve"> PAGEREF _Toc219440946 \h </w:instrText>
        </w:r>
        <w:r>
          <w:rPr>
            <w:noProof/>
            <w:webHidden/>
          </w:rPr>
        </w:r>
        <w:r>
          <w:rPr>
            <w:noProof/>
            <w:webHidden/>
          </w:rPr>
          <w:fldChar w:fldCharType="separate"/>
        </w:r>
        <w:r w:rsidR="00F64D18">
          <w:rPr>
            <w:noProof/>
            <w:webHidden/>
          </w:rPr>
          <w:t>41</w:t>
        </w:r>
        <w:r>
          <w:rPr>
            <w:noProof/>
            <w:webHidden/>
          </w:rPr>
          <w:fldChar w:fldCharType="end"/>
        </w:r>
      </w:hyperlink>
    </w:p>
    <w:p w14:paraId="72DFAAB3" w14:textId="74F7DBD9"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47" w:history="1">
        <w:r w:rsidRPr="00553D9E">
          <w:rPr>
            <w:rStyle w:val="Hyperlink"/>
            <w:rFonts w:eastAsia="Times New Roman"/>
            <w:noProof/>
          </w:rPr>
          <w:t>7.7.3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The dfdl:setVariable Statement Annotation Element</w:t>
        </w:r>
        <w:r>
          <w:rPr>
            <w:noProof/>
            <w:webHidden/>
          </w:rPr>
          <w:tab/>
        </w:r>
        <w:r>
          <w:rPr>
            <w:noProof/>
            <w:webHidden/>
          </w:rPr>
          <w:fldChar w:fldCharType="begin"/>
        </w:r>
        <w:r>
          <w:rPr>
            <w:noProof/>
            <w:webHidden/>
          </w:rPr>
          <w:instrText xml:space="preserve"> PAGEREF _Toc219440947 \h </w:instrText>
        </w:r>
        <w:r>
          <w:rPr>
            <w:noProof/>
            <w:webHidden/>
          </w:rPr>
        </w:r>
        <w:r>
          <w:rPr>
            <w:noProof/>
            <w:webHidden/>
          </w:rPr>
          <w:fldChar w:fldCharType="separate"/>
        </w:r>
        <w:r w:rsidR="00F64D18">
          <w:rPr>
            <w:noProof/>
            <w:webHidden/>
          </w:rPr>
          <w:t>42</w:t>
        </w:r>
        <w:r>
          <w:rPr>
            <w:noProof/>
            <w:webHidden/>
          </w:rPr>
          <w:fldChar w:fldCharType="end"/>
        </w:r>
      </w:hyperlink>
    </w:p>
    <w:p w14:paraId="09A4911D" w14:textId="3DBFFB4D"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48" w:history="1">
        <w:r w:rsidRPr="00553D9E">
          <w:rPr>
            <w:rStyle w:val="Hyperlink"/>
            <w:noProof/>
          </w:rPr>
          <w:t>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Property Scoping and DFDL Schema Checking</w:t>
        </w:r>
        <w:r>
          <w:rPr>
            <w:noProof/>
            <w:webHidden/>
          </w:rPr>
          <w:tab/>
        </w:r>
        <w:r>
          <w:rPr>
            <w:noProof/>
            <w:webHidden/>
          </w:rPr>
          <w:fldChar w:fldCharType="begin"/>
        </w:r>
        <w:r>
          <w:rPr>
            <w:noProof/>
            <w:webHidden/>
          </w:rPr>
          <w:instrText xml:space="preserve"> PAGEREF _Toc219440948 \h </w:instrText>
        </w:r>
        <w:r>
          <w:rPr>
            <w:noProof/>
            <w:webHidden/>
          </w:rPr>
        </w:r>
        <w:r>
          <w:rPr>
            <w:noProof/>
            <w:webHidden/>
          </w:rPr>
          <w:fldChar w:fldCharType="separate"/>
        </w:r>
        <w:r w:rsidR="00F64D18">
          <w:rPr>
            <w:noProof/>
            <w:webHidden/>
          </w:rPr>
          <w:t>44</w:t>
        </w:r>
        <w:r>
          <w:rPr>
            <w:noProof/>
            <w:webHidden/>
          </w:rPr>
          <w:fldChar w:fldCharType="end"/>
        </w:r>
      </w:hyperlink>
    </w:p>
    <w:p w14:paraId="095FB139" w14:textId="4BD54FE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49" w:history="1">
        <w:r w:rsidRPr="00553D9E">
          <w:rPr>
            <w:rStyle w:val="Hyperlink"/>
            <w:noProof/>
          </w:rPr>
          <w:t>8.1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Property Scoping</w:t>
        </w:r>
        <w:r>
          <w:rPr>
            <w:noProof/>
            <w:webHidden/>
          </w:rPr>
          <w:tab/>
        </w:r>
        <w:r>
          <w:rPr>
            <w:noProof/>
            <w:webHidden/>
          </w:rPr>
          <w:fldChar w:fldCharType="begin"/>
        </w:r>
        <w:r>
          <w:rPr>
            <w:noProof/>
            <w:webHidden/>
          </w:rPr>
          <w:instrText xml:space="preserve"> PAGEREF _Toc219440949 \h </w:instrText>
        </w:r>
        <w:r>
          <w:rPr>
            <w:noProof/>
            <w:webHidden/>
          </w:rPr>
        </w:r>
        <w:r>
          <w:rPr>
            <w:noProof/>
            <w:webHidden/>
          </w:rPr>
          <w:fldChar w:fldCharType="separate"/>
        </w:r>
        <w:r w:rsidR="00F64D18">
          <w:rPr>
            <w:noProof/>
            <w:webHidden/>
          </w:rPr>
          <w:t>44</w:t>
        </w:r>
        <w:r>
          <w:rPr>
            <w:noProof/>
            <w:webHidden/>
          </w:rPr>
          <w:fldChar w:fldCharType="end"/>
        </w:r>
      </w:hyperlink>
    </w:p>
    <w:p w14:paraId="371E8736" w14:textId="591B359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0" w:history="1">
        <w:r w:rsidRPr="00553D9E">
          <w:rPr>
            <w:rStyle w:val="Hyperlink"/>
            <w:noProof/>
          </w:rPr>
          <w:t>8.1.1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Property Scoping Rules</w:t>
        </w:r>
        <w:r>
          <w:rPr>
            <w:noProof/>
            <w:webHidden/>
          </w:rPr>
          <w:tab/>
        </w:r>
        <w:r>
          <w:rPr>
            <w:noProof/>
            <w:webHidden/>
          </w:rPr>
          <w:fldChar w:fldCharType="begin"/>
        </w:r>
        <w:r>
          <w:rPr>
            <w:noProof/>
            <w:webHidden/>
          </w:rPr>
          <w:instrText xml:space="preserve"> PAGEREF _Toc219440950 \h </w:instrText>
        </w:r>
        <w:r>
          <w:rPr>
            <w:noProof/>
            <w:webHidden/>
          </w:rPr>
        </w:r>
        <w:r>
          <w:rPr>
            <w:noProof/>
            <w:webHidden/>
          </w:rPr>
          <w:fldChar w:fldCharType="separate"/>
        </w:r>
        <w:r w:rsidR="00F64D18">
          <w:rPr>
            <w:noProof/>
            <w:webHidden/>
          </w:rPr>
          <w:t>44</w:t>
        </w:r>
        <w:r>
          <w:rPr>
            <w:noProof/>
            <w:webHidden/>
          </w:rPr>
          <w:fldChar w:fldCharType="end"/>
        </w:r>
      </w:hyperlink>
    </w:p>
    <w:p w14:paraId="2936029A" w14:textId="76C560E9"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1" w:history="1">
        <w:r w:rsidRPr="00553D9E">
          <w:rPr>
            <w:rStyle w:val="Hyperlink"/>
            <w:noProof/>
          </w:rPr>
          <w:t>8.1.2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Providing Defaults for DFDL properties</w:t>
        </w:r>
        <w:r>
          <w:rPr>
            <w:noProof/>
            <w:webHidden/>
          </w:rPr>
          <w:tab/>
        </w:r>
        <w:r>
          <w:rPr>
            <w:noProof/>
            <w:webHidden/>
          </w:rPr>
          <w:fldChar w:fldCharType="begin"/>
        </w:r>
        <w:r>
          <w:rPr>
            <w:noProof/>
            <w:webHidden/>
          </w:rPr>
          <w:instrText xml:space="preserve"> PAGEREF _Toc219440951 \h </w:instrText>
        </w:r>
        <w:r>
          <w:rPr>
            <w:noProof/>
            <w:webHidden/>
          </w:rPr>
        </w:r>
        <w:r>
          <w:rPr>
            <w:noProof/>
            <w:webHidden/>
          </w:rPr>
          <w:fldChar w:fldCharType="separate"/>
        </w:r>
        <w:r w:rsidR="00F64D18">
          <w:rPr>
            <w:noProof/>
            <w:webHidden/>
          </w:rPr>
          <w:t>44</w:t>
        </w:r>
        <w:r>
          <w:rPr>
            <w:noProof/>
            <w:webHidden/>
          </w:rPr>
          <w:fldChar w:fldCharType="end"/>
        </w:r>
      </w:hyperlink>
    </w:p>
    <w:p w14:paraId="180E9B93" w14:textId="16193733"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2" w:history="1">
        <w:r w:rsidRPr="00553D9E">
          <w:rPr>
            <w:rStyle w:val="Hyperlink"/>
            <w:noProof/>
          </w:rPr>
          <w:t>8.1.3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Combining DFDL Representation Properties from a dfdl:defineFormat</w:t>
        </w:r>
        <w:r>
          <w:rPr>
            <w:noProof/>
            <w:webHidden/>
          </w:rPr>
          <w:tab/>
        </w:r>
        <w:r>
          <w:rPr>
            <w:noProof/>
            <w:webHidden/>
          </w:rPr>
          <w:fldChar w:fldCharType="begin"/>
        </w:r>
        <w:r>
          <w:rPr>
            <w:noProof/>
            <w:webHidden/>
          </w:rPr>
          <w:instrText xml:space="preserve"> PAGEREF _Toc219440952 \h </w:instrText>
        </w:r>
        <w:r>
          <w:rPr>
            <w:noProof/>
            <w:webHidden/>
          </w:rPr>
        </w:r>
        <w:r>
          <w:rPr>
            <w:noProof/>
            <w:webHidden/>
          </w:rPr>
          <w:fldChar w:fldCharType="separate"/>
        </w:r>
        <w:r w:rsidR="00F64D18">
          <w:rPr>
            <w:noProof/>
            <w:webHidden/>
          </w:rPr>
          <w:t>45</w:t>
        </w:r>
        <w:r>
          <w:rPr>
            <w:noProof/>
            <w:webHidden/>
          </w:rPr>
          <w:fldChar w:fldCharType="end"/>
        </w:r>
      </w:hyperlink>
    </w:p>
    <w:p w14:paraId="037310C7" w14:textId="065F5D7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3" w:history="1">
        <w:r w:rsidRPr="00553D9E">
          <w:rPr>
            <w:rStyle w:val="Hyperlink"/>
            <w:noProof/>
          </w:rPr>
          <w:t>8.1.4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Combining DFDL Properties from References</w:t>
        </w:r>
        <w:r>
          <w:rPr>
            <w:noProof/>
            <w:webHidden/>
          </w:rPr>
          <w:tab/>
        </w:r>
        <w:r>
          <w:rPr>
            <w:noProof/>
            <w:webHidden/>
          </w:rPr>
          <w:fldChar w:fldCharType="begin"/>
        </w:r>
        <w:r>
          <w:rPr>
            <w:noProof/>
            <w:webHidden/>
          </w:rPr>
          <w:instrText xml:space="preserve"> PAGEREF _Toc219440953 \h </w:instrText>
        </w:r>
        <w:r>
          <w:rPr>
            <w:noProof/>
            <w:webHidden/>
          </w:rPr>
        </w:r>
        <w:r>
          <w:rPr>
            <w:noProof/>
            <w:webHidden/>
          </w:rPr>
          <w:fldChar w:fldCharType="separate"/>
        </w:r>
        <w:r w:rsidR="00F64D18">
          <w:rPr>
            <w:noProof/>
            <w:webHidden/>
          </w:rPr>
          <w:t>46</w:t>
        </w:r>
        <w:r>
          <w:rPr>
            <w:noProof/>
            <w:webHidden/>
          </w:rPr>
          <w:fldChar w:fldCharType="end"/>
        </w:r>
      </w:hyperlink>
    </w:p>
    <w:p w14:paraId="70574282" w14:textId="6CB6CE1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54" w:history="1">
        <w:r w:rsidRPr="00553D9E">
          <w:rPr>
            <w:rStyle w:val="Hyperlink"/>
            <w:noProof/>
          </w:rPr>
          <w:t>8.2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Schema Checking</w:t>
        </w:r>
        <w:r>
          <w:rPr>
            <w:noProof/>
            <w:webHidden/>
          </w:rPr>
          <w:tab/>
        </w:r>
        <w:r>
          <w:rPr>
            <w:noProof/>
            <w:webHidden/>
          </w:rPr>
          <w:fldChar w:fldCharType="begin"/>
        </w:r>
        <w:r>
          <w:rPr>
            <w:noProof/>
            <w:webHidden/>
          </w:rPr>
          <w:instrText xml:space="preserve"> PAGEREF _Toc219440954 \h </w:instrText>
        </w:r>
        <w:r>
          <w:rPr>
            <w:noProof/>
            <w:webHidden/>
          </w:rPr>
        </w:r>
        <w:r>
          <w:rPr>
            <w:noProof/>
            <w:webHidden/>
          </w:rPr>
          <w:fldChar w:fldCharType="separate"/>
        </w:r>
        <w:r w:rsidR="00F64D18">
          <w:rPr>
            <w:noProof/>
            <w:webHidden/>
          </w:rPr>
          <w:t>48</w:t>
        </w:r>
        <w:r>
          <w:rPr>
            <w:noProof/>
            <w:webHidden/>
          </w:rPr>
          <w:fldChar w:fldCharType="end"/>
        </w:r>
      </w:hyperlink>
    </w:p>
    <w:p w14:paraId="5E9F7979" w14:textId="4B8D7E6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5" w:history="1">
        <w:r w:rsidRPr="00553D9E">
          <w:rPr>
            <w:rStyle w:val="Hyperlink"/>
            <w:rFonts w:eastAsia="Times New Roman"/>
            <w:noProof/>
          </w:rPr>
          <w:t>8.2.1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Schema Component Constraint: Unique Particle Attribution</w:t>
        </w:r>
        <w:r>
          <w:rPr>
            <w:noProof/>
            <w:webHidden/>
          </w:rPr>
          <w:tab/>
        </w:r>
        <w:r>
          <w:rPr>
            <w:noProof/>
            <w:webHidden/>
          </w:rPr>
          <w:fldChar w:fldCharType="begin"/>
        </w:r>
        <w:r>
          <w:rPr>
            <w:noProof/>
            <w:webHidden/>
          </w:rPr>
          <w:instrText xml:space="preserve"> PAGEREF _Toc219440955 \h </w:instrText>
        </w:r>
        <w:r>
          <w:rPr>
            <w:noProof/>
            <w:webHidden/>
          </w:rPr>
        </w:r>
        <w:r>
          <w:rPr>
            <w:noProof/>
            <w:webHidden/>
          </w:rPr>
          <w:fldChar w:fldCharType="separate"/>
        </w:r>
        <w:r w:rsidR="00F64D18">
          <w:rPr>
            <w:noProof/>
            <w:webHidden/>
          </w:rPr>
          <w:t>48</w:t>
        </w:r>
        <w:r>
          <w:rPr>
            <w:noProof/>
            <w:webHidden/>
          </w:rPr>
          <w:fldChar w:fldCharType="end"/>
        </w:r>
      </w:hyperlink>
    </w:p>
    <w:p w14:paraId="270407BA" w14:textId="2CF5F3B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6" w:history="1">
        <w:r w:rsidRPr="00553D9E">
          <w:rPr>
            <w:rStyle w:val="Hyperlink"/>
            <w:noProof/>
          </w:rPr>
          <w:t>8.2.2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Optional Checks and Warnings</w:t>
        </w:r>
        <w:r>
          <w:rPr>
            <w:noProof/>
            <w:webHidden/>
          </w:rPr>
          <w:tab/>
        </w:r>
        <w:r>
          <w:rPr>
            <w:noProof/>
            <w:webHidden/>
          </w:rPr>
          <w:fldChar w:fldCharType="begin"/>
        </w:r>
        <w:r>
          <w:rPr>
            <w:noProof/>
            <w:webHidden/>
          </w:rPr>
          <w:instrText xml:space="preserve"> PAGEREF _Toc219440956 \h </w:instrText>
        </w:r>
        <w:r>
          <w:rPr>
            <w:noProof/>
            <w:webHidden/>
          </w:rPr>
        </w:r>
        <w:r>
          <w:rPr>
            <w:noProof/>
            <w:webHidden/>
          </w:rPr>
          <w:fldChar w:fldCharType="separate"/>
        </w:r>
        <w:r w:rsidR="00F64D18">
          <w:rPr>
            <w:noProof/>
            <w:webHidden/>
          </w:rPr>
          <w:t>49</w:t>
        </w:r>
        <w:r>
          <w:rPr>
            <w:noProof/>
            <w:webHidden/>
          </w:rPr>
          <w:fldChar w:fldCharType="end"/>
        </w:r>
      </w:hyperlink>
    </w:p>
    <w:p w14:paraId="60A92C35" w14:textId="479EC27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57" w:history="1">
        <w:r w:rsidRPr="00553D9E">
          <w:rPr>
            <w:rStyle w:val="Hyperlink"/>
            <w:noProof/>
          </w:rPr>
          <w:t>9</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Processing Introduction</w:t>
        </w:r>
        <w:r>
          <w:rPr>
            <w:noProof/>
            <w:webHidden/>
          </w:rPr>
          <w:tab/>
        </w:r>
        <w:r>
          <w:rPr>
            <w:noProof/>
            <w:webHidden/>
          </w:rPr>
          <w:fldChar w:fldCharType="begin"/>
        </w:r>
        <w:r>
          <w:rPr>
            <w:noProof/>
            <w:webHidden/>
          </w:rPr>
          <w:instrText xml:space="preserve"> PAGEREF _Toc219440957 \h </w:instrText>
        </w:r>
        <w:r>
          <w:rPr>
            <w:noProof/>
            <w:webHidden/>
          </w:rPr>
        </w:r>
        <w:r>
          <w:rPr>
            <w:noProof/>
            <w:webHidden/>
          </w:rPr>
          <w:fldChar w:fldCharType="separate"/>
        </w:r>
        <w:r w:rsidR="00F64D18">
          <w:rPr>
            <w:noProof/>
            <w:webHidden/>
          </w:rPr>
          <w:t>50</w:t>
        </w:r>
        <w:r>
          <w:rPr>
            <w:noProof/>
            <w:webHidden/>
          </w:rPr>
          <w:fldChar w:fldCharType="end"/>
        </w:r>
      </w:hyperlink>
    </w:p>
    <w:p w14:paraId="5511CB96" w14:textId="03F5F7FE"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58" w:history="1">
        <w:r w:rsidRPr="00553D9E">
          <w:rPr>
            <w:rStyle w:val="Hyperlink"/>
            <w:noProof/>
          </w:rPr>
          <w:t>9.1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Parser Overview</w:t>
        </w:r>
        <w:r>
          <w:rPr>
            <w:noProof/>
            <w:webHidden/>
          </w:rPr>
          <w:tab/>
        </w:r>
        <w:r>
          <w:rPr>
            <w:noProof/>
            <w:webHidden/>
          </w:rPr>
          <w:fldChar w:fldCharType="begin"/>
        </w:r>
        <w:r>
          <w:rPr>
            <w:noProof/>
            <w:webHidden/>
          </w:rPr>
          <w:instrText xml:space="preserve"> PAGEREF _Toc219440958 \h </w:instrText>
        </w:r>
        <w:r>
          <w:rPr>
            <w:noProof/>
            <w:webHidden/>
          </w:rPr>
        </w:r>
        <w:r>
          <w:rPr>
            <w:noProof/>
            <w:webHidden/>
          </w:rPr>
          <w:fldChar w:fldCharType="separate"/>
        </w:r>
        <w:r w:rsidR="00F64D18">
          <w:rPr>
            <w:noProof/>
            <w:webHidden/>
          </w:rPr>
          <w:t>50</w:t>
        </w:r>
        <w:r>
          <w:rPr>
            <w:noProof/>
            <w:webHidden/>
          </w:rPr>
          <w:fldChar w:fldCharType="end"/>
        </w:r>
      </w:hyperlink>
    </w:p>
    <w:p w14:paraId="26BC2DA2" w14:textId="69C4DC4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59" w:history="1">
        <w:r w:rsidRPr="00553D9E">
          <w:rPr>
            <w:rStyle w:val="Hyperlink"/>
            <w:noProof/>
          </w:rPr>
          <w:t>9.1.1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Points of Uncertainty</w:t>
        </w:r>
        <w:r>
          <w:rPr>
            <w:noProof/>
            <w:webHidden/>
          </w:rPr>
          <w:tab/>
        </w:r>
        <w:r>
          <w:rPr>
            <w:noProof/>
            <w:webHidden/>
          </w:rPr>
          <w:fldChar w:fldCharType="begin"/>
        </w:r>
        <w:r>
          <w:rPr>
            <w:noProof/>
            <w:webHidden/>
          </w:rPr>
          <w:instrText xml:space="preserve"> PAGEREF _Toc219440959 \h </w:instrText>
        </w:r>
        <w:r>
          <w:rPr>
            <w:noProof/>
            <w:webHidden/>
          </w:rPr>
        </w:r>
        <w:r>
          <w:rPr>
            <w:noProof/>
            <w:webHidden/>
          </w:rPr>
          <w:fldChar w:fldCharType="separate"/>
        </w:r>
        <w:r w:rsidR="00F64D18">
          <w:rPr>
            <w:noProof/>
            <w:webHidden/>
          </w:rPr>
          <w:t>51</w:t>
        </w:r>
        <w:r>
          <w:rPr>
            <w:noProof/>
            <w:webHidden/>
          </w:rPr>
          <w:fldChar w:fldCharType="end"/>
        </w:r>
      </w:hyperlink>
    </w:p>
    <w:p w14:paraId="1C2F6829" w14:textId="105C847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0" w:history="1">
        <w:r w:rsidRPr="00553D9E">
          <w:rPr>
            <w:rStyle w:val="Hyperlink"/>
            <w:noProof/>
          </w:rPr>
          <w:t>9.1.2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Processing Error</w:t>
        </w:r>
        <w:r>
          <w:rPr>
            <w:noProof/>
            <w:webHidden/>
          </w:rPr>
          <w:tab/>
        </w:r>
        <w:r>
          <w:rPr>
            <w:noProof/>
            <w:webHidden/>
          </w:rPr>
          <w:fldChar w:fldCharType="begin"/>
        </w:r>
        <w:r>
          <w:rPr>
            <w:noProof/>
            <w:webHidden/>
          </w:rPr>
          <w:instrText xml:space="preserve"> PAGEREF _Toc219440960 \h </w:instrText>
        </w:r>
        <w:r>
          <w:rPr>
            <w:noProof/>
            <w:webHidden/>
          </w:rPr>
        </w:r>
        <w:r>
          <w:rPr>
            <w:noProof/>
            <w:webHidden/>
          </w:rPr>
          <w:fldChar w:fldCharType="separate"/>
        </w:r>
        <w:r w:rsidR="00F64D18">
          <w:rPr>
            <w:noProof/>
            <w:webHidden/>
          </w:rPr>
          <w:t>51</w:t>
        </w:r>
        <w:r>
          <w:rPr>
            <w:noProof/>
            <w:webHidden/>
          </w:rPr>
          <w:fldChar w:fldCharType="end"/>
        </w:r>
      </w:hyperlink>
    </w:p>
    <w:p w14:paraId="61BBAB3C" w14:textId="024A396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1" w:history="1">
        <w:r w:rsidRPr="00553D9E">
          <w:rPr>
            <w:rStyle w:val="Hyperlink"/>
            <w:noProof/>
          </w:rPr>
          <w:t>9.1.3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Recoverable Error</w:t>
        </w:r>
        <w:r>
          <w:rPr>
            <w:noProof/>
            <w:webHidden/>
          </w:rPr>
          <w:tab/>
        </w:r>
        <w:r>
          <w:rPr>
            <w:noProof/>
            <w:webHidden/>
          </w:rPr>
          <w:fldChar w:fldCharType="begin"/>
        </w:r>
        <w:r>
          <w:rPr>
            <w:noProof/>
            <w:webHidden/>
          </w:rPr>
          <w:instrText xml:space="preserve"> PAGEREF _Toc219440961 \h </w:instrText>
        </w:r>
        <w:r>
          <w:rPr>
            <w:noProof/>
            <w:webHidden/>
          </w:rPr>
        </w:r>
        <w:r>
          <w:rPr>
            <w:noProof/>
            <w:webHidden/>
          </w:rPr>
          <w:fldChar w:fldCharType="separate"/>
        </w:r>
        <w:r w:rsidR="00F64D18">
          <w:rPr>
            <w:noProof/>
            <w:webHidden/>
          </w:rPr>
          <w:t>51</w:t>
        </w:r>
        <w:r>
          <w:rPr>
            <w:noProof/>
            <w:webHidden/>
          </w:rPr>
          <w:fldChar w:fldCharType="end"/>
        </w:r>
      </w:hyperlink>
    </w:p>
    <w:p w14:paraId="77A4FB6E" w14:textId="5C82439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62" w:history="1">
        <w:r w:rsidRPr="00553D9E">
          <w:rPr>
            <w:rStyle w:val="Hyperlink"/>
            <w:noProof/>
          </w:rPr>
          <w:t>9.2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Data Syntax Grammar</w:t>
        </w:r>
        <w:r>
          <w:rPr>
            <w:noProof/>
            <w:webHidden/>
          </w:rPr>
          <w:tab/>
        </w:r>
        <w:r>
          <w:rPr>
            <w:noProof/>
            <w:webHidden/>
          </w:rPr>
          <w:fldChar w:fldCharType="begin"/>
        </w:r>
        <w:r>
          <w:rPr>
            <w:noProof/>
            <w:webHidden/>
          </w:rPr>
          <w:instrText xml:space="preserve"> PAGEREF _Toc219440962 \h </w:instrText>
        </w:r>
        <w:r>
          <w:rPr>
            <w:noProof/>
            <w:webHidden/>
          </w:rPr>
        </w:r>
        <w:r>
          <w:rPr>
            <w:noProof/>
            <w:webHidden/>
          </w:rPr>
          <w:fldChar w:fldCharType="separate"/>
        </w:r>
        <w:r w:rsidR="00F64D18">
          <w:rPr>
            <w:noProof/>
            <w:webHidden/>
          </w:rPr>
          <w:t>51</w:t>
        </w:r>
        <w:r>
          <w:rPr>
            <w:noProof/>
            <w:webHidden/>
          </w:rPr>
          <w:fldChar w:fldCharType="end"/>
        </w:r>
      </w:hyperlink>
    </w:p>
    <w:p w14:paraId="0F4E949D" w14:textId="5EAED4E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3" w:history="1">
        <w:r w:rsidRPr="00553D9E">
          <w:rPr>
            <w:rStyle w:val="Hyperlink"/>
            <w:rFonts w:eastAsia="Times New Roman"/>
            <w:noProof/>
          </w:rPr>
          <w:t>9.2.1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Nil Representation</w:t>
        </w:r>
        <w:r>
          <w:rPr>
            <w:noProof/>
            <w:webHidden/>
          </w:rPr>
          <w:tab/>
        </w:r>
        <w:r>
          <w:rPr>
            <w:noProof/>
            <w:webHidden/>
          </w:rPr>
          <w:fldChar w:fldCharType="begin"/>
        </w:r>
        <w:r>
          <w:rPr>
            <w:noProof/>
            <w:webHidden/>
          </w:rPr>
          <w:instrText xml:space="preserve"> PAGEREF _Toc219440963 \h </w:instrText>
        </w:r>
        <w:r>
          <w:rPr>
            <w:noProof/>
            <w:webHidden/>
          </w:rPr>
        </w:r>
        <w:r>
          <w:rPr>
            <w:noProof/>
            <w:webHidden/>
          </w:rPr>
          <w:fldChar w:fldCharType="separate"/>
        </w:r>
        <w:r w:rsidR="00F64D18">
          <w:rPr>
            <w:noProof/>
            <w:webHidden/>
          </w:rPr>
          <w:t>53</w:t>
        </w:r>
        <w:r>
          <w:rPr>
            <w:noProof/>
            <w:webHidden/>
          </w:rPr>
          <w:fldChar w:fldCharType="end"/>
        </w:r>
      </w:hyperlink>
    </w:p>
    <w:p w14:paraId="54A80301" w14:textId="6BFBCEA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4" w:history="1">
        <w:r w:rsidRPr="00553D9E">
          <w:rPr>
            <w:rStyle w:val="Hyperlink"/>
            <w:rFonts w:eastAsia="Times New Roman"/>
            <w:noProof/>
          </w:rPr>
          <w:t>9.2.2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Empty Representation</w:t>
        </w:r>
        <w:r>
          <w:rPr>
            <w:noProof/>
            <w:webHidden/>
          </w:rPr>
          <w:tab/>
        </w:r>
        <w:r>
          <w:rPr>
            <w:noProof/>
            <w:webHidden/>
          </w:rPr>
          <w:fldChar w:fldCharType="begin"/>
        </w:r>
        <w:r>
          <w:rPr>
            <w:noProof/>
            <w:webHidden/>
          </w:rPr>
          <w:instrText xml:space="preserve"> PAGEREF _Toc219440964 \h </w:instrText>
        </w:r>
        <w:r>
          <w:rPr>
            <w:noProof/>
            <w:webHidden/>
          </w:rPr>
        </w:r>
        <w:r>
          <w:rPr>
            <w:noProof/>
            <w:webHidden/>
          </w:rPr>
          <w:fldChar w:fldCharType="separate"/>
        </w:r>
        <w:r w:rsidR="00F64D18">
          <w:rPr>
            <w:noProof/>
            <w:webHidden/>
          </w:rPr>
          <w:t>53</w:t>
        </w:r>
        <w:r>
          <w:rPr>
            <w:noProof/>
            <w:webHidden/>
          </w:rPr>
          <w:fldChar w:fldCharType="end"/>
        </w:r>
      </w:hyperlink>
    </w:p>
    <w:p w14:paraId="4C883180" w14:textId="084CC55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5" w:history="1">
        <w:r w:rsidRPr="00553D9E">
          <w:rPr>
            <w:rStyle w:val="Hyperlink"/>
            <w:rFonts w:eastAsia="Times New Roman"/>
            <w:noProof/>
          </w:rPr>
          <w:t>9.2.3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Normal Representation</w:t>
        </w:r>
        <w:r>
          <w:rPr>
            <w:noProof/>
            <w:webHidden/>
          </w:rPr>
          <w:tab/>
        </w:r>
        <w:r>
          <w:rPr>
            <w:noProof/>
            <w:webHidden/>
          </w:rPr>
          <w:fldChar w:fldCharType="begin"/>
        </w:r>
        <w:r>
          <w:rPr>
            <w:noProof/>
            <w:webHidden/>
          </w:rPr>
          <w:instrText xml:space="preserve"> PAGEREF _Toc219440965 \h </w:instrText>
        </w:r>
        <w:r>
          <w:rPr>
            <w:noProof/>
            <w:webHidden/>
          </w:rPr>
        </w:r>
        <w:r>
          <w:rPr>
            <w:noProof/>
            <w:webHidden/>
          </w:rPr>
          <w:fldChar w:fldCharType="separate"/>
        </w:r>
        <w:r w:rsidR="00F64D18">
          <w:rPr>
            <w:noProof/>
            <w:webHidden/>
          </w:rPr>
          <w:t>54</w:t>
        </w:r>
        <w:r>
          <w:rPr>
            <w:noProof/>
            <w:webHidden/>
          </w:rPr>
          <w:fldChar w:fldCharType="end"/>
        </w:r>
      </w:hyperlink>
    </w:p>
    <w:p w14:paraId="1FDFEA2C" w14:textId="22F5C31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6" w:history="1">
        <w:r w:rsidRPr="00553D9E">
          <w:rPr>
            <w:rStyle w:val="Hyperlink"/>
            <w:rFonts w:eastAsia="Times New Roman"/>
            <w:noProof/>
          </w:rPr>
          <w:t>9.2.4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Absent Representation</w:t>
        </w:r>
        <w:r>
          <w:rPr>
            <w:noProof/>
            <w:webHidden/>
          </w:rPr>
          <w:tab/>
        </w:r>
        <w:r>
          <w:rPr>
            <w:noProof/>
            <w:webHidden/>
          </w:rPr>
          <w:fldChar w:fldCharType="begin"/>
        </w:r>
        <w:r>
          <w:rPr>
            <w:noProof/>
            <w:webHidden/>
          </w:rPr>
          <w:instrText xml:space="preserve"> PAGEREF _Toc219440966 \h </w:instrText>
        </w:r>
        <w:r>
          <w:rPr>
            <w:noProof/>
            <w:webHidden/>
          </w:rPr>
        </w:r>
        <w:r>
          <w:rPr>
            <w:noProof/>
            <w:webHidden/>
          </w:rPr>
          <w:fldChar w:fldCharType="separate"/>
        </w:r>
        <w:r w:rsidR="00F64D18">
          <w:rPr>
            <w:noProof/>
            <w:webHidden/>
          </w:rPr>
          <w:t>54</w:t>
        </w:r>
        <w:r>
          <w:rPr>
            <w:noProof/>
            <w:webHidden/>
          </w:rPr>
          <w:fldChar w:fldCharType="end"/>
        </w:r>
      </w:hyperlink>
    </w:p>
    <w:p w14:paraId="6C275853" w14:textId="48C70C0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7" w:history="1">
        <w:r w:rsidRPr="00553D9E">
          <w:rPr>
            <w:rStyle w:val="Hyperlink"/>
            <w:rFonts w:eastAsia="Times New Roman"/>
            <w:noProof/>
          </w:rPr>
          <w:t>9.2.5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Zero-length Representation</w:t>
        </w:r>
        <w:r>
          <w:rPr>
            <w:noProof/>
            <w:webHidden/>
          </w:rPr>
          <w:tab/>
        </w:r>
        <w:r>
          <w:rPr>
            <w:noProof/>
            <w:webHidden/>
          </w:rPr>
          <w:fldChar w:fldCharType="begin"/>
        </w:r>
        <w:r>
          <w:rPr>
            <w:noProof/>
            <w:webHidden/>
          </w:rPr>
          <w:instrText xml:space="preserve"> PAGEREF _Toc219440967 \h </w:instrText>
        </w:r>
        <w:r>
          <w:rPr>
            <w:noProof/>
            <w:webHidden/>
          </w:rPr>
        </w:r>
        <w:r>
          <w:rPr>
            <w:noProof/>
            <w:webHidden/>
          </w:rPr>
          <w:fldChar w:fldCharType="separate"/>
        </w:r>
        <w:r w:rsidR="00F64D18">
          <w:rPr>
            <w:noProof/>
            <w:webHidden/>
          </w:rPr>
          <w:t>54</w:t>
        </w:r>
        <w:r>
          <w:rPr>
            <w:noProof/>
            <w:webHidden/>
          </w:rPr>
          <w:fldChar w:fldCharType="end"/>
        </w:r>
      </w:hyperlink>
    </w:p>
    <w:p w14:paraId="3C7446CA" w14:textId="43D3E37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8" w:history="1">
        <w:r w:rsidRPr="00553D9E">
          <w:rPr>
            <w:rStyle w:val="Hyperlink"/>
            <w:rFonts w:eastAsia="Times New Roman"/>
            <w:noProof/>
          </w:rPr>
          <w:t>9.2.6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Missing</w:t>
        </w:r>
        <w:r>
          <w:rPr>
            <w:noProof/>
            <w:webHidden/>
          </w:rPr>
          <w:tab/>
        </w:r>
        <w:r>
          <w:rPr>
            <w:noProof/>
            <w:webHidden/>
          </w:rPr>
          <w:fldChar w:fldCharType="begin"/>
        </w:r>
        <w:r>
          <w:rPr>
            <w:noProof/>
            <w:webHidden/>
          </w:rPr>
          <w:instrText xml:space="preserve"> PAGEREF _Toc219440968 \h </w:instrText>
        </w:r>
        <w:r>
          <w:rPr>
            <w:noProof/>
            <w:webHidden/>
          </w:rPr>
        </w:r>
        <w:r>
          <w:rPr>
            <w:noProof/>
            <w:webHidden/>
          </w:rPr>
          <w:fldChar w:fldCharType="separate"/>
        </w:r>
        <w:r w:rsidR="00F64D18">
          <w:rPr>
            <w:noProof/>
            <w:webHidden/>
          </w:rPr>
          <w:t>55</w:t>
        </w:r>
        <w:r>
          <w:rPr>
            <w:noProof/>
            <w:webHidden/>
          </w:rPr>
          <w:fldChar w:fldCharType="end"/>
        </w:r>
      </w:hyperlink>
    </w:p>
    <w:p w14:paraId="53CC76BE" w14:textId="400348F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69" w:history="1">
        <w:r w:rsidRPr="00553D9E">
          <w:rPr>
            <w:rStyle w:val="Hyperlink"/>
            <w:rFonts w:eastAsia="Times New Roman"/>
            <w:noProof/>
          </w:rPr>
          <w:t>9.2.7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Examples of Missing and Empty Representation</w:t>
        </w:r>
        <w:r>
          <w:rPr>
            <w:noProof/>
            <w:webHidden/>
          </w:rPr>
          <w:tab/>
        </w:r>
        <w:r>
          <w:rPr>
            <w:noProof/>
            <w:webHidden/>
          </w:rPr>
          <w:fldChar w:fldCharType="begin"/>
        </w:r>
        <w:r>
          <w:rPr>
            <w:noProof/>
            <w:webHidden/>
          </w:rPr>
          <w:instrText xml:space="preserve"> PAGEREF _Toc219440969 \h </w:instrText>
        </w:r>
        <w:r>
          <w:rPr>
            <w:noProof/>
            <w:webHidden/>
          </w:rPr>
        </w:r>
        <w:r>
          <w:rPr>
            <w:noProof/>
            <w:webHidden/>
          </w:rPr>
          <w:fldChar w:fldCharType="separate"/>
        </w:r>
        <w:r w:rsidR="00F64D18">
          <w:rPr>
            <w:noProof/>
            <w:webHidden/>
          </w:rPr>
          <w:t>55</w:t>
        </w:r>
        <w:r>
          <w:rPr>
            <w:noProof/>
            <w:webHidden/>
          </w:rPr>
          <w:fldChar w:fldCharType="end"/>
        </w:r>
      </w:hyperlink>
    </w:p>
    <w:p w14:paraId="65F43C2D" w14:textId="02A685F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0" w:history="1">
        <w:r w:rsidRPr="00553D9E">
          <w:rPr>
            <w:rStyle w:val="Hyperlink"/>
            <w:rFonts w:eastAsia="Times New Roman"/>
            <w:noProof/>
          </w:rPr>
          <w:t>9.2.8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Round Trip Ambiguities</w:t>
        </w:r>
        <w:r>
          <w:rPr>
            <w:noProof/>
            <w:webHidden/>
          </w:rPr>
          <w:tab/>
        </w:r>
        <w:r>
          <w:rPr>
            <w:noProof/>
            <w:webHidden/>
          </w:rPr>
          <w:fldChar w:fldCharType="begin"/>
        </w:r>
        <w:r>
          <w:rPr>
            <w:noProof/>
            <w:webHidden/>
          </w:rPr>
          <w:instrText xml:space="preserve"> PAGEREF _Toc219440970 \h </w:instrText>
        </w:r>
        <w:r>
          <w:rPr>
            <w:noProof/>
            <w:webHidden/>
          </w:rPr>
        </w:r>
        <w:r>
          <w:rPr>
            <w:noProof/>
            <w:webHidden/>
          </w:rPr>
          <w:fldChar w:fldCharType="separate"/>
        </w:r>
        <w:r w:rsidR="00F64D18">
          <w:rPr>
            <w:noProof/>
            <w:webHidden/>
          </w:rPr>
          <w:t>55</w:t>
        </w:r>
        <w:r>
          <w:rPr>
            <w:noProof/>
            <w:webHidden/>
          </w:rPr>
          <w:fldChar w:fldCharType="end"/>
        </w:r>
      </w:hyperlink>
    </w:p>
    <w:p w14:paraId="65B56C6D" w14:textId="55E64C7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71" w:history="1">
        <w:r w:rsidRPr="00553D9E">
          <w:rPr>
            <w:rStyle w:val="Hyperlink"/>
            <w:noProof/>
          </w:rPr>
          <w:t>9.3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Parsing Algorithm</w:t>
        </w:r>
        <w:r>
          <w:rPr>
            <w:noProof/>
            <w:webHidden/>
          </w:rPr>
          <w:tab/>
        </w:r>
        <w:r>
          <w:rPr>
            <w:noProof/>
            <w:webHidden/>
          </w:rPr>
          <w:fldChar w:fldCharType="begin"/>
        </w:r>
        <w:r>
          <w:rPr>
            <w:noProof/>
            <w:webHidden/>
          </w:rPr>
          <w:instrText xml:space="preserve"> PAGEREF _Toc219440971 \h </w:instrText>
        </w:r>
        <w:r>
          <w:rPr>
            <w:noProof/>
            <w:webHidden/>
          </w:rPr>
        </w:r>
        <w:r>
          <w:rPr>
            <w:noProof/>
            <w:webHidden/>
          </w:rPr>
          <w:fldChar w:fldCharType="separate"/>
        </w:r>
        <w:r w:rsidR="00F64D18">
          <w:rPr>
            <w:noProof/>
            <w:webHidden/>
          </w:rPr>
          <w:t>56</w:t>
        </w:r>
        <w:r>
          <w:rPr>
            <w:noProof/>
            <w:webHidden/>
          </w:rPr>
          <w:fldChar w:fldCharType="end"/>
        </w:r>
      </w:hyperlink>
    </w:p>
    <w:p w14:paraId="7C0D88E1" w14:textId="53D6697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2" w:history="1">
        <w:r w:rsidRPr="00553D9E">
          <w:rPr>
            <w:rStyle w:val="Hyperlink"/>
            <w:rFonts w:eastAsia="Times New Roman"/>
            <w:noProof/>
          </w:rPr>
          <w:t>9.3.1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Known-to-exist and Known-not-to-exist</w:t>
        </w:r>
        <w:r>
          <w:rPr>
            <w:noProof/>
            <w:webHidden/>
          </w:rPr>
          <w:tab/>
        </w:r>
        <w:r>
          <w:rPr>
            <w:noProof/>
            <w:webHidden/>
          </w:rPr>
          <w:fldChar w:fldCharType="begin"/>
        </w:r>
        <w:r>
          <w:rPr>
            <w:noProof/>
            <w:webHidden/>
          </w:rPr>
          <w:instrText xml:space="preserve"> PAGEREF _Toc219440972 \h </w:instrText>
        </w:r>
        <w:r>
          <w:rPr>
            <w:noProof/>
            <w:webHidden/>
          </w:rPr>
        </w:r>
        <w:r>
          <w:rPr>
            <w:noProof/>
            <w:webHidden/>
          </w:rPr>
          <w:fldChar w:fldCharType="separate"/>
        </w:r>
        <w:r w:rsidR="00F64D18">
          <w:rPr>
            <w:noProof/>
            <w:webHidden/>
          </w:rPr>
          <w:t>56</w:t>
        </w:r>
        <w:r>
          <w:rPr>
            <w:noProof/>
            <w:webHidden/>
          </w:rPr>
          <w:fldChar w:fldCharType="end"/>
        </w:r>
      </w:hyperlink>
    </w:p>
    <w:p w14:paraId="2E492689" w14:textId="4AE5788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3" w:history="1">
        <w:r w:rsidRPr="00553D9E">
          <w:rPr>
            <w:rStyle w:val="Hyperlink"/>
            <w:rFonts w:eastAsia="Times New Roman"/>
            <w:noProof/>
            <w:lang w:eastAsia="en-GB"/>
          </w:rPr>
          <w:t>9.3.2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Establishing Representation</w:t>
        </w:r>
        <w:r>
          <w:rPr>
            <w:noProof/>
            <w:webHidden/>
          </w:rPr>
          <w:tab/>
        </w:r>
        <w:r>
          <w:rPr>
            <w:noProof/>
            <w:webHidden/>
          </w:rPr>
          <w:fldChar w:fldCharType="begin"/>
        </w:r>
        <w:r>
          <w:rPr>
            <w:noProof/>
            <w:webHidden/>
          </w:rPr>
          <w:instrText xml:space="preserve"> PAGEREF _Toc219440973 \h </w:instrText>
        </w:r>
        <w:r>
          <w:rPr>
            <w:noProof/>
            <w:webHidden/>
          </w:rPr>
        </w:r>
        <w:r>
          <w:rPr>
            <w:noProof/>
            <w:webHidden/>
          </w:rPr>
          <w:fldChar w:fldCharType="separate"/>
        </w:r>
        <w:r w:rsidR="00F64D18">
          <w:rPr>
            <w:noProof/>
            <w:webHidden/>
          </w:rPr>
          <w:t>58</w:t>
        </w:r>
        <w:r>
          <w:rPr>
            <w:noProof/>
            <w:webHidden/>
          </w:rPr>
          <w:fldChar w:fldCharType="end"/>
        </w:r>
      </w:hyperlink>
    </w:p>
    <w:p w14:paraId="475826EB" w14:textId="1ABC364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4" w:history="1">
        <w:r w:rsidRPr="00553D9E">
          <w:rPr>
            <w:rStyle w:val="Hyperlink"/>
            <w:rFonts w:eastAsia="Times New Roman"/>
            <w:noProof/>
          </w:rPr>
          <w:t>9.3.3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Resolving Points of Uncertainty</w:t>
        </w:r>
        <w:r>
          <w:rPr>
            <w:noProof/>
            <w:webHidden/>
          </w:rPr>
          <w:tab/>
        </w:r>
        <w:r>
          <w:rPr>
            <w:noProof/>
            <w:webHidden/>
          </w:rPr>
          <w:fldChar w:fldCharType="begin"/>
        </w:r>
        <w:r>
          <w:rPr>
            <w:noProof/>
            <w:webHidden/>
          </w:rPr>
          <w:instrText xml:space="preserve"> PAGEREF _Toc219440974 \h </w:instrText>
        </w:r>
        <w:r>
          <w:rPr>
            <w:noProof/>
            <w:webHidden/>
          </w:rPr>
        </w:r>
        <w:r>
          <w:rPr>
            <w:noProof/>
            <w:webHidden/>
          </w:rPr>
          <w:fldChar w:fldCharType="separate"/>
        </w:r>
        <w:r w:rsidR="00F64D18">
          <w:rPr>
            <w:noProof/>
            <w:webHidden/>
          </w:rPr>
          <w:t>59</w:t>
        </w:r>
        <w:r>
          <w:rPr>
            <w:noProof/>
            <w:webHidden/>
          </w:rPr>
          <w:fldChar w:fldCharType="end"/>
        </w:r>
      </w:hyperlink>
    </w:p>
    <w:p w14:paraId="1BD9D459" w14:textId="020BB02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75" w:history="1">
        <w:r w:rsidRPr="00553D9E">
          <w:rPr>
            <w:rStyle w:val="Hyperlink"/>
            <w:noProof/>
          </w:rPr>
          <w:t>9.4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Element Defaults</w:t>
        </w:r>
        <w:r>
          <w:rPr>
            <w:noProof/>
            <w:webHidden/>
          </w:rPr>
          <w:tab/>
        </w:r>
        <w:r>
          <w:rPr>
            <w:noProof/>
            <w:webHidden/>
          </w:rPr>
          <w:fldChar w:fldCharType="begin"/>
        </w:r>
        <w:r>
          <w:rPr>
            <w:noProof/>
            <w:webHidden/>
          </w:rPr>
          <w:instrText xml:space="preserve"> PAGEREF _Toc219440975 \h </w:instrText>
        </w:r>
        <w:r>
          <w:rPr>
            <w:noProof/>
            <w:webHidden/>
          </w:rPr>
        </w:r>
        <w:r>
          <w:rPr>
            <w:noProof/>
            <w:webHidden/>
          </w:rPr>
          <w:fldChar w:fldCharType="separate"/>
        </w:r>
        <w:r w:rsidR="00F64D18">
          <w:rPr>
            <w:noProof/>
            <w:webHidden/>
          </w:rPr>
          <w:t>60</w:t>
        </w:r>
        <w:r>
          <w:rPr>
            <w:noProof/>
            <w:webHidden/>
          </w:rPr>
          <w:fldChar w:fldCharType="end"/>
        </w:r>
      </w:hyperlink>
    </w:p>
    <w:p w14:paraId="0EB41F0B" w14:textId="6C58CF5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6" w:history="1">
        <w:r w:rsidRPr="00553D9E">
          <w:rPr>
            <w:rStyle w:val="Hyperlink"/>
            <w:rFonts w:eastAsia="Times New Roman"/>
            <w:noProof/>
          </w:rPr>
          <w:t>9.4.1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Definitions</w:t>
        </w:r>
        <w:r>
          <w:rPr>
            <w:noProof/>
            <w:webHidden/>
          </w:rPr>
          <w:tab/>
        </w:r>
        <w:r>
          <w:rPr>
            <w:noProof/>
            <w:webHidden/>
          </w:rPr>
          <w:fldChar w:fldCharType="begin"/>
        </w:r>
        <w:r>
          <w:rPr>
            <w:noProof/>
            <w:webHidden/>
          </w:rPr>
          <w:instrText xml:space="preserve"> PAGEREF _Toc219440976 \h </w:instrText>
        </w:r>
        <w:r>
          <w:rPr>
            <w:noProof/>
            <w:webHidden/>
          </w:rPr>
        </w:r>
        <w:r>
          <w:rPr>
            <w:noProof/>
            <w:webHidden/>
          </w:rPr>
          <w:fldChar w:fldCharType="separate"/>
        </w:r>
        <w:r w:rsidR="00F64D18">
          <w:rPr>
            <w:noProof/>
            <w:webHidden/>
          </w:rPr>
          <w:t>60</w:t>
        </w:r>
        <w:r>
          <w:rPr>
            <w:noProof/>
            <w:webHidden/>
          </w:rPr>
          <w:fldChar w:fldCharType="end"/>
        </w:r>
      </w:hyperlink>
    </w:p>
    <w:p w14:paraId="2F17B221" w14:textId="142DD46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7" w:history="1">
        <w:r w:rsidRPr="00553D9E">
          <w:rPr>
            <w:rStyle w:val="Hyperlink"/>
            <w:rFonts w:eastAsia="Times New Roman"/>
            <w:noProof/>
          </w:rPr>
          <w:t>9.4.2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Element Defaults When Parsing</w:t>
        </w:r>
        <w:r>
          <w:rPr>
            <w:noProof/>
            <w:webHidden/>
          </w:rPr>
          <w:tab/>
        </w:r>
        <w:r>
          <w:rPr>
            <w:noProof/>
            <w:webHidden/>
          </w:rPr>
          <w:fldChar w:fldCharType="begin"/>
        </w:r>
        <w:r>
          <w:rPr>
            <w:noProof/>
            <w:webHidden/>
          </w:rPr>
          <w:instrText xml:space="preserve"> PAGEREF _Toc219440977 \h </w:instrText>
        </w:r>
        <w:r>
          <w:rPr>
            <w:noProof/>
            <w:webHidden/>
          </w:rPr>
        </w:r>
        <w:r>
          <w:rPr>
            <w:noProof/>
            <w:webHidden/>
          </w:rPr>
          <w:fldChar w:fldCharType="separate"/>
        </w:r>
        <w:r w:rsidR="00F64D18">
          <w:rPr>
            <w:noProof/>
            <w:webHidden/>
          </w:rPr>
          <w:t>60</w:t>
        </w:r>
        <w:r>
          <w:rPr>
            <w:noProof/>
            <w:webHidden/>
          </w:rPr>
          <w:fldChar w:fldCharType="end"/>
        </w:r>
      </w:hyperlink>
    </w:p>
    <w:p w14:paraId="3B195A41" w14:textId="5551CEE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78" w:history="1">
        <w:r w:rsidRPr="00553D9E">
          <w:rPr>
            <w:rStyle w:val="Hyperlink"/>
            <w:rFonts w:eastAsia="Times New Roman"/>
            <w:noProof/>
          </w:rPr>
          <w:t>9.4.3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Element Defaults When Unparsing</w:t>
        </w:r>
        <w:r>
          <w:rPr>
            <w:noProof/>
            <w:webHidden/>
          </w:rPr>
          <w:tab/>
        </w:r>
        <w:r>
          <w:rPr>
            <w:noProof/>
            <w:webHidden/>
          </w:rPr>
          <w:fldChar w:fldCharType="begin"/>
        </w:r>
        <w:r>
          <w:rPr>
            <w:noProof/>
            <w:webHidden/>
          </w:rPr>
          <w:instrText xml:space="preserve"> PAGEREF _Toc219440978 \h </w:instrText>
        </w:r>
        <w:r>
          <w:rPr>
            <w:noProof/>
            <w:webHidden/>
          </w:rPr>
        </w:r>
        <w:r>
          <w:rPr>
            <w:noProof/>
            <w:webHidden/>
          </w:rPr>
          <w:fldChar w:fldCharType="separate"/>
        </w:r>
        <w:r w:rsidR="00F64D18">
          <w:rPr>
            <w:noProof/>
            <w:webHidden/>
          </w:rPr>
          <w:t>63</w:t>
        </w:r>
        <w:r>
          <w:rPr>
            <w:noProof/>
            <w:webHidden/>
          </w:rPr>
          <w:fldChar w:fldCharType="end"/>
        </w:r>
      </w:hyperlink>
    </w:p>
    <w:p w14:paraId="56A84747" w14:textId="7147A0C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79" w:history="1">
        <w:r w:rsidRPr="00553D9E">
          <w:rPr>
            <w:rStyle w:val="Hyperlink"/>
            <w:noProof/>
          </w:rPr>
          <w:t>9.5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Evaluation Order for Statement Annotations</w:t>
        </w:r>
        <w:r>
          <w:rPr>
            <w:noProof/>
            <w:webHidden/>
          </w:rPr>
          <w:tab/>
        </w:r>
        <w:r>
          <w:rPr>
            <w:noProof/>
            <w:webHidden/>
          </w:rPr>
          <w:fldChar w:fldCharType="begin"/>
        </w:r>
        <w:r>
          <w:rPr>
            <w:noProof/>
            <w:webHidden/>
          </w:rPr>
          <w:instrText xml:space="preserve"> PAGEREF _Toc219440979 \h </w:instrText>
        </w:r>
        <w:r>
          <w:rPr>
            <w:noProof/>
            <w:webHidden/>
          </w:rPr>
        </w:r>
        <w:r>
          <w:rPr>
            <w:noProof/>
            <w:webHidden/>
          </w:rPr>
          <w:fldChar w:fldCharType="separate"/>
        </w:r>
        <w:r w:rsidR="00F64D18">
          <w:rPr>
            <w:noProof/>
            <w:webHidden/>
          </w:rPr>
          <w:t>63</w:t>
        </w:r>
        <w:r>
          <w:rPr>
            <w:noProof/>
            <w:webHidden/>
          </w:rPr>
          <w:fldChar w:fldCharType="end"/>
        </w:r>
      </w:hyperlink>
    </w:p>
    <w:p w14:paraId="10C35C91" w14:textId="18537C3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80" w:history="1">
        <w:r w:rsidRPr="00553D9E">
          <w:rPr>
            <w:rStyle w:val="Hyperlink"/>
            <w:rFonts w:eastAsia="Times New Roman"/>
            <w:noProof/>
            <w:lang w:eastAsia="en-GB"/>
          </w:rPr>
          <w:t>9.5.1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Asserts and Discriminators with testKind 'expression'</w:t>
        </w:r>
        <w:r>
          <w:rPr>
            <w:noProof/>
            <w:webHidden/>
          </w:rPr>
          <w:tab/>
        </w:r>
        <w:r>
          <w:rPr>
            <w:noProof/>
            <w:webHidden/>
          </w:rPr>
          <w:fldChar w:fldCharType="begin"/>
        </w:r>
        <w:r>
          <w:rPr>
            <w:noProof/>
            <w:webHidden/>
          </w:rPr>
          <w:instrText xml:space="preserve"> PAGEREF _Toc219440980 \h </w:instrText>
        </w:r>
        <w:r>
          <w:rPr>
            <w:noProof/>
            <w:webHidden/>
          </w:rPr>
        </w:r>
        <w:r>
          <w:rPr>
            <w:noProof/>
            <w:webHidden/>
          </w:rPr>
          <w:fldChar w:fldCharType="separate"/>
        </w:r>
        <w:r w:rsidR="00F64D18">
          <w:rPr>
            <w:noProof/>
            <w:webHidden/>
          </w:rPr>
          <w:t>64</w:t>
        </w:r>
        <w:r>
          <w:rPr>
            <w:noProof/>
            <w:webHidden/>
          </w:rPr>
          <w:fldChar w:fldCharType="end"/>
        </w:r>
      </w:hyperlink>
    </w:p>
    <w:p w14:paraId="31C2DE20" w14:textId="1831284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81" w:history="1">
        <w:r w:rsidRPr="00553D9E">
          <w:rPr>
            <w:rStyle w:val="Hyperlink"/>
            <w:rFonts w:eastAsia="Times New Roman"/>
            <w:noProof/>
            <w:lang w:eastAsia="en-GB"/>
          </w:rPr>
          <w:t>9.5.2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Discriminators with testKind 'expression'</w:t>
        </w:r>
        <w:r>
          <w:rPr>
            <w:noProof/>
            <w:webHidden/>
          </w:rPr>
          <w:tab/>
        </w:r>
        <w:r>
          <w:rPr>
            <w:noProof/>
            <w:webHidden/>
          </w:rPr>
          <w:fldChar w:fldCharType="begin"/>
        </w:r>
        <w:r>
          <w:rPr>
            <w:noProof/>
            <w:webHidden/>
          </w:rPr>
          <w:instrText xml:space="preserve"> PAGEREF _Toc219440981 \h </w:instrText>
        </w:r>
        <w:r>
          <w:rPr>
            <w:noProof/>
            <w:webHidden/>
          </w:rPr>
        </w:r>
        <w:r>
          <w:rPr>
            <w:noProof/>
            <w:webHidden/>
          </w:rPr>
          <w:fldChar w:fldCharType="separate"/>
        </w:r>
        <w:r w:rsidR="00F64D18">
          <w:rPr>
            <w:noProof/>
            <w:webHidden/>
          </w:rPr>
          <w:t>64</w:t>
        </w:r>
        <w:r>
          <w:rPr>
            <w:noProof/>
            <w:webHidden/>
          </w:rPr>
          <w:fldChar w:fldCharType="end"/>
        </w:r>
      </w:hyperlink>
    </w:p>
    <w:p w14:paraId="1BD034FD" w14:textId="15D9B62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82" w:history="1">
        <w:r w:rsidRPr="00553D9E">
          <w:rPr>
            <w:rStyle w:val="Hyperlink"/>
            <w:rFonts w:eastAsia="Times New Roman"/>
            <w:noProof/>
            <w:lang w:eastAsia="en-GB"/>
          </w:rPr>
          <w:t>9.5.3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Elements and setVariable</w:t>
        </w:r>
        <w:r>
          <w:rPr>
            <w:noProof/>
            <w:webHidden/>
          </w:rPr>
          <w:tab/>
        </w:r>
        <w:r>
          <w:rPr>
            <w:noProof/>
            <w:webHidden/>
          </w:rPr>
          <w:fldChar w:fldCharType="begin"/>
        </w:r>
        <w:r>
          <w:rPr>
            <w:noProof/>
            <w:webHidden/>
          </w:rPr>
          <w:instrText xml:space="preserve"> PAGEREF _Toc219440982 \h </w:instrText>
        </w:r>
        <w:r>
          <w:rPr>
            <w:noProof/>
            <w:webHidden/>
          </w:rPr>
        </w:r>
        <w:r>
          <w:rPr>
            <w:noProof/>
            <w:webHidden/>
          </w:rPr>
          <w:fldChar w:fldCharType="separate"/>
        </w:r>
        <w:r w:rsidR="00F64D18">
          <w:rPr>
            <w:noProof/>
            <w:webHidden/>
          </w:rPr>
          <w:t>65</w:t>
        </w:r>
        <w:r>
          <w:rPr>
            <w:noProof/>
            <w:webHidden/>
          </w:rPr>
          <w:fldChar w:fldCharType="end"/>
        </w:r>
      </w:hyperlink>
    </w:p>
    <w:p w14:paraId="1D8D8CB4" w14:textId="2AD28C2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83" w:history="1">
        <w:r w:rsidRPr="00553D9E">
          <w:rPr>
            <w:rStyle w:val="Hyperlink"/>
            <w:noProof/>
          </w:rPr>
          <w:t>9.5.4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Controlling the Order of Statement Evaluation</w:t>
        </w:r>
        <w:r>
          <w:rPr>
            <w:noProof/>
            <w:webHidden/>
          </w:rPr>
          <w:tab/>
        </w:r>
        <w:r>
          <w:rPr>
            <w:noProof/>
            <w:webHidden/>
          </w:rPr>
          <w:fldChar w:fldCharType="begin"/>
        </w:r>
        <w:r>
          <w:rPr>
            <w:noProof/>
            <w:webHidden/>
          </w:rPr>
          <w:instrText xml:space="preserve"> PAGEREF _Toc219440983 \h </w:instrText>
        </w:r>
        <w:r>
          <w:rPr>
            <w:noProof/>
            <w:webHidden/>
          </w:rPr>
        </w:r>
        <w:r>
          <w:rPr>
            <w:noProof/>
            <w:webHidden/>
          </w:rPr>
          <w:fldChar w:fldCharType="separate"/>
        </w:r>
        <w:r w:rsidR="00F64D18">
          <w:rPr>
            <w:noProof/>
            <w:webHidden/>
          </w:rPr>
          <w:t>65</w:t>
        </w:r>
        <w:r>
          <w:rPr>
            <w:noProof/>
            <w:webHidden/>
          </w:rPr>
          <w:fldChar w:fldCharType="end"/>
        </w:r>
      </w:hyperlink>
    </w:p>
    <w:p w14:paraId="5A5B911B" w14:textId="41726FC6"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84" w:history="1">
        <w:r w:rsidRPr="00553D9E">
          <w:rPr>
            <w:rStyle w:val="Hyperlink"/>
            <w:noProof/>
          </w:rPr>
          <w:t>9.6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Validation</w:t>
        </w:r>
        <w:r>
          <w:rPr>
            <w:noProof/>
            <w:webHidden/>
          </w:rPr>
          <w:tab/>
        </w:r>
        <w:r>
          <w:rPr>
            <w:noProof/>
            <w:webHidden/>
          </w:rPr>
          <w:fldChar w:fldCharType="begin"/>
        </w:r>
        <w:r>
          <w:rPr>
            <w:noProof/>
            <w:webHidden/>
          </w:rPr>
          <w:instrText xml:space="preserve"> PAGEREF _Toc219440984 \h </w:instrText>
        </w:r>
        <w:r>
          <w:rPr>
            <w:noProof/>
            <w:webHidden/>
          </w:rPr>
        </w:r>
        <w:r>
          <w:rPr>
            <w:noProof/>
            <w:webHidden/>
          </w:rPr>
          <w:fldChar w:fldCharType="separate"/>
        </w:r>
        <w:r w:rsidR="00F64D18">
          <w:rPr>
            <w:noProof/>
            <w:webHidden/>
          </w:rPr>
          <w:t>65</w:t>
        </w:r>
        <w:r>
          <w:rPr>
            <w:noProof/>
            <w:webHidden/>
          </w:rPr>
          <w:fldChar w:fldCharType="end"/>
        </w:r>
      </w:hyperlink>
    </w:p>
    <w:p w14:paraId="05DAB019" w14:textId="7044AFCC"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85" w:history="1">
        <w:r w:rsidRPr="00553D9E">
          <w:rPr>
            <w:rStyle w:val="Hyperlink"/>
            <w:noProof/>
            <w:lang w:bidi="he-IL"/>
          </w:rPr>
          <w:t>9.7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lang w:bidi="he-IL"/>
          </w:rPr>
          <w:t>Unparser Infoset Augmentation Algorithm</w:t>
        </w:r>
        <w:r>
          <w:rPr>
            <w:noProof/>
            <w:webHidden/>
          </w:rPr>
          <w:tab/>
        </w:r>
        <w:r>
          <w:rPr>
            <w:noProof/>
            <w:webHidden/>
          </w:rPr>
          <w:fldChar w:fldCharType="begin"/>
        </w:r>
        <w:r>
          <w:rPr>
            <w:noProof/>
            <w:webHidden/>
          </w:rPr>
          <w:instrText xml:space="preserve"> PAGEREF _Toc219440985 \h </w:instrText>
        </w:r>
        <w:r>
          <w:rPr>
            <w:noProof/>
            <w:webHidden/>
          </w:rPr>
        </w:r>
        <w:r>
          <w:rPr>
            <w:noProof/>
            <w:webHidden/>
          </w:rPr>
          <w:fldChar w:fldCharType="separate"/>
        </w:r>
        <w:r w:rsidR="00F64D18">
          <w:rPr>
            <w:noProof/>
            <w:webHidden/>
          </w:rPr>
          <w:t>66</w:t>
        </w:r>
        <w:r>
          <w:rPr>
            <w:noProof/>
            <w:webHidden/>
          </w:rPr>
          <w:fldChar w:fldCharType="end"/>
        </w:r>
      </w:hyperlink>
    </w:p>
    <w:p w14:paraId="31A26927" w14:textId="25B2F003"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86" w:history="1">
        <w:r w:rsidRPr="00553D9E">
          <w:rPr>
            <w:rStyle w:val="Hyperlink"/>
            <w:noProof/>
          </w:rPr>
          <w:t>10</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Overview: Representation Properties and their Format Semantics</w:t>
        </w:r>
        <w:r>
          <w:rPr>
            <w:noProof/>
            <w:webHidden/>
          </w:rPr>
          <w:tab/>
        </w:r>
        <w:r>
          <w:rPr>
            <w:noProof/>
            <w:webHidden/>
          </w:rPr>
          <w:fldChar w:fldCharType="begin"/>
        </w:r>
        <w:r>
          <w:rPr>
            <w:noProof/>
            <w:webHidden/>
          </w:rPr>
          <w:instrText xml:space="preserve"> PAGEREF _Toc219440986 \h </w:instrText>
        </w:r>
        <w:r>
          <w:rPr>
            <w:noProof/>
            <w:webHidden/>
          </w:rPr>
        </w:r>
        <w:r>
          <w:rPr>
            <w:noProof/>
            <w:webHidden/>
          </w:rPr>
          <w:fldChar w:fldCharType="separate"/>
        </w:r>
        <w:r w:rsidR="00F64D18">
          <w:rPr>
            <w:noProof/>
            <w:webHidden/>
          </w:rPr>
          <w:t>67</w:t>
        </w:r>
        <w:r>
          <w:rPr>
            <w:noProof/>
            <w:webHidden/>
          </w:rPr>
          <w:fldChar w:fldCharType="end"/>
        </w:r>
      </w:hyperlink>
    </w:p>
    <w:p w14:paraId="3EA8CE3E" w14:textId="7CAD540B"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87" w:history="1">
        <w:r w:rsidRPr="00553D9E">
          <w:rPr>
            <w:rStyle w:val="Hyperlink"/>
            <w:noProof/>
          </w:rPr>
          <w:t>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Common to both Content and Framing</w:t>
        </w:r>
        <w:r>
          <w:rPr>
            <w:noProof/>
            <w:webHidden/>
          </w:rPr>
          <w:tab/>
        </w:r>
        <w:r>
          <w:rPr>
            <w:noProof/>
            <w:webHidden/>
          </w:rPr>
          <w:fldChar w:fldCharType="begin"/>
        </w:r>
        <w:r>
          <w:rPr>
            <w:noProof/>
            <w:webHidden/>
          </w:rPr>
          <w:instrText xml:space="preserve"> PAGEREF _Toc219440987 \h </w:instrText>
        </w:r>
        <w:r>
          <w:rPr>
            <w:noProof/>
            <w:webHidden/>
          </w:rPr>
        </w:r>
        <w:r>
          <w:rPr>
            <w:noProof/>
            <w:webHidden/>
          </w:rPr>
          <w:fldChar w:fldCharType="separate"/>
        </w:r>
        <w:r w:rsidR="00F64D18">
          <w:rPr>
            <w:noProof/>
            <w:webHidden/>
          </w:rPr>
          <w:t>68</w:t>
        </w:r>
        <w:r>
          <w:rPr>
            <w:noProof/>
            <w:webHidden/>
          </w:rPr>
          <w:fldChar w:fldCharType="end"/>
        </w:r>
      </w:hyperlink>
    </w:p>
    <w:p w14:paraId="6CFCE887" w14:textId="562B0961"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88" w:history="1">
        <w:r w:rsidRPr="00553D9E">
          <w:rPr>
            <w:rStyle w:val="Hyperlink"/>
            <w:noProof/>
          </w:rPr>
          <w:t>11.1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Unicode Byte Order Mark (BOM)</w:t>
        </w:r>
        <w:r>
          <w:rPr>
            <w:noProof/>
            <w:webHidden/>
          </w:rPr>
          <w:tab/>
        </w:r>
        <w:r>
          <w:rPr>
            <w:noProof/>
            <w:webHidden/>
          </w:rPr>
          <w:fldChar w:fldCharType="begin"/>
        </w:r>
        <w:r>
          <w:rPr>
            <w:noProof/>
            <w:webHidden/>
          </w:rPr>
          <w:instrText xml:space="preserve"> PAGEREF _Toc219440988 \h </w:instrText>
        </w:r>
        <w:r>
          <w:rPr>
            <w:noProof/>
            <w:webHidden/>
          </w:rPr>
        </w:r>
        <w:r>
          <w:rPr>
            <w:noProof/>
            <w:webHidden/>
          </w:rPr>
          <w:fldChar w:fldCharType="separate"/>
        </w:r>
        <w:r w:rsidR="00F64D18">
          <w:rPr>
            <w:noProof/>
            <w:webHidden/>
          </w:rPr>
          <w:t>71</w:t>
        </w:r>
        <w:r>
          <w:rPr>
            <w:noProof/>
            <w:webHidden/>
          </w:rPr>
          <w:fldChar w:fldCharType="end"/>
        </w:r>
      </w:hyperlink>
    </w:p>
    <w:p w14:paraId="3D71723D" w14:textId="5527BEB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89" w:history="1">
        <w:r w:rsidRPr="00553D9E">
          <w:rPr>
            <w:rStyle w:val="Hyperlink"/>
            <w:noProof/>
          </w:rPr>
          <w:t>11.2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Character Encoding and Decoding Errors</w:t>
        </w:r>
        <w:r>
          <w:rPr>
            <w:noProof/>
            <w:webHidden/>
          </w:rPr>
          <w:tab/>
        </w:r>
        <w:r>
          <w:rPr>
            <w:noProof/>
            <w:webHidden/>
          </w:rPr>
          <w:fldChar w:fldCharType="begin"/>
        </w:r>
        <w:r>
          <w:rPr>
            <w:noProof/>
            <w:webHidden/>
          </w:rPr>
          <w:instrText xml:space="preserve"> PAGEREF _Toc219440989 \h </w:instrText>
        </w:r>
        <w:r>
          <w:rPr>
            <w:noProof/>
            <w:webHidden/>
          </w:rPr>
        </w:r>
        <w:r>
          <w:rPr>
            <w:noProof/>
            <w:webHidden/>
          </w:rPr>
          <w:fldChar w:fldCharType="separate"/>
        </w:r>
        <w:r w:rsidR="00F64D18">
          <w:rPr>
            <w:noProof/>
            <w:webHidden/>
          </w:rPr>
          <w:t>71</w:t>
        </w:r>
        <w:r>
          <w:rPr>
            <w:noProof/>
            <w:webHidden/>
          </w:rPr>
          <w:fldChar w:fldCharType="end"/>
        </w:r>
      </w:hyperlink>
    </w:p>
    <w:p w14:paraId="443856EA" w14:textId="70ACCFD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0" w:history="1">
        <w:r w:rsidRPr="00553D9E">
          <w:rPr>
            <w:rStyle w:val="Hyperlink"/>
            <w:rFonts w:eastAsia="Times New Roman"/>
            <w:noProof/>
          </w:rPr>
          <w:t>11.2.1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Property dfdl:encodingErrorPolicy</w:t>
        </w:r>
        <w:r>
          <w:rPr>
            <w:noProof/>
            <w:webHidden/>
          </w:rPr>
          <w:tab/>
        </w:r>
        <w:r>
          <w:rPr>
            <w:noProof/>
            <w:webHidden/>
          </w:rPr>
          <w:fldChar w:fldCharType="begin"/>
        </w:r>
        <w:r>
          <w:rPr>
            <w:noProof/>
            <w:webHidden/>
          </w:rPr>
          <w:instrText xml:space="preserve"> PAGEREF _Toc219440990 \h </w:instrText>
        </w:r>
        <w:r>
          <w:rPr>
            <w:noProof/>
            <w:webHidden/>
          </w:rPr>
        </w:r>
        <w:r>
          <w:rPr>
            <w:noProof/>
            <w:webHidden/>
          </w:rPr>
          <w:fldChar w:fldCharType="separate"/>
        </w:r>
        <w:r w:rsidR="00F64D18">
          <w:rPr>
            <w:noProof/>
            <w:webHidden/>
          </w:rPr>
          <w:t>71</w:t>
        </w:r>
        <w:r>
          <w:rPr>
            <w:noProof/>
            <w:webHidden/>
          </w:rPr>
          <w:fldChar w:fldCharType="end"/>
        </w:r>
      </w:hyperlink>
    </w:p>
    <w:p w14:paraId="406B3729" w14:textId="7FBE1CD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1" w:history="1">
        <w:r w:rsidRPr="00553D9E">
          <w:rPr>
            <w:rStyle w:val="Hyperlink"/>
            <w:rFonts w:eastAsia="Times New Roman"/>
            <w:noProof/>
          </w:rPr>
          <w:t>11.2.2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Unicode UTF-16 Decoding/Encoding Non-Errors</w:t>
        </w:r>
        <w:r>
          <w:rPr>
            <w:noProof/>
            <w:webHidden/>
          </w:rPr>
          <w:tab/>
        </w:r>
        <w:r>
          <w:rPr>
            <w:noProof/>
            <w:webHidden/>
          </w:rPr>
          <w:fldChar w:fldCharType="begin"/>
        </w:r>
        <w:r>
          <w:rPr>
            <w:noProof/>
            <w:webHidden/>
          </w:rPr>
          <w:instrText xml:space="preserve"> PAGEREF _Toc219440991 \h </w:instrText>
        </w:r>
        <w:r>
          <w:rPr>
            <w:noProof/>
            <w:webHidden/>
          </w:rPr>
        </w:r>
        <w:r>
          <w:rPr>
            <w:noProof/>
            <w:webHidden/>
          </w:rPr>
          <w:fldChar w:fldCharType="separate"/>
        </w:r>
        <w:r w:rsidR="00F64D18">
          <w:rPr>
            <w:noProof/>
            <w:webHidden/>
          </w:rPr>
          <w:t>73</w:t>
        </w:r>
        <w:r>
          <w:rPr>
            <w:noProof/>
            <w:webHidden/>
          </w:rPr>
          <w:fldChar w:fldCharType="end"/>
        </w:r>
      </w:hyperlink>
    </w:p>
    <w:p w14:paraId="6C2FE5CD" w14:textId="373F59D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2" w:history="1">
        <w:r w:rsidRPr="00553D9E">
          <w:rPr>
            <w:rStyle w:val="Hyperlink"/>
            <w:rFonts w:eastAsia="Times New Roman"/>
            <w:noProof/>
          </w:rPr>
          <w:t>11.2.3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Preserving Data Containing Decoding Errors</w:t>
        </w:r>
        <w:r>
          <w:rPr>
            <w:noProof/>
            <w:webHidden/>
          </w:rPr>
          <w:tab/>
        </w:r>
        <w:r>
          <w:rPr>
            <w:noProof/>
            <w:webHidden/>
          </w:rPr>
          <w:fldChar w:fldCharType="begin"/>
        </w:r>
        <w:r>
          <w:rPr>
            <w:noProof/>
            <w:webHidden/>
          </w:rPr>
          <w:instrText xml:space="preserve"> PAGEREF _Toc219440992 \h </w:instrText>
        </w:r>
        <w:r>
          <w:rPr>
            <w:noProof/>
            <w:webHidden/>
          </w:rPr>
        </w:r>
        <w:r>
          <w:rPr>
            <w:noProof/>
            <w:webHidden/>
          </w:rPr>
          <w:fldChar w:fldCharType="separate"/>
        </w:r>
        <w:r w:rsidR="00F64D18">
          <w:rPr>
            <w:noProof/>
            <w:webHidden/>
          </w:rPr>
          <w:t>73</w:t>
        </w:r>
        <w:r>
          <w:rPr>
            <w:noProof/>
            <w:webHidden/>
          </w:rPr>
          <w:fldChar w:fldCharType="end"/>
        </w:r>
      </w:hyperlink>
    </w:p>
    <w:p w14:paraId="048FD560" w14:textId="4F724596"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93" w:history="1">
        <w:r w:rsidRPr="00553D9E">
          <w:rPr>
            <w:rStyle w:val="Hyperlink"/>
            <w:noProof/>
          </w:rPr>
          <w:t>11.3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Byte Order and Bit Order</w:t>
        </w:r>
        <w:r>
          <w:rPr>
            <w:noProof/>
            <w:webHidden/>
          </w:rPr>
          <w:tab/>
        </w:r>
        <w:r>
          <w:rPr>
            <w:noProof/>
            <w:webHidden/>
          </w:rPr>
          <w:fldChar w:fldCharType="begin"/>
        </w:r>
        <w:r>
          <w:rPr>
            <w:noProof/>
            <w:webHidden/>
          </w:rPr>
          <w:instrText xml:space="preserve"> PAGEREF _Toc219440993 \h </w:instrText>
        </w:r>
        <w:r>
          <w:rPr>
            <w:noProof/>
            <w:webHidden/>
          </w:rPr>
        </w:r>
        <w:r>
          <w:rPr>
            <w:noProof/>
            <w:webHidden/>
          </w:rPr>
          <w:fldChar w:fldCharType="separate"/>
        </w:r>
        <w:r w:rsidR="00F64D18">
          <w:rPr>
            <w:noProof/>
            <w:webHidden/>
          </w:rPr>
          <w:t>73</w:t>
        </w:r>
        <w:r>
          <w:rPr>
            <w:noProof/>
            <w:webHidden/>
          </w:rPr>
          <w:fldChar w:fldCharType="end"/>
        </w:r>
      </w:hyperlink>
    </w:p>
    <w:p w14:paraId="1CF96692" w14:textId="122FF0F5"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94" w:history="1">
        <w:r w:rsidRPr="00553D9E">
          <w:rPr>
            <w:rStyle w:val="Hyperlink"/>
            <w:noProof/>
          </w:rPr>
          <w:t>11.4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dfdl:bitOrder Example</w:t>
        </w:r>
        <w:r>
          <w:rPr>
            <w:noProof/>
            <w:webHidden/>
          </w:rPr>
          <w:tab/>
        </w:r>
        <w:r>
          <w:rPr>
            <w:noProof/>
            <w:webHidden/>
          </w:rPr>
          <w:fldChar w:fldCharType="begin"/>
        </w:r>
        <w:r>
          <w:rPr>
            <w:noProof/>
            <w:webHidden/>
          </w:rPr>
          <w:instrText xml:space="preserve"> PAGEREF _Toc219440994 \h </w:instrText>
        </w:r>
        <w:r>
          <w:rPr>
            <w:noProof/>
            <w:webHidden/>
          </w:rPr>
        </w:r>
        <w:r>
          <w:rPr>
            <w:noProof/>
            <w:webHidden/>
          </w:rPr>
          <w:fldChar w:fldCharType="separate"/>
        </w:r>
        <w:r w:rsidR="00F64D18">
          <w:rPr>
            <w:noProof/>
            <w:webHidden/>
          </w:rPr>
          <w:t>73</w:t>
        </w:r>
        <w:r>
          <w:rPr>
            <w:noProof/>
            <w:webHidden/>
          </w:rPr>
          <w:fldChar w:fldCharType="end"/>
        </w:r>
      </w:hyperlink>
    </w:p>
    <w:p w14:paraId="26E0A657" w14:textId="4D07FAD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5" w:history="1">
        <w:r w:rsidRPr="00553D9E">
          <w:rPr>
            <w:rStyle w:val="Hyperlink"/>
            <w:rFonts w:eastAsia="Times New Roman"/>
            <w:noProof/>
          </w:rPr>
          <w:t>11.4.1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Using Right-to-Left Display for 'leastSignificantBitFirst'</w:t>
        </w:r>
        <w:r>
          <w:rPr>
            <w:noProof/>
            <w:webHidden/>
          </w:rPr>
          <w:tab/>
        </w:r>
        <w:r>
          <w:rPr>
            <w:noProof/>
            <w:webHidden/>
          </w:rPr>
          <w:fldChar w:fldCharType="begin"/>
        </w:r>
        <w:r>
          <w:rPr>
            <w:noProof/>
            <w:webHidden/>
          </w:rPr>
          <w:instrText xml:space="preserve"> PAGEREF _Toc219440995 \h </w:instrText>
        </w:r>
        <w:r>
          <w:rPr>
            <w:noProof/>
            <w:webHidden/>
          </w:rPr>
        </w:r>
        <w:r>
          <w:rPr>
            <w:noProof/>
            <w:webHidden/>
          </w:rPr>
          <w:fldChar w:fldCharType="separate"/>
        </w:r>
        <w:r w:rsidR="00F64D18">
          <w:rPr>
            <w:noProof/>
            <w:webHidden/>
          </w:rPr>
          <w:t>74</w:t>
        </w:r>
        <w:r>
          <w:rPr>
            <w:noProof/>
            <w:webHidden/>
          </w:rPr>
          <w:fldChar w:fldCharType="end"/>
        </w:r>
      </w:hyperlink>
    </w:p>
    <w:p w14:paraId="135A0D08" w14:textId="0904E67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6" w:history="1">
        <w:r w:rsidRPr="00553D9E">
          <w:rPr>
            <w:rStyle w:val="Hyperlink"/>
            <w:rFonts w:eastAsia="Times New Roman"/>
            <w:noProof/>
          </w:rPr>
          <w:t>11.4.2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dfdl:bitOrder and Grammar Regions</w:t>
        </w:r>
        <w:r>
          <w:rPr>
            <w:noProof/>
            <w:webHidden/>
          </w:rPr>
          <w:tab/>
        </w:r>
        <w:r>
          <w:rPr>
            <w:noProof/>
            <w:webHidden/>
          </w:rPr>
          <w:fldChar w:fldCharType="begin"/>
        </w:r>
        <w:r>
          <w:rPr>
            <w:noProof/>
            <w:webHidden/>
          </w:rPr>
          <w:instrText xml:space="preserve"> PAGEREF _Toc219440996 \h </w:instrText>
        </w:r>
        <w:r>
          <w:rPr>
            <w:noProof/>
            <w:webHidden/>
          </w:rPr>
        </w:r>
        <w:r>
          <w:rPr>
            <w:noProof/>
            <w:webHidden/>
          </w:rPr>
          <w:fldChar w:fldCharType="separate"/>
        </w:r>
        <w:r w:rsidR="00F64D18">
          <w:rPr>
            <w:noProof/>
            <w:webHidden/>
          </w:rPr>
          <w:t>74</w:t>
        </w:r>
        <w:r>
          <w:rPr>
            <w:noProof/>
            <w:webHidden/>
          </w:rPr>
          <w:fldChar w:fldCharType="end"/>
        </w:r>
      </w:hyperlink>
    </w:p>
    <w:p w14:paraId="00B2B2F1" w14:textId="362BB28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0997" w:history="1">
        <w:r w:rsidRPr="00553D9E">
          <w:rPr>
            <w:rStyle w:val="Hyperlink"/>
            <w:noProof/>
          </w:rPr>
          <w:t>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Framing</w:t>
        </w:r>
        <w:r>
          <w:rPr>
            <w:noProof/>
            <w:webHidden/>
          </w:rPr>
          <w:tab/>
        </w:r>
        <w:r>
          <w:rPr>
            <w:noProof/>
            <w:webHidden/>
          </w:rPr>
          <w:fldChar w:fldCharType="begin"/>
        </w:r>
        <w:r>
          <w:rPr>
            <w:noProof/>
            <w:webHidden/>
          </w:rPr>
          <w:instrText xml:space="preserve"> PAGEREF _Toc219440997 \h </w:instrText>
        </w:r>
        <w:r>
          <w:rPr>
            <w:noProof/>
            <w:webHidden/>
          </w:rPr>
        </w:r>
        <w:r>
          <w:rPr>
            <w:noProof/>
            <w:webHidden/>
          </w:rPr>
          <w:fldChar w:fldCharType="separate"/>
        </w:r>
        <w:r w:rsidR="00F64D18">
          <w:rPr>
            <w:noProof/>
            <w:webHidden/>
          </w:rPr>
          <w:t>75</w:t>
        </w:r>
        <w:r>
          <w:rPr>
            <w:noProof/>
            <w:webHidden/>
          </w:rPr>
          <w:fldChar w:fldCharType="end"/>
        </w:r>
      </w:hyperlink>
    </w:p>
    <w:p w14:paraId="62878284" w14:textId="5139B385"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0998" w:history="1">
        <w:r w:rsidRPr="00553D9E">
          <w:rPr>
            <w:rStyle w:val="Hyperlink"/>
            <w:noProof/>
          </w:rPr>
          <w:t>12.1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Aligned Data</w:t>
        </w:r>
        <w:r>
          <w:rPr>
            <w:noProof/>
            <w:webHidden/>
          </w:rPr>
          <w:tab/>
        </w:r>
        <w:r>
          <w:rPr>
            <w:noProof/>
            <w:webHidden/>
          </w:rPr>
          <w:fldChar w:fldCharType="begin"/>
        </w:r>
        <w:r>
          <w:rPr>
            <w:noProof/>
            <w:webHidden/>
          </w:rPr>
          <w:instrText xml:space="preserve"> PAGEREF _Toc219440998 \h </w:instrText>
        </w:r>
        <w:r>
          <w:rPr>
            <w:noProof/>
            <w:webHidden/>
          </w:rPr>
        </w:r>
        <w:r>
          <w:rPr>
            <w:noProof/>
            <w:webHidden/>
          </w:rPr>
          <w:fldChar w:fldCharType="separate"/>
        </w:r>
        <w:r w:rsidR="00F64D18">
          <w:rPr>
            <w:noProof/>
            <w:webHidden/>
          </w:rPr>
          <w:t>75</w:t>
        </w:r>
        <w:r>
          <w:rPr>
            <w:noProof/>
            <w:webHidden/>
          </w:rPr>
          <w:fldChar w:fldCharType="end"/>
        </w:r>
      </w:hyperlink>
    </w:p>
    <w:p w14:paraId="03A7004A" w14:textId="3B5DBE89"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0999" w:history="1">
        <w:r w:rsidRPr="00553D9E">
          <w:rPr>
            <w:rStyle w:val="Hyperlink"/>
            <w:rFonts w:eastAsia="Times New Roman"/>
            <w:noProof/>
          </w:rPr>
          <w:t>12.1.1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Implicit Alignment</w:t>
        </w:r>
        <w:r>
          <w:rPr>
            <w:noProof/>
            <w:webHidden/>
          </w:rPr>
          <w:tab/>
        </w:r>
        <w:r>
          <w:rPr>
            <w:noProof/>
            <w:webHidden/>
          </w:rPr>
          <w:fldChar w:fldCharType="begin"/>
        </w:r>
        <w:r>
          <w:rPr>
            <w:noProof/>
            <w:webHidden/>
          </w:rPr>
          <w:instrText xml:space="preserve"> PAGEREF _Toc219440999 \h </w:instrText>
        </w:r>
        <w:r>
          <w:rPr>
            <w:noProof/>
            <w:webHidden/>
          </w:rPr>
        </w:r>
        <w:r>
          <w:rPr>
            <w:noProof/>
            <w:webHidden/>
          </w:rPr>
          <w:fldChar w:fldCharType="separate"/>
        </w:r>
        <w:r w:rsidR="00F64D18">
          <w:rPr>
            <w:noProof/>
            <w:webHidden/>
          </w:rPr>
          <w:t>76</w:t>
        </w:r>
        <w:r>
          <w:rPr>
            <w:noProof/>
            <w:webHidden/>
          </w:rPr>
          <w:fldChar w:fldCharType="end"/>
        </w:r>
      </w:hyperlink>
    </w:p>
    <w:p w14:paraId="38C2B8E7" w14:textId="6D5E3ED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0" w:history="1">
        <w:r w:rsidRPr="00553D9E">
          <w:rPr>
            <w:rStyle w:val="Hyperlink"/>
            <w:rFonts w:eastAsia="Times New Roman"/>
            <w:noProof/>
          </w:rPr>
          <w:t>12.1.2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Mandatory Alignment for Textual Data</w:t>
        </w:r>
        <w:r>
          <w:rPr>
            <w:noProof/>
            <w:webHidden/>
          </w:rPr>
          <w:tab/>
        </w:r>
        <w:r>
          <w:rPr>
            <w:noProof/>
            <w:webHidden/>
          </w:rPr>
          <w:fldChar w:fldCharType="begin"/>
        </w:r>
        <w:r>
          <w:rPr>
            <w:noProof/>
            <w:webHidden/>
          </w:rPr>
          <w:instrText xml:space="preserve"> PAGEREF _Toc219441000 \h </w:instrText>
        </w:r>
        <w:r>
          <w:rPr>
            <w:noProof/>
            <w:webHidden/>
          </w:rPr>
        </w:r>
        <w:r>
          <w:rPr>
            <w:noProof/>
            <w:webHidden/>
          </w:rPr>
          <w:fldChar w:fldCharType="separate"/>
        </w:r>
        <w:r w:rsidR="00F64D18">
          <w:rPr>
            <w:noProof/>
            <w:webHidden/>
          </w:rPr>
          <w:t>77</w:t>
        </w:r>
        <w:r>
          <w:rPr>
            <w:noProof/>
            <w:webHidden/>
          </w:rPr>
          <w:fldChar w:fldCharType="end"/>
        </w:r>
      </w:hyperlink>
    </w:p>
    <w:p w14:paraId="213C3B3B" w14:textId="3F2979C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1" w:history="1">
        <w:r w:rsidRPr="00553D9E">
          <w:rPr>
            <w:rStyle w:val="Hyperlink"/>
            <w:rFonts w:eastAsia="Times New Roman"/>
            <w:noProof/>
          </w:rPr>
          <w:t>12.1.3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Mandatory Alignment for Packed Decimal Data</w:t>
        </w:r>
        <w:r>
          <w:rPr>
            <w:noProof/>
            <w:webHidden/>
          </w:rPr>
          <w:tab/>
        </w:r>
        <w:r>
          <w:rPr>
            <w:noProof/>
            <w:webHidden/>
          </w:rPr>
          <w:fldChar w:fldCharType="begin"/>
        </w:r>
        <w:r>
          <w:rPr>
            <w:noProof/>
            <w:webHidden/>
          </w:rPr>
          <w:instrText xml:space="preserve"> PAGEREF _Toc219441001 \h </w:instrText>
        </w:r>
        <w:r>
          <w:rPr>
            <w:noProof/>
            <w:webHidden/>
          </w:rPr>
        </w:r>
        <w:r>
          <w:rPr>
            <w:noProof/>
            <w:webHidden/>
          </w:rPr>
          <w:fldChar w:fldCharType="separate"/>
        </w:r>
        <w:r w:rsidR="00F64D18">
          <w:rPr>
            <w:noProof/>
            <w:webHidden/>
          </w:rPr>
          <w:t>78</w:t>
        </w:r>
        <w:r>
          <w:rPr>
            <w:noProof/>
            <w:webHidden/>
          </w:rPr>
          <w:fldChar w:fldCharType="end"/>
        </w:r>
      </w:hyperlink>
    </w:p>
    <w:p w14:paraId="1EB8FA96" w14:textId="4C06E42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2" w:history="1">
        <w:r w:rsidRPr="00553D9E">
          <w:rPr>
            <w:rStyle w:val="Hyperlink"/>
            <w:rFonts w:eastAsia="Times New Roman"/>
            <w:noProof/>
          </w:rPr>
          <w:t>12.1.4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AlignmentFill</w:t>
        </w:r>
        <w:r>
          <w:rPr>
            <w:noProof/>
            <w:webHidden/>
          </w:rPr>
          <w:tab/>
        </w:r>
        <w:r>
          <w:rPr>
            <w:noProof/>
            <w:webHidden/>
          </w:rPr>
          <w:fldChar w:fldCharType="begin"/>
        </w:r>
        <w:r>
          <w:rPr>
            <w:noProof/>
            <w:webHidden/>
          </w:rPr>
          <w:instrText xml:space="preserve"> PAGEREF _Toc219441002 \h </w:instrText>
        </w:r>
        <w:r>
          <w:rPr>
            <w:noProof/>
            <w:webHidden/>
          </w:rPr>
        </w:r>
        <w:r>
          <w:rPr>
            <w:noProof/>
            <w:webHidden/>
          </w:rPr>
          <w:fldChar w:fldCharType="separate"/>
        </w:r>
        <w:r w:rsidR="00F64D18">
          <w:rPr>
            <w:noProof/>
            <w:webHidden/>
          </w:rPr>
          <w:t>78</w:t>
        </w:r>
        <w:r>
          <w:rPr>
            <w:noProof/>
            <w:webHidden/>
          </w:rPr>
          <w:fldChar w:fldCharType="end"/>
        </w:r>
      </w:hyperlink>
    </w:p>
    <w:p w14:paraId="39721027" w14:textId="52E0A8F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03" w:history="1">
        <w:r w:rsidRPr="00553D9E">
          <w:rPr>
            <w:rStyle w:val="Hyperlink"/>
            <w:noProof/>
          </w:rPr>
          <w:t>12.2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for Specifying Delimiters</w:t>
        </w:r>
        <w:r>
          <w:rPr>
            <w:noProof/>
            <w:webHidden/>
          </w:rPr>
          <w:tab/>
        </w:r>
        <w:r>
          <w:rPr>
            <w:noProof/>
            <w:webHidden/>
          </w:rPr>
          <w:fldChar w:fldCharType="begin"/>
        </w:r>
        <w:r>
          <w:rPr>
            <w:noProof/>
            <w:webHidden/>
          </w:rPr>
          <w:instrText xml:space="preserve"> PAGEREF _Toc219441003 \h </w:instrText>
        </w:r>
        <w:r>
          <w:rPr>
            <w:noProof/>
            <w:webHidden/>
          </w:rPr>
        </w:r>
        <w:r>
          <w:rPr>
            <w:noProof/>
            <w:webHidden/>
          </w:rPr>
          <w:fldChar w:fldCharType="separate"/>
        </w:r>
        <w:r w:rsidR="00F64D18">
          <w:rPr>
            <w:noProof/>
            <w:webHidden/>
          </w:rPr>
          <w:t>78</w:t>
        </w:r>
        <w:r>
          <w:rPr>
            <w:noProof/>
            <w:webHidden/>
          </w:rPr>
          <w:fldChar w:fldCharType="end"/>
        </w:r>
      </w:hyperlink>
    </w:p>
    <w:p w14:paraId="67E282D4" w14:textId="41B022A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04" w:history="1">
        <w:r w:rsidRPr="00553D9E">
          <w:rPr>
            <w:rStyle w:val="Hyperlink"/>
            <w:noProof/>
          </w:rPr>
          <w:t>12.3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for Specifying Lengths</w:t>
        </w:r>
        <w:r>
          <w:rPr>
            <w:noProof/>
            <w:webHidden/>
          </w:rPr>
          <w:tab/>
        </w:r>
        <w:r>
          <w:rPr>
            <w:noProof/>
            <w:webHidden/>
          </w:rPr>
          <w:fldChar w:fldCharType="begin"/>
        </w:r>
        <w:r>
          <w:rPr>
            <w:noProof/>
            <w:webHidden/>
          </w:rPr>
          <w:instrText xml:space="preserve"> PAGEREF _Toc219441004 \h </w:instrText>
        </w:r>
        <w:r>
          <w:rPr>
            <w:noProof/>
            <w:webHidden/>
          </w:rPr>
        </w:r>
        <w:r>
          <w:rPr>
            <w:noProof/>
            <w:webHidden/>
          </w:rPr>
          <w:fldChar w:fldCharType="separate"/>
        </w:r>
        <w:r w:rsidR="00F64D18">
          <w:rPr>
            <w:noProof/>
            <w:webHidden/>
          </w:rPr>
          <w:t>83</w:t>
        </w:r>
        <w:r>
          <w:rPr>
            <w:noProof/>
            <w:webHidden/>
          </w:rPr>
          <w:fldChar w:fldCharType="end"/>
        </w:r>
      </w:hyperlink>
    </w:p>
    <w:p w14:paraId="77C1F6F9" w14:textId="7DDC085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5" w:history="1">
        <w:r w:rsidRPr="00553D9E">
          <w:rPr>
            <w:rStyle w:val="Hyperlink"/>
            <w:rFonts w:eastAsia="Times New Roman"/>
            <w:noProof/>
          </w:rPr>
          <w:t>12.3.1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'explicit'</w:t>
        </w:r>
        <w:r>
          <w:rPr>
            <w:noProof/>
            <w:webHidden/>
          </w:rPr>
          <w:tab/>
        </w:r>
        <w:r>
          <w:rPr>
            <w:noProof/>
            <w:webHidden/>
          </w:rPr>
          <w:fldChar w:fldCharType="begin"/>
        </w:r>
        <w:r>
          <w:rPr>
            <w:noProof/>
            <w:webHidden/>
          </w:rPr>
          <w:instrText xml:space="preserve"> PAGEREF _Toc219441005 \h </w:instrText>
        </w:r>
        <w:r>
          <w:rPr>
            <w:noProof/>
            <w:webHidden/>
          </w:rPr>
        </w:r>
        <w:r>
          <w:rPr>
            <w:noProof/>
            <w:webHidden/>
          </w:rPr>
          <w:fldChar w:fldCharType="separate"/>
        </w:r>
        <w:r w:rsidR="00F64D18">
          <w:rPr>
            <w:noProof/>
            <w:webHidden/>
          </w:rPr>
          <w:t>84</w:t>
        </w:r>
        <w:r>
          <w:rPr>
            <w:noProof/>
            <w:webHidden/>
          </w:rPr>
          <w:fldChar w:fldCharType="end"/>
        </w:r>
      </w:hyperlink>
    </w:p>
    <w:p w14:paraId="672CA73D" w14:textId="016E9509"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6" w:history="1">
        <w:r w:rsidRPr="00553D9E">
          <w:rPr>
            <w:rStyle w:val="Hyperlink"/>
            <w:rFonts w:eastAsia="Times New Roman"/>
            <w:noProof/>
          </w:rPr>
          <w:t>12.3.2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'delimited'</w:t>
        </w:r>
        <w:r>
          <w:rPr>
            <w:noProof/>
            <w:webHidden/>
          </w:rPr>
          <w:tab/>
        </w:r>
        <w:r>
          <w:rPr>
            <w:noProof/>
            <w:webHidden/>
          </w:rPr>
          <w:fldChar w:fldCharType="begin"/>
        </w:r>
        <w:r>
          <w:rPr>
            <w:noProof/>
            <w:webHidden/>
          </w:rPr>
          <w:instrText xml:space="preserve"> PAGEREF _Toc219441006 \h </w:instrText>
        </w:r>
        <w:r>
          <w:rPr>
            <w:noProof/>
            <w:webHidden/>
          </w:rPr>
        </w:r>
        <w:r>
          <w:rPr>
            <w:noProof/>
            <w:webHidden/>
          </w:rPr>
          <w:fldChar w:fldCharType="separate"/>
        </w:r>
        <w:r w:rsidR="00F64D18">
          <w:rPr>
            <w:noProof/>
            <w:webHidden/>
          </w:rPr>
          <w:t>85</w:t>
        </w:r>
        <w:r>
          <w:rPr>
            <w:noProof/>
            <w:webHidden/>
          </w:rPr>
          <w:fldChar w:fldCharType="end"/>
        </w:r>
      </w:hyperlink>
    </w:p>
    <w:p w14:paraId="3718C7DF" w14:textId="66C5E0C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7" w:history="1">
        <w:r w:rsidRPr="00553D9E">
          <w:rPr>
            <w:rStyle w:val="Hyperlink"/>
            <w:rFonts w:eastAsia="Times New Roman"/>
            <w:noProof/>
          </w:rPr>
          <w:t>12.3.3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'implicit'</w:t>
        </w:r>
        <w:r>
          <w:rPr>
            <w:noProof/>
            <w:webHidden/>
          </w:rPr>
          <w:tab/>
        </w:r>
        <w:r>
          <w:rPr>
            <w:noProof/>
            <w:webHidden/>
          </w:rPr>
          <w:fldChar w:fldCharType="begin"/>
        </w:r>
        <w:r>
          <w:rPr>
            <w:noProof/>
            <w:webHidden/>
          </w:rPr>
          <w:instrText xml:space="preserve"> PAGEREF _Toc219441007 \h </w:instrText>
        </w:r>
        <w:r>
          <w:rPr>
            <w:noProof/>
            <w:webHidden/>
          </w:rPr>
        </w:r>
        <w:r>
          <w:rPr>
            <w:noProof/>
            <w:webHidden/>
          </w:rPr>
          <w:fldChar w:fldCharType="separate"/>
        </w:r>
        <w:r w:rsidR="00F64D18">
          <w:rPr>
            <w:noProof/>
            <w:webHidden/>
          </w:rPr>
          <w:t>86</w:t>
        </w:r>
        <w:r>
          <w:rPr>
            <w:noProof/>
            <w:webHidden/>
          </w:rPr>
          <w:fldChar w:fldCharType="end"/>
        </w:r>
      </w:hyperlink>
    </w:p>
    <w:p w14:paraId="4CB88164" w14:textId="3E65818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8" w:history="1">
        <w:r w:rsidRPr="00553D9E">
          <w:rPr>
            <w:rStyle w:val="Hyperlink"/>
            <w:rFonts w:eastAsia="Times New Roman"/>
            <w:noProof/>
          </w:rPr>
          <w:t>12.3.4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'prefixed'</w:t>
        </w:r>
        <w:r>
          <w:rPr>
            <w:noProof/>
            <w:webHidden/>
          </w:rPr>
          <w:tab/>
        </w:r>
        <w:r>
          <w:rPr>
            <w:noProof/>
            <w:webHidden/>
          </w:rPr>
          <w:fldChar w:fldCharType="begin"/>
        </w:r>
        <w:r>
          <w:rPr>
            <w:noProof/>
            <w:webHidden/>
          </w:rPr>
          <w:instrText xml:space="preserve"> PAGEREF _Toc219441008 \h </w:instrText>
        </w:r>
        <w:r>
          <w:rPr>
            <w:noProof/>
            <w:webHidden/>
          </w:rPr>
        </w:r>
        <w:r>
          <w:rPr>
            <w:noProof/>
            <w:webHidden/>
          </w:rPr>
          <w:fldChar w:fldCharType="separate"/>
        </w:r>
        <w:r w:rsidR="00F64D18">
          <w:rPr>
            <w:noProof/>
            <w:webHidden/>
          </w:rPr>
          <w:t>87</w:t>
        </w:r>
        <w:r>
          <w:rPr>
            <w:noProof/>
            <w:webHidden/>
          </w:rPr>
          <w:fldChar w:fldCharType="end"/>
        </w:r>
      </w:hyperlink>
    </w:p>
    <w:p w14:paraId="5D48A8D3" w14:textId="6914DFC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09" w:history="1">
        <w:r w:rsidRPr="00553D9E">
          <w:rPr>
            <w:rStyle w:val="Hyperlink"/>
            <w:rFonts w:eastAsia="Times New Roman"/>
            <w:noProof/>
          </w:rPr>
          <w:t>12.3.5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'pattern'</w:t>
        </w:r>
        <w:r>
          <w:rPr>
            <w:noProof/>
            <w:webHidden/>
          </w:rPr>
          <w:tab/>
        </w:r>
        <w:r>
          <w:rPr>
            <w:noProof/>
            <w:webHidden/>
          </w:rPr>
          <w:fldChar w:fldCharType="begin"/>
        </w:r>
        <w:r>
          <w:rPr>
            <w:noProof/>
            <w:webHidden/>
          </w:rPr>
          <w:instrText xml:space="preserve"> PAGEREF _Toc219441009 \h </w:instrText>
        </w:r>
        <w:r>
          <w:rPr>
            <w:noProof/>
            <w:webHidden/>
          </w:rPr>
        </w:r>
        <w:r>
          <w:rPr>
            <w:noProof/>
            <w:webHidden/>
          </w:rPr>
          <w:fldChar w:fldCharType="separate"/>
        </w:r>
        <w:r w:rsidR="00F64D18">
          <w:rPr>
            <w:noProof/>
            <w:webHidden/>
          </w:rPr>
          <w:t>90</w:t>
        </w:r>
        <w:r>
          <w:rPr>
            <w:noProof/>
            <w:webHidden/>
          </w:rPr>
          <w:fldChar w:fldCharType="end"/>
        </w:r>
      </w:hyperlink>
    </w:p>
    <w:p w14:paraId="47819C24" w14:textId="011904B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10" w:history="1">
        <w:r w:rsidRPr="00553D9E">
          <w:rPr>
            <w:rStyle w:val="Hyperlink"/>
            <w:rFonts w:eastAsia="Times New Roman"/>
            <w:noProof/>
          </w:rPr>
          <w:t>12.3.6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dfdl:lengthKind 'endOfParent'</w:t>
        </w:r>
        <w:r>
          <w:rPr>
            <w:noProof/>
            <w:webHidden/>
          </w:rPr>
          <w:tab/>
        </w:r>
        <w:r>
          <w:rPr>
            <w:noProof/>
            <w:webHidden/>
          </w:rPr>
          <w:fldChar w:fldCharType="begin"/>
        </w:r>
        <w:r>
          <w:rPr>
            <w:noProof/>
            <w:webHidden/>
          </w:rPr>
          <w:instrText xml:space="preserve"> PAGEREF _Toc219441010 \h </w:instrText>
        </w:r>
        <w:r>
          <w:rPr>
            <w:noProof/>
            <w:webHidden/>
          </w:rPr>
        </w:r>
        <w:r>
          <w:rPr>
            <w:noProof/>
            <w:webHidden/>
          </w:rPr>
          <w:fldChar w:fldCharType="separate"/>
        </w:r>
        <w:r w:rsidR="00F64D18">
          <w:rPr>
            <w:noProof/>
            <w:webHidden/>
          </w:rPr>
          <w:t>91</w:t>
        </w:r>
        <w:r>
          <w:rPr>
            <w:noProof/>
            <w:webHidden/>
          </w:rPr>
          <w:fldChar w:fldCharType="end"/>
        </w:r>
      </w:hyperlink>
    </w:p>
    <w:p w14:paraId="524FE3B9" w14:textId="5769239D"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11" w:history="1">
        <w:r w:rsidRPr="00553D9E">
          <w:rPr>
            <w:rStyle w:val="Hyperlink"/>
            <w:rFonts w:eastAsia="Times New Roman"/>
            <w:noProof/>
          </w:rPr>
          <w:t>12.3.7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Elements of Specified Length</w:t>
        </w:r>
        <w:r>
          <w:rPr>
            <w:noProof/>
            <w:webHidden/>
          </w:rPr>
          <w:tab/>
        </w:r>
        <w:r>
          <w:rPr>
            <w:noProof/>
            <w:webHidden/>
          </w:rPr>
          <w:fldChar w:fldCharType="begin"/>
        </w:r>
        <w:r>
          <w:rPr>
            <w:noProof/>
            <w:webHidden/>
          </w:rPr>
          <w:instrText xml:space="preserve"> PAGEREF _Toc219441011 \h </w:instrText>
        </w:r>
        <w:r>
          <w:rPr>
            <w:noProof/>
            <w:webHidden/>
          </w:rPr>
        </w:r>
        <w:r>
          <w:rPr>
            <w:noProof/>
            <w:webHidden/>
          </w:rPr>
          <w:fldChar w:fldCharType="separate"/>
        </w:r>
        <w:r w:rsidR="00F64D18">
          <w:rPr>
            <w:noProof/>
            <w:webHidden/>
          </w:rPr>
          <w:t>93</w:t>
        </w:r>
        <w:r>
          <w:rPr>
            <w:noProof/>
            <w:webHidden/>
          </w:rPr>
          <w:fldChar w:fldCharType="end"/>
        </w:r>
      </w:hyperlink>
    </w:p>
    <w:p w14:paraId="5DE01775" w14:textId="4B86B39A"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12" w:history="1">
        <w:r w:rsidRPr="00553D9E">
          <w:rPr>
            <w:rStyle w:val="Hyperlink"/>
            <w:noProof/>
          </w:rPr>
          <w:t>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Simple Types</w:t>
        </w:r>
        <w:r>
          <w:rPr>
            <w:noProof/>
            <w:webHidden/>
          </w:rPr>
          <w:tab/>
        </w:r>
        <w:r>
          <w:rPr>
            <w:noProof/>
            <w:webHidden/>
          </w:rPr>
          <w:fldChar w:fldCharType="begin"/>
        </w:r>
        <w:r>
          <w:rPr>
            <w:noProof/>
            <w:webHidden/>
          </w:rPr>
          <w:instrText xml:space="preserve"> PAGEREF _Toc219441012 \h </w:instrText>
        </w:r>
        <w:r>
          <w:rPr>
            <w:noProof/>
            <w:webHidden/>
          </w:rPr>
        </w:r>
        <w:r>
          <w:rPr>
            <w:noProof/>
            <w:webHidden/>
          </w:rPr>
          <w:fldChar w:fldCharType="separate"/>
        </w:r>
        <w:r w:rsidR="00F64D18">
          <w:rPr>
            <w:noProof/>
            <w:webHidden/>
          </w:rPr>
          <w:t>97</w:t>
        </w:r>
        <w:r>
          <w:rPr>
            <w:noProof/>
            <w:webHidden/>
          </w:rPr>
          <w:fldChar w:fldCharType="end"/>
        </w:r>
      </w:hyperlink>
    </w:p>
    <w:p w14:paraId="78F0C8E1" w14:textId="5BDCEFFC"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3" w:history="1">
        <w:r w:rsidRPr="00553D9E">
          <w:rPr>
            <w:rStyle w:val="Hyperlink"/>
            <w:noProof/>
          </w:rPr>
          <w:t>13.1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Common to All Simple Types</w:t>
        </w:r>
        <w:r>
          <w:rPr>
            <w:noProof/>
            <w:webHidden/>
          </w:rPr>
          <w:tab/>
        </w:r>
        <w:r>
          <w:rPr>
            <w:noProof/>
            <w:webHidden/>
          </w:rPr>
          <w:fldChar w:fldCharType="begin"/>
        </w:r>
        <w:r>
          <w:rPr>
            <w:noProof/>
            <w:webHidden/>
          </w:rPr>
          <w:instrText xml:space="preserve"> PAGEREF _Toc219441013 \h </w:instrText>
        </w:r>
        <w:r>
          <w:rPr>
            <w:noProof/>
            <w:webHidden/>
          </w:rPr>
        </w:r>
        <w:r>
          <w:rPr>
            <w:noProof/>
            <w:webHidden/>
          </w:rPr>
          <w:fldChar w:fldCharType="separate"/>
        </w:r>
        <w:r w:rsidR="00F64D18">
          <w:rPr>
            <w:noProof/>
            <w:webHidden/>
          </w:rPr>
          <w:t>97</w:t>
        </w:r>
        <w:r>
          <w:rPr>
            <w:noProof/>
            <w:webHidden/>
          </w:rPr>
          <w:fldChar w:fldCharType="end"/>
        </w:r>
      </w:hyperlink>
    </w:p>
    <w:p w14:paraId="485756B9" w14:textId="14DB2535"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4" w:history="1">
        <w:r w:rsidRPr="00553D9E">
          <w:rPr>
            <w:rStyle w:val="Hyperlink"/>
            <w:noProof/>
          </w:rPr>
          <w:t>13.2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Common to All Simple Types with Text representation</w:t>
        </w:r>
        <w:r>
          <w:rPr>
            <w:noProof/>
            <w:webHidden/>
          </w:rPr>
          <w:tab/>
        </w:r>
        <w:r>
          <w:rPr>
            <w:noProof/>
            <w:webHidden/>
          </w:rPr>
          <w:fldChar w:fldCharType="begin"/>
        </w:r>
        <w:r>
          <w:rPr>
            <w:noProof/>
            <w:webHidden/>
          </w:rPr>
          <w:instrText xml:space="preserve"> PAGEREF _Toc219441014 \h </w:instrText>
        </w:r>
        <w:r>
          <w:rPr>
            <w:noProof/>
            <w:webHidden/>
          </w:rPr>
        </w:r>
        <w:r>
          <w:rPr>
            <w:noProof/>
            <w:webHidden/>
          </w:rPr>
          <w:fldChar w:fldCharType="separate"/>
        </w:r>
        <w:r w:rsidR="00F64D18">
          <w:rPr>
            <w:noProof/>
            <w:webHidden/>
          </w:rPr>
          <w:t>98</w:t>
        </w:r>
        <w:r>
          <w:rPr>
            <w:noProof/>
            <w:webHidden/>
          </w:rPr>
          <w:fldChar w:fldCharType="end"/>
        </w:r>
      </w:hyperlink>
    </w:p>
    <w:p w14:paraId="59A6E221" w14:textId="17FD0C6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15" w:history="1">
        <w:r w:rsidRPr="00553D9E">
          <w:rPr>
            <w:rStyle w:val="Hyperlink"/>
            <w:rFonts w:eastAsia="Times New Roman"/>
            <w:noProof/>
          </w:rPr>
          <w:t>13.2.1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The dfdl:escapeScheme Properties</w:t>
        </w:r>
        <w:r>
          <w:rPr>
            <w:noProof/>
            <w:webHidden/>
          </w:rPr>
          <w:tab/>
        </w:r>
        <w:r>
          <w:rPr>
            <w:noProof/>
            <w:webHidden/>
          </w:rPr>
          <w:fldChar w:fldCharType="begin"/>
        </w:r>
        <w:r>
          <w:rPr>
            <w:noProof/>
            <w:webHidden/>
          </w:rPr>
          <w:instrText xml:space="preserve"> PAGEREF _Toc219441015 \h </w:instrText>
        </w:r>
        <w:r>
          <w:rPr>
            <w:noProof/>
            <w:webHidden/>
          </w:rPr>
        </w:r>
        <w:r>
          <w:rPr>
            <w:noProof/>
            <w:webHidden/>
          </w:rPr>
          <w:fldChar w:fldCharType="separate"/>
        </w:r>
        <w:r w:rsidR="00F64D18">
          <w:rPr>
            <w:noProof/>
            <w:webHidden/>
          </w:rPr>
          <w:t>99</w:t>
        </w:r>
        <w:r>
          <w:rPr>
            <w:noProof/>
            <w:webHidden/>
          </w:rPr>
          <w:fldChar w:fldCharType="end"/>
        </w:r>
      </w:hyperlink>
    </w:p>
    <w:p w14:paraId="723DED8B" w14:textId="6801784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6" w:history="1">
        <w:r w:rsidRPr="00553D9E">
          <w:rPr>
            <w:rStyle w:val="Hyperlink"/>
            <w:noProof/>
          </w:rPr>
          <w:t>13.3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for Bidirectional support for All Simple Types with Text representation</w:t>
        </w:r>
        <w:r>
          <w:rPr>
            <w:noProof/>
            <w:webHidden/>
          </w:rPr>
          <w:tab/>
        </w:r>
        <w:r>
          <w:rPr>
            <w:noProof/>
            <w:webHidden/>
          </w:rPr>
          <w:fldChar w:fldCharType="begin"/>
        </w:r>
        <w:r>
          <w:rPr>
            <w:noProof/>
            <w:webHidden/>
          </w:rPr>
          <w:instrText xml:space="preserve"> PAGEREF _Toc219441016 \h </w:instrText>
        </w:r>
        <w:r>
          <w:rPr>
            <w:noProof/>
            <w:webHidden/>
          </w:rPr>
        </w:r>
        <w:r>
          <w:rPr>
            <w:noProof/>
            <w:webHidden/>
          </w:rPr>
          <w:fldChar w:fldCharType="separate"/>
        </w:r>
        <w:r w:rsidR="00F64D18">
          <w:rPr>
            <w:noProof/>
            <w:webHidden/>
          </w:rPr>
          <w:t>103</w:t>
        </w:r>
        <w:r>
          <w:rPr>
            <w:noProof/>
            <w:webHidden/>
          </w:rPr>
          <w:fldChar w:fldCharType="end"/>
        </w:r>
      </w:hyperlink>
    </w:p>
    <w:p w14:paraId="4CCEDA5E" w14:textId="72BE874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7" w:history="1">
        <w:r w:rsidRPr="00553D9E">
          <w:rPr>
            <w:rStyle w:val="Hyperlink"/>
            <w:noProof/>
          </w:rPr>
          <w:t>13.4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String</w:t>
        </w:r>
        <w:r>
          <w:rPr>
            <w:noProof/>
            <w:webHidden/>
          </w:rPr>
          <w:tab/>
        </w:r>
        <w:r>
          <w:rPr>
            <w:noProof/>
            <w:webHidden/>
          </w:rPr>
          <w:fldChar w:fldCharType="begin"/>
        </w:r>
        <w:r>
          <w:rPr>
            <w:noProof/>
            <w:webHidden/>
          </w:rPr>
          <w:instrText xml:space="preserve"> PAGEREF _Toc219441017 \h </w:instrText>
        </w:r>
        <w:r>
          <w:rPr>
            <w:noProof/>
            <w:webHidden/>
          </w:rPr>
        </w:r>
        <w:r>
          <w:rPr>
            <w:noProof/>
            <w:webHidden/>
          </w:rPr>
          <w:fldChar w:fldCharType="separate"/>
        </w:r>
        <w:r w:rsidR="00F64D18">
          <w:rPr>
            <w:noProof/>
            <w:webHidden/>
          </w:rPr>
          <w:t>104</w:t>
        </w:r>
        <w:r>
          <w:rPr>
            <w:noProof/>
            <w:webHidden/>
          </w:rPr>
          <w:fldChar w:fldCharType="end"/>
        </w:r>
      </w:hyperlink>
    </w:p>
    <w:p w14:paraId="369C1F24" w14:textId="25C2DF4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8" w:history="1">
        <w:r w:rsidRPr="00553D9E">
          <w:rPr>
            <w:rStyle w:val="Hyperlink"/>
            <w:noProof/>
          </w:rPr>
          <w:t>13.5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Number with Text or Binary Representation</w:t>
        </w:r>
        <w:r>
          <w:rPr>
            <w:noProof/>
            <w:webHidden/>
          </w:rPr>
          <w:tab/>
        </w:r>
        <w:r>
          <w:rPr>
            <w:noProof/>
            <w:webHidden/>
          </w:rPr>
          <w:fldChar w:fldCharType="begin"/>
        </w:r>
        <w:r>
          <w:rPr>
            <w:noProof/>
            <w:webHidden/>
          </w:rPr>
          <w:instrText xml:space="preserve"> PAGEREF _Toc219441018 \h </w:instrText>
        </w:r>
        <w:r>
          <w:rPr>
            <w:noProof/>
            <w:webHidden/>
          </w:rPr>
        </w:r>
        <w:r>
          <w:rPr>
            <w:noProof/>
            <w:webHidden/>
          </w:rPr>
          <w:fldChar w:fldCharType="separate"/>
        </w:r>
        <w:r w:rsidR="00F64D18">
          <w:rPr>
            <w:noProof/>
            <w:webHidden/>
          </w:rPr>
          <w:t>106</w:t>
        </w:r>
        <w:r>
          <w:rPr>
            <w:noProof/>
            <w:webHidden/>
          </w:rPr>
          <w:fldChar w:fldCharType="end"/>
        </w:r>
      </w:hyperlink>
    </w:p>
    <w:p w14:paraId="1E637D80" w14:textId="5CADCE6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19" w:history="1">
        <w:r w:rsidRPr="00553D9E">
          <w:rPr>
            <w:rStyle w:val="Hyperlink"/>
            <w:noProof/>
          </w:rPr>
          <w:t>13.6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Number with Text Representation</w:t>
        </w:r>
        <w:r>
          <w:rPr>
            <w:noProof/>
            <w:webHidden/>
          </w:rPr>
          <w:tab/>
        </w:r>
        <w:r>
          <w:rPr>
            <w:noProof/>
            <w:webHidden/>
          </w:rPr>
          <w:fldChar w:fldCharType="begin"/>
        </w:r>
        <w:r>
          <w:rPr>
            <w:noProof/>
            <w:webHidden/>
          </w:rPr>
          <w:instrText xml:space="preserve"> PAGEREF _Toc219441019 \h </w:instrText>
        </w:r>
        <w:r>
          <w:rPr>
            <w:noProof/>
            <w:webHidden/>
          </w:rPr>
        </w:r>
        <w:r>
          <w:rPr>
            <w:noProof/>
            <w:webHidden/>
          </w:rPr>
          <w:fldChar w:fldCharType="separate"/>
        </w:r>
        <w:r w:rsidR="00F64D18">
          <w:rPr>
            <w:noProof/>
            <w:webHidden/>
          </w:rPr>
          <w:t>106</w:t>
        </w:r>
        <w:r>
          <w:rPr>
            <w:noProof/>
            <w:webHidden/>
          </w:rPr>
          <w:fldChar w:fldCharType="end"/>
        </w:r>
      </w:hyperlink>
    </w:p>
    <w:p w14:paraId="69D24DAC" w14:textId="3209182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20" w:history="1">
        <w:r w:rsidRPr="00553D9E">
          <w:rPr>
            <w:rStyle w:val="Hyperlink"/>
            <w:rFonts w:eastAsia="Times New Roman"/>
            <w:noProof/>
          </w:rPr>
          <w:t>13.6.1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The dfdl:textNumberPattern Property</w:t>
        </w:r>
        <w:r>
          <w:rPr>
            <w:noProof/>
            <w:webHidden/>
          </w:rPr>
          <w:tab/>
        </w:r>
        <w:r>
          <w:rPr>
            <w:noProof/>
            <w:webHidden/>
          </w:rPr>
          <w:fldChar w:fldCharType="begin"/>
        </w:r>
        <w:r>
          <w:rPr>
            <w:noProof/>
            <w:webHidden/>
          </w:rPr>
          <w:instrText xml:space="preserve"> PAGEREF _Toc219441020 \h </w:instrText>
        </w:r>
        <w:r>
          <w:rPr>
            <w:noProof/>
            <w:webHidden/>
          </w:rPr>
        </w:r>
        <w:r>
          <w:rPr>
            <w:noProof/>
            <w:webHidden/>
          </w:rPr>
          <w:fldChar w:fldCharType="separate"/>
        </w:r>
        <w:r w:rsidR="00F64D18">
          <w:rPr>
            <w:noProof/>
            <w:webHidden/>
          </w:rPr>
          <w:t>114</w:t>
        </w:r>
        <w:r>
          <w:rPr>
            <w:noProof/>
            <w:webHidden/>
          </w:rPr>
          <w:fldChar w:fldCharType="end"/>
        </w:r>
      </w:hyperlink>
    </w:p>
    <w:p w14:paraId="43FAA5D6" w14:textId="2F05251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21" w:history="1">
        <w:r w:rsidRPr="00553D9E">
          <w:rPr>
            <w:rStyle w:val="Hyperlink"/>
            <w:rFonts w:eastAsia="Times New Roman"/>
            <w:noProof/>
          </w:rPr>
          <w:t>13.6.2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Converting logical numbers to/from text representation</w:t>
        </w:r>
        <w:r>
          <w:rPr>
            <w:noProof/>
            <w:webHidden/>
          </w:rPr>
          <w:tab/>
        </w:r>
        <w:r>
          <w:rPr>
            <w:noProof/>
            <w:webHidden/>
          </w:rPr>
          <w:fldChar w:fldCharType="begin"/>
        </w:r>
        <w:r>
          <w:rPr>
            <w:noProof/>
            <w:webHidden/>
          </w:rPr>
          <w:instrText xml:space="preserve"> PAGEREF _Toc219441021 \h </w:instrText>
        </w:r>
        <w:r>
          <w:rPr>
            <w:noProof/>
            <w:webHidden/>
          </w:rPr>
        </w:r>
        <w:r>
          <w:rPr>
            <w:noProof/>
            <w:webHidden/>
          </w:rPr>
          <w:fldChar w:fldCharType="separate"/>
        </w:r>
        <w:r w:rsidR="00F64D18">
          <w:rPr>
            <w:noProof/>
            <w:webHidden/>
          </w:rPr>
          <w:t>120</w:t>
        </w:r>
        <w:r>
          <w:rPr>
            <w:noProof/>
            <w:webHidden/>
          </w:rPr>
          <w:fldChar w:fldCharType="end"/>
        </w:r>
      </w:hyperlink>
    </w:p>
    <w:p w14:paraId="01B8E13B" w14:textId="21257CE1"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22" w:history="1">
        <w:r w:rsidRPr="00553D9E">
          <w:rPr>
            <w:rStyle w:val="Hyperlink"/>
            <w:noProof/>
          </w:rPr>
          <w:t>13.7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Number with Binary Representation</w:t>
        </w:r>
        <w:r>
          <w:rPr>
            <w:noProof/>
            <w:webHidden/>
          </w:rPr>
          <w:tab/>
        </w:r>
        <w:r>
          <w:rPr>
            <w:noProof/>
            <w:webHidden/>
          </w:rPr>
          <w:fldChar w:fldCharType="begin"/>
        </w:r>
        <w:r>
          <w:rPr>
            <w:noProof/>
            <w:webHidden/>
          </w:rPr>
          <w:instrText xml:space="preserve"> PAGEREF _Toc219441022 \h </w:instrText>
        </w:r>
        <w:r>
          <w:rPr>
            <w:noProof/>
            <w:webHidden/>
          </w:rPr>
        </w:r>
        <w:r>
          <w:rPr>
            <w:noProof/>
            <w:webHidden/>
          </w:rPr>
          <w:fldChar w:fldCharType="separate"/>
        </w:r>
        <w:r w:rsidR="00F64D18">
          <w:rPr>
            <w:noProof/>
            <w:webHidden/>
          </w:rPr>
          <w:t>121</w:t>
        </w:r>
        <w:r>
          <w:rPr>
            <w:noProof/>
            <w:webHidden/>
          </w:rPr>
          <w:fldChar w:fldCharType="end"/>
        </w:r>
      </w:hyperlink>
    </w:p>
    <w:p w14:paraId="2CA549C9" w14:textId="248B352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23" w:history="1">
        <w:r w:rsidRPr="00553D9E">
          <w:rPr>
            <w:rStyle w:val="Hyperlink"/>
            <w:rFonts w:eastAsia="Times New Roman"/>
            <w:noProof/>
          </w:rPr>
          <w:t>13.7.1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Converting Logical Numbers to/from Binary Representation</w:t>
        </w:r>
        <w:r>
          <w:rPr>
            <w:noProof/>
            <w:webHidden/>
          </w:rPr>
          <w:tab/>
        </w:r>
        <w:r>
          <w:rPr>
            <w:noProof/>
            <w:webHidden/>
          </w:rPr>
          <w:fldChar w:fldCharType="begin"/>
        </w:r>
        <w:r>
          <w:rPr>
            <w:noProof/>
            <w:webHidden/>
          </w:rPr>
          <w:instrText xml:space="preserve"> PAGEREF _Toc219441023 \h </w:instrText>
        </w:r>
        <w:r>
          <w:rPr>
            <w:noProof/>
            <w:webHidden/>
          </w:rPr>
        </w:r>
        <w:r>
          <w:rPr>
            <w:noProof/>
            <w:webHidden/>
          </w:rPr>
          <w:fldChar w:fldCharType="separate"/>
        </w:r>
        <w:r w:rsidR="00F64D18">
          <w:rPr>
            <w:noProof/>
            <w:webHidden/>
          </w:rPr>
          <w:t>123</w:t>
        </w:r>
        <w:r>
          <w:rPr>
            <w:noProof/>
            <w:webHidden/>
          </w:rPr>
          <w:fldChar w:fldCharType="end"/>
        </w:r>
      </w:hyperlink>
    </w:p>
    <w:p w14:paraId="5C0C6416" w14:textId="68EBF68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24" w:history="1">
        <w:r w:rsidRPr="00553D9E">
          <w:rPr>
            <w:rStyle w:val="Hyperlink"/>
            <w:noProof/>
          </w:rPr>
          <w:t>13.8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Float/Double with Binary Representation</w:t>
        </w:r>
        <w:r>
          <w:rPr>
            <w:noProof/>
            <w:webHidden/>
          </w:rPr>
          <w:tab/>
        </w:r>
        <w:r>
          <w:rPr>
            <w:noProof/>
            <w:webHidden/>
          </w:rPr>
          <w:fldChar w:fldCharType="begin"/>
        </w:r>
        <w:r>
          <w:rPr>
            <w:noProof/>
            <w:webHidden/>
          </w:rPr>
          <w:instrText xml:space="preserve"> PAGEREF _Toc219441024 \h </w:instrText>
        </w:r>
        <w:r>
          <w:rPr>
            <w:noProof/>
            <w:webHidden/>
          </w:rPr>
        </w:r>
        <w:r>
          <w:rPr>
            <w:noProof/>
            <w:webHidden/>
          </w:rPr>
          <w:fldChar w:fldCharType="separate"/>
        </w:r>
        <w:r w:rsidR="00F64D18">
          <w:rPr>
            <w:noProof/>
            <w:webHidden/>
          </w:rPr>
          <w:t>128</w:t>
        </w:r>
        <w:r>
          <w:rPr>
            <w:noProof/>
            <w:webHidden/>
          </w:rPr>
          <w:fldChar w:fldCharType="end"/>
        </w:r>
      </w:hyperlink>
    </w:p>
    <w:p w14:paraId="62687615" w14:textId="53528A7F"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25" w:history="1">
        <w:r w:rsidRPr="00553D9E">
          <w:rPr>
            <w:rStyle w:val="Hyperlink"/>
            <w:noProof/>
          </w:rPr>
          <w:t>13.9</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Boolean with Text Representation</w:t>
        </w:r>
        <w:r>
          <w:rPr>
            <w:noProof/>
            <w:webHidden/>
          </w:rPr>
          <w:tab/>
        </w:r>
        <w:r>
          <w:rPr>
            <w:noProof/>
            <w:webHidden/>
          </w:rPr>
          <w:fldChar w:fldCharType="begin"/>
        </w:r>
        <w:r>
          <w:rPr>
            <w:noProof/>
            <w:webHidden/>
          </w:rPr>
          <w:instrText xml:space="preserve"> PAGEREF _Toc219441025 \h </w:instrText>
        </w:r>
        <w:r>
          <w:rPr>
            <w:noProof/>
            <w:webHidden/>
          </w:rPr>
        </w:r>
        <w:r>
          <w:rPr>
            <w:noProof/>
            <w:webHidden/>
          </w:rPr>
          <w:fldChar w:fldCharType="separate"/>
        </w:r>
        <w:r w:rsidR="00F64D18">
          <w:rPr>
            <w:noProof/>
            <w:webHidden/>
          </w:rPr>
          <w:t>128</w:t>
        </w:r>
        <w:r>
          <w:rPr>
            <w:noProof/>
            <w:webHidden/>
          </w:rPr>
          <w:fldChar w:fldCharType="end"/>
        </w:r>
      </w:hyperlink>
    </w:p>
    <w:p w14:paraId="5C86F884" w14:textId="4C6C686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26" w:history="1">
        <w:r w:rsidRPr="00553D9E">
          <w:rPr>
            <w:rStyle w:val="Hyperlink"/>
            <w:noProof/>
          </w:rPr>
          <w:t>13.10</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Boolean with Binary Representation</w:t>
        </w:r>
        <w:r>
          <w:rPr>
            <w:noProof/>
            <w:webHidden/>
          </w:rPr>
          <w:tab/>
        </w:r>
        <w:r>
          <w:rPr>
            <w:noProof/>
            <w:webHidden/>
          </w:rPr>
          <w:fldChar w:fldCharType="begin"/>
        </w:r>
        <w:r>
          <w:rPr>
            <w:noProof/>
            <w:webHidden/>
          </w:rPr>
          <w:instrText xml:space="preserve"> PAGEREF _Toc219441026 \h </w:instrText>
        </w:r>
        <w:r>
          <w:rPr>
            <w:noProof/>
            <w:webHidden/>
          </w:rPr>
        </w:r>
        <w:r>
          <w:rPr>
            <w:noProof/>
            <w:webHidden/>
          </w:rPr>
          <w:fldChar w:fldCharType="separate"/>
        </w:r>
        <w:r w:rsidR="00F64D18">
          <w:rPr>
            <w:noProof/>
            <w:webHidden/>
          </w:rPr>
          <w:t>130</w:t>
        </w:r>
        <w:r>
          <w:rPr>
            <w:noProof/>
            <w:webHidden/>
          </w:rPr>
          <w:fldChar w:fldCharType="end"/>
        </w:r>
      </w:hyperlink>
    </w:p>
    <w:p w14:paraId="40F8C794" w14:textId="5D5A1F45"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27" w:history="1">
        <w:r w:rsidRPr="00553D9E">
          <w:rPr>
            <w:rStyle w:val="Hyperlink"/>
            <w:noProof/>
          </w:rPr>
          <w:t>13.11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Calendar with Text or Binary Representation</w:t>
        </w:r>
        <w:r>
          <w:rPr>
            <w:noProof/>
            <w:webHidden/>
          </w:rPr>
          <w:tab/>
        </w:r>
        <w:r>
          <w:rPr>
            <w:noProof/>
            <w:webHidden/>
          </w:rPr>
          <w:fldChar w:fldCharType="begin"/>
        </w:r>
        <w:r>
          <w:rPr>
            <w:noProof/>
            <w:webHidden/>
          </w:rPr>
          <w:instrText xml:space="preserve"> PAGEREF _Toc219441027 \h </w:instrText>
        </w:r>
        <w:r>
          <w:rPr>
            <w:noProof/>
            <w:webHidden/>
          </w:rPr>
        </w:r>
        <w:r>
          <w:rPr>
            <w:noProof/>
            <w:webHidden/>
          </w:rPr>
          <w:fldChar w:fldCharType="separate"/>
        </w:r>
        <w:r w:rsidR="00F64D18">
          <w:rPr>
            <w:noProof/>
            <w:webHidden/>
          </w:rPr>
          <w:t>130</w:t>
        </w:r>
        <w:r>
          <w:rPr>
            <w:noProof/>
            <w:webHidden/>
          </w:rPr>
          <w:fldChar w:fldCharType="end"/>
        </w:r>
      </w:hyperlink>
    </w:p>
    <w:p w14:paraId="230D5AA0" w14:textId="6434D441" w:rsidR="009D1493" w:rsidRDefault="009D1493">
      <w:pPr>
        <w:pStyle w:val="TOC3"/>
        <w:tabs>
          <w:tab w:val="left" w:pos="1000"/>
        </w:tabs>
        <w:rPr>
          <w:rFonts w:asciiTheme="minorHAnsi" w:eastAsiaTheme="minorEastAsia" w:hAnsiTheme="minorHAnsi" w:cstheme="minorBidi"/>
          <w:b w:val="0"/>
          <w:noProof/>
          <w:kern w:val="2"/>
          <w:sz w:val="24"/>
          <w:szCs w:val="24"/>
          <w:lang w:val="en-US"/>
          <w14:ligatures w14:val="standardContextual"/>
        </w:rPr>
      </w:pPr>
      <w:hyperlink w:anchor="_Toc219441028" w:history="1">
        <w:r w:rsidRPr="00553D9E">
          <w:rPr>
            <w:rStyle w:val="Hyperlink"/>
            <w:rFonts w:eastAsia="Times New Roman"/>
            <w:noProof/>
          </w:rPr>
          <w:t>13.11.1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The dfdl:calendarPattern property</w:t>
        </w:r>
        <w:r>
          <w:rPr>
            <w:noProof/>
            <w:webHidden/>
          </w:rPr>
          <w:tab/>
        </w:r>
        <w:r>
          <w:rPr>
            <w:noProof/>
            <w:webHidden/>
          </w:rPr>
          <w:fldChar w:fldCharType="begin"/>
        </w:r>
        <w:r>
          <w:rPr>
            <w:noProof/>
            <w:webHidden/>
          </w:rPr>
          <w:instrText xml:space="preserve"> PAGEREF _Toc219441028 \h </w:instrText>
        </w:r>
        <w:r>
          <w:rPr>
            <w:noProof/>
            <w:webHidden/>
          </w:rPr>
        </w:r>
        <w:r>
          <w:rPr>
            <w:noProof/>
            <w:webHidden/>
          </w:rPr>
          <w:fldChar w:fldCharType="separate"/>
        </w:r>
        <w:r w:rsidR="00F64D18">
          <w:rPr>
            <w:noProof/>
            <w:webHidden/>
          </w:rPr>
          <w:t>133</w:t>
        </w:r>
        <w:r>
          <w:rPr>
            <w:noProof/>
            <w:webHidden/>
          </w:rPr>
          <w:fldChar w:fldCharType="end"/>
        </w:r>
      </w:hyperlink>
    </w:p>
    <w:p w14:paraId="525A6824" w14:textId="2FCF414B" w:rsidR="009D1493" w:rsidRDefault="009D1493">
      <w:pPr>
        <w:pStyle w:val="TOC3"/>
        <w:tabs>
          <w:tab w:val="left" w:pos="1000"/>
        </w:tabs>
        <w:rPr>
          <w:rFonts w:asciiTheme="minorHAnsi" w:eastAsiaTheme="minorEastAsia" w:hAnsiTheme="minorHAnsi" w:cstheme="minorBidi"/>
          <w:b w:val="0"/>
          <w:noProof/>
          <w:kern w:val="2"/>
          <w:sz w:val="24"/>
          <w:szCs w:val="24"/>
          <w:lang w:val="en-US"/>
          <w14:ligatures w14:val="standardContextual"/>
        </w:rPr>
      </w:pPr>
      <w:hyperlink w:anchor="_Toc219441029" w:history="1">
        <w:r w:rsidRPr="00553D9E">
          <w:rPr>
            <w:rStyle w:val="Hyperlink"/>
            <w:rFonts w:eastAsia="Times New Roman"/>
            <w:noProof/>
            <w:lang w:eastAsia="en-GB"/>
          </w:rPr>
          <w:t>13.11.2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The dfdl:calendarCheckPolicy Property</w:t>
        </w:r>
        <w:r>
          <w:rPr>
            <w:noProof/>
            <w:webHidden/>
          </w:rPr>
          <w:tab/>
        </w:r>
        <w:r>
          <w:rPr>
            <w:noProof/>
            <w:webHidden/>
          </w:rPr>
          <w:fldChar w:fldCharType="begin"/>
        </w:r>
        <w:r>
          <w:rPr>
            <w:noProof/>
            <w:webHidden/>
          </w:rPr>
          <w:instrText xml:space="preserve"> PAGEREF _Toc219441029 \h </w:instrText>
        </w:r>
        <w:r>
          <w:rPr>
            <w:noProof/>
            <w:webHidden/>
          </w:rPr>
        </w:r>
        <w:r>
          <w:rPr>
            <w:noProof/>
            <w:webHidden/>
          </w:rPr>
          <w:fldChar w:fldCharType="separate"/>
        </w:r>
        <w:r w:rsidR="00F64D18">
          <w:rPr>
            <w:noProof/>
            <w:webHidden/>
          </w:rPr>
          <w:t>136</w:t>
        </w:r>
        <w:r>
          <w:rPr>
            <w:noProof/>
            <w:webHidden/>
          </w:rPr>
          <w:fldChar w:fldCharType="end"/>
        </w:r>
      </w:hyperlink>
    </w:p>
    <w:p w14:paraId="715A19DF" w14:textId="05E0050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0" w:history="1">
        <w:r w:rsidRPr="00553D9E">
          <w:rPr>
            <w:rStyle w:val="Hyperlink"/>
            <w:noProof/>
          </w:rPr>
          <w:t>13.12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Calendar with Text Representation</w:t>
        </w:r>
        <w:r>
          <w:rPr>
            <w:noProof/>
            <w:webHidden/>
          </w:rPr>
          <w:tab/>
        </w:r>
        <w:r>
          <w:rPr>
            <w:noProof/>
            <w:webHidden/>
          </w:rPr>
          <w:fldChar w:fldCharType="begin"/>
        </w:r>
        <w:r>
          <w:rPr>
            <w:noProof/>
            <w:webHidden/>
          </w:rPr>
          <w:instrText xml:space="preserve"> PAGEREF _Toc219441030 \h </w:instrText>
        </w:r>
        <w:r>
          <w:rPr>
            <w:noProof/>
            <w:webHidden/>
          </w:rPr>
        </w:r>
        <w:r>
          <w:rPr>
            <w:noProof/>
            <w:webHidden/>
          </w:rPr>
          <w:fldChar w:fldCharType="separate"/>
        </w:r>
        <w:r w:rsidR="00F64D18">
          <w:rPr>
            <w:noProof/>
            <w:webHidden/>
          </w:rPr>
          <w:t>136</w:t>
        </w:r>
        <w:r>
          <w:rPr>
            <w:noProof/>
            <w:webHidden/>
          </w:rPr>
          <w:fldChar w:fldCharType="end"/>
        </w:r>
      </w:hyperlink>
    </w:p>
    <w:p w14:paraId="289F7653" w14:textId="1F91CFA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1" w:history="1">
        <w:r w:rsidRPr="00553D9E">
          <w:rPr>
            <w:rStyle w:val="Hyperlink"/>
            <w:noProof/>
          </w:rPr>
          <w:t>13.13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Calendar with Binary Representation</w:t>
        </w:r>
        <w:r>
          <w:rPr>
            <w:noProof/>
            <w:webHidden/>
          </w:rPr>
          <w:tab/>
        </w:r>
        <w:r>
          <w:rPr>
            <w:noProof/>
            <w:webHidden/>
          </w:rPr>
          <w:fldChar w:fldCharType="begin"/>
        </w:r>
        <w:r>
          <w:rPr>
            <w:noProof/>
            <w:webHidden/>
          </w:rPr>
          <w:instrText xml:space="preserve"> PAGEREF _Toc219441031 \h </w:instrText>
        </w:r>
        <w:r>
          <w:rPr>
            <w:noProof/>
            <w:webHidden/>
          </w:rPr>
        </w:r>
        <w:r>
          <w:rPr>
            <w:noProof/>
            <w:webHidden/>
          </w:rPr>
          <w:fldChar w:fldCharType="separate"/>
        </w:r>
        <w:r w:rsidR="00F64D18">
          <w:rPr>
            <w:noProof/>
            <w:webHidden/>
          </w:rPr>
          <w:t>137</w:t>
        </w:r>
        <w:r>
          <w:rPr>
            <w:noProof/>
            <w:webHidden/>
          </w:rPr>
          <w:fldChar w:fldCharType="end"/>
        </w:r>
      </w:hyperlink>
    </w:p>
    <w:p w14:paraId="088B20CD" w14:textId="2EE9152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2" w:history="1">
        <w:r w:rsidRPr="00553D9E">
          <w:rPr>
            <w:rStyle w:val="Hyperlink"/>
            <w:noProof/>
          </w:rPr>
          <w:t>13.14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Specific to Opaque Types (xs:hexBinary)</w:t>
        </w:r>
        <w:r>
          <w:rPr>
            <w:noProof/>
            <w:webHidden/>
          </w:rPr>
          <w:tab/>
        </w:r>
        <w:r>
          <w:rPr>
            <w:noProof/>
            <w:webHidden/>
          </w:rPr>
          <w:fldChar w:fldCharType="begin"/>
        </w:r>
        <w:r>
          <w:rPr>
            <w:noProof/>
            <w:webHidden/>
          </w:rPr>
          <w:instrText xml:space="preserve"> PAGEREF _Toc219441032 \h </w:instrText>
        </w:r>
        <w:r>
          <w:rPr>
            <w:noProof/>
            <w:webHidden/>
          </w:rPr>
        </w:r>
        <w:r>
          <w:rPr>
            <w:noProof/>
            <w:webHidden/>
          </w:rPr>
          <w:fldChar w:fldCharType="separate"/>
        </w:r>
        <w:r w:rsidR="00F64D18">
          <w:rPr>
            <w:noProof/>
            <w:webHidden/>
          </w:rPr>
          <w:t>138</w:t>
        </w:r>
        <w:r>
          <w:rPr>
            <w:noProof/>
            <w:webHidden/>
          </w:rPr>
          <w:fldChar w:fldCharType="end"/>
        </w:r>
      </w:hyperlink>
    </w:p>
    <w:p w14:paraId="5C76195C" w14:textId="71685EF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3" w:history="1">
        <w:r w:rsidRPr="00553D9E">
          <w:rPr>
            <w:rStyle w:val="Hyperlink"/>
            <w:noProof/>
          </w:rPr>
          <w:t>13.15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Nil Value Processing</w:t>
        </w:r>
        <w:r>
          <w:rPr>
            <w:noProof/>
            <w:webHidden/>
          </w:rPr>
          <w:tab/>
        </w:r>
        <w:r>
          <w:rPr>
            <w:noProof/>
            <w:webHidden/>
          </w:rPr>
          <w:fldChar w:fldCharType="begin"/>
        </w:r>
        <w:r>
          <w:rPr>
            <w:noProof/>
            <w:webHidden/>
          </w:rPr>
          <w:instrText xml:space="preserve"> PAGEREF _Toc219441033 \h </w:instrText>
        </w:r>
        <w:r>
          <w:rPr>
            <w:noProof/>
            <w:webHidden/>
          </w:rPr>
        </w:r>
        <w:r>
          <w:rPr>
            <w:noProof/>
            <w:webHidden/>
          </w:rPr>
          <w:fldChar w:fldCharType="separate"/>
        </w:r>
        <w:r w:rsidR="00F64D18">
          <w:rPr>
            <w:noProof/>
            <w:webHidden/>
          </w:rPr>
          <w:t>138</w:t>
        </w:r>
        <w:r>
          <w:rPr>
            <w:noProof/>
            <w:webHidden/>
          </w:rPr>
          <w:fldChar w:fldCharType="end"/>
        </w:r>
      </w:hyperlink>
    </w:p>
    <w:p w14:paraId="39B7C3CD" w14:textId="337BA81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4" w:history="1">
        <w:r w:rsidRPr="00553D9E">
          <w:rPr>
            <w:rStyle w:val="Hyperlink"/>
            <w:noProof/>
          </w:rPr>
          <w:t>13.16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for Nillable Elements</w:t>
        </w:r>
        <w:r>
          <w:rPr>
            <w:noProof/>
            <w:webHidden/>
          </w:rPr>
          <w:tab/>
        </w:r>
        <w:r>
          <w:rPr>
            <w:noProof/>
            <w:webHidden/>
          </w:rPr>
          <w:fldChar w:fldCharType="begin"/>
        </w:r>
        <w:r>
          <w:rPr>
            <w:noProof/>
            <w:webHidden/>
          </w:rPr>
          <w:instrText xml:space="preserve"> PAGEREF _Toc219441034 \h </w:instrText>
        </w:r>
        <w:r>
          <w:rPr>
            <w:noProof/>
            <w:webHidden/>
          </w:rPr>
        </w:r>
        <w:r>
          <w:rPr>
            <w:noProof/>
            <w:webHidden/>
          </w:rPr>
          <w:fldChar w:fldCharType="separate"/>
        </w:r>
        <w:r w:rsidR="00F64D18">
          <w:rPr>
            <w:noProof/>
            <w:webHidden/>
          </w:rPr>
          <w:t>139</w:t>
        </w:r>
        <w:r>
          <w:rPr>
            <w:noProof/>
            <w:webHidden/>
          </w:rPr>
          <w:fldChar w:fldCharType="end"/>
        </w:r>
      </w:hyperlink>
    </w:p>
    <w:p w14:paraId="59DF6018" w14:textId="04B49DE0"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35" w:history="1">
        <w:r w:rsidRPr="00553D9E">
          <w:rPr>
            <w:rStyle w:val="Hyperlink"/>
            <w:noProof/>
          </w:rPr>
          <w:t>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Sequence Groups</w:t>
        </w:r>
        <w:r>
          <w:rPr>
            <w:noProof/>
            <w:webHidden/>
          </w:rPr>
          <w:tab/>
        </w:r>
        <w:r>
          <w:rPr>
            <w:noProof/>
            <w:webHidden/>
          </w:rPr>
          <w:fldChar w:fldCharType="begin"/>
        </w:r>
        <w:r>
          <w:rPr>
            <w:noProof/>
            <w:webHidden/>
          </w:rPr>
          <w:instrText xml:space="preserve"> PAGEREF _Toc219441035 \h </w:instrText>
        </w:r>
        <w:r>
          <w:rPr>
            <w:noProof/>
            <w:webHidden/>
          </w:rPr>
        </w:r>
        <w:r>
          <w:rPr>
            <w:noProof/>
            <w:webHidden/>
          </w:rPr>
          <w:fldChar w:fldCharType="separate"/>
        </w:r>
        <w:r w:rsidR="00F64D18">
          <w:rPr>
            <w:noProof/>
            <w:webHidden/>
          </w:rPr>
          <w:t>143</w:t>
        </w:r>
        <w:r>
          <w:rPr>
            <w:noProof/>
            <w:webHidden/>
          </w:rPr>
          <w:fldChar w:fldCharType="end"/>
        </w:r>
      </w:hyperlink>
    </w:p>
    <w:p w14:paraId="697663A4" w14:textId="60C28CD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6" w:history="1">
        <w:r w:rsidRPr="00553D9E">
          <w:rPr>
            <w:rStyle w:val="Hyperlink"/>
            <w:noProof/>
          </w:rPr>
          <w:t>14.1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Empty Sequences</w:t>
        </w:r>
        <w:r>
          <w:rPr>
            <w:noProof/>
            <w:webHidden/>
          </w:rPr>
          <w:tab/>
        </w:r>
        <w:r>
          <w:rPr>
            <w:noProof/>
            <w:webHidden/>
          </w:rPr>
          <w:fldChar w:fldCharType="begin"/>
        </w:r>
        <w:r>
          <w:rPr>
            <w:noProof/>
            <w:webHidden/>
          </w:rPr>
          <w:instrText xml:space="preserve"> PAGEREF _Toc219441036 \h </w:instrText>
        </w:r>
        <w:r>
          <w:rPr>
            <w:noProof/>
            <w:webHidden/>
          </w:rPr>
        </w:r>
        <w:r>
          <w:rPr>
            <w:noProof/>
            <w:webHidden/>
          </w:rPr>
          <w:fldChar w:fldCharType="separate"/>
        </w:r>
        <w:r w:rsidR="00F64D18">
          <w:rPr>
            <w:noProof/>
            <w:webHidden/>
          </w:rPr>
          <w:t>143</w:t>
        </w:r>
        <w:r>
          <w:rPr>
            <w:noProof/>
            <w:webHidden/>
          </w:rPr>
          <w:fldChar w:fldCharType="end"/>
        </w:r>
      </w:hyperlink>
    </w:p>
    <w:p w14:paraId="7DD96C22" w14:textId="71F300F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37" w:history="1">
        <w:r w:rsidRPr="00553D9E">
          <w:rPr>
            <w:rStyle w:val="Hyperlink"/>
            <w:noProof/>
          </w:rPr>
          <w:t>14.2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Sequence Groups with Separators</w:t>
        </w:r>
        <w:r>
          <w:rPr>
            <w:noProof/>
            <w:webHidden/>
          </w:rPr>
          <w:tab/>
        </w:r>
        <w:r>
          <w:rPr>
            <w:noProof/>
            <w:webHidden/>
          </w:rPr>
          <w:fldChar w:fldCharType="begin"/>
        </w:r>
        <w:r>
          <w:rPr>
            <w:noProof/>
            <w:webHidden/>
          </w:rPr>
          <w:instrText xml:space="preserve"> PAGEREF _Toc219441037 \h </w:instrText>
        </w:r>
        <w:r>
          <w:rPr>
            <w:noProof/>
            <w:webHidden/>
          </w:rPr>
        </w:r>
        <w:r>
          <w:rPr>
            <w:noProof/>
            <w:webHidden/>
          </w:rPr>
          <w:fldChar w:fldCharType="separate"/>
        </w:r>
        <w:r w:rsidR="00F64D18">
          <w:rPr>
            <w:noProof/>
            <w:webHidden/>
          </w:rPr>
          <w:t>144</w:t>
        </w:r>
        <w:r>
          <w:rPr>
            <w:noProof/>
            <w:webHidden/>
          </w:rPr>
          <w:fldChar w:fldCharType="end"/>
        </w:r>
      </w:hyperlink>
    </w:p>
    <w:p w14:paraId="1916413A" w14:textId="0D07366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38" w:history="1">
        <w:r w:rsidRPr="00553D9E">
          <w:rPr>
            <w:rStyle w:val="Hyperlink"/>
            <w:rFonts w:eastAsia="Times New Roman"/>
            <w:noProof/>
          </w:rPr>
          <w:t>14.2.1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Separators and Suppression</w:t>
        </w:r>
        <w:r>
          <w:rPr>
            <w:noProof/>
            <w:webHidden/>
          </w:rPr>
          <w:tab/>
        </w:r>
        <w:r>
          <w:rPr>
            <w:noProof/>
            <w:webHidden/>
          </w:rPr>
          <w:fldChar w:fldCharType="begin"/>
        </w:r>
        <w:r>
          <w:rPr>
            <w:noProof/>
            <w:webHidden/>
          </w:rPr>
          <w:instrText xml:space="preserve"> PAGEREF _Toc219441038 \h </w:instrText>
        </w:r>
        <w:r>
          <w:rPr>
            <w:noProof/>
            <w:webHidden/>
          </w:rPr>
        </w:r>
        <w:r>
          <w:rPr>
            <w:noProof/>
            <w:webHidden/>
          </w:rPr>
          <w:fldChar w:fldCharType="separate"/>
        </w:r>
        <w:r w:rsidR="00F64D18">
          <w:rPr>
            <w:noProof/>
            <w:webHidden/>
          </w:rPr>
          <w:t>146</w:t>
        </w:r>
        <w:r>
          <w:rPr>
            <w:noProof/>
            <w:webHidden/>
          </w:rPr>
          <w:fldChar w:fldCharType="end"/>
        </w:r>
      </w:hyperlink>
    </w:p>
    <w:p w14:paraId="05D0FEB4" w14:textId="394734F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39" w:history="1">
        <w:r w:rsidRPr="00553D9E">
          <w:rPr>
            <w:rStyle w:val="Hyperlink"/>
            <w:rFonts w:eastAsia="Times New Roman"/>
            <w:noProof/>
          </w:rPr>
          <w:t>14.2.2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Parsing Sequence Groups with Separators</w:t>
        </w:r>
        <w:r>
          <w:rPr>
            <w:noProof/>
            <w:webHidden/>
          </w:rPr>
          <w:tab/>
        </w:r>
        <w:r>
          <w:rPr>
            <w:noProof/>
            <w:webHidden/>
          </w:rPr>
          <w:fldChar w:fldCharType="begin"/>
        </w:r>
        <w:r>
          <w:rPr>
            <w:noProof/>
            <w:webHidden/>
          </w:rPr>
          <w:instrText xml:space="preserve"> PAGEREF _Toc219441039 \h </w:instrText>
        </w:r>
        <w:r>
          <w:rPr>
            <w:noProof/>
            <w:webHidden/>
          </w:rPr>
        </w:r>
        <w:r>
          <w:rPr>
            <w:noProof/>
            <w:webHidden/>
          </w:rPr>
          <w:fldChar w:fldCharType="separate"/>
        </w:r>
        <w:r w:rsidR="00F64D18">
          <w:rPr>
            <w:noProof/>
            <w:webHidden/>
          </w:rPr>
          <w:t>147</w:t>
        </w:r>
        <w:r>
          <w:rPr>
            <w:noProof/>
            <w:webHidden/>
          </w:rPr>
          <w:fldChar w:fldCharType="end"/>
        </w:r>
      </w:hyperlink>
    </w:p>
    <w:p w14:paraId="3DC7EE72" w14:textId="2338ECED"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40" w:history="1">
        <w:r w:rsidRPr="00553D9E">
          <w:rPr>
            <w:rStyle w:val="Hyperlink"/>
            <w:rFonts w:eastAsia="Times New Roman"/>
            <w:noProof/>
          </w:rPr>
          <w:t>14.2.3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Unparsing Sequence Groups with Separators</w:t>
        </w:r>
        <w:r>
          <w:rPr>
            <w:noProof/>
            <w:webHidden/>
          </w:rPr>
          <w:tab/>
        </w:r>
        <w:r>
          <w:rPr>
            <w:noProof/>
            <w:webHidden/>
          </w:rPr>
          <w:fldChar w:fldCharType="begin"/>
        </w:r>
        <w:r>
          <w:rPr>
            <w:noProof/>
            <w:webHidden/>
          </w:rPr>
          <w:instrText xml:space="preserve"> PAGEREF _Toc219441040 \h </w:instrText>
        </w:r>
        <w:r>
          <w:rPr>
            <w:noProof/>
            <w:webHidden/>
          </w:rPr>
        </w:r>
        <w:r>
          <w:rPr>
            <w:noProof/>
            <w:webHidden/>
          </w:rPr>
          <w:fldChar w:fldCharType="separate"/>
        </w:r>
        <w:r w:rsidR="00F64D18">
          <w:rPr>
            <w:noProof/>
            <w:webHidden/>
          </w:rPr>
          <w:t>149</w:t>
        </w:r>
        <w:r>
          <w:rPr>
            <w:noProof/>
            <w:webHidden/>
          </w:rPr>
          <w:fldChar w:fldCharType="end"/>
        </w:r>
      </w:hyperlink>
    </w:p>
    <w:p w14:paraId="3A1367F4" w14:textId="73A5BD3F"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41" w:history="1">
        <w:r w:rsidRPr="00553D9E">
          <w:rPr>
            <w:rStyle w:val="Hyperlink"/>
            <w:noProof/>
          </w:rPr>
          <w:t>14.3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Unordered Sequence Groups</w:t>
        </w:r>
        <w:r>
          <w:rPr>
            <w:noProof/>
            <w:webHidden/>
          </w:rPr>
          <w:tab/>
        </w:r>
        <w:r>
          <w:rPr>
            <w:noProof/>
            <w:webHidden/>
          </w:rPr>
          <w:fldChar w:fldCharType="begin"/>
        </w:r>
        <w:r>
          <w:rPr>
            <w:noProof/>
            <w:webHidden/>
          </w:rPr>
          <w:instrText xml:space="preserve"> PAGEREF _Toc219441041 \h </w:instrText>
        </w:r>
        <w:r>
          <w:rPr>
            <w:noProof/>
            <w:webHidden/>
          </w:rPr>
        </w:r>
        <w:r>
          <w:rPr>
            <w:noProof/>
            <w:webHidden/>
          </w:rPr>
          <w:fldChar w:fldCharType="separate"/>
        </w:r>
        <w:r w:rsidR="00F64D18">
          <w:rPr>
            <w:noProof/>
            <w:webHidden/>
          </w:rPr>
          <w:t>151</w:t>
        </w:r>
        <w:r>
          <w:rPr>
            <w:noProof/>
            <w:webHidden/>
          </w:rPr>
          <w:fldChar w:fldCharType="end"/>
        </w:r>
      </w:hyperlink>
    </w:p>
    <w:p w14:paraId="1587BBA2" w14:textId="3E6B0E2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42" w:history="1">
        <w:r w:rsidRPr="00553D9E">
          <w:rPr>
            <w:rStyle w:val="Hyperlink"/>
            <w:rFonts w:eastAsia="Times New Roman"/>
            <w:noProof/>
          </w:rPr>
          <w:t>14.3.1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Restrictions for Unordered Sequences</w:t>
        </w:r>
        <w:r>
          <w:rPr>
            <w:noProof/>
            <w:webHidden/>
          </w:rPr>
          <w:tab/>
        </w:r>
        <w:r>
          <w:rPr>
            <w:noProof/>
            <w:webHidden/>
          </w:rPr>
          <w:fldChar w:fldCharType="begin"/>
        </w:r>
        <w:r>
          <w:rPr>
            <w:noProof/>
            <w:webHidden/>
          </w:rPr>
          <w:instrText xml:space="preserve"> PAGEREF _Toc219441042 \h </w:instrText>
        </w:r>
        <w:r>
          <w:rPr>
            <w:noProof/>
            <w:webHidden/>
          </w:rPr>
        </w:r>
        <w:r>
          <w:rPr>
            <w:noProof/>
            <w:webHidden/>
          </w:rPr>
          <w:fldChar w:fldCharType="separate"/>
        </w:r>
        <w:r w:rsidR="00F64D18">
          <w:rPr>
            <w:noProof/>
            <w:webHidden/>
          </w:rPr>
          <w:t>151</w:t>
        </w:r>
        <w:r>
          <w:rPr>
            <w:noProof/>
            <w:webHidden/>
          </w:rPr>
          <w:fldChar w:fldCharType="end"/>
        </w:r>
      </w:hyperlink>
    </w:p>
    <w:p w14:paraId="1335EDFA" w14:textId="033F731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43" w:history="1">
        <w:r w:rsidRPr="00553D9E">
          <w:rPr>
            <w:rStyle w:val="Hyperlink"/>
            <w:rFonts w:eastAsia="Times New Roman"/>
            <w:noProof/>
          </w:rPr>
          <w:t>14.3.2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Parsing an Unordered Sequence</w:t>
        </w:r>
        <w:r>
          <w:rPr>
            <w:noProof/>
            <w:webHidden/>
          </w:rPr>
          <w:tab/>
        </w:r>
        <w:r>
          <w:rPr>
            <w:noProof/>
            <w:webHidden/>
          </w:rPr>
          <w:fldChar w:fldCharType="begin"/>
        </w:r>
        <w:r>
          <w:rPr>
            <w:noProof/>
            <w:webHidden/>
          </w:rPr>
          <w:instrText xml:space="preserve"> PAGEREF _Toc219441043 \h </w:instrText>
        </w:r>
        <w:r>
          <w:rPr>
            <w:noProof/>
            <w:webHidden/>
          </w:rPr>
        </w:r>
        <w:r>
          <w:rPr>
            <w:noProof/>
            <w:webHidden/>
          </w:rPr>
          <w:fldChar w:fldCharType="separate"/>
        </w:r>
        <w:r w:rsidR="00F64D18">
          <w:rPr>
            <w:noProof/>
            <w:webHidden/>
          </w:rPr>
          <w:t>152</w:t>
        </w:r>
        <w:r>
          <w:rPr>
            <w:noProof/>
            <w:webHidden/>
          </w:rPr>
          <w:fldChar w:fldCharType="end"/>
        </w:r>
      </w:hyperlink>
    </w:p>
    <w:p w14:paraId="16F7452C" w14:textId="10086B3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44" w:history="1">
        <w:r w:rsidRPr="00553D9E">
          <w:rPr>
            <w:rStyle w:val="Hyperlink"/>
            <w:rFonts w:eastAsia="Times New Roman"/>
            <w:noProof/>
          </w:rPr>
          <w:t>14.3.3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Unparsing an Unordered Sequence</w:t>
        </w:r>
        <w:r>
          <w:rPr>
            <w:noProof/>
            <w:webHidden/>
          </w:rPr>
          <w:tab/>
        </w:r>
        <w:r>
          <w:rPr>
            <w:noProof/>
            <w:webHidden/>
          </w:rPr>
          <w:fldChar w:fldCharType="begin"/>
        </w:r>
        <w:r>
          <w:rPr>
            <w:noProof/>
            <w:webHidden/>
          </w:rPr>
          <w:instrText xml:space="preserve"> PAGEREF _Toc219441044 \h </w:instrText>
        </w:r>
        <w:r>
          <w:rPr>
            <w:noProof/>
            <w:webHidden/>
          </w:rPr>
        </w:r>
        <w:r>
          <w:rPr>
            <w:noProof/>
            <w:webHidden/>
          </w:rPr>
          <w:fldChar w:fldCharType="separate"/>
        </w:r>
        <w:r w:rsidR="00F64D18">
          <w:rPr>
            <w:noProof/>
            <w:webHidden/>
          </w:rPr>
          <w:t>153</w:t>
        </w:r>
        <w:r>
          <w:rPr>
            <w:noProof/>
            <w:webHidden/>
          </w:rPr>
          <w:fldChar w:fldCharType="end"/>
        </w:r>
      </w:hyperlink>
    </w:p>
    <w:p w14:paraId="2725690D" w14:textId="49CCD3E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45" w:history="1">
        <w:r w:rsidRPr="00553D9E">
          <w:rPr>
            <w:rStyle w:val="Hyperlink"/>
            <w:noProof/>
          </w:rPr>
          <w:t>14.4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Floating Elements</w:t>
        </w:r>
        <w:r>
          <w:rPr>
            <w:noProof/>
            <w:webHidden/>
          </w:rPr>
          <w:tab/>
        </w:r>
        <w:r>
          <w:rPr>
            <w:noProof/>
            <w:webHidden/>
          </w:rPr>
          <w:fldChar w:fldCharType="begin"/>
        </w:r>
        <w:r>
          <w:rPr>
            <w:noProof/>
            <w:webHidden/>
          </w:rPr>
          <w:instrText xml:space="preserve"> PAGEREF _Toc219441045 \h </w:instrText>
        </w:r>
        <w:r>
          <w:rPr>
            <w:noProof/>
            <w:webHidden/>
          </w:rPr>
        </w:r>
        <w:r>
          <w:rPr>
            <w:noProof/>
            <w:webHidden/>
          </w:rPr>
          <w:fldChar w:fldCharType="separate"/>
        </w:r>
        <w:r w:rsidR="00F64D18">
          <w:rPr>
            <w:noProof/>
            <w:webHidden/>
          </w:rPr>
          <w:t>153</w:t>
        </w:r>
        <w:r>
          <w:rPr>
            <w:noProof/>
            <w:webHidden/>
          </w:rPr>
          <w:fldChar w:fldCharType="end"/>
        </w:r>
      </w:hyperlink>
    </w:p>
    <w:p w14:paraId="613BD6D0" w14:textId="1761CF76"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46" w:history="1">
        <w:r w:rsidRPr="00553D9E">
          <w:rPr>
            <w:rStyle w:val="Hyperlink"/>
            <w:noProof/>
          </w:rPr>
          <w:t>14.5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Hidden Groups</w:t>
        </w:r>
        <w:r>
          <w:rPr>
            <w:noProof/>
            <w:webHidden/>
          </w:rPr>
          <w:tab/>
        </w:r>
        <w:r>
          <w:rPr>
            <w:noProof/>
            <w:webHidden/>
          </w:rPr>
          <w:fldChar w:fldCharType="begin"/>
        </w:r>
        <w:r>
          <w:rPr>
            <w:noProof/>
            <w:webHidden/>
          </w:rPr>
          <w:instrText xml:space="preserve"> PAGEREF _Toc219441046 \h </w:instrText>
        </w:r>
        <w:r>
          <w:rPr>
            <w:noProof/>
            <w:webHidden/>
          </w:rPr>
        </w:r>
        <w:r>
          <w:rPr>
            <w:noProof/>
            <w:webHidden/>
          </w:rPr>
          <w:fldChar w:fldCharType="separate"/>
        </w:r>
        <w:r w:rsidR="00F64D18">
          <w:rPr>
            <w:noProof/>
            <w:webHidden/>
          </w:rPr>
          <w:t>154</w:t>
        </w:r>
        <w:r>
          <w:rPr>
            <w:noProof/>
            <w:webHidden/>
          </w:rPr>
          <w:fldChar w:fldCharType="end"/>
        </w:r>
      </w:hyperlink>
    </w:p>
    <w:p w14:paraId="4FACC127" w14:textId="4AF228DD"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47" w:history="1">
        <w:r w:rsidRPr="00553D9E">
          <w:rPr>
            <w:rStyle w:val="Hyperlink"/>
            <w:noProof/>
          </w:rPr>
          <w:t>15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Choice Groups</w:t>
        </w:r>
        <w:r>
          <w:rPr>
            <w:noProof/>
            <w:webHidden/>
          </w:rPr>
          <w:tab/>
        </w:r>
        <w:r>
          <w:rPr>
            <w:noProof/>
            <w:webHidden/>
          </w:rPr>
          <w:fldChar w:fldCharType="begin"/>
        </w:r>
        <w:r>
          <w:rPr>
            <w:noProof/>
            <w:webHidden/>
          </w:rPr>
          <w:instrText xml:space="preserve"> PAGEREF _Toc219441047 \h </w:instrText>
        </w:r>
        <w:r>
          <w:rPr>
            <w:noProof/>
            <w:webHidden/>
          </w:rPr>
        </w:r>
        <w:r>
          <w:rPr>
            <w:noProof/>
            <w:webHidden/>
          </w:rPr>
          <w:fldChar w:fldCharType="separate"/>
        </w:r>
        <w:r w:rsidR="00F64D18">
          <w:rPr>
            <w:noProof/>
            <w:webHidden/>
          </w:rPr>
          <w:t>157</w:t>
        </w:r>
        <w:r>
          <w:rPr>
            <w:noProof/>
            <w:webHidden/>
          </w:rPr>
          <w:fldChar w:fldCharType="end"/>
        </w:r>
      </w:hyperlink>
    </w:p>
    <w:p w14:paraId="317ADBF9" w14:textId="48FC41EC"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48" w:history="1">
        <w:r w:rsidRPr="00553D9E">
          <w:rPr>
            <w:rStyle w:val="Hyperlink"/>
            <w:noProof/>
          </w:rPr>
          <w:t>15.1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Resolving Choices</w:t>
        </w:r>
        <w:r>
          <w:rPr>
            <w:noProof/>
            <w:webHidden/>
          </w:rPr>
          <w:tab/>
        </w:r>
        <w:r>
          <w:rPr>
            <w:noProof/>
            <w:webHidden/>
          </w:rPr>
          <w:fldChar w:fldCharType="begin"/>
        </w:r>
        <w:r>
          <w:rPr>
            <w:noProof/>
            <w:webHidden/>
          </w:rPr>
          <w:instrText xml:space="preserve"> PAGEREF _Toc219441048 \h </w:instrText>
        </w:r>
        <w:r>
          <w:rPr>
            <w:noProof/>
            <w:webHidden/>
          </w:rPr>
        </w:r>
        <w:r>
          <w:rPr>
            <w:noProof/>
            <w:webHidden/>
          </w:rPr>
          <w:fldChar w:fldCharType="separate"/>
        </w:r>
        <w:r w:rsidR="00F64D18">
          <w:rPr>
            <w:noProof/>
            <w:webHidden/>
          </w:rPr>
          <w:t>158</w:t>
        </w:r>
        <w:r>
          <w:rPr>
            <w:noProof/>
            <w:webHidden/>
          </w:rPr>
          <w:fldChar w:fldCharType="end"/>
        </w:r>
      </w:hyperlink>
    </w:p>
    <w:p w14:paraId="51559B06" w14:textId="2FDFD6C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49" w:history="1">
        <w:r w:rsidRPr="00553D9E">
          <w:rPr>
            <w:rStyle w:val="Hyperlink"/>
            <w:rFonts w:eastAsia="Times New Roman"/>
            <w:noProof/>
          </w:rPr>
          <w:t>15.1.1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Resolving Choices via Speculation</w:t>
        </w:r>
        <w:r>
          <w:rPr>
            <w:noProof/>
            <w:webHidden/>
          </w:rPr>
          <w:tab/>
        </w:r>
        <w:r>
          <w:rPr>
            <w:noProof/>
            <w:webHidden/>
          </w:rPr>
          <w:fldChar w:fldCharType="begin"/>
        </w:r>
        <w:r>
          <w:rPr>
            <w:noProof/>
            <w:webHidden/>
          </w:rPr>
          <w:instrText xml:space="preserve"> PAGEREF _Toc219441049 \h </w:instrText>
        </w:r>
        <w:r>
          <w:rPr>
            <w:noProof/>
            <w:webHidden/>
          </w:rPr>
        </w:r>
        <w:r>
          <w:rPr>
            <w:noProof/>
            <w:webHidden/>
          </w:rPr>
          <w:fldChar w:fldCharType="separate"/>
        </w:r>
        <w:r w:rsidR="00F64D18">
          <w:rPr>
            <w:noProof/>
            <w:webHidden/>
          </w:rPr>
          <w:t>158</w:t>
        </w:r>
        <w:r>
          <w:rPr>
            <w:noProof/>
            <w:webHidden/>
          </w:rPr>
          <w:fldChar w:fldCharType="end"/>
        </w:r>
      </w:hyperlink>
    </w:p>
    <w:p w14:paraId="5C291E87" w14:textId="301774ED"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0" w:history="1">
        <w:r w:rsidRPr="00553D9E">
          <w:rPr>
            <w:rStyle w:val="Hyperlink"/>
            <w:rFonts w:eastAsia="Times New Roman"/>
            <w:noProof/>
          </w:rPr>
          <w:t>15.1.2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Resolving Choices via Direct Dispatch</w:t>
        </w:r>
        <w:r>
          <w:rPr>
            <w:noProof/>
            <w:webHidden/>
          </w:rPr>
          <w:tab/>
        </w:r>
        <w:r>
          <w:rPr>
            <w:noProof/>
            <w:webHidden/>
          </w:rPr>
          <w:fldChar w:fldCharType="begin"/>
        </w:r>
        <w:r>
          <w:rPr>
            <w:noProof/>
            <w:webHidden/>
          </w:rPr>
          <w:instrText xml:space="preserve"> PAGEREF _Toc219441050 \h </w:instrText>
        </w:r>
        <w:r>
          <w:rPr>
            <w:noProof/>
            <w:webHidden/>
          </w:rPr>
        </w:r>
        <w:r>
          <w:rPr>
            <w:noProof/>
            <w:webHidden/>
          </w:rPr>
          <w:fldChar w:fldCharType="separate"/>
        </w:r>
        <w:r w:rsidR="00F64D18">
          <w:rPr>
            <w:noProof/>
            <w:webHidden/>
          </w:rPr>
          <w:t>159</w:t>
        </w:r>
        <w:r>
          <w:rPr>
            <w:noProof/>
            <w:webHidden/>
          </w:rPr>
          <w:fldChar w:fldCharType="end"/>
        </w:r>
      </w:hyperlink>
    </w:p>
    <w:p w14:paraId="308509B8" w14:textId="7ED635D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1" w:history="1">
        <w:r w:rsidRPr="00553D9E">
          <w:rPr>
            <w:rStyle w:val="Hyperlink"/>
            <w:rFonts w:eastAsia="Times New Roman"/>
            <w:noProof/>
          </w:rPr>
          <w:t>15.1.3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Unparsing Choices</w:t>
        </w:r>
        <w:r>
          <w:rPr>
            <w:noProof/>
            <w:webHidden/>
          </w:rPr>
          <w:tab/>
        </w:r>
        <w:r>
          <w:rPr>
            <w:noProof/>
            <w:webHidden/>
          </w:rPr>
          <w:fldChar w:fldCharType="begin"/>
        </w:r>
        <w:r>
          <w:rPr>
            <w:noProof/>
            <w:webHidden/>
          </w:rPr>
          <w:instrText xml:space="preserve"> PAGEREF _Toc219441051 \h </w:instrText>
        </w:r>
        <w:r>
          <w:rPr>
            <w:noProof/>
            <w:webHidden/>
          </w:rPr>
        </w:r>
        <w:r>
          <w:rPr>
            <w:noProof/>
            <w:webHidden/>
          </w:rPr>
          <w:fldChar w:fldCharType="separate"/>
        </w:r>
        <w:r w:rsidR="00F64D18">
          <w:rPr>
            <w:noProof/>
            <w:webHidden/>
          </w:rPr>
          <w:t>159</w:t>
        </w:r>
        <w:r>
          <w:rPr>
            <w:noProof/>
            <w:webHidden/>
          </w:rPr>
          <w:fldChar w:fldCharType="end"/>
        </w:r>
      </w:hyperlink>
    </w:p>
    <w:p w14:paraId="7AD2A82A" w14:textId="5CEA2CD0"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52" w:history="1">
        <w:r w:rsidRPr="00553D9E">
          <w:rPr>
            <w:rStyle w:val="Hyperlink"/>
            <w:noProof/>
          </w:rPr>
          <w:t>16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Properties for Array Elements and Optional Elements</w:t>
        </w:r>
        <w:r>
          <w:rPr>
            <w:noProof/>
            <w:webHidden/>
          </w:rPr>
          <w:tab/>
        </w:r>
        <w:r>
          <w:rPr>
            <w:noProof/>
            <w:webHidden/>
          </w:rPr>
          <w:fldChar w:fldCharType="begin"/>
        </w:r>
        <w:r>
          <w:rPr>
            <w:noProof/>
            <w:webHidden/>
          </w:rPr>
          <w:instrText xml:space="preserve"> PAGEREF _Toc219441052 \h </w:instrText>
        </w:r>
        <w:r>
          <w:rPr>
            <w:noProof/>
            <w:webHidden/>
          </w:rPr>
        </w:r>
        <w:r>
          <w:rPr>
            <w:noProof/>
            <w:webHidden/>
          </w:rPr>
          <w:fldChar w:fldCharType="separate"/>
        </w:r>
        <w:r w:rsidR="00F64D18">
          <w:rPr>
            <w:noProof/>
            <w:webHidden/>
          </w:rPr>
          <w:t>161</w:t>
        </w:r>
        <w:r>
          <w:rPr>
            <w:noProof/>
            <w:webHidden/>
          </w:rPr>
          <w:fldChar w:fldCharType="end"/>
        </w:r>
      </w:hyperlink>
    </w:p>
    <w:p w14:paraId="7E8A48AB" w14:textId="1CDD81F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53" w:history="1">
        <w:r w:rsidRPr="00553D9E">
          <w:rPr>
            <w:rStyle w:val="Hyperlink"/>
            <w:noProof/>
          </w:rPr>
          <w:t>16.1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The dfdl:occursCountKind property</w:t>
        </w:r>
        <w:r>
          <w:rPr>
            <w:noProof/>
            <w:webHidden/>
          </w:rPr>
          <w:tab/>
        </w:r>
        <w:r>
          <w:rPr>
            <w:noProof/>
            <w:webHidden/>
          </w:rPr>
          <w:fldChar w:fldCharType="begin"/>
        </w:r>
        <w:r>
          <w:rPr>
            <w:noProof/>
            <w:webHidden/>
          </w:rPr>
          <w:instrText xml:space="preserve"> PAGEREF _Toc219441053 \h </w:instrText>
        </w:r>
        <w:r>
          <w:rPr>
            <w:noProof/>
            <w:webHidden/>
          </w:rPr>
        </w:r>
        <w:r>
          <w:rPr>
            <w:noProof/>
            <w:webHidden/>
          </w:rPr>
          <w:fldChar w:fldCharType="separate"/>
        </w:r>
        <w:r w:rsidR="00F64D18">
          <w:rPr>
            <w:noProof/>
            <w:webHidden/>
          </w:rPr>
          <w:t>162</w:t>
        </w:r>
        <w:r>
          <w:rPr>
            <w:noProof/>
            <w:webHidden/>
          </w:rPr>
          <w:fldChar w:fldCharType="end"/>
        </w:r>
      </w:hyperlink>
    </w:p>
    <w:p w14:paraId="1A12BA3D" w14:textId="0EFE1EF1"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4" w:history="1">
        <w:r w:rsidRPr="00553D9E">
          <w:rPr>
            <w:rStyle w:val="Hyperlink"/>
            <w:rFonts w:eastAsia="Times New Roman"/>
            <w:noProof/>
          </w:rPr>
          <w:t>16.1.1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dfdl:occursCountKind 'fixed'</w:t>
        </w:r>
        <w:r>
          <w:rPr>
            <w:noProof/>
            <w:webHidden/>
          </w:rPr>
          <w:tab/>
        </w:r>
        <w:r>
          <w:rPr>
            <w:noProof/>
            <w:webHidden/>
          </w:rPr>
          <w:fldChar w:fldCharType="begin"/>
        </w:r>
        <w:r>
          <w:rPr>
            <w:noProof/>
            <w:webHidden/>
          </w:rPr>
          <w:instrText xml:space="preserve"> PAGEREF _Toc219441054 \h </w:instrText>
        </w:r>
        <w:r>
          <w:rPr>
            <w:noProof/>
            <w:webHidden/>
          </w:rPr>
        </w:r>
        <w:r>
          <w:rPr>
            <w:noProof/>
            <w:webHidden/>
          </w:rPr>
          <w:fldChar w:fldCharType="separate"/>
        </w:r>
        <w:r w:rsidR="00F64D18">
          <w:rPr>
            <w:noProof/>
            <w:webHidden/>
          </w:rPr>
          <w:t>162</w:t>
        </w:r>
        <w:r>
          <w:rPr>
            <w:noProof/>
            <w:webHidden/>
          </w:rPr>
          <w:fldChar w:fldCharType="end"/>
        </w:r>
      </w:hyperlink>
    </w:p>
    <w:p w14:paraId="5B7F8236" w14:textId="27A35BDD"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5" w:history="1">
        <w:r w:rsidRPr="00553D9E">
          <w:rPr>
            <w:rStyle w:val="Hyperlink"/>
            <w:rFonts w:eastAsia="Times New Roman"/>
            <w:noProof/>
          </w:rPr>
          <w:t>16.1.2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dfdl:occursCountKind 'implicit'</w:t>
        </w:r>
        <w:r>
          <w:rPr>
            <w:noProof/>
            <w:webHidden/>
          </w:rPr>
          <w:tab/>
        </w:r>
        <w:r>
          <w:rPr>
            <w:noProof/>
            <w:webHidden/>
          </w:rPr>
          <w:fldChar w:fldCharType="begin"/>
        </w:r>
        <w:r>
          <w:rPr>
            <w:noProof/>
            <w:webHidden/>
          </w:rPr>
          <w:instrText xml:space="preserve"> PAGEREF _Toc219441055 \h </w:instrText>
        </w:r>
        <w:r>
          <w:rPr>
            <w:noProof/>
            <w:webHidden/>
          </w:rPr>
        </w:r>
        <w:r>
          <w:rPr>
            <w:noProof/>
            <w:webHidden/>
          </w:rPr>
          <w:fldChar w:fldCharType="separate"/>
        </w:r>
        <w:r w:rsidR="00F64D18">
          <w:rPr>
            <w:noProof/>
            <w:webHidden/>
          </w:rPr>
          <w:t>162</w:t>
        </w:r>
        <w:r>
          <w:rPr>
            <w:noProof/>
            <w:webHidden/>
          </w:rPr>
          <w:fldChar w:fldCharType="end"/>
        </w:r>
      </w:hyperlink>
    </w:p>
    <w:p w14:paraId="45B33978" w14:textId="3E65B78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6" w:history="1">
        <w:r w:rsidRPr="00553D9E">
          <w:rPr>
            <w:rStyle w:val="Hyperlink"/>
            <w:rFonts w:eastAsia="Times New Roman"/>
            <w:noProof/>
          </w:rPr>
          <w:t>16.1.3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dfdl:occursCountKind 'parsed'</w:t>
        </w:r>
        <w:r>
          <w:rPr>
            <w:noProof/>
            <w:webHidden/>
          </w:rPr>
          <w:tab/>
        </w:r>
        <w:r>
          <w:rPr>
            <w:noProof/>
            <w:webHidden/>
          </w:rPr>
          <w:fldChar w:fldCharType="begin"/>
        </w:r>
        <w:r>
          <w:rPr>
            <w:noProof/>
            <w:webHidden/>
          </w:rPr>
          <w:instrText xml:space="preserve"> PAGEREF _Toc219441056 \h </w:instrText>
        </w:r>
        <w:r>
          <w:rPr>
            <w:noProof/>
            <w:webHidden/>
          </w:rPr>
        </w:r>
        <w:r>
          <w:rPr>
            <w:noProof/>
            <w:webHidden/>
          </w:rPr>
          <w:fldChar w:fldCharType="separate"/>
        </w:r>
        <w:r w:rsidR="00F64D18">
          <w:rPr>
            <w:noProof/>
            <w:webHidden/>
          </w:rPr>
          <w:t>162</w:t>
        </w:r>
        <w:r>
          <w:rPr>
            <w:noProof/>
            <w:webHidden/>
          </w:rPr>
          <w:fldChar w:fldCharType="end"/>
        </w:r>
      </w:hyperlink>
    </w:p>
    <w:p w14:paraId="07B080FF" w14:textId="0BA19B0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7" w:history="1">
        <w:r w:rsidRPr="00553D9E">
          <w:rPr>
            <w:rStyle w:val="Hyperlink"/>
            <w:rFonts w:eastAsia="Times New Roman"/>
            <w:noProof/>
          </w:rPr>
          <w:t>16.1.4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dfdl:occursCountKind 'expression'</w:t>
        </w:r>
        <w:r>
          <w:rPr>
            <w:noProof/>
            <w:webHidden/>
          </w:rPr>
          <w:tab/>
        </w:r>
        <w:r>
          <w:rPr>
            <w:noProof/>
            <w:webHidden/>
          </w:rPr>
          <w:fldChar w:fldCharType="begin"/>
        </w:r>
        <w:r>
          <w:rPr>
            <w:noProof/>
            <w:webHidden/>
          </w:rPr>
          <w:instrText xml:space="preserve"> PAGEREF _Toc219441057 \h </w:instrText>
        </w:r>
        <w:r>
          <w:rPr>
            <w:noProof/>
            <w:webHidden/>
          </w:rPr>
        </w:r>
        <w:r>
          <w:rPr>
            <w:noProof/>
            <w:webHidden/>
          </w:rPr>
          <w:fldChar w:fldCharType="separate"/>
        </w:r>
        <w:r w:rsidR="00F64D18">
          <w:rPr>
            <w:noProof/>
            <w:webHidden/>
          </w:rPr>
          <w:t>162</w:t>
        </w:r>
        <w:r>
          <w:rPr>
            <w:noProof/>
            <w:webHidden/>
          </w:rPr>
          <w:fldChar w:fldCharType="end"/>
        </w:r>
      </w:hyperlink>
    </w:p>
    <w:p w14:paraId="1951664B" w14:textId="4402210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58" w:history="1">
        <w:r w:rsidRPr="00553D9E">
          <w:rPr>
            <w:rStyle w:val="Hyperlink"/>
            <w:rFonts w:eastAsia="Times New Roman"/>
            <w:noProof/>
          </w:rPr>
          <w:t>16.1.5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dfdl:occursCountKind 'stopValue'</w:t>
        </w:r>
        <w:r>
          <w:rPr>
            <w:noProof/>
            <w:webHidden/>
          </w:rPr>
          <w:tab/>
        </w:r>
        <w:r>
          <w:rPr>
            <w:noProof/>
            <w:webHidden/>
          </w:rPr>
          <w:fldChar w:fldCharType="begin"/>
        </w:r>
        <w:r>
          <w:rPr>
            <w:noProof/>
            <w:webHidden/>
          </w:rPr>
          <w:instrText xml:space="preserve"> PAGEREF _Toc219441058 \h </w:instrText>
        </w:r>
        <w:r>
          <w:rPr>
            <w:noProof/>
            <w:webHidden/>
          </w:rPr>
        </w:r>
        <w:r>
          <w:rPr>
            <w:noProof/>
            <w:webHidden/>
          </w:rPr>
          <w:fldChar w:fldCharType="separate"/>
        </w:r>
        <w:r w:rsidR="00F64D18">
          <w:rPr>
            <w:noProof/>
            <w:webHidden/>
          </w:rPr>
          <w:t>163</w:t>
        </w:r>
        <w:r>
          <w:rPr>
            <w:noProof/>
            <w:webHidden/>
          </w:rPr>
          <w:fldChar w:fldCharType="end"/>
        </w:r>
      </w:hyperlink>
    </w:p>
    <w:p w14:paraId="62CE12CD" w14:textId="0CC5EC7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59" w:history="1">
        <w:r w:rsidRPr="00553D9E">
          <w:rPr>
            <w:rStyle w:val="Hyperlink"/>
            <w:noProof/>
          </w:rPr>
          <w:t>16.2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Default Values for Arrays</w:t>
        </w:r>
        <w:r>
          <w:rPr>
            <w:noProof/>
            <w:webHidden/>
          </w:rPr>
          <w:tab/>
        </w:r>
        <w:r>
          <w:rPr>
            <w:noProof/>
            <w:webHidden/>
          </w:rPr>
          <w:fldChar w:fldCharType="begin"/>
        </w:r>
        <w:r>
          <w:rPr>
            <w:noProof/>
            <w:webHidden/>
          </w:rPr>
          <w:instrText xml:space="preserve"> PAGEREF _Toc219441059 \h </w:instrText>
        </w:r>
        <w:r>
          <w:rPr>
            <w:noProof/>
            <w:webHidden/>
          </w:rPr>
        </w:r>
        <w:r>
          <w:rPr>
            <w:noProof/>
            <w:webHidden/>
          </w:rPr>
          <w:fldChar w:fldCharType="separate"/>
        </w:r>
        <w:r w:rsidR="00F64D18">
          <w:rPr>
            <w:noProof/>
            <w:webHidden/>
          </w:rPr>
          <w:t>163</w:t>
        </w:r>
        <w:r>
          <w:rPr>
            <w:noProof/>
            <w:webHidden/>
          </w:rPr>
          <w:fldChar w:fldCharType="end"/>
        </w:r>
      </w:hyperlink>
    </w:p>
    <w:p w14:paraId="16B42E39" w14:textId="27C1350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0" w:history="1">
        <w:r w:rsidRPr="00553D9E">
          <w:rPr>
            <w:rStyle w:val="Hyperlink"/>
            <w:noProof/>
          </w:rPr>
          <w:t>16.3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Arrays with DFDL Expressions</w:t>
        </w:r>
        <w:r>
          <w:rPr>
            <w:noProof/>
            <w:webHidden/>
          </w:rPr>
          <w:tab/>
        </w:r>
        <w:r>
          <w:rPr>
            <w:noProof/>
            <w:webHidden/>
          </w:rPr>
          <w:fldChar w:fldCharType="begin"/>
        </w:r>
        <w:r>
          <w:rPr>
            <w:noProof/>
            <w:webHidden/>
          </w:rPr>
          <w:instrText xml:space="preserve"> PAGEREF _Toc219441060 \h </w:instrText>
        </w:r>
        <w:r>
          <w:rPr>
            <w:noProof/>
            <w:webHidden/>
          </w:rPr>
        </w:r>
        <w:r>
          <w:rPr>
            <w:noProof/>
            <w:webHidden/>
          </w:rPr>
          <w:fldChar w:fldCharType="separate"/>
        </w:r>
        <w:r w:rsidR="00F64D18">
          <w:rPr>
            <w:noProof/>
            <w:webHidden/>
          </w:rPr>
          <w:t>163</w:t>
        </w:r>
        <w:r>
          <w:rPr>
            <w:noProof/>
            <w:webHidden/>
          </w:rPr>
          <w:fldChar w:fldCharType="end"/>
        </w:r>
      </w:hyperlink>
    </w:p>
    <w:p w14:paraId="195DFBD4" w14:textId="48EB0B3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1" w:history="1">
        <w:r w:rsidRPr="00553D9E">
          <w:rPr>
            <w:rStyle w:val="Hyperlink"/>
            <w:noProof/>
          </w:rPr>
          <w:t>16.4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Points of Uncertainty</w:t>
        </w:r>
        <w:r>
          <w:rPr>
            <w:noProof/>
            <w:webHidden/>
          </w:rPr>
          <w:tab/>
        </w:r>
        <w:r>
          <w:rPr>
            <w:noProof/>
            <w:webHidden/>
          </w:rPr>
          <w:fldChar w:fldCharType="begin"/>
        </w:r>
        <w:r>
          <w:rPr>
            <w:noProof/>
            <w:webHidden/>
          </w:rPr>
          <w:instrText xml:space="preserve"> PAGEREF _Toc219441061 \h </w:instrText>
        </w:r>
        <w:r>
          <w:rPr>
            <w:noProof/>
            <w:webHidden/>
          </w:rPr>
        </w:r>
        <w:r>
          <w:rPr>
            <w:noProof/>
            <w:webHidden/>
          </w:rPr>
          <w:fldChar w:fldCharType="separate"/>
        </w:r>
        <w:r w:rsidR="00F64D18">
          <w:rPr>
            <w:noProof/>
            <w:webHidden/>
          </w:rPr>
          <w:t>163</w:t>
        </w:r>
        <w:r>
          <w:rPr>
            <w:noProof/>
            <w:webHidden/>
          </w:rPr>
          <w:fldChar w:fldCharType="end"/>
        </w:r>
      </w:hyperlink>
    </w:p>
    <w:p w14:paraId="4592B38E" w14:textId="3BDB79E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2" w:history="1">
        <w:r w:rsidRPr="00553D9E">
          <w:rPr>
            <w:rStyle w:val="Hyperlink"/>
            <w:noProof/>
          </w:rPr>
          <w:t>16.5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Arrays and Sequences</w:t>
        </w:r>
        <w:r>
          <w:rPr>
            <w:noProof/>
            <w:webHidden/>
          </w:rPr>
          <w:tab/>
        </w:r>
        <w:r>
          <w:rPr>
            <w:noProof/>
            <w:webHidden/>
          </w:rPr>
          <w:fldChar w:fldCharType="begin"/>
        </w:r>
        <w:r>
          <w:rPr>
            <w:noProof/>
            <w:webHidden/>
          </w:rPr>
          <w:instrText xml:space="preserve"> PAGEREF _Toc219441062 \h </w:instrText>
        </w:r>
        <w:r>
          <w:rPr>
            <w:noProof/>
            <w:webHidden/>
          </w:rPr>
        </w:r>
        <w:r>
          <w:rPr>
            <w:noProof/>
            <w:webHidden/>
          </w:rPr>
          <w:fldChar w:fldCharType="separate"/>
        </w:r>
        <w:r w:rsidR="00F64D18">
          <w:rPr>
            <w:noProof/>
            <w:webHidden/>
          </w:rPr>
          <w:t>163</w:t>
        </w:r>
        <w:r>
          <w:rPr>
            <w:noProof/>
            <w:webHidden/>
          </w:rPr>
          <w:fldChar w:fldCharType="end"/>
        </w:r>
      </w:hyperlink>
    </w:p>
    <w:p w14:paraId="27FF29A0" w14:textId="41D5066A"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3" w:history="1">
        <w:r w:rsidRPr="00553D9E">
          <w:rPr>
            <w:rStyle w:val="Hyperlink"/>
            <w:noProof/>
          </w:rPr>
          <w:t>16.6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Forward Progress Requirement</w:t>
        </w:r>
        <w:r>
          <w:rPr>
            <w:noProof/>
            <w:webHidden/>
          </w:rPr>
          <w:tab/>
        </w:r>
        <w:r>
          <w:rPr>
            <w:noProof/>
            <w:webHidden/>
          </w:rPr>
          <w:fldChar w:fldCharType="begin"/>
        </w:r>
        <w:r>
          <w:rPr>
            <w:noProof/>
            <w:webHidden/>
          </w:rPr>
          <w:instrText xml:space="preserve"> PAGEREF _Toc219441063 \h </w:instrText>
        </w:r>
        <w:r>
          <w:rPr>
            <w:noProof/>
            <w:webHidden/>
          </w:rPr>
        </w:r>
        <w:r>
          <w:rPr>
            <w:noProof/>
            <w:webHidden/>
          </w:rPr>
          <w:fldChar w:fldCharType="separate"/>
        </w:r>
        <w:r w:rsidR="00F64D18">
          <w:rPr>
            <w:noProof/>
            <w:webHidden/>
          </w:rPr>
          <w:t>164</w:t>
        </w:r>
        <w:r>
          <w:rPr>
            <w:noProof/>
            <w:webHidden/>
          </w:rPr>
          <w:fldChar w:fldCharType="end"/>
        </w:r>
      </w:hyperlink>
    </w:p>
    <w:p w14:paraId="02ECAD34" w14:textId="7AAD60FE"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4" w:history="1">
        <w:r w:rsidRPr="00553D9E">
          <w:rPr>
            <w:rStyle w:val="Hyperlink"/>
            <w:noProof/>
          </w:rPr>
          <w:t>16.7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Parsing Occurrences with Non-Normal Representation</w:t>
        </w:r>
        <w:r>
          <w:rPr>
            <w:noProof/>
            <w:webHidden/>
          </w:rPr>
          <w:tab/>
        </w:r>
        <w:r>
          <w:rPr>
            <w:noProof/>
            <w:webHidden/>
          </w:rPr>
          <w:fldChar w:fldCharType="begin"/>
        </w:r>
        <w:r>
          <w:rPr>
            <w:noProof/>
            <w:webHidden/>
          </w:rPr>
          <w:instrText xml:space="preserve"> PAGEREF _Toc219441064 \h </w:instrText>
        </w:r>
        <w:r>
          <w:rPr>
            <w:noProof/>
            <w:webHidden/>
          </w:rPr>
        </w:r>
        <w:r>
          <w:rPr>
            <w:noProof/>
            <w:webHidden/>
          </w:rPr>
          <w:fldChar w:fldCharType="separate"/>
        </w:r>
        <w:r w:rsidR="00F64D18">
          <w:rPr>
            <w:noProof/>
            <w:webHidden/>
          </w:rPr>
          <w:t>164</w:t>
        </w:r>
        <w:r>
          <w:rPr>
            <w:noProof/>
            <w:webHidden/>
          </w:rPr>
          <w:fldChar w:fldCharType="end"/>
        </w:r>
      </w:hyperlink>
    </w:p>
    <w:p w14:paraId="4CBD61B5" w14:textId="72D1403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5" w:history="1">
        <w:r w:rsidRPr="00553D9E">
          <w:rPr>
            <w:rStyle w:val="Hyperlink"/>
            <w:noProof/>
          </w:rPr>
          <w:t>16.8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Sparse Arrays</w:t>
        </w:r>
        <w:r>
          <w:rPr>
            <w:noProof/>
            <w:webHidden/>
          </w:rPr>
          <w:tab/>
        </w:r>
        <w:r>
          <w:rPr>
            <w:noProof/>
            <w:webHidden/>
          </w:rPr>
          <w:fldChar w:fldCharType="begin"/>
        </w:r>
        <w:r>
          <w:rPr>
            <w:noProof/>
            <w:webHidden/>
          </w:rPr>
          <w:instrText xml:space="preserve"> PAGEREF _Toc219441065 \h </w:instrText>
        </w:r>
        <w:r>
          <w:rPr>
            <w:noProof/>
            <w:webHidden/>
          </w:rPr>
        </w:r>
        <w:r>
          <w:rPr>
            <w:noProof/>
            <w:webHidden/>
          </w:rPr>
          <w:fldChar w:fldCharType="separate"/>
        </w:r>
        <w:r w:rsidR="00F64D18">
          <w:rPr>
            <w:noProof/>
            <w:webHidden/>
          </w:rPr>
          <w:t>164</w:t>
        </w:r>
        <w:r>
          <w:rPr>
            <w:noProof/>
            <w:webHidden/>
          </w:rPr>
          <w:fldChar w:fldCharType="end"/>
        </w:r>
      </w:hyperlink>
    </w:p>
    <w:p w14:paraId="185A30FA" w14:textId="18AD5C58"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66" w:history="1">
        <w:r w:rsidRPr="00553D9E">
          <w:rPr>
            <w:rStyle w:val="Hyperlink"/>
            <w:noProof/>
          </w:rPr>
          <w:t>17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Calculated Value Properties</w:t>
        </w:r>
        <w:r>
          <w:rPr>
            <w:noProof/>
            <w:webHidden/>
          </w:rPr>
          <w:tab/>
        </w:r>
        <w:r>
          <w:rPr>
            <w:noProof/>
            <w:webHidden/>
          </w:rPr>
          <w:fldChar w:fldCharType="begin"/>
        </w:r>
        <w:r>
          <w:rPr>
            <w:noProof/>
            <w:webHidden/>
          </w:rPr>
          <w:instrText xml:space="preserve"> PAGEREF _Toc219441066 \h </w:instrText>
        </w:r>
        <w:r>
          <w:rPr>
            <w:noProof/>
            <w:webHidden/>
          </w:rPr>
        </w:r>
        <w:r>
          <w:rPr>
            <w:noProof/>
            <w:webHidden/>
          </w:rPr>
          <w:fldChar w:fldCharType="separate"/>
        </w:r>
        <w:r w:rsidR="00F64D18">
          <w:rPr>
            <w:noProof/>
            <w:webHidden/>
          </w:rPr>
          <w:t>166</w:t>
        </w:r>
        <w:r>
          <w:rPr>
            <w:noProof/>
            <w:webHidden/>
          </w:rPr>
          <w:fldChar w:fldCharType="end"/>
        </w:r>
      </w:hyperlink>
    </w:p>
    <w:p w14:paraId="5715B798" w14:textId="64387A0F"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7" w:history="1">
        <w:r w:rsidRPr="00553D9E">
          <w:rPr>
            <w:rStyle w:val="Hyperlink"/>
            <w:noProof/>
          </w:rPr>
          <w:t>17.1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Example: 2d Nested Array</w:t>
        </w:r>
        <w:r>
          <w:rPr>
            <w:noProof/>
            <w:webHidden/>
          </w:rPr>
          <w:tab/>
        </w:r>
        <w:r>
          <w:rPr>
            <w:noProof/>
            <w:webHidden/>
          </w:rPr>
          <w:fldChar w:fldCharType="begin"/>
        </w:r>
        <w:r>
          <w:rPr>
            <w:noProof/>
            <w:webHidden/>
          </w:rPr>
          <w:instrText xml:space="preserve"> PAGEREF _Toc219441067 \h </w:instrText>
        </w:r>
        <w:r>
          <w:rPr>
            <w:noProof/>
            <w:webHidden/>
          </w:rPr>
        </w:r>
        <w:r>
          <w:rPr>
            <w:noProof/>
            <w:webHidden/>
          </w:rPr>
          <w:fldChar w:fldCharType="separate"/>
        </w:r>
        <w:r w:rsidR="00F64D18">
          <w:rPr>
            <w:noProof/>
            <w:webHidden/>
          </w:rPr>
          <w:t>167</w:t>
        </w:r>
        <w:r>
          <w:rPr>
            <w:noProof/>
            <w:webHidden/>
          </w:rPr>
          <w:fldChar w:fldCharType="end"/>
        </w:r>
      </w:hyperlink>
    </w:p>
    <w:p w14:paraId="773114B6" w14:textId="7C8C46A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68" w:history="1">
        <w:r w:rsidRPr="00553D9E">
          <w:rPr>
            <w:rStyle w:val="Hyperlink"/>
            <w:noProof/>
          </w:rPr>
          <w:t>17.2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Example: Three-Byte Date</w:t>
        </w:r>
        <w:r>
          <w:rPr>
            <w:noProof/>
            <w:webHidden/>
          </w:rPr>
          <w:tab/>
        </w:r>
        <w:r>
          <w:rPr>
            <w:noProof/>
            <w:webHidden/>
          </w:rPr>
          <w:fldChar w:fldCharType="begin"/>
        </w:r>
        <w:r>
          <w:rPr>
            <w:noProof/>
            <w:webHidden/>
          </w:rPr>
          <w:instrText xml:space="preserve"> PAGEREF _Toc219441068 \h </w:instrText>
        </w:r>
        <w:r>
          <w:rPr>
            <w:noProof/>
            <w:webHidden/>
          </w:rPr>
        </w:r>
        <w:r>
          <w:rPr>
            <w:noProof/>
            <w:webHidden/>
          </w:rPr>
          <w:fldChar w:fldCharType="separate"/>
        </w:r>
        <w:r w:rsidR="00F64D18">
          <w:rPr>
            <w:noProof/>
            <w:webHidden/>
          </w:rPr>
          <w:t>168</w:t>
        </w:r>
        <w:r>
          <w:rPr>
            <w:noProof/>
            <w:webHidden/>
          </w:rPr>
          <w:fldChar w:fldCharType="end"/>
        </w:r>
      </w:hyperlink>
    </w:p>
    <w:p w14:paraId="30F489CC" w14:textId="779EBE1A"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69" w:history="1">
        <w:r w:rsidRPr="00553D9E">
          <w:rPr>
            <w:rStyle w:val="Hyperlink"/>
            <w:noProof/>
          </w:rPr>
          <w:t>18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Expression Language</w:t>
        </w:r>
        <w:r>
          <w:rPr>
            <w:noProof/>
            <w:webHidden/>
          </w:rPr>
          <w:tab/>
        </w:r>
        <w:r>
          <w:rPr>
            <w:noProof/>
            <w:webHidden/>
          </w:rPr>
          <w:fldChar w:fldCharType="begin"/>
        </w:r>
        <w:r>
          <w:rPr>
            <w:noProof/>
            <w:webHidden/>
          </w:rPr>
          <w:instrText xml:space="preserve"> PAGEREF _Toc219441069 \h </w:instrText>
        </w:r>
        <w:r>
          <w:rPr>
            <w:noProof/>
            <w:webHidden/>
          </w:rPr>
        </w:r>
        <w:r>
          <w:rPr>
            <w:noProof/>
            <w:webHidden/>
          </w:rPr>
          <w:fldChar w:fldCharType="separate"/>
        </w:r>
        <w:r w:rsidR="00F64D18">
          <w:rPr>
            <w:noProof/>
            <w:webHidden/>
          </w:rPr>
          <w:t>170</w:t>
        </w:r>
        <w:r>
          <w:rPr>
            <w:noProof/>
            <w:webHidden/>
          </w:rPr>
          <w:fldChar w:fldCharType="end"/>
        </w:r>
      </w:hyperlink>
    </w:p>
    <w:p w14:paraId="30571E5E" w14:textId="709CAA0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70" w:history="1">
        <w:r w:rsidRPr="00553D9E">
          <w:rPr>
            <w:rStyle w:val="Hyperlink"/>
            <w:noProof/>
          </w:rPr>
          <w:t>18.1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Expression Language Data Model</w:t>
        </w:r>
        <w:r>
          <w:rPr>
            <w:noProof/>
            <w:webHidden/>
          </w:rPr>
          <w:tab/>
        </w:r>
        <w:r>
          <w:rPr>
            <w:noProof/>
            <w:webHidden/>
          </w:rPr>
          <w:fldChar w:fldCharType="begin"/>
        </w:r>
        <w:r>
          <w:rPr>
            <w:noProof/>
            <w:webHidden/>
          </w:rPr>
          <w:instrText xml:space="preserve"> PAGEREF _Toc219441070 \h </w:instrText>
        </w:r>
        <w:r>
          <w:rPr>
            <w:noProof/>
            <w:webHidden/>
          </w:rPr>
        </w:r>
        <w:r>
          <w:rPr>
            <w:noProof/>
            <w:webHidden/>
          </w:rPr>
          <w:fldChar w:fldCharType="separate"/>
        </w:r>
        <w:r w:rsidR="00F64D18">
          <w:rPr>
            <w:noProof/>
            <w:webHidden/>
          </w:rPr>
          <w:t>171</w:t>
        </w:r>
        <w:r>
          <w:rPr>
            <w:noProof/>
            <w:webHidden/>
          </w:rPr>
          <w:fldChar w:fldCharType="end"/>
        </w:r>
      </w:hyperlink>
    </w:p>
    <w:p w14:paraId="1934CC06" w14:textId="4E9A929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71" w:history="1">
        <w:r w:rsidRPr="00553D9E">
          <w:rPr>
            <w:rStyle w:val="Hyperlink"/>
            <w:noProof/>
          </w:rPr>
          <w:t>18.2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Variables</w:t>
        </w:r>
        <w:r>
          <w:rPr>
            <w:noProof/>
            <w:webHidden/>
          </w:rPr>
          <w:tab/>
        </w:r>
        <w:r>
          <w:rPr>
            <w:noProof/>
            <w:webHidden/>
          </w:rPr>
          <w:fldChar w:fldCharType="begin"/>
        </w:r>
        <w:r>
          <w:rPr>
            <w:noProof/>
            <w:webHidden/>
          </w:rPr>
          <w:instrText xml:space="preserve"> PAGEREF _Toc219441071 \h </w:instrText>
        </w:r>
        <w:r>
          <w:rPr>
            <w:noProof/>
            <w:webHidden/>
          </w:rPr>
        </w:r>
        <w:r>
          <w:rPr>
            <w:noProof/>
            <w:webHidden/>
          </w:rPr>
          <w:fldChar w:fldCharType="separate"/>
        </w:r>
        <w:r w:rsidR="00F64D18">
          <w:rPr>
            <w:noProof/>
            <w:webHidden/>
          </w:rPr>
          <w:t>171</w:t>
        </w:r>
        <w:r>
          <w:rPr>
            <w:noProof/>
            <w:webHidden/>
          </w:rPr>
          <w:fldChar w:fldCharType="end"/>
        </w:r>
      </w:hyperlink>
    </w:p>
    <w:p w14:paraId="1983CDC9" w14:textId="5EB3056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72" w:history="1">
        <w:r w:rsidRPr="00553D9E">
          <w:rPr>
            <w:rStyle w:val="Hyperlink"/>
            <w:rFonts w:eastAsia="Times New Roman"/>
            <w:noProof/>
          </w:rPr>
          <w:t>18.2.1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Rewinding of Variable Memory State</w:t>
        </w:r>
        <w:r>
          <w:rPr>
            <w:noProof/>
            <w:webHidden/>
          </w:rPr>
          <w:tab/>
        </w:r>
        <w:r>
          <w:rPr>
            <w:noProof/>
            <w:webHidden/>
          </w:rPr>
          <w:fldChar w:fldCharType="begin"/>
        </w:r>
        <w:r>
          <w:rPr>
            <w:noProof/>
            <w:webHidden/>
          </w:rPr>
          <w:instrText xml:space="preserve"> PAGEREF _Toc219441072 \h </w:instrText>
        </w:r>
        <w:r>
          <w:rPr>
            <w:noProof/>
            <w:webHidden/>
          </w:rPr>
        </w:r>
        <w:r>
          <w:rPr>
            <w:noProof/>
            <w:webHidden/>
          </w:rPr>
          <w:fldChar w:fldCharType="separate"/>
        </w:r>
        <w:r w:rsidR="00F64D18">
          <w:rPr>
            <w:noProof/>
            <w:webHidden/>
          </w:rPr>
          <w:t>172</w:t>
        </w:r>
        <w:r>
          <w:rPr>
            <w:noProof/>
            <w:webHidden/>
          </w:rPr>
          <w:fldChar w:fldCharType="end"/>
        </w:r>
      </w:hyperlink>
    </w:p>
    <w:p w14:paraId="707A560F" w14:textId="2F5BA61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73" w:history="1">
        <w:r w:rsidRPr="00553D9E">
          <w:rPr>
            <w:rStyle w:val="Hyperlink"/>
            <w:rFonts w:eastAsia="Times New Roman"/>
            <w:noProof/>
          </w:rPr>
          <w:t>18.2.2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Variable Memory State Transitions</w:t>
        </w:r>
        <w:r>
          <w:rPr>
            <w:noProof/>
            <w:webHidden/>
          </w:rPr>
          <w:tab/>
        </w:r>
        <w:r>
          <w:rPr>
            <w:noProof/>
            <w:webHidden/>
          </w:rPr>
          <w:fldChar w:fldCharType="begin"/>
        </w:r>
        <w:r>
          <w:rPr>
            <w:noProof/>
            <w:webHidden/>
          </w:rPr>
          <w:instrText xml:space="preserve"> PAGEREF _Toc219441073 \h </w:instrText>
        </w:r>
        <w:r>
          <w:rPr>
            <w:noProof/>
            <w:webHidden/>
          </w:rPr>
        </w:r>
        <w:r>
          <w:rPr>
            <w:noProof/>
            <w:webHidden/>
          </w:rPr>
          <w:fldChar w:fldCharType="separate"/>
        </w:r>
        <w:r w:rsidR="00F64D18">
          <w:rPr>
            <w:noProof/>
            <w:webHidden/>
          </w:rPr>
          <w:t>172</w:t>
        </w:r>
        <w:r>
          <w:rPr>
            <w:noProof/>
            <w:webHidden/>
          </w:rPr>
          <w:fldChar w:fldCharType="end"/>
        </w:r>
      </w:hyperlink>
    </w:p>
    <w:p w14:paraId="20446693" w14:textId="57B1EE86"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74" w:history="1">
        <w:r w:rsidRPr="00553D9E">
          <w:rPr>
            <w:rStyle w:val="Hyperlink"/>
            <w:noProof/>
          </w:rPr>
          <w:t>18.3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General Syntax</w:t>
        </w:r>
        <w:r>
          <w:rPr>
            <w:noProof/>
            <w:webHidden/>
          </w:rPr>
          <w:tab/>
        </w:r>
        <w:r>
          <w:rPr>
            <w:noProof/>
            <w:webHidden/>
          </w:rPr>
          <w:fldChar w:fldCharType="begin"/>
        </w:r>
        <w:r>
          <w:rPr>
            <w:noProof/>
            <w:webHidden/>
          </w:rPr>
          <w:instrText xml:space="preserve"> PAGEREF _Toc219441074 \h </w:instrText>
        </w:r>
        <w:r>
          <w:rPr>
            <w:noProof/>
            <w:webHidden/>
          </w:rPr>
        </w:r>
        <w:r>
          <w:rPr>
            <w:noProof/>
            <w:webHidden/>
          </w:rPr>
          <w:fldChar w:fldCharType="separate"/>
        </w:r>
        <w:r w:rsidR="00F64D18">
          <w:rPr>
            <w:noProof/>
            <w:webHidden/>
          </w:rPr>
          <w:t>173</w:t>
        </w:r>
        <w:r>
          <w:rPr>
            <w:noProof/>
            <w:webHidden/>
          </w:rPr>
          <w:fldChar w:fldCharType="end"/>
        </w:r>
      </w:hyperlink>
    </w:p>
    <w:p w14:paraId="7B1FE93E" w14:textId="0F931D7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75" w:history="1">
        <w:r w:rsidRPr="00553D9E">
          <w:rPr>
            <w:rStyle w:val="Hyperlink"/>
            <w:noProof/>
          </w:rPr>
          <w:t>18.4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Expression Syntax</w:t>
        </w:r>
        <w:r>
          <w:rPr>
            <w:noProof/>
            <w:webHidden/>
          </w:rPr>
          <w:tab/>
        </w:r>
        <w:r>
          <w:rPr>
            <w:noProof/>
            <w:webHidden/>
          </w:rPr>
          <w:fldChar w:fldCharType="begin"/>
        </w:r>
        <w:r>
          <w:rPr>
            <w:noProof/>
            <w:webHidden/>
          </w:rPr>
          <w:instrText xml:space="preserve"> PAGEREF _Toc219441075 \h </w:instrText>
        </w:r>
        <w:r>
          <w:rPr>
            <w:noProof/>
            <w:webHidden/>
          </w:rPr>
        </w:r>
        <w:r>
          <w:rPr>
            <w:noProof/>
            <w:webHidden/>
          </w:rPr>
          <w:fldChar w:fldCharType="separate"/>
        </w:r>
        <w:r w:rsidR="00F64D18">
          <w:rPr>
            <w:noProof/>
            <w:webHidden/>
          </w:rPr>
          <w:t>174</w:t>
        </w:r>
        <w:r>
          <w:rPr>
            <w:noProof/>
            <w:webHidden/>
          </w:rPr>
          <w:fldChar w:fldCharType="end"/>
        </w:r>
      </w:hyperlink>
    </w:p>
    <w:p w14:paraId="1243F98B" w14:textId="03704617"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76" w:history="1">
        <w:r w:rsidRPr="00553D9E">
          <w:rPr>
            <w:rStyle w:val="Hyperlink"/>
            <w:noProof/>
          </w:rPr>
          <w:t>18.5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Constructors, Functions and Operators</w:t>
        </w:r>
        <w:r>
          <w:rPr>
            <w:noProof/>
            <w:webHidden/>
          </w:rPr>
          <w:tab/>
        </w:r>
        <w:r>
          <w:rPr>
            <w:noProof/>
            <w:webHidden/>
          </w:rPr>
          <w:fldChar w:fldCharType="begin"/>
        </w:r>
        <w:r>
          <w:rPr>
            <w:noProof/>
            <w:webHidden/>
          </w:rPr>
          <w:instrText xml:space="preserve"> PAGEREF _Toc219441076 \h </w:instrText>
        </w:r>
        <w:r>
          <w:rPr>
            <w:noProof/>
            <w:webHidden/>
          </w:rPr>
        </w:r>
        <w:r>
          <w:rPr>
            <w:noProof/>
            <w:webHidden/>
          </w:rPr>
          <w:fldChar w:fldCharType="separate"/>
        </w:r>
        <w:r w:rsidR="00F64D18">
          <w:rPr>
            <w:noProof/>
            <w:webHidden/>
          </w:rPr>
          <w:t>175</w:t>
        </w:r>
        <w:r>
          <w:rPr>
            <w:noProof/>
            <w:webHidden/>
          </w:rPr>
          <w:fldChar w:fldCharType="end"/>
        </w:r>
      </w:hyperlink>
    </w:p>
    <w:p w14:paraId="54C91373" w14:textId="5C81FEA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77" w:history="1">
        <w:r w:rsidRPr="00553D9E">
          <w:rPr>
            <w:rStyle w:val="Hyperlink"/>
            <w:rFonts w:eastAsia="Times New Roman"/>
            <w:noProof/>
          </w:rPr>
          <w:t>18.5.1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Constructor Functions for XML Schema Built-in Types</w:t>
        </w:r>
        <w:r>
          <w:rPr>
            <w:noProof/>
            <w:webHidden/>
          </w:rPr>
          <w:tab/>
        </w:r>
        <w:r>
          <w:rPr>
            <w:noProof/>
            <w:webHidden/>
          </w:rPr>
          <w:fldChar w:fldCharType="begin"/>
        </w:r>
        <w:r>
          <w:rPr>
            <w:noProof/>
            <w:webHidden/>
          </w:rPr>
          <w:instrText xml:space="preserve"> PAGEREF _Toc219441077 \h </w:instrText>
        </w:r>
        <w:r>
          <w:rPr>
            <w:noProof/>
            <w:webHidden/>
          </w:rPr>
        </w:r>
        <w:r>
          <w:rPr>
            <w:noProof/>
            <w:webHidden/>
          </w:rPr>
          <w:fldChar w:fldCharType="separate"/>
        </w:r>
        <w:r w:rsidR="00F64D18">
          <w:rPr>
            <w:noProof/>
            <w:webHidden/>
          </w:rPr>
          <w:t>175</w:t>
        </w:r>
        <w:r>
          <w:rPr>
            <w:noProof/>
            <w:webHidden/>
          </w:rPr>
          <w:fldChar w:fldCharType="end"/>
        </w:r>
      </w:hyperlink>
    </w:p>
    <w:p w14:paraId="40FC0755" w14:textId="15A91AF6"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78" w:history="1">
        <w:r w:rsidRPr="00553D9E">
          <w:rPr>
            <w:rStyle w:val="Hyperlink"/>
            <w:rFonts w:eastAsia="Times New Roman"/>
            <w:noProof/>
          </w:rPr>
          <w:t>18.5.2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Standard XPath Functions</w:t>
        </w:r>
        <w:r>
          <w:rPr>
            <w:noProof/>
            <w:webHidden/>
          </w:rPr>
          <w:tab/>
        </w:r>
        <w:r>
          <w:rPr>
            <w:noProof/>
            <w:webHidden/>
          </w:rPr>
          <w:fldChar w:fldCharType="begin"/>
        </w:r>
        <w:r>
          <w:rPr>
            <w:noProof/>
            <w:webHidden/>
          </w:rPr>
          <w:instrText xml:space="preserve"> PAGEREF _Toc219441078 \h </w:instrText>
        </w:r>
        <w:r>
          <w:rPr>
            <w:noProof/>
            <w:webHidden/>
          </w:rPr>
        </w:r>
        <w:r>
          <w:rPr>
            <w:noProof/>
            <w:webHidden/>
          </w:rPr>
          <w:fldChar w:fldCharType="separate"/>
        </w:r>
        <w:r w:rsidR="00F64D18">
          <w:rPr>
            <w:noProof/>
            <w:webHidden/>
          </w:rPr>
          <w:t>176</w:t>
        </w:r>
        <w:r>
          <w:rPr>
            <w:noProof/>
            <w:webHidden/>
          </w:rPr>
          <w:fldChar w:fldCharType="end"/>
        </w:r>
      </w:hyperlink>
    </w:p>
    <w:p w14:paraId="1FB21894" w14:textId="127A41BB"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79" w:history="1">
        <w:r w:rsidRPr="00553D9E">
          <w:rPr>
            <w:rStyle w:val="Hyperlink"/>
            <w:rFonts w:eastAsia="Times New Roman"/>
            <w:noProof/>
          </w:rPr>
          <w:t>18.5.3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 Functions</w:t>
        </w:r>
        <w:r>
          <w:rPr>
            <w:noProof/>
            <w:webHidden/>
          </w:rPr>
          <w:tab/>
        </w:r>
        <w:r>
          <w:rPr>
            <w:noProof/>
            <w:webHidden/>
          </w:rPr>
          <w:fldChar w:fldCharType="begin"/>
        </w:r>
        <w:r>
          <w:rPr>
            <w:noProof/>
            <w:webHidden/>
          </w:rPr>
          <w:instrText xml:space="preserve"> PAGEREF _Toc219441079 \h </w:instrText>
        </w:r>
        <w:r>
          <w:rPr>
            <w:noProof/>
            <w:webHidden/>
          </w:rPr>
        </w:r>
        <w:r>
          <w:rPr>
            <w:noProof/>
            <w:webHidden/>
          </w:rPr>
          <w:fldChar w:fldCharType="separate"/>
        </w:r>
        <w:r w:rsidR="00F64D18">
          <w:rPr>
            <w:noProof/>
            <w:webHidden/>
          </w:rPr>
          <w:t>180</w:t>
        </w:r>
        <w:r>
          <w:rPr>
            <w:noProof/>
            <w:webHidden/>
          </w:rPr>
          <w:fldChar w:fldCharType="end"/>
        </w:r>
      </w:hyperlink>
    </w:p>
    <w:p w14:paraId="0E65B14C" w14:textId="2B6348F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80" w:history="1">
        <w:r w:rsidRPr="00553D9E">
          <w:rPr>
            <w:rStyle w:val="Hyperlink"/>
            <w:rFonts w:eastAsia="Times New Roman"/>
            <w:noProof/>
          </w:rPr>
          <w:t>18.5.4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lang w:eastAsia="en-GB"/>
          </w:rPr>
          <w:t>DFDL Constructor Functions</w:t>
        </w:r>
        <w:r>
          <w:rPr>
            <w:noProof/>
            <w:webHidden/>
          </w:rPr>
          <w:tab/>
        </w:r>
        <w:r>
          <w:rPr>
            <w:noProof/>
            <w:webHidden/>
          </w:rPr>
          <w:fldChar w:fldCharType="begin"/>
        </w:r>
        <w:r>
          <w:rPr>
            <w:noProof/>
            <w:webHidden/>
          </w:rPr>
          <w:instrText xml:space="preserve"> PAGEREF _Toc219441080 \h </w:instrText>
        </w:r>
        <w:r>
          <w:rPr>
            <w:noProof/>
            <w:webHidden/>
          </w:rPr>
        </w:r>
        <w:r>
          <w:rPr>
            <w:noProof/>
            <w:webHidden/>
          </w:rPr>
          <w:fldChar w:fldCharType="separate"/>
        </w:r>
        <w:r w:rsidR="00F64D18">
          <w:rPr>
            <w:noProof/>
            <w:webHidden/>
          </w:rPr>
          <w:t>182</w:t>
        </w:r>
        <w:r>
          <w:rPr>
            <w:noProof/>
            <w:webHidden/>
          </w:rPr>
          <w:fldChar w:fldCharType="end"/>
        </w:r>
      </w:hyperlink>
    </w:p>
    <w:p w14:paraId="6E4F67AE" w14:textId="3CC72AD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81" w:history="1">
        <w:r w:rsidRPr="00553D9E">
          <w:rPr>
            <w:rStyle w:val="Hyperlink"/>
            <w:rFonts w:eastAsia="Times New Roman"/>
            <w:noProof/>
          </w:rPr>
          <w:t>18.5.5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Miscellaneous Functions</w:t>
        </w:r>
        <w:r>
          <w:rPr>
            <w:noProof/>
            <w:webHidden/>
          </w:rPr>
          <w:tab/>
        </w:r>
        <w:r>
          <w:rPr>
            <w:noProof/>
            <w:webHidden/>
          </w:rPr>
          <w:fldChar w:fldCharType="begin"/>
        </w:r>
        <w:r>
          <w:rPr>
            <w:noProof/>
            <w:webHidden/>
          </w:rPr>
          <w:instrText xml:space="preserve"> PAGEREF _Toc219441081 \h </w:instrText>
        </w:r>
        <w:r>
          <w:rPr>
            <w:noProof/>
            <w:webHidden/>
          </w:rPr>
        </w:r>
        <w:r>
          <w:rPr>
            <w:noProof/>
            <w:webHidden/>
          </w:rPr>
          <w:fldChar w:fldCharType="separate"/>
        </w:r>
        <w:r w:rsidR="00F64D18">
          <w:rPr>
            <w:noProof/>
            <w:webHidden/>
          </w:rPr>
          <w:t>184</w:t>
        </w:r>
        <w:r>
          <w:rPr>
            <w:noProof/>
            <w:webHidden/>
          </w:rPr>
          <w:fldChar w:fldCharType="end"/>
        </w:r>
      </w:hyperlink>
    </w:p>
    <w:p w14:paraId="77496B74" w14:textId="3DDEAB92"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82" w:history="1">
        <w:r w:rsidRPr="00553D9E">
          <w:rPr>
            <w:rStyle w:val="Hyperlink"/>
            <w:noProof/>
          </w:rPr>
          <w:t>18.6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Unparsing and Circular Expression Deadlock Errors</w:t>
        </w:r>
        <w:r>
          <w:rPr>
            <w:noProof/>
            <w:webHidden/>
          </w:rPr>
          <w:tab/>
        </w:r>
        <w:r>
          <w:rPr>
            <w:noProof/>
            <w:webHidden/>
          </w:rPr>
          <w:fldChar w:fldCharType="begin"/>
        </w:r>
        <w:r>
          <w:rPr>
            <w:noProof/>
            <w:webHidden/>
          </w:rPr>
          <w:instrText xml:space="preserve"> PAGEREF _Toc219441082 \h </w:instrText>
        </w:r>
        <w:r>
          <w:rPr>
            <w:noProof/>
            <w:webHidden/>
          </w:rPr>
        </w:r>
        <w:r>
          <w:rPr>
            <w:noProof/>
            <w:webHidden/>
          </w:rPr>
          <w:fldChar w:fldCharType="separate"/>
        </w:r>
        <w:r w:rsidR="00F64D18">
          <w:rPr>
            <w:noProof/>
            <w:webHidden/>
          </w:rPr>
          <w:t>184</w:t>
        </w:r>
        <w:r>
          <w:rPr>
            <w:noProof/>
            <w:webHidden/>
          </w:rPr>
          <w:fldChar w:fldCharType="end"/>
        </w:r>
      </w:hyperlink>
    </w:p>
    <w:p w14:paraId="56AC3B0C" w14:textId="570A0A99"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3" w:history="1">
        <w:r w:rsidRPr="00553D9E">
          <w:rPr>
            <w:rStyle w:val="Hyperlink"/>
            <w:noProof/>
          </w:rPr>
          <w:t>19</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DFDL Regular Expressions</w:t>
        </w:r>
        <w:r>
          <w:rPr>
            <w:noProof/>
            <w:webHidden/>
          </w:rPr>
          <w:tab/>
        </w:r>
        <w:r>
          <w:rPr>
            <w:noProof/>
            <w:webHidden/>
          </w:rPr>
          <w:fldChar w:fldCharType="begin"/>
        </w:r>
        <w:r>
          <w:rPr>
            <w:noProof/>
            <w:webHidden/>
          </w:rPr>
          <w:instrText xml:space="preserve"> PAGEREF _Toc219441083 \h </w:instrText>
        </w:r>
        <w:r>
          <w:rPr>
            <w:noProof/>
            <w:webHidden/>
          </w:rPr>
        </w:r>
        <w:r>
          <w:rPr>
            <w:noProof/>
            <w:webHidden/>
          </w:rPr>
          <w:fldChar w:fldCharType="separate"/>
        </w:r>
        <w:r w:rsidR="00F64D18">
          <w:rPr>
            <w:noProof/>
            <w:webHidden/>
          </w:rPr>
          <w:t>185</w:t>
        </w:r>
        <w:r>
          <w:rPr>
            <w:noProof/>
            <w:webHidden/>
          </w:rPr>
          <w:fldChar w:fldCharType="end"/>
        </w:r>
      </w:hyperlink>
    </w:p>
    <w:p w14:paraId="28622995" w14:textId="0FA3F216"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4" w:history="1">
        <w:r w:rsidRPr="00553D9E">
          <w:rPr>
            <w:rStyle w:val="Hyperlink"/>
            <w:noProof/>
          </w:rPr>
          <w:t>20</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External Control of the DFDL Processor</w:t>
        </w:r>
        <w:r>
          <w:rPr>
            <w:noProof/>
            <w:webHidden/>
          </w:rPr>
          <w:tab/>
        </w:r>
        <w:r>
          <w:rPr>
            <w:noProof/>
            <w:webHidden/>
          </w:rPr>
          <w:fldChar w:fldCharType="begin"/>
        </w:r>
        <w:r>
          <w:rPr>
            <w:noProof/>
            <w:webHidden/>
          </w:rPr>
          <w:instrText xml:space="preserve"> PAGEREF _Toc219441084 \h </w:instrText>
        </w:r>
        <w:r>
          <w:rPr>
            <w:noProof/>
            <w:webHidden/>
          </w:rPr>
        </w:r>
        <w:r>
          <w:rPr>
            <w:noProof/>
            <w:webHidden/>
          </w:rPr>
          <w:fldChar w:fldCharType="separate"/>
        </w:r>
        <w:r w:rsidR="00F64D18">
          <w:rPr>
            <w:noProof/>
            <w:webHidden/>
          </w:rPr>
          <w:t>186</w:t>
        </w:r>
        <w:r>
          <w:rPr>
            <w:noProof/>
            <w:webHidden/>
          </w:rPr>
          <w:fldChar w:fldCharType="end"/>
        </w:r>
      </w:hyperlink>
    </w:p>
    <w:p w14:paraId="58E1F405" w14:textId="64FF4FDD"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5" w:history="1">
        <w:r w:rsidRPr="00553D9E">
          <w:rPr>
            <w:rStyle w:val="Hyperlink"/>
            <w:noProof/>
          </w:rPr>
          <w:t>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Built-in Specifications</w:t>
        </w:r>
        <w:r>
          <w:rPr>
            <w:noProof/>
            <w:webHidden/>
          </w:rPr>
          <w:tab/>
        </w:r>
        <w:r>
          <w:rPr>
            <w:noProof/>
            <w:webHidden/>
          </w:rPr>
          <w:fldChar w:fldCharType="begin"/>
        </w:r>
        <w:r>
          <w:rPr>
            <w:noProof/>
            <w:webHidden/>
          </w:rPr>
          <w:instrText xml:space="preserve"> PAGEREF _Toc219441085 \h </w:instrText>
        </w:r>
        <w:r>
          <w:rPr>
            <w:noProof/>
            <w:webHidden/>
          </w:rPr>
        </w:r>
        <w:r>
          <w:rPr>
            <w:noProof/>
            <w:webHidden/>
          </w:rPr>
          <w:fldChar w:fldCharType="separate"/>
        </w:r>
        <w:r w:rsidR="00F64D18">
          <w:rPr>
            <w:noProof/>
            <w:webHidden/>
          </w:rPr>
          <w:t>187</w:t>
        </w:r>
        <w:r>
          <w:rPr>
            <w:noProof/>
            <w:webHidden/>
          </w:rPr>
          <w:fldChar w:fldCharType="end"/>
        </w:r>
      </w:hyperlink>
    </w:p>
    <w:p w14:paraId="6F5B5B2D" w14:textId="495CA92E"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6" w:history="1">
        <w:r w:rsidRPr="00553D9E">
          <w:rPr>
            <w:rStyle w:val="Hyperlink"/>
            <w:noProof/>
          </w:rPr>
          <w:t>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Conformance</w:t>
        </w:r>
        <w:r>
          <w:rPr>
            <w:noProof/>
            <w:webHidden/>
          </w:rPr>
          <w:tab/>
        </w:r>
        <w:r>
          <w:rPr>
            <w:noProof/>
            <w:webHidden/>
          </w:rPr>
          <w:fldChar w:fldCharType="begin"/>
        </w:r>
        <w:r>
          <w:rPr>
            <w:noProof/>
            <w:webHidden/>
          </w:rPr>
          <w:instrText xml:space="preserve"> PAGEREF _Toc219441086 \h </w:instrText>
        </w:r>
        <w:r>
          <w:rPr>
            <w:noProof/>
            <w:webHidden/>
          </w:rPr>
        </w:r>
        <w:r>
          <w:rPr>
            <w:noProof/>
            <w:webHidden/>
          </w:rPr>
          <w:fldChar w:fldCharType="separate"/>
        </w:r>
        <w:r w:rsidR="00F64D18">
          <w:rPr>
            <w:noProof/>
            <w:webHidden/>
          </w:rPr>
          <w:t>188</w:t>
        </w:r>
        <w:r>
          <w:rPr>
            <w:noProof/>
            <w:webHidden/>
          </w:rPr>
          <w:fldChar w:fldCharType="end"/>
        </w:r>
      </w:hyperlink>
    </w:p>
    <w:p w14:paraId="1EC5B4C0" w14:textId="02A03895"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7" w:history="1">
        <w:r w:rsidRPr="00553D9E">
          <w:rPr>
            <w:rStyle w:val="Hyperlink"/>
            <w:noProof/>
          </w:rPr>
          <w:t>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Optional DFDL Features</w:t>
        </w:r>
        <w:r>
          <w:rPr>
            <w:noProof/>
            <w:webHidden/>
          </w:rPr>
          <w:tab/>
        </w:r>
        <w:r>
          <w:rPr>
            <w:noProof/>
            <w:webHidden/>
          </w:rPr>
          <w:fldChar w:fldCharType="begin"/>
        </w:r>
        <w:r>
          <w:rPr>
            <w:noProof/>
            <w:webHidden/>
          </w:rPr>
          <w:instrText xml:space="preserve"> PAGEREF _Toc219441087 \h </w:instrText>
        </w:r>
        <w:r>
          <w:rPr>
            <w:noProof/>
            <w:webHidden/>
          </w:rPr>
        </w:r>
        <w:r>
          <w:rPr>
            <w:noProof/>
            <w:webHidden/>
          </w:rPr>
          <w:fldChar w:fldCharType="separate"/>
        </w:r>
        <w:r w:rsidR="00F64D18">
          <w:rPr>
            <w:noProof/>
            <w:webHidden/>
          </w:rPr>
          <w:t>189</w:t>
        </w:r>
        <w:r>
          <w:rPr>
            <w:noProof/>
            <w:webHidden/>
          </w:rPr>
          <w:fldChar w:fldCharType="end"/>
        </w:r>
      </w:hyperlink>
    </w:p>
    <w:p w14:paraId="21B3F6B4" w14:textId="03865B63"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8" w:history="1">
        <w:r w:rsidRPr="00553D9E">
          <w:rPr>
            <w:rStyle w:val="Hyperlink"/>
            <w:noProof/>
          </w:rPr>
          <w:t>24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Security Considerations</w:t>
        </w:r>
        <w:r>
          <w:rPr>
            <w:noProof/>
            <w:webHidden/>
          </w:rPr>
          <w:tab/>
        </w:r>
        <w:r>
          <w:rPr>
            <w:noProof/>
            <w:webHidden/>
          </w:rPr>
          <w:fldChar w:fldCharType="begin"/>
        </w:r>
        <w:r>
          <w:rPr>
            <w:noProof/>
            <w:webHidden/>
          </w:rPr>
          <w:instrText xml:space="preserve"> PAGEREF _Toc219441088 \h </w:instrText>
        </w:r>
        <w:r>
          <w:rPr>
            <w:noProof/>
            <w:webHidden/>
          </w:rPr>
        </w:r>
        <w:r>
          <w:rPr>
            <w:noProof/>
            <w:webHidden/>
          </w:rPr>
          <w:fldChar w:fldCharType="separate"/>
        </w:r>
        <w:r w:rsidR="00F64D18">
          <w:rPr>
            <w:noProof/>
            <w:webHidden/>
          </w:rPr>
          <w:t>191</w:t>
        </w:r>
        <w:r>
          <w:rPr>
            <w:noProof/>
            <w:webHidden/>
          </w:rPr>
          <w:fldChar w:fldCharType="end"/>
        </w:r>
      </w:hyperlink>
    </w:p>
    <w:p w14:paraId="100C1FC6" w14:textId="05688AB7"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89" w:history="1">
        <w:r w:rsidRPr="00553D9E">
          <w:rPr>
            <w:rStyle w:val="Hyperlink"/>
            <w:noProof/>
          </w:rPr>
          <w:t>25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Removed</w:t>
        </w:r>
        <w:r>
          <w:rPr>
            <w:noProof/>
            <w:webHidden/>
          </w:rPr>
          <w:tab/>
        </w:r>
        <w:r>
          <w:rPr>
            <w:noProof/>
            <w:webHidden/>
          </w:rPr>
          <w:fldChar w:fldCharType="begin"/>
        </w:r>
        <w:r>
          <w:rPr>
            <w:noProof/>
            <w:webHidden/>
          </w:rPr>
          <w:instrText xml:space="preserve"> PAGEREF _Toc219441089 \h </w:instrText>
        </w:r>
        <w:r>
          <w:rPr>
            <w:noProof/>
            <w:webHidden/>
          </w:rPr>
        </w:r>
        <w:r>
          <w:rPr>
            <w:noProof/>
            <w:webHidden/>
          </w:rPr>
          <w:fldChar w:fldCharType="separate"/>
        </w:r>
        <w:r w:rsidR="00F64D18">
          <w:rPr>
            <w:noProof/>
            <w:webHidden/>
          </w:rPr>
          <w:t>191</w:t>
        </w:r>
        <w:r>
          <w:rPr>
            <w:noProof/>
            <w:webHidden/>
          </w:rPr>
          <w:fldChar w:fldCharType="end"/>
        </w:r>
      </w:hyperlink>
    </w:p>
    <w:p w14:paraId="3C2BB43D" w14:textId="37F5550E"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90" w:history="1">
        <w:r w:rsidRPr="00553D9E">
          <w:rPr>
            <w:rStyle w:val="Hyperlink"/>
            <w:noProof/>
          </w:rPr>
          <w:t>26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Removed</w:t>
        </w:r>
        <w:r>
          <w:rPr>
            <w:noProof/>
            <w:webHidden/>
          </w:rPr>
          <w:tab/>
        </w:r>
        <w:r>
          <w:rPr>
            <w:noProof/>
            <w:webHidden/>
          </w:rPr>
          <w:fldChar w:fldCharType="begin"/>
        </w:r>
        <w:r>
          <w:rPr>
            <w:noProof/>
            <w:webHidden/>
          </w:rPr>
          <w:instrText xml:space="preserve"> PAGEREF _Toc219441090 \h </w:instrText>
        </w:r>
        <w:r>
          <w:rPr>
            <w:noProof/>
            <w:webHidden/>
          </w:rPr>
        </w:r>
        <w:r>
          <w:rPr>
            <w:noProof/>
            <w:webHidden/>
          </w:rPr>
          <w:fldChar w:fldCharType="separate"/>
        </w:r>
        <w:r w:rsidR="00F64D18">
          <w:rPr>
            <w:noProof/>
            <w:webHidden/>
          </w:rPr>
          <w:t>191</w:t>
        </w:r>
        <w:r>
          <w:rPr>
            <w:noProof/>
            <w:webHidden/>
          </w:rPr>
          <w:fldChar w:fldCharType="end"/>
        </w:r>
      </w:hyperlink>
    </w:p>
    <w:p w14:paraId="73AE62AC" w14:textId="136D22BC"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91" w:history="1">
        <w:r w:rsidRPr="00553D9E">
          <w:rPr>
            <w:rStyle w:val="Hyperlink"/>
            <w:noProof/>
          </w:rPr>
          <w:t>27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Removed</w:t>
        </w:r>
        <w:r>
          <w:rPr>
            <w:noProof/>
            <w:webHidden/>
          </w:rPr>
          <w:tab/>
        </w:r>
        <w:r>
          <w:rPr>
            <w:noProof/>
            <w:webHidden/>
          </w:rPr>
          <w:fldChar w:fldCharType="begin"/>
        </w:r>
        <w:r>
          <w:rPr>
            <w:noProof/>
            <w:webHidden/>
          </w:rPr>
          <w:instrText xml:space="preserve"> PAGEREF _Toc219441091 \h </w:instrText>
        </w:r>
        <w:r>
          <w:rPr>
            <w:noProof/>
            <w:webHidden/>
          </w:rPr>
        </w:r>
        <w:r>
          <w:rPr>
            <w:noProof/>
            <w:webHidden/>
          </w:rPr>
          <w:fldChar w:fldCharType="separate"/>
        </w:r>
        <w:r w:rsidR="00F64D18">
          <w:rPr>
            <w:noProof/>
            <w:webHidden/>
          </w:rPr>
          <w:t>191</w:t>
        </w:r>
        <w:r>
          <w:rPr>
            <w:noProof/>
            <w:webHidden/>
          </w:rPr>
          <w:fldChar w:fldCharType="end"/>
        </w:r>
      </w:hyperlink>
    </w:p>
    <w:p w14:paraId="040C4A83" w14:textId="119E1CB1"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92" w:history="1">
        <w:r w:rsidRPr="00553D9E">
          <w:rPr>
            <w:rStyle w:val="Hyperlink"/>
            <w:noProof/>
          </w:rPr>
          <w:t>28</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Removed</w:t>
        </w:r>
        <w:r>
          <w:rPr>
            <w:noProof/>
            <w:webHidden/>
          </w:rPr>
          <w:tab/>
        </w:r>
        <w:r>
          <w:rPr>
            <w:noProof/>
            <w:webHidden/>
          </w:rPr>
          <w:fldChar w:fldCharType="begin"/>
        </w:r>
        <w:r>
          <w:rPr>
            <w:noProof/>
            <w:webHidden/>
          </w:rPr>
          <w:instrText xml:space="preserve"> PAGEREF _Toc219441092 \h </w:instrText>
        </w:r>
        <w:r>
          <w:rPr>
            <w:noProof/>
            <w:webHidden/>
          </w:rPr>
        </w:r>
        <w:r>
          <w:rPr>
            <w:noProof/>
            <w:webHidden/>
          </w:rPr>
          <w:fldChar w:fldCharType="separate"/>
        </w:r>
        <w:r w:rsidR="00F64D18">
          <w:rPr>
            <w:noProof/>
            <w:webHidden/>
          </w:rPr>
          <w:t>191</w:t>
        </w:r>
        <w:r>
          <w:rPr>
            <w:noProof/>
            <w:webHidden/>
          </w:rPr>
          <w:fldChar w:fldCharType="end"/>
        </w:r>
      </w:hyperlink>
    </w:p>
    <w:p w14:paraId="669337F6" w14:textId="5D96CE3C"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93" w:history="1">
        <w:r w:rsidRPr="00553D9E">
          <w:rPr>
            <w:rStyle w:val="Hyperlink"/>
            <w:noProof/>
          </w:rPr>
          <w:t>29</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References</w:t>
        </w:r>
        <w:r>
          <w:rPr>
            <w:noProof/>
            <w:webHidden/>
          </w:rPr>
          <w:tab/>
        </w:r>
        <w:r>
          <w:rPr>
            <w:noProof/>
            <w:webHidden/>
          </w:rPr>
          <w:fldChar w:fldCharType="begin"/>
        </w:r>
        <w:r>
          <w:rPr>
            <w:noProof/>
            <w:webHidden/>
          </w:rPr>
          <w:instrText xml:space="preserve"> PAGEREF _Toc219441093 \h </w:instrText>
        </w:r>
        <w:r>
          <w:rPr>
            <w:noProof/>
            <w:webHidden/>
          </w:rPr>
        </w:r>
        <w:r>
          <w:rPr>
            <w:noProof/>
            <w:webHidden/>
          </w:rPr>
          <w:fldChar w:fldCharType="separate"/>
        </w:r>
        <w:r w:rsidR="00F64D18">
          <w:rPr>
            <w:noProof/>
            <w:webHidden/>
          </w:rPr>
          <w:t>192</w:t>
        </w:r>
        <w:r>
          <w:rPr>
            <w:noProof/>
            <w:webHidden/>
          </w:rPr>
          <w:fldChar w:fldCharType="end"/>
        </w:r>
      </w:hyperlink>
    </w:p>
    <w:p w14:paraId="38D6D74C" w14:textId="1F686E2A"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094" w:history="1">
        <w:r w:rsidRPr="00553D9E">
          <w:rPr>
            <w:rStyle w:val="Hyperlink"/>
            <w:noProof/>
          </w:rPr>
          <w:t>30</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A: Escape Scheme Use Cases</w:t>
        </w:r>
        <w:r>
          <w:rPr>
            <w:noProof/>
            <w:webHidden/>
          </w:rPr>
          <w:tab/>
        </w:r>
        <w:r>
          <w:rPr>
            <w:noProof/>
            <w:webHidden/>
          </w:rPr>
          <w:fldChar w:fldCharType="begin"/>
        </w:r>
        <w:r>
          <w:rPr>
            <w:noProof/>
            <w:webHidden/>
          </w:rPr>
          <w:instrText xml:space="preserve"> PAGEREF _Toc219441094 \h </w:instrText>
        </w:r>
        <w:r>
          <w:rPr>
            <w:noProof/>
            <w:webHidden/>
          </w:rPr>
        </w:r>
        <w:r>
          <w:rPr>
            <w:noProof/>
            <w:webHidden/>
          </w:rPr>
          <w:fldChar w:fldCharType="separate"/>
        </w:r>
        <w:r w:rsidR="00F64D18">
          <w:rPr>
            <w:noProof/>
            <w:webHidden/>
          </w:rPr>
          <w:t>195</w:t>
        </w:r>
        <w:r>
          <w:rPr>
            <w:noProof/>
            <w:webHidden/>
          </w:rPr>
          <w:fldChar w:fldCharType="end"/>
        </w:r>
      </w:hyperlink>
    </w:p>
    <w:p w14:paraId="250E4CE9" w14:textId="5C837A04"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95" w:history="1">
        <w:r w:rsidRPr="00553D9E">
          <w:rPr>
            <w:rStyle w:val="Hyperlink"/>
            <w:noProof/>
          </w:rPr>
          <w:t>30.1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Escape Character Same as dfdl:escapeEscapeCharacter</w:t>
        </w:r>
        <w:r>
          <w:rPr>
            <w:noProof/>
            <w:webHidden/>
          </w:rPr>
          <w:tab/>
        </w:r>
        <w:r>
          <w:rPr>
            <w:noProof/>
            <w:webHidden/>
          </w:rPr>
          <w:fldChar w:fldCharType="begin"/>
        </w:r>
        <w:r>
          <w:rPr>
            <w:noProof/>
            <w:webHidden/>
          </w:rPr>
          <w:instrText xml:space="preserve"> PAGEREF _Toc219441095 \h </w:instrText>
        </w:r>
        <w:r>
          <w:rPr>
            <w:noProof/>
            <w:webHidden/>
          </w:rPr>
        </w:r>
        <w:r>
          <w:rPr>
            <w:noProof/>
            <w:webHidden/>
          </w:rPr>
          <w:fldChar w:fldCharType="separate"/>
        </w:r>
        <w:r w:rsidR="00F64D18">
          <w:rPr>
            <w:noProof/>
            <w:webHidden/>
          </w:rPr>
          <w:t>195</w:t>
        </w:r>
        <w:r>
          <w:rPr>
            <w:noProof/>
            <w:webHidden/>
          </w:rPr>
          <w:fldChar w:fldCharType="end"/>
        </w:r>
      </w:hyperlink>
    </w:p>
    <w:p w14:paraId="30A9595E" w14:textId="6D91A27F"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96" w:history="1">
        <w:r w:rsidRPr="00553D9E">
          <w:rPr>
            <w:rStyle w:val="Hyperlink"/>
            <w:noProof/>
          </w:rPr>
          <w:t>30.2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Escape Character Different from dfdl:escapeEscapeCharacter</w:t>
        </w:r>
        <w:r>
          <w:rPr>
            <w:noProof/>
            <w:webHidden/>
          </w:rPr>
          <w:tab/>
        </w:r>
        <w:r>
          <w:rPr>
            <w:noProof/>
            <w:webHidden/>
          </w:rPr>
          <w:fldChar w:fldCharType="begin"/>
        </w:r>
        <w:r>
          <w:rPr>
            <w:noProof/>
            <w:webHidden/>
          </w:rPr>
          <w:instrText xml:space="preserve"> PAGEREF _Toc219441096 \h </w:instrText>
        </w:r>
        <w:r>
          <w:rPr>
            <w:noProof/>
            <w:webHidden/>
          </w:rPr>
        </w:r>
        <w:r>
          <w:rPr>
            <w:noProof/>
            <w:webHidden/>
          </w:rPr>
          <w:fldChar w:fldCharType="separate"/>
        </w:r>
        <w:r w:rsidR="00F64D18">
          <w:rPr>
            <w:noProof/>
            <w:webHidden/>
          </w:rPr>
          <w:t>195</w:t>
        </w:r>
        <w:r>
          <w:rPr>
            <w:noProof/>
            <w:webHidden/>
          </w:rPr>
          <w:fldChar w:fldCharType="end"/>
        </w:r>
      </w:hyperlink>
    </w:p>
    <w:p w14:paraId="6BD63301" w14:textId="4334199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97" w:history="1">
        <w:r w:rsidRPr="00553D9E">
          <w:rPr>
            <w:rStyle w:val="Hyperlink"/>
            <w:rFonts w:eastAsia="Times New Roman"/>
            <w:noProof/>
          </w:rPr>
          <w:t>30.2.1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1 - Separator ';'</w:t>
        </w:r>
        <w:r>
          <w:rPr>
            <w:noProof/>
            <w:webHidden/>
          </w:rPr>
          <w:tab/>
        </w:r>
        <w:r>
          <w:rPr>
            <w:noProof/>
            <w:webHidden/>
          </w:rPr>
          <w:fldChar w:fldCharType="begin"/>
        </w:r>
        <w:r>
          <w:rPr>
            <w:noProof/>
            <w:webHidden/>
          </w:rPr>
          <w:instrText xml:space="preserve"> PAGEREF _Toc219441097 \h </w:instrText>
        </w:r>
        <w:r>
          <w:rPr>
            <w:noProof/>
            <w:webHidden/>
          </w:rPr>
        </w:r>
        <w:r>
          <w:rPr>
            <w:noProof/>
            <w:webHidden/>
          </w:rPr>
          <w:fldChar w:fldCharType="separate"/>
        </w:r>
        <w:r w:rsidR="00F64D18">
          <w:rPr>
            <w:noProof/>
            <w:webHidden/>
          </w:rPr>
          <w:t>195</w:t>
        </w:r>
        <w:r>
          <w:rPr>
            <w:noProof/>
            <w:webHidden/>
          </w:rPr>
          <w:fldChar w:fldCharType="end"/>
        </w:r>
      </w:hyperlink>
    </w:p>
    <w:p w14:paraId="136F8EA0" w14:textId="4C5D50C5"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098" w:history="1">
        <w:r w:rsidRPr="00553D9E">
          <w:rPr>
            <w:rStyle w:val="Hyperlink"/>
            <w:rFonts w:eastAsia="Times New Roman"/>
            <w:noProof/>
          </w:rPr>
          <w:t>30.2.2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2 - Separator 'sep'</w:t>
        </w:r>
        <w:r>
          <w:rPr>
            <w:noProof/>
            <w:webHidden/>
          </w:rPr>
          <w:tab/>
        </w:r>
        <w:r>
          <w:rPr>
            <w:noProof/>
            <w:webHidden/>
          </w:rPr>
          <w:fldChar w:fldCharType="begin"/>
        </w:r>
        <w:r>
          <w:rPr>
            <w:noProof/>
            <w:webHidden/>
          </w:rPr>
          <w:instrText xml:space="preserve"> PAGEREF _Toc219441098 \h </w:instrText>
        </w:r>
        <w:r>
          <w:rPr>
            <w:noProof/>
            <w:webHidden/>
          </w:rPr>
        </w:r>
        <w:r>
          <w:rPr>
            <w:noProof/>
            <w:webHidden/>
          </w:rPr>
          <w:fldChar w:fldCharType="separate"/>
        </w:r>
        <w:r w:rsidR="00F64D18">
          <w:rPr>
            <w:noProof/>
            <w:webHidden/>
          </w:rPr>
          <w:t>196</w:t>
        </w:r>
        <w:r>
          <w:rPr>
            <w:noProof/>
            <w:webHidden/>
          </w:rPr>
          <w:fldChar w:fldCharType="end"/>
        </w:r>
      </w:hyperlink>
    </w:p>
    <w:p w14:paraId="39BF3AE9" w14:textId="7E30222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099" w:history="1">
        <w:r w:rsidRPr="00553D9E">
          <w:rPr>
            <w:rStyle w:val="Hyperlink"/>
            <w:noProof/>
          </w:rPr>
          <w:t>30.3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Escape Block with Different Start and End Characters</w:t>
        </w:r>
        <w:r>
          <w:rPr>
            <w:noProof/>
            <w:webHidden/>
          </w:rPr>
          <w:tab/>
        </w:r>
        <w:r>
          <w:rPr>
            <w:noProof/>
            <w:webHidden/>
          </w:rPr>
          <w:fldChar w:fldCharType="begin"/>
        </w:r>
        <w:r>
          <w:rPr>
            <w:noProof/>
            <w:webHidden/>
          </w:rPr>
          <w:instrText xml:space="preserve"> PAGEREF _Toc219441099 \h </w:instrText>
        </w:r>
        <w:r>
          <w:rPr>
            <w:noProof/>
            <w:webHidden/>
          </w:rPr>
        </w:r>
        <w:r>
          <w:rPr>
            <w:noProof/>
            <w:webHidden/>
          </w:rPr>
          <w:fldChar w:fldCharType="separate"/>
        </w:r>
        <w:r w:rsidR="00F64D18">
          <w:rPr>
            <w:noProof/>
            <w:webHidden/>
          </w:rPr>
          <w:t>196</w:t>
        </w:r>
        <w:r>
          <w:rPr>
            <w:noProof/>
            <w:webHidden/>
          </w:rPr>
          <w:fldChar w:fldCharType="end"/>
        </w:r>
      </w:hyperlink>
    </w:p>
    <w:p w14:paraId="7843CB9E" w14:textId="7607EF23"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0" w:history="1">
        <w:r w:rsidRPr="00553D9E">
          <w:rPr>
            <w:rStyle w:val="Hyperlink"/>
            <w:noProof/>
          </w:rPr>
          <w:t>30.4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Escape Block with Same Start and End Characters</w:t>
        </w:r>
        <w:r>
          <w:rPr>
            <w:noProof/>
            <w:webHidden/>
          </w:rPr>
          <w:tab/>
        </w:r>
        <w:r>
          <w:rPr>
            <w:noProof/>
            <w:webHidden/>
          </w:rPr>
          <w:fldChar w:fldCharType="begin"/>
        </w:r>
        <w:r>
          <w:rPr>
            <w:noProof/>
            <w:webHidden/>
          </w:rPr>
          <w:instrText xml:space="preserve"> PAGEREF _Toc219441100 \h </w:instrText>
        </w:r>
        <w:r>
          <w:rPr>
            <w:noProof/>
            <w:webHidden/>
          </w:rPr>
        </w:r>
        <w:r>
          <w:rPr>
            <w:noProof/>
            <w:webHidden/>
          </w:rPr>
          <w:fldChar w:fldCharType="separate"/>
        </w:r>
        <w:r w:rsidR="00F64D18">
          <w:rPr>
            <w:noProof/>
            <w:webHidden/>
          </w:rPr>
          <w:t>197</w:t>
        </w:r>
        <w:r>
          <w:rPr>
            <w:noProof/>
            <w:webHidden/>
          </w:rPr>
          <w:fldChar w:fldCharType="end"/>
        </w:r>
      </w:hyperlink>
    </w:p>
    <w:p w14:paraId="5BE75778" w14:textId="20883F72"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01" w:history="1">
        <w:r w:rsidRPr="00553D9E">
          <w:rPr>
            <w:rStyle w:val="Hyperlink"/>
            <w:noProof/>
          </w:rPr>
          <w:t>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lang w:bidi="he-IL"/>
          </w:rPr>
          <w:t>Appendix B: Rationale for Single-Assignment Variables</w:t>
        </w:r>
        <w:r>
          <w:rPr>
            <w:noProof/>
            <w:webHidden/>
          </w:rPr>
          <w:tab/>
        </w:r>
        <w:r>
          <w:rPr>
            <w:noProof/>
            <w:webHidden/>
          </w:rPr>
          <w:fldChar w:fldCharType="begin"/>
        </w:r>
        <w:r>
          <w:rPr>
            <w:noProof/>
            <w:webHidden/>
          </w:rPr>
          <w:instrText xml:space="preserve"> PAGEREF _Toc219441101 \h </w:instrText>
        </w:r>
        <w:r>
          <w:rPr>
            <w:noProof/>
            <w:webHidden/>
          </w:rPr>
        </w:r>
        <w:r>
          <w:rPr>
            <w:noProof/>
            <w:webHidden/>
          </w:rPr>
          <w:fldChar w:fldCharType="separate"/>
        </w:r>
        <w:r w:rsidR="00F64D18">
          <w:rPr>
            <w:noProof/>
            <w:webHidden/>
          </w:rPr>
          <w:t>199</w:t>
        </w:r>
        <w:r>
          <w:rPr>
            <w:noProof/>
            <w:webHidden/>
          </w:rPr>
          <w:fldChar w:fldCharType="end"/>
        </w:r>
      </w:hyperlink>
    </w:p>
    <w:p w14:paraId="55138629" w14:textId="7D69DB91"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02" w:history="1">
        <w:r w:rsidRPr="00553D9E">
          <w:rPr>
            <w:rStyle w:val="Hyperlink"/>
            <w:noProof/>
          </w:rPr>
          <w:t>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C: Processing of DFDL String literals</w:t>
        </w:r>
        <w:r>
          <w:rPr>
            <w:noProof/>
            <w:webHidden/>
          </w:rPr>
          <w:tab/>
        </w:r>
        <w:r>
          <w:rPr>
            <w:noProof/>
            <w:webHidden/>
          </w:rPr>
          <w:fldChar w:fldCharType="begin"/>
        </w:r>
        <w:r>
          <w:rPr>
            <w:noProof/>
            <w:webHidden/>
          </w:rPr>
          <w:instrText xml:space="preserve"> PAGEREF _Toc219441102 \h </w:instrText>
        </w:r>
        <w:r>
          <w:rPr>
            <w:noProof/>
            <w:webHidden/>
          </w:rPr>
        </w:r>
        <w:r>
          <w:rPr>
            <w:noProof/>
            <w:webHidden/>
          </w:rPr>
          <w:fldChar w:fldCharType="separate"/>
        </w:r>
        <w:r w:rsidR="00F64D18">
          <w:rPr>
            <w:noProof/>
            <w:webHidden/>
          </w:rPr>
          <w:t>200</w:t>
        </w:r>
        <w:r>
          <w:rPr>
            <w:noProof/>
            <w:webHidden/>
          </w:rPr>
          <w:fldChar w:fldCharType="end"/>
        </w:r>
      </w:hyperlink>
    </w:p>
    <w:p w14:paraId="690EBE7D" w14:textId="59A069F9"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3" w:history="1">
        <w:r w:rsidRPr="00553D9E">
          <w:rPr>
            <w:rStyle w:val="Hyperlink"/>
            <w:noProof/>
          </w:rPr>
          <w:t>32.1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Interpreting a DFDL String Literal</w:t>
        </w:r>
        <w:r>
          <w:rPr>
            <w:noProof/>
            <w:webHidden/>
          </w:rPr>
          <w:tab/>
        </w:r>
        <w:r>
          <w:rPr>
            <w:noProof/>
            <w:webHidden/>
          </w:rPr>
          <w:fldChar w:fldCharType="begin"/>
        </w:r>
        <w:r>
          <w:rPr>
            <w:noProof/>
            <w:webHidden/>
          </w:rPr>
          <w:instrText xml:space="preserve"> PAGEREF _Toc219441103 \h </w:instrText>
        </w:r>
        <w:r>
          <w:rPr>
            <w:noProof/>
            <w:webHidden/>
          </w:rPr>
        </w:r>
        <w:r>
          <w:rPr>
            <w:noProof/>
            <w:webHidden/>
          </w:rPr>
          <w:fldChar w:fldCharType="separate"/>
        </w:r>
        <w:r w:rsidR="00F64D18">
          <w:rPr>
            <w:noProof/>
            <w:webHidden/>
          </w:rPr>
          <w:t>200</w:t>
        </w:r>
        <w:r>
          <w:rPr>
            <w:noProof/>
            <w:webHidden/>
          </w:rPr>
          <w:fldChar w:fldCharType="end"/>
        </w:r>
      </w:hyperlink>
    </w:p>
    <w:p w14:paraId="75AEBB51" w14:textId="2703BCA8"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4" w:history="1">
        <w:r w:rsidRPr="00553D9E">
          <w:rPr>
            <w:rStyle w:val="Hyperlink"/>
            <w:noProof/>
          </w:rPr>
          <w:t>32.2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Recognizing a DFDL String Literal</w:t>
        </w:r>
        <w:r>
          <w:rPr>
            <w:noProof/>
            <w:webHidden/>
          </w:rPr>
          <w:tab/>
        </w:r>
        <w:r>
          <w:rPr>
            <w:noProof/>
            <w:webHidden/>
          </w:rPr>
          <w:fldChar w:fldCharType="begin"/>
        </w:r>
        <w:r>
          <w:rPr>
            <w:noProof/>
            <w:webHidden/>
          </w:rPr>
          <w:instrText xml:space="preserve"> PAGEREF _Toc219441104 \h </w:instrText>
        </w:r>
        <w:r>
          <w:rPr>
            <w:noProof/>
            <w:webHidden/>
          </w:rPr>
        </w:r>
        <w:r>
          <w:rPr>
            <w:noProof/>
            <w:webHidden/>
          </w:rPr>
          <w:fldChar w:fldCharType="separate"/>
        </w:r>
        <w:r w:rsidR="00F64D18">
          <w:rPr>
            <w:noProof/>
            <w:webHidden/>
          </w:rPr>
          <w:t>200</w:t>
        </w:r>
        <w:r>
          <w:rPr>
            <w:noProof/>
            <w:webHidden/>
          </w:rPr>
          <w:fldChar w:fldCharType="end"/>
        </w:r>
      </w:hyperlink>
    </w:p>
    <w:p w14:paraId="4B550092" w14:textId="7410A8A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5" w:history="1">
        <w:r w:rsidRPr="00553D9E">
          <w:rPr>
            <w:rStyle w:val="Hyperlink"/>
            <w:noProof/>
          </w:rPr>
          <w:t>32.3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Recognizing DFDL String Literal Part</w:t>
        </w:r>
        <w:r>
          <w:rPr>
            <w:noProof/>
            <w:webHidden/>
          </w:rPr>
          <w:tab/>
        </w:r>
        <w:r>
          <w:rPr>
            <w:noProof/>
            <w:webHidden/>
          </w:rPr>
          <w:fldChar w:fldCharType="begin"/>
        </w:r>
        <w:r>
          <w:rPr>
            <w:noProof/>
            <w:webHidden/>
          </w:rPr>
          <w:instrText xml:space="preserve"> PAGEREF _Toc219441105 \h </w:instrText>
        </w:r>
        <w:r>
          <w:rPr>
            <w:noProof/>
            <w:webHidden/>
          </w:rPr>
        </w:r>
        <w:r>
          <w:rPr>
            <w:noProof/>
            <w:webHidden/>
          </w:rPr>
          <w:fldChar w:fldCharType="separate"/>
        </w:r>
        <w:r w:rsidR="00F64D18">
          <w:rPr>
            <w:noProof/>
            <w:webHidden/>
          </w:rPr>
          <w:t>200</w:t>
        </w:r>
        <w:r>
          <w:rPr>
            <w:noProof/>
            <w:webHidden/>
          </w:rPr>
          <w:fldChar w:fldCharType="end"/>
        </w:r>
      </w:hyperlink>
    </w:p>
    <w:p w14:paraId="1703BB7B" w14:textId="741C2220"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06" w:history="1">
        <w:r w:rsidRPr="00553D9E">
          <w:rPr>
            <w:rStyle w:val="Hyperlink"/>
            <w:noProof/>
          </w:rPr>
          <w:t>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D: DFDL Standard Encodings</w:t>
        </w:r>
        <w:r>
          <w:rPr>
            <w:noProof/>
            <w:webHidden/>
          </w:rPr>
          <w:tab/>
        </w:r>
        <w:r>
          <w:rPr>
            <w:noProof/>
            <w:webHidden/>
          </w:rPr>
          <w:fldChar w:fldCharType="begin"/>
        </w:r>
        <w:r>
          <w:rPr>
            <w:noProof/>
            <w:webHidden/>
          </w:rPr>
          <w:instrText xml:space="preserve"> PAGEREF _Toc219441106 \h </w:instrText>
        </w:r>
        <w:r>
          <w:rPr>
            <w:noProof/>
            <w:webHidden/>
          </w:rPr>
        </w:r>
        <w:r>
          <w:rPr>
            <w:noProof/>
            <w:webHidden/>
          </w:rPr>
          <w:fldChar w:fldCharType="separate"/>
        </w:r>
        <w:r w:rsidR="00F64D18">
          <w:rPr>
            <w:noProof/>
            <w:webHidden/>
          </w:rPr>
          <w:t>202</w:t>
        </w:r>
        <w:r>
          <w:rPr>
            <w:noProof/>
            <w:webHidden/>
          </w:rPr>
          <w:fldChar w:fldCharType="end"/>
        </w:r>
      </w:hyperlink>
    </w:p>
    <w:p w14:paraId="053C1A61" w14:textId="348EC1C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7" w:history="1">
        <w:r w:rsidRPr="00553D9E">
          <w:rPr>
            <w:rStyle w:val="Hyperlink"/>
            <w:noProof/>
          </w:rPr>
          <w:t>33.1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Purpose</w:t>
        </w:r>
        <w:r>
          <w:rPr>
            <w:noProof/>
            <w:webHidden/>
          </w:rPr>
          <w:tab/>
        </w:r>
        <w:r>
          <w:rPr>
            <w:noProof/>
            <w:webHidden/>
          </w:rPr>
          <w:fldChar w:fldCharType="begin"/>
        </w:r>
        <w:r>
          <w:rPr>
            <w:noProof/>
            <w:webHidden/>
          </w:rPr>
          <w:instrText xml:space="preserve"> PAGEREF _Toc219441107 \h </w:instrText>
        </w:r>
        <w:r>
          <w:rPr>
            <w:noProof/>
            <w:webHidden/>
          </w:rPr>
        </w:r>
        <w:r>
          <w:rPr>
            <w:noProof/>
            <w:webHidden/>
          </w:rPr>
          <w:fldChar w:fldCharType="separate"/>
        </w:r>
        <w:r w:rsidR="00F64D18">
          <w:rPr>
            <w:noProof/>
            <w:webHidden/>
          </w:rPr>
          <w:t>202</w:t>
        </w:r>
        <w:r>
          <w:rPr>
            <w:noProof/>
            <w:webHidden/>
          </w:rPr>
          <w:fldChar w:fldCharType="end"/>
        </w:r>
      </w:hyperlink>
    </w:p>
    <w:p w14:paraId="6DCCB3A8" w14:textId="048B403D"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8" w:history="1">
        <w:r w:rsidRPr="00553D9E">
          <w:rPr>
            <w:rStyle w:val="Hyperlink"/>
            <w:noProof/>
          </w:rPr>
          <w:t>33.2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Conventions</w:t>
        </w:r>
        <w:r>
          <w:rPr>
            <w:noProof/>
            <w:webHidden/>
          </w:rPr>
          <w:tab/>
        </w:r>
        <w:r>
          <w:rPr>
            <w:noProof/>
            <w:webHidden/>
          </w:rPr>
          <w:fldChar w:fldCharType="begin"/>
        </w:r>
        <w:r>
          <w:rPr>
            <w:noProof/>
            <w:webHidden/>
          </w:rPr>
          <w:instrText xml:space="preserve"> PAGEREF _Toc219441108 \h </w:instrText>
        </w:r>
        <w:r>
          <w:rPr>
            <w:noProof/>
            <w:webHidden/>
          </w:rPr>
        </w:r>
        <w:r>
          <w:rPr>
            <w:noProof/>
            <w:webHidden/>
          </w:rPr>
          <w:fldChar w:fldCharType="separate"/>
        </w:r>
        <w:r w:rsidR="00F64D18">
          <w:rPr>
            <w:noProof/>
            <w:webHidden/>
          </w:rPr>
          <w:t>202</w:t>
        </w:r>
        <w:r>
          <w:rPr>
            <w:noProof/>
            <w:webHidden/>
          </w:rPr>
          <w:fldChar w:fldCharType="end"/>
        </w:r>
      </w:hyperlink>
    </w:p>
    <w:p w14:paraId="61152B9D" w14:textId="048798F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09" w:history="1">
        <w:r w:rsidRPr="00553D9E">
          <w:rPr>
            <w:rStyle w:val="Hyperlink"/>
            <w:noProof/>
          </w:rPr>
          <w:t>33.3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Specification Template</w:t>
        </w:r>
        <w:r>
          <w:rPr>
            <w:noProof/>
            <w:webHidden/>
          </w:rPr>
          <w:tab/>
        </w:r>
        <w:r>
          <w:rPr>
            <w:noProof/>
            <w:webHidden/>
          </w:rPr>
          <w:fldChar w:fldCharType="begin"/>
        </w:r>
        <w:r>
          <w:rPr>
            <w:noProof/>
            <w:webHidden/>
          </w:rPr>
          <w:instrText xml:space="preserve"> PAGEREF _Toc219441109 \h </w:instrText>
        </w:r>
        <w:r>
          <w:rPr>
            <w:noProof/>
            <w:webHidden/>
          </w:rPr>
        </w:r>
        <w:r>
          <w:rPr>
            <w:noProof/>
            <w:webHidden/>
          </w:rPr>
          <w:fldChar w:fldCharType="separate"/>
        </w:r>
        <w:r w:rsidR="00F64D18">
          <w:rPr>
            <w:noProof/>
            <w:webHidden/>
          </w:rPr>
          <w:t>202</w:t>
        </w:r>
        <w:r>
          <w:rPr>
            <w:noProof/>
            <w:webHidden/>
          </w:rPr>
          <w:fldChar w:fldCharType="end"/>
        </w:r>
      </w:hyperlink>
    </w:p>
    <w:p w14:paraId="04372258" w14:textId="2FCD46BF"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10" w:history="1">
        <w:r w:rsidRPr="00553D9E">
          <w:rPr>
            <w:rStyle w:val="Hyperlink"/>
            <w:noProof/>
          </w:rPr>
          <w:t>33.4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Encoding X-DFDL-US-ASCII-7-BIT-PACKED</w:t>
        </w:r>
        <w:r>
          <w:rPr>
            <w:noProof/>
            <w:webHidden/>
          </w:rPr>
          <w:tab/>
        </w:r>
        <w:r>
          <w:rPr>
            <w:noProof/>
            <w:webHidden/>
          </w:rPr>
          <w:fldChar w:fldCharType="begin"/>
        </w:r>
        <w:r>
          <w:rPr>
            <w:noProof/>
            <w:webHidden/>
          </w:rPr>
          <w:instrText xml:space="preserve"> PAGEREF _Toc219441110 \h </w:instrText>
        </w:r>
        <w:r>
          <w:rPr>
            <w:noProof/>
            <w:webHidden/>
          </w:rPr>
        </w:r>
        <w:r>
          <w:rPr>
            <w:noProof/>
            <w:webHidden/>
          </w:rPr>
          <w:fldChar w:fldCharType="separate"/>
        </w:r>
        <w:r w:rsidR="00F64D18">
          <w:rPr>
            <w:noProof/>
            <w:webHidden/>
          </w:rPr>
          <w:t>202</w:t>
        </w:r>
        <w:r>
          <w:rPr>
            <w:noProof/>
            <w:webHidden/>
          </w:rPr>
          <w:fldChar w:fldCharType="end"/>
        </w:r>
      </w:hyperlink>
    </w:p>
    <w:p w14:paraId="522D4A8E" w14:textId="0C944433"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1" w:history="1">
        <w:r w:rsidRPr="00553D9E">
          <w:rPr>
            <w:rStyle w:val="Hyperlink"/>
            <w:rFonts w:eastAsia="Times New Roman"/>
            <w:noProof/>
          </w:rPr>
          <w:t>33.4.1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Name</w:t>
        </w:r>
        <w:r>
          <w:rPr>
            <w:noProof/>
            <w:webHidden/>
          </w:rPr>
          <w:tab/>
        </w:r>
        <w:r>
          <w:rPr>
            <w:noProof/>
            <w:webHidden/>
          </w:rPr>
          <w:fldChar w:fldCharType="begin"/>
        </w:r>
        <w:r>
          <w:rPr>
            <w:noProof/>
            <w:webHidden/>
          </w:rPr>
          <w:instrText xml:space="preserve"> PAGEREF _Toc219441111 \h </w:instrText>
        </w:r>
        <w:r>
          <w:rPr>
            <w:noProof/>
            <w:webHidden/>
          </w:rPr>
        </w:r>
        <w:r>
          <w:rPr>
            <w:noProof/>
            <w:webHidden/>
          </w:rPr>
          <w:fldChar w:fldCharType="separate"/>
        </w:r>
        <w:r w:rsidR="00F64D18">
          <w:rPr>
            <w:noProof/>
            <w:webHidden/>
          </w:rPr>
          <w:t>203</w:t>
        </w:r>
        <w:r>
          <w:rPr>
            <w:noProof/>
            <w:webHidden/>
          </w:rPr>
          <w:fldChar w:fldCharType="end"/>
        </w:r>
      </w:hyperlink>
    </w:p>
    <w:p w14:paraId="2E921975" w14:textId="0CE894A8"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2" w:history="1">
        <w:r w:rsidRPr="00553D9E">
          <w:rPr>
            <w:rStyle w:val="Hyperlink"/>
            <w:rFonts w:eastAsia="Times New Roman"/>
            <w:noProof/>
          </w:rPr>
          <w:t>33.4.2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Translation table</w:t>
        </w:r>
        <w:r>
          <w:rPr>
            <w:noProof/>
            <w:webHidden/>
          </w:rPr>
          <w:tab/>
        </w:r>
        <w:r>
          <w:rPr>
            <w:noProof/>
            <w:webHidden/>
          </w:rPr>
          <w:fldChar w:fldCharType="begin"/>
        </w:r>
        <w:r>
          <w:rPr>
            <w:noProof/>
            <w:webHidden/>
          </w:rPr>
          <w:instrText xml:space="preserve"> PAGEREF _Toc219441112 \h </w:instrText>
        </w:r>
        <w:r>
          <w:rPr>
            <w:noProof/>
            <w:webHidden/>
          </w:rPr>
        </w:r>
        <w:r>
          <w:rPr>
            <w:noProof/>
            <w:webHidden/>
          </w:rPr>
          <w:fldChar w:fldCharType="separate"/>
        </w:r>
        <w:r w:rsidR="00F64D18">
          <w:rPr>
            <w:noProof/>
            <w:webHidden/>
          </w:rPr>
          <w:t>203</w:t>
        </w:r>
        <w:r>
          <w:rPr>
            <w:noProof/>
            <w:webHidden/>
          </w:rPr>
          <w:fldChar w:fldCharType="end"/>
        </w:r>
      </w:hyperlink>
    </w:p>
    <w:p w14:paraId="35E75840" w14:textId="2ABDA1B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3" w:history="1">
        <w:r w:rsidRPr="00553D9E">
          <w:rPr>
            <w:rStyle w:val="Hyperlink"/>
            <w:rFonts w:eastAsia="Times New Roman"/>
            <w:noProof/>
          </w:rPr>
          <w:t>33.4.3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Width</w:t>
        </w:r>
        <w:r>
          <w:rPr>
            <w:noProof/>
            <w:webHidden/>
          </w:rPr>
          <w:tab/>
        </w:r>
        <w:r>
          <w:rPr>
            <w:noProof/>
            <w:webHidden/>
          </w:rPr>
          <w:fldChar w:fldCharType="begin"/>
        </w:r>
        <w:r>
          <w:rPr>
            <w:noProof/>
            <w:webHidden/>
          </w:rPr>
          <w:instrText xml:space="preserve"> PAGEREF _Toc219441113 \h </w:instrText>
        </w:r>
        <w:r>
          <w:rPr>
            <w:noProof/>
            <w:webHidden/>
          </w:rPr>
        </w:r>
        <w:r>
          <w:rPr>
            <w:noProof/>
            <w:webHidden/>
          </w:rPr>
          <w:fldChar w:fldCharType="separate"/>
        </w:r>
        <w:r w:rsidR="00F64D18">
          <w:rPr>
            <w:noProof/>
            <w:webHidden/>
          </w:rPr>
          <w:t>203</w:t>
        </w:r>
        <w:r>
          <w:rPr>
            <w:noProof/>
            <w:webHidden/>
          </w:rPr>
          <w:fldChar w:fldCharType="end"/>
        </w:r>
      </w:hyperlink>
    </w:p>
    <w:p w14:paraId="07315251" w14:textId="6683134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4" w:history="1">
        <w:r w:rsidRPr="00553D9E">
          <w:rPr>
            <w:rStyle w:val="Hyperlink"/>
            <w:rFonts w:eastAsia="Times New Roman"/>
            <w:noProof/>
          </w:rPr>
          <w:t>33.4.4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Alignment</w:t>
        </w:r>
        <w:r>
          <w:rPr>
            <w:noProof/>
            <w:webHidden/>
          </w:rPr>
          <w:tab/>
        </w:r>
        <w:r>
          <w:rPr>
            <w:noProof/>
            <w:webHidden/>
          </w:rPr>
          <w:fldChar w:fldCharType="begin"/>
        </w:r>
        <w:r>
          <w:rPr>
            <w:noProof/>
            <w:webHidden/>
          </w:rPr>
          <w:instrText xml:space="preserve"> PAGEREF _Toc219441114 \h </w:instrText>
        </w:r>
        <w:r>
          <w:rPr>
            <w:noProof/>
            <w:webHidden/>
          </w:rPr>
        </w:r>
        <w:r>
          <w:rPr>
            <w:noProof/>
            <w:webHidden/>
          </w:rPr>
          <w:fldChar w:fldCharType="separate"/>
        </w:r>
        <w:r w:rsidR="00F64D18">
          <w:rPr>
            <w:noProof/>
            <w:webHidden/>
          </w:rPr>
          <w:t>203</w:t>
        </w:r>
        <w:r>
          <w:rPr>
            <w:noProof/>
            <w:webHidden/>
          </w:rPr>
          <w:fldChar w:fldCharType="end"/>
        </w:r>
      </w:hyperlink>
    </w:p>
    <w:p w14:paraId="0A2F9059" w14:textId="6A30257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5" w:history="1">
        <w:r w:rsidRPr="00553D9E">
          <w:rPr>
            <w:rStyle w:val="Hyperlink"/>
            <w:rFonts w:eastAsia="Times New Roman"/>
            <w:noProof/>
          </w:rPr>
          <w:t>33.4.5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Byte Order</w:t>
        </w:r>
        <w:r>
          <w:rPr>
            <w:noProof/>
            <w:webHidden/>
          </w:rPr>
          <w:tab/>
        </w:r>
        <w:r>
          <w:rPr>
            <w:noProof/>
            <w:webHidden/>
          </w:rPr>
          <w:fldChar w:fldCharType="begin"/>
        </w:r>
        <w:r>
          <w:rPr>
            <w:noProof/>
            <w:webHidden/>
          </w:rPr>
          <w:instrText xml:space="preserve"> PAGEREF _Toc219441115 \h </w:instrText>
        </w:r>
        <w:r>
          <w:rPr>
            <w:noProof/>
            <w:webHidden/>
          </w:rPr>
        </w:r>
        <w:r>
          <w:rPr>
            <w:noProof/>
            <w:webHidden/>
          </w:rPr>
          <w:fldChar w:fldCharType="separate"/>
        </w:r>
        <w:r w:rsidR="00F64D18">
          <w:rPr>
            <w:noProof/>
            <w:webHidden/>
          </w:rPr>
          <w:t>203</w:t>
        </w:r>
        <w:r>
          <w:rPr>
            <w:noProof/>
            <w:webHidden/>
          </w:rPr>
          <w:fldChar w:fldCharType="end"/>
        </w:r>
      </w:hyperlink>
    </w:p>
    <w:p w14:paraId="5DC14C2B" w14:textId="6804E24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6" w:history="1">
        <w:r w:rsidRPr="00553D9E">
          <w:rPr>
            <w:rStyle w:val="Hyperlink"/>
            <w:rFonts w:eastAsia="Times New Roman"/>
            <w:noProof/>
          </w:rPr>
          <w:t>33.4.6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1</w:t>
        </w:r>
        <w:r>
          <w:rPr>
            <w:noProof/>
            <w:webHidden/>
          </w:rPr>
          <w:tab/>
        </w:r>
        <w:r>
          <w:rPr>
            <w:noProof/>
            <w:webHidden/>
          </w:rPr>
          <w:fldChar w:fldCharType="begin"/>
        </w:r>
        <w:r>
          <w:rPr>
            <w:noProof/>
            <w:webHidden/>
          </w:rPr>
          <w:instrText xml:space="preserve"> PAGEREF _Toc219441116 \h </w:instrText>
        </w:r>
        <w:r>
          <w:rPr>
            <w:noProof/>
            <w:webHidden/>
          </w:rPr>
        </w:r>
        <w:r>
          <w:rPr>
            <w:noProof/>
            <w:webHidden/>
          </w:rPr>
          <w:fldChar w:fldCharType="separate"/>
        </w:r>
        <w:r w:rsidR="00F64D18">
          <w:rPr>
            <w:noProof/>
            <w:webHidden/>
          </w:rPr>
          <w:t>203</w:t>
        </w:r>
        <w:r>
          <w:rPr>
            <w:noProof/>
            <w:webHidden/>
          </w:rPr>
          <w:fldChar w:fldCharType="end"/>
        </w:r>
      </w:hyperlink>
    </w:p>
    <w:p w14:paraId="5B940368" w14:textId="74A07C2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7" w:history="1">
        <w:r w:rsidRPr="00553D9E">
          <w:rPr>
            <w:rStyle w:val="Hyperlink"/>
            <w:rFonts w:eastAsia="Times New Roman"/>
            <w:noProof/>
          </w:rPr>
          <w:t>33.4.7</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2</w:t>
        </w:r>
        <w:r>
          <w:rPr>
            <w:noProof/>
            <w:webHidden/>
          </w:rPr>
          <w:tab/>
        </w:r>
        <w:r>
          <w:rPr>
            <w:noProof/>
            <w:webHidden/>
          </w:rPr>
          <w:fldChar w:fldCharType="begin"/>
        </w:r>
        <w:r>
          <w:rPr>
            <w:noProof/>
            <w:webHidden/>
          </w:rPr>
          <w:instrText xml:space="preserve"> PAGEREF _Toc219441117 \h </w:instrText>
        </w:r>
        <w:r>
          <w:rPr>
            <w:noProof/>
            <w:webHidden/>
          </w:rPr>
        </w:r>
        <w:r>
          <w:rPr>
            <w:noProof/>
            <w:webHidden/>
          </w:rPr>
          <w:fldChar w:fldCharType="separate"/>
        </w:r>
        <w:r w:rsidR="00F64D18">
          <w:rPr>
            <w:noProof/>
            <w:webHidden/>
          </w:rPr>
          <w:t>204</w:t>
        </w:r>
        <w:r>
          <w:rPr>
            <w:noProof/>
            <w:webHidden/>
          </w:rPr>
          <w:fldChar w:fldCharType="end"/>
        </w:r>
      </w:hyperlink>
    </w:p>
    <w:p w14:paraId="58539B4D" w14:textId="2E039B6C"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18" w:history="1">
        <w:r w:rsidRPr="00553D9E">
          <w:rPr>
            <w:rStyle w:val="Hyperlink"/>
            <w:noProof/>
          </w:rPr>
          <w:t>33.5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Encoding X-DFDL-US-ASCII-6-BIT-PACKED</w:t>
        </w:r>
        <w:r>
          <w:rPr>
            <w:noProof/>
            <w:webHidden/>
          </w:rPr>
          <w:tab/>
        </w:r>
        <w:r>
          <w:rPr>
            <w:noProof/>
            <w:webHidden/>
          </w:rPr>
          <w:fldChar w:fldCharType="begin"/>
        </w:r>
        <w:r>
          <w:rPr>
            <w:noProof/>
            <w:webHidden/>
          </w:rPr>
          <w:instrText xml:space="preserve"> PAGEREF _Toc219441118 \h </w:instrText>
        </w:r>
        <w:r>
          <w:rPr>
            <w:noProof/>
            <w:webHidden/>
          </w:rPr>
        </w:r>
        <w:r>
          <w:rPr>
            <w:noProof/>
            <w:webHidden/>
          </w:rPr>
          <w:fldChar w:fldCharType="separate"/>
        </w:r>
        <w:r w:rsidR="00F64D18">
          <w:rPr>
            <w:noProof/>
            <w:webHidden/>
          </w:rPr>
          <w:t>205</w:t>
        </w:r>
        <w:r>
          <w:rPr>
            <w:noProof/>
            <w:webHidden/>
          </w:rPr>
          <w:fldChar w:fldCharType="end"/>
        </w:r>
      </w:hyperlink>
    </w:p>
    <w:p w14:paraId="1A79AFBE" w14:textId="3E3A03CE"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19" w:history="1">
        <w:r w:rsidRPr="00553D9E">
          <w:rPr>
            <w:rStyle w:val="Hyperlink"/>
            <w:rFonts w:eastAsia="Times New Roman"/>
            <w:noProof/>
          </w:rPr>
          <w:t>33.5.1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Name</w:t>
        </w:r>
        <w:r>
          <w:rPr>
            <w:noProof/>
            <w:webHidden/>
          </w:rPr>
          <w:tab/>
        </w:r>
        <w:r>
          <w:rPr>
            <w:noProof/>
            <w:webHidden/>
          </w:rPr>
          <w:fldChar w:fldCharType="begin"/>
        </w:r>
        <w:r>
          <w:rPr>
            <w:noProof/>
            <w:webHidden/>
          </w:rPr>
          <w:instrText xml:space="preserve"> PAGEREF _Toc219441119 \h </w:instrText>
        </w:r>
        <w:r>
          <w:rPr>
            <w:noProof/>
            <w:webHidden/>
          </w:rPr>
        </w:r>
        <w:r>
          <w:rPr>
            <w:noProof/>
            <w:webHidden/>
          </w:rPr>
          <w:fldChar w:fldCharType="separate"/>
        </w:r>
        <w:r w:rsidR="00F64D18">
          <w:rPr>
            <w:noProof/>
            <w:webHidden/>
          </w:rPr>
          <w:t>205</w:t>
        </w:r>
        <w:r>
          <w:rPr>
            <w:noProof/>
            <w:webHidden/>
          </w:rPr>
          <w:fldChar w:fldCharType="end"/>
        </w:r>
      </w:hyperlink>
    </w:p>
    <w:p w14:paraId="4957CC89" w14:textId="43B52844"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20" w:history="1">
        <w:r w:rsidRPr="00553D9E">
          <w:rPr>
            <w:rStyle w:val="Hyperlink"/>
            <w:rFonts w:eastAsia="Times New Roman"/>
            <w:noProof/>
          </w:rPr>
          <w:t>33.5.2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Translation Table</w:t>
        </w:r>
        <w:r>
          <w:rPr>
            <w:noProof/>
            <w:webHidden/>
          </w:rPr>
          <w:tab/>
        </w:r>
        <w:r>
          <w:rPr>
            <w:noProof/>
            <w:webHidden/>
          </w:rPr>
          <w:fldChar w:fldCharType="begin"/>
        </w:r>
        <w:r>
          <w:rPr>
            <w:noProof/>
            <w:webHidden/>
          </w:rPr>
          <w:instrText xml:space="preserve"> PAGEREF _Toc219441120 \h </w:instrText>
        </w:r>
        <w:r>
          <w:rPr>
            <w:noProof/>
            <w:webHidden/>
          </w:rPr>
        </w:r>
        <w:r>
          <w:rPr>
            <w:noProof/>
            <w:webHidden/>
          </w:rPr>
          <w:fldChar w:fldCharType="separate"/>
        </w:r>
        <w:r w:rsidR="00F64D18">
          <w:rPr>
            <w:noProof/>
            <w:webHidden/>
          </w:rPr>
          <w:t>205</w:t>
        </w:r>
        <w:r>
          <w:rPr>
            <w:noProof/>
            <w:webHidden/>
          </w:rPr>
          <w:fldChar w:fldCharType="end"/>
        </w:r>
      </w:hyperlink>
    </w:p>
    <w:p w14:paraId="484E8CAB" w14:textId="5839DA6A"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21" w:history="1">
        <w:r w:rsidRPr="00553D9E">
          <w:rPr>
            <w:rStyle w:val="Hyperlink"/>
            <w:rFonts w:eastAsia="Times New Roman"/>
            <w:noProof/>
          </w:rPr>
          <w:t>33.5.3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Width</w:t>
        </w:r>
        <w:r>
          <w:rPr>
            <w:noProof/>
            <w:webHidden/>
          </w:rPr>
          <w:tab/>
        </w:r>
        <w:r>
          <w:rPr>
            <w:noProof/>
            <w:webHidden/>
          </w:rPr>
          <w:fldChar w:fldCharType="begin"/>
        </w:r>
        <w:r>
          <w:rPr>
            <w:noProof/>
            <w:webHidden/>
          </w:rPr>
          <w:instrText xml:space="preserve"> PAGEREF _Toc219441121 \h </w:instrText>
        </w:r>
        <w:r>
          <w:rPr>
            <w:noProof/>
            <w:webHidden/>
          </w:rPr>
        </w:r>
        <w:r>
          <w:rPr>
            <w:noProof/>
            <w:webHidden/>
          </w:rPr>
          <w:fldChar w:fldCharType="separate"/>
        </w:r>
        <w:r w:rsidR="00F64D18">
          <w:rPr>
            <w:noProof/>
            <w:webHidden/>
          </w:rPr>
          <w:t>206</w:t>
        </w:r>
        <w:r>
          <w:rPr>
            <w:noProof/>
            <w:webHidden/>
          </w:rPr>
          <w:fldChar w:fldCharType="end"/>
        </w:r>
      </w:hyperlink>
    </w:p>
    <w:p w14:paraId="0877615A" w14:textId="63A6241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22" w:history="1">
        <w:r w:rsidRPr="00553D9E">
          <w:rPr>
            <w:rStyle w:val="Hyperlink"/>
            <w:rFonts w:eastAsia="Times New Roman"/>
            <w:noProof/>
          </w:rPr>
          <w:t>33.5.4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Alignment</w:t>
        </w:r>
        <w:r>
          <w:rPr>
            <w:noProof/>
            <w:webHidden/>
          </w:rPr>
          <w:tab/>
        </w:r>
        <w:r>
          <w:rPr>
            <w:noProof/>
            <w:webHidden/>
          </w:rPr>
          <w:fldChar w:fldCharType="begin"/>
        </w:r>
        <w:r>
          <w:rPr>
            <w:noProof/>
            <w:webHidden/>
          </w:rPr>
          <w:instrText xml:space="preserve"> PAGEREF _Toc219441122 \h </w:instrText>
        </w:r>
        <w:r>
          <w:rPr>
            <w:noProof/>
            <w:webHidden/>
          </w:rPr>
        </w:r>
        <w:r>
          <w:rPr>
            <w:noProof/>
            <w:webHidden/>
          </w:rPr>
          <w:fldChar w:fldCharType="separate"/>
        </w:r>
        <w:r w:rsidR="00F64D18">
          <w:rPr>
            <w:noProof/>
            <w:webHidden/>
          </w:rPr>
          <w:t>206</w:t>
        </w:r>
        <w:r>
          <w:rPr>
            <w:noProof/>
            <w:webHidden/>
          </w:rPr>
          <w:fldChar w:fldCharType="end"/>
        </w:r>
      </w:hyperlink>
    </w:p>
    <w:p w14:paraId="66DE7C61" w14:textId="0E6813E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23" w:history="1">
        <w:r w:rsidRPr="00553D9E">
          <w:rPr>
            <w:rStyle w:val="Hyperlink"/>
            <w:rFonts w:eastAsia="Times New Roman"/>
            <w:noProof/>
          </w:rPr>
          <w:t>33.5.5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ByteOrder</w:t>
        </w:r>
        <w:r>
          <w:rPr>
            <w:noProof/>
            <w:webHidden/>
          </w:rPr>
          <w:tab/>
        </w:r>
        <w:r>
          <w:rPr>
            <w:noProof/>
            <w:webHidden/>
          </w:rPr>
          <w:fldChar w:fldCharType="begin"/>
        </w:r>
        <w:r>
          <w:rPr>
            <w:noProof/>
            <w:webHidden/>
          </w:rPr>
          <w:instrText xml:space="preserve"> PAGEREF _Toc219441123 \h </w:instrText>
        </w:r>
        <w:r>
          <w:rPr>
            <w:noProof/>
            <w:webHidden/>
          </w:rPr>
        </w:r>
        <w:r>
          <w:rPr>
            <w:noProof/>
            <w:webHidden/>
          </w:rPr>
          <w:fldChar w:fldCharType="separate"/>
        </w:r>
        <w:r w:rsidR="00F64D18">
          <w:rPr>
            <w:noProof/>
            <w:webHidden/>
          </w:rPr>
          <w:t>206</w:t>
        </w:r>
        <w:r>
          <w:rPr>
            <w:noProof/>
            <w:webHidden/>
          </w:rPr>
          <w:fldChar w:fldCharType="end"/>
        </w:r>
      </w:hyperlink>
    </w:p>
    <w:p w14:paraId="00568868" w14:textId="5159C7F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24" w:history="1">
        <w:r w:rsidRPr="00553D9E">
          <w:rPr>
            <w:rStyle w:val="Hyperlink"/>
            <w:rFonts w:eastAsia="Times New Roman"/>
            <w:noProof/>
          </w:rPr>
          <w:t>33.5.6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Example 1</w:t>
        </w:r>
        <w:r>
          <w:rPr>
            <w:noProof/>
            <w:webHidden/>
          </w:rPr>
          <w:tab/>
        </w:r>
        <w:r>
          <w:rPr>
            <w:noProof/>
            <w:webHidden/>
          </w:rPr>
          <w:fldChar w:fldCharType="begin"/>
        </w:r>
        <w:r>
          <w:rPr>
            <w:noProof/>
            <w:webHidden/>
          </w:rPr>
          <w:instrText xml:space="preserve"> PAGEREF _Toc219441124 \h </w:instrText>
        </w:r>
        <w:r>
          <w:rPr>
            <w:noProof/>
            <w:webHidden/>
          </w:rPr>
        </w:r>
        <w:r>
          <w:rPr>
            <w:noProof/>
            <w:webHidden/>
          </w:rPr>
          <w:fldChar w:fldCharType="separate"/>
        </w:r>
        <w:r w:rsidR="00F64D18">
          <w:rPr>
            <w:noProof/>
            <w:webHidden/>
          </w:rPr>
          <w:t>206</w:t>
        </w:r>
        <w:r>
          <w:rPr>
            <w:noProof/>
            <w:webHidden/>
          </w:rPr>
          <w:fldChar w:fldCharType="end"/>
        </w:r>
      </w:hyperlink>
    </w:p>
    <w:p w14:paraId="12BBB83A" w14:textId="099F0000"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25" w:history="1">
        <w:r w:rsidRPr="00553D9E">
          <w:rPr>
            <w:rStyle w:val="Hyperlink"/>
            <w:noProof/>
          </w:rPr>
          <w:t>33.6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References for Appendix D</w:t>
        </w:r>
        <w:r>
          <w:rPr>
            <w:noProof/>
            <w:webHidden/>
          </w:rPr>
          <w:tab/>
        </w:r>
        <w:r>
          <w:rPr>
            <w:noProof/>
            <w:webHidden/>
          </w:rPr>
          <w:fldChar w:fldCharType="begin"/>
        </w:r>
        <w:r>
          <w:rPr>
            <w:noProof/>
            <w:webHidden/>
          </w:rPr>
          <w:instrText xml:space="preserve"> PAGEREF _Toc219441125 \h </w:instrText>
        </w:r>
        <w:r>
          <w:rPr>
            <w:noProof/>
            <w:webHidden/>
          </w:rPr>
        </w:r>
        <w:r>
          <w:rPr>
            <w:noProof/>
            <w:webHidden/>
          </w:rPr>
          <w:fldChar w:fldCharType="separate"/>
        </w:r>
        <w:r w:rsidR="00F64D18">
          <w:rPr>
            <w:noProof/>
            <w:webHidden/>
          </w:rPr>
          <w:t>207</w:t>
        </w:r>
        <w:r>
          <w:rPr>
            <w:noProof/>
            <w:webHidden/>
          </w:rPr>
          <w:fldChar w:fldCharType="end"/>
        </w:r>
      </w:hyperlink>
    </w:p>
    <w:p w14:paraId="4697569F" w14:textId="14FFE2CF"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26" w:history="1">
        <w:r w:rsidRPr="00553D9E">
          <w:rPr>
            <w:rStyle w:val="Hyperlink"/>
            <w:noProof/>
          </w:rPr>
          <w:t>34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E: Glossary of Terms</w:t>
        </w:r>
        <w:r>
          <w:rPr>
            <w:noProof/>
            <w:webHidden/>
          </w:rPr>
          <w:tab/>
        </w:r>
        <w:r>
          <w:rPr>
            <w:noProof/>
            <w:webHidden/>
          </w:rPr>
          <w:fldChar w:fldCharType="begin"/>
        </w:r>
        <w:r>
          <w:rPr>
            <w:noProof/>
            <w:webHidden/>
          </w:rPr>
          <w:instrText xml:space="preserve"> PAGEREF _Toc219441126 \h </w:instrText>
        </w:r>
        <w:r>
          <w:rPr>
            <w:noProof/>
            <w:webHidden/>
          </w:rPr>
        </w:r>
        <w:r>
          <w:rPr>
            <w:noProof/>
            <w:webHidden/>
          </w:rPr>
          <w:fldChar w:fldCharType="separate"/>
        </w:r>
        <w:r w:rsidR="00F64D18">
          <w:rPr>
            <w:noProof/>
            <w:webHidden/>
          </w:rPr>
          <w:t>208</w:t>
        </w:r>
        <w:r>
          <w:rPr>
            <w:noProof/>
            <w:webHidden/>
          </w:rPr>
          <w:fldChar w:fldCharType="end"/>
        </w:r>
      </w:hyperlink>
    </w:p>
    <w:p w14:paraId="36E2F9E5" w14:textId="7CA00C68"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27" w:history="1">
        <w:r w:rsidRPr="00553D9E">
          <w:rPr>
            <w:rStyle w:val="Hyperlink"/>
            <w:noProof/>
          </w:rPr>
          <w:t>35</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F: Specific Errors Classified</w:t>
        </w:r>
        <w:r>
          <w:rPr>
            <w:noProof/>
            <w:webHidden/>
          </w:rPr>
          <w:tab/>
        </w:r>
        <w:r>
          <w:rPr>
            <w:noProof/>
            <w:webHidden/>
          </w:rPr>
          <w:fldChar w:fldCharType="begin"/>
        </w:r>
        <w:r>
          <w:rPr>
            <w:noProof/>
            <w:webHidden/>
          </w:rPr>
          <w:instrText xml:space="preserve"> PAGEREF _Toc219441127 \h </w:instrText>
        </w:r>
        <w:r>
          <w:rPr>
            <w:noProof/>
            <w:webHidden/>
          </w:rPr>
        </w:r>
        <w:r>
          <w:rPr>
            <w:noProof/>
            <w:webHidden/>
          </w:rPr>
          <w:fldChar w:fldCharType="separate"/>
        </w:r>
        <w:r w:rsidR="00F64D18">
          <w:rPr>
            <w:noProof/>
            <w:webHidden/>
          </w:rPr>
          <w:t>215</w:t>
        </w:r>
        <w:r>
          <w:rPr>
            <w:noProof/>
            <w:webHidden/>
          </w:rPr>
          <w:fldChar w:fldCharType="end"/>
        </w:r>
      </w:hyperlink>
    </w:p>
    <w:p w14:paraId="3C9993F8" w14:textId="45EAB0D0" w:rsidR="009D1493" w:rsidRDefault="009D1493">
      <w:pPr>
        <w:pStyle w:val="TOC1"/>
        <w:rPr>
          <w:rFonts w:asciiTheme="minorHAnsi" w:eastAsiaTheme="minorEastAsia" w:hAnsiTheme="minorHAnsi" w:cstheme="minorBidi"/>
          <w:b w:val="0"/>
          <w:noProof/>
          <w:kern w:val="2"/>
          <w:sz w:val="24"/>
          <w:szCs w:val="24"/>
          <w:lang w:val="en-US"/>
          <w14:ligatures w14:val="standardContextual"/>
        </w:rPr>
      </w:pPr>
      <w:hyperlink w:anchor="_Toc219441128" w:history="1">
        <w:r w:rsidRPr="00553D9E">
          <w:rPr>
            <w:rStyle w:val="Hyperlink"/>
            <w:noProof/>
          </w:rPr>
          <w:t>36</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Appendix G: Property Precedence</w:t>
        </w:r>
        <w:r>
          <w:rPr>
            <w:noProof/>
            <w:webHidden/>
          </w:rPr>
          <w:tab/>
        </w:r>
        <w:r>
          <w:rPr>
            <w:noProof/>
            <w:webHidden/>
          </w:rPr>
          <w:fldChar w:fldCharType="begin"/>
        </w:r>
        <w:r>
          <w:rPr>
            <w:noProof/>
            <w:webHidden/>
          </w:rPr>
          <w:instrText xml:space="preserve"> PAGEREF _Toc219441128 \h </w:instrText>
        </w:r>
        <w:r>
          <w:rPr>
            <w:noProof/>
            <w:webHidden/>
          </w:rPr>
        </w:r>
        <w:r>
          <w:rPr>
            <w:noProof/>
            <w:webHidden/>
          </w:rPr>
          <w:fldChar w:fldCharType="separate"/>
        </w:r>
        <w:r w:rsidR="00F64D18">
          <w:rPr>
            <w:noProof/>
            <w:webHidden/>
          </w:rPr>
          <w:t>218</w:t>
        </w:r>
        <w:r>
          <w:rPr>
            <w:noProof/>
            <w:webHidden/>
          </w:rPr>
          <w:fldChar w:fldCharType="end"/>
        </w:r>
      </w:hyperlink>
    </w:p>
    <w:p w14:paraId="6ACE5966" w14:textId="3504E8EB"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29" w:history="1">
        <w:r w:rsidRPr="00553D9E">
          <w:rPr>
            <w:rStyle w:val="Hyperlink"/>
            <w:noProof/>
          </w:rPr>
          <w:t>36.1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Parsing</w:t>
        </w:r>
        <w:r>
          <w:rPr>
            <w:noProof/>
            <w:webHidden/>
          </w:rPr>
          <w:tab/>
        </w:r>
        <w:r>
          <w:rPr>
            <w:noProof/>
            <w:webHidden/>
          </w:rPr>
          <w:fldChar w:fldCharType="begin"/>
        </w:r>
        <w:r>
          <w:rPr>
            <w:noProof/>
            <w:webHidden/>
          </w:rPr>
          <w:instrText xml:space="preserve"> PAGEREF _Toc219441129 \h </w:instrText>
        </w:r>
        <w:r>
          <w:rPr>
            <w:noProof/>
            <w:webHidden/>
          </w:rPr>
        </w:r>
        <w:r>
          <w:rPr>
            <w:noProof/>
            <w:webHidden/>
          </w:rPr>
          <w:fldChar w:fldCharType="separate"/>
        </w:r>
        <w:r w:rsidR="00F64D18">
          <w:rPr>
            <w:noProof/>
            <w:webHidden/>
          </w:rPr>
          <w:t>218</w:t>
        </w:r>
        <w:r>
          <w:rPr>
            <w:noProof/>
            <w:webHidden/>
          </w:rPr>
          <w:fldChar w:fldCharType="end"/>
        </w:r>
      </w:hyperlink>
    </w:p>
    <w:p w14:paraId="094882C3" w14:textId="69F7E9A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0" w:history="1">
        <w:r w:rsidRPr="00553D9E">
          <w:rPr>
            <w:rStyle w:val="Hyperlink"/>
            <w:rFonts w:eastAsia="Times New Roman"/>
            <w:noProof/>
          </w:rPr>
          <w:t>36.1.1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dfdl:element (simple) and dfdl:simpleType</w:t>
        </w:r>
        <w:r>
          <w:rPr>
            <w:noProof/>
            <w:webHidden/>
          </w:rPr>
          <w:tab/>
        </w:r>
        <w:r>
          <w:rPr>
            <w:noProof/>
            <w:webHidden/>
          </w:rPr>
          <w:fldChar w:fldCharType="begin"/>
        </w:r>
        <w:r>
          <w:rPr>
            <w:noProof/>
            <w:webHidden/>
          </w:rPr>
          <w:instrText xml:space="preserve"> PAGEREF _Toc219441130 \h </w:instrText>
        </w:r>
        <w:r>
          <w:rPr>
            <w:noProof/>
            <w:webHidden/>
          </w:rPr>
        </w:r>
        <w:r>
          <w:rPr>
            <w:noProof/>
            <w:webHidden/>
          </w:rPr>
          <w:fldChar w:fldCharType="separate"/>
        </w:r>
        <w:r w:rsidR="00F64D18">
          <w:rPr>
            <w:noProof/>
            <w:webHidden/>
          </w:rPr>
          <w:t>218</w:t>
        </w:r>
        <w:r>
          <w:rPr>
            <w:noProof/>
            <w:webHidden/>
          </w:rPr>
          <w:fldChar w:fldCharType="end"/>
        </w:r>
      </w:hyperlink>
    </w:p>
    <w:p w14:paraId="3DCD2B1D" w14:textId="78DD85C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1" w:history="1">
        <w:r w:rsidRPr="00553D9E">
          <w:rPr>
            <w:rStyle w:val="Hyperlink"/>
            <w:rFonts w:eastAsia="Times New Roman"/>
            <w:noProof/>
          </w:rPr>
          <w:t>36.1.2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dfdl:element (complex)</w:t>
        </w:r>
        <w:r>
          <w:rPr>
            <w:noProof/>
            <w:webHidden/>
          </w:rPr>
          <w:tab/>
        </w:r>
        <w:r>
          <w:rPr>
            <w:noProof/>
            <w:webHidden/>
          </w:rPr>
          <w:fldChar w:fldCharType="begin"/>
        </w:r>
        <w:r>
          <w:rPr>
            <w:noProof/>
            <w:webHidden/>
          </w:rPr>
          <w:instrText xml:space="preserve"> PAGEREF _Toc219441131 \h </w:instrText>
        </w:r>
        <w:r>
          <w:rPr>
            <w:noProof/>
            <w:webHidden/>
          </w:rPr>
        </w:r>
        <w:r>
          <w:rPr>
            <w:noProof/>
            <w:webHidden/>
          </w:rPr>
          <w:fldChar w:fldCharType="separate"/>
        </w:r>
        <w:r w:rsidR="00F64D18">
          <w:rPr>
            <w:noProof/>
            <w:webHidden/>
          </w:rPr>
          <w:t>223</w:t>
        </w:r>
        <w:r>
          <w:rPr>
            <w:noProof/>
            <w:webHidden/>
          </w:rPr>
          <w:fldChar w:fldCharType="end"/>
        </w:r>
      </w:hyperlink>
    </w:p>
    <w:p w14:paraId="02FBBAD3" w14:textId="50140600"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2" w:history="1">
        <w:r w:rsidRPr="00553D9E">
          <w:rPr>
            <w:rStyle w:val="Hyperlink"/>
            <w:rFonts w:eastAsia="Times New Roman"/>
            <w:noProof/>
          </w:rPr>
          <w:t>36.1.3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dfdl:sequence and dfdl:group (when reference is to a sequence)</w:t>
        </w:r>
        <w:r>
          <w:rPr>
            <w:noProof/>
            <w:webHidden/>
          </w:rPr>
          <w:tab/>
        </w:r>
        <w:r>
          <w:rPr>
            <w:noProof/>
            <w:webHidden/>
          </w:rPr>
          <w:fldChar w:fldCharType="begin"/>
        </w:r>
        <w:r>
          <w:rPr>
            <w:noProof/>
            <w:webHidden/>
          </w:rPr>
          <w:instrText xml:space="preserve"> PAGEREF _Toc219441132 \h </w:instrText>
        </w:r>
        <w:r>
          <w:rPr>
            <w:noProof/>
            <w:webHidden/>
          </w:rPr>
        </w:r>
        <w:r>
          <w:rPr>
            <w:noProof/>
            <w:webHidden/>
          </w:rPr>
          <w:fldChar w:fldCharType="separate"/>
        </w:r>
        <w:r w:rsidR="00F64D18">
          <w:rPr>
            <w:noProof/>
            <w:webHidden/>
          </w:rPr>
          <w:t>224</w:t>
        </w:r>
        <w:r>
          <w:rPr>
            <w:noProof/>
            <w:webHidden/>
          </w:rPr>
          <w:fldChar w:fldCharType="end"/>
        </w:r>
      </w:hyperlink>
    </w:p>
    <w:p w14:paraId="0E3AE87A" w14:textId="387602AC"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3" w:history="1">
        <w:r w:rsidRPr="00553D9E">
          <w:rPr>
            <w:rStyle w:val="Hyperlink"/>
            <w:rFonts w:eastAsia="Times New Roman"/>
            <w:noProof/>
          </w:rPr>
          <w:t>36.1.4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dfdl:choice and dfdl:group (when reference is to a choice)</w:t>
        </w:r>
        <w:r>
          <w:rPr>
            <w:noProof/>
            <w:webHidden/>
          </w:rPr>
          <w:tab/>
        </w:r>
        <w:r>
          <w:rPr>
            <w:noProof/>
            <w:webHidden/>
          </w:rPr>
          <w:fldChar w:fldCharType="begin"/>
        </w:r>
        <w:r>
          <w:rPr>
            <w:noProof/>
            <w:webHidden/>
          </w:rPr>
          <w:instrText xml:space="preserve"> PAGEREF _Toc219441133 \h </w:instrText>
        </w:r>
        <w:r>
          <w:rPr>
            <w:noProof/>
            <w:webHidden/>
          </w:rPr>
        </w:r>
        <w:r>
          <w:rPr>
            <w:noProof/>
            <w:webHidden/>
          </w:rPr>
          <w:fldChar w:fldCharType="separate"/>
        </w:r>
        <w:r w:rsidR="00F64D18">
          <w:rPr>
            <w:noProof/>
            <w:webHidden/>
          </w:rPr>
          <w:t>225</w:t>
        </w:r>
        <w:r>
          <w:rPr>
            <w:noProof/>
            <w:webHidden/>
          </w:rPr>
          <w:fldChar w:fldCharType="end"/>
        </w:r>
      </w:hyperlink>
    </w:p>
    <w:p w14:paraId="04F5502A" w14:textId="16CAE1C9" w:rsidR="009D1493" w:rsidRDefault="009D1493">
      <w:pPr>
        <w:pStyle w:val="TOC2"/>
        <w:rPr>
          <w:rFonts w:asciiTheme="minorHAnsi" w:eastAsiaTheme="minorEastAsia" w:hAnsiTheme="minorHAnsi" w:cstheme="minorBidi"/>
          <w:b w:val="0"/>
          <w:noProof/>
          <w:kern w:val="2"/>
          <w:sz w:val="24"/>
          <w:szCs w:val="24"/>
          <w:lang w:val="en-US"/>
          <w14:ligatures w14:val="standardContextual"/>
        </w:rPr>
      </w:pPr>
      <w:hyperlink w:anchor="_Toc219441134" w:history="1">
        <w:r w:rsidRPr="00553D9E">
          <w:rPr>
            <w:rStyle w:val="Hyperlink"/>
            <w:noProof/>
          </w:rPr>
          <w:t>36.2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noProof/>
          </w:rPr>
          <w:t>Unparsing</w:t>
        </w:r>
        <w:r>
          <w:rPr>
            <w:noProof/>
            <w:webHidden/>
          </w:rPr>
          <w:tab/>
        </w:r>
        <w:r>
          <w:rPr>
            <w:noProof/>
            <w:webHidden/>
          </w:rPr>
          <w:fldChar w:fldCharType="begin"/>
        </w:r>
        <w:r>
          <w:rPr>
            <w:noProof/>
            <w:webHidden/>
          </w:rPr>
          <w:instrText xml:space="preserve"> PAGEREF _Toc219441134 \h </w:instrText>
        </w:r>
        <w:r>
          <w:rPr>
            <w:noProof/>
            <w:webHidden/>
          </w:rPr>
        </w:r>
        <w:r>
          <w:rPr>
            <w:noProof/>
            <w:webHidden/>
          </w:rPr>
          <w:fldChar w:fldCharType="separate"/>
        </w:r>
        <w:r w:rsidR="00F64D18">
          <w:rPr>
            <w:noProof/>
            <w:webHidden/>
          </w:rPr>
          <w:t>225</w:t>
        </w:r>
        <w:r>
          <w:rPr>
            <w:noProof/>
            <w:webHidden/>
          </w:rPr>
          <w:fldChar w:fldCharType="end"/>
        </w:r>
      </w:hyperlink>
    </w:p>
    <w:p w14:paraId="52111C72" w14:textId="2301BE87"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5" w:history="1">
        <w:r w:rsidRPr="00553D9E">
          <w:rPr>
            <w:rStyle w:val="Hyperlink"/>
            <w:rFonts w:eastAsia="Times New Roman"/>
            <w:noProof/>
          </w:rPr>
          <w:t>36.2.1</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dfdl:element (simple) and dfdl:simpleType</w:t>
        </w:r>
        <w:r>
          <w:rPr>
            <w:noProof/>
            <w:webHidden/>
          </w:rPr>
          <w:tab/>
        </w:r>
        <w:r>
          <w:rPr>
            <w:noProof/>
            <w:webHidden/>
          </w:rPr>
          <w:fldChar w:fldCharType="begin"/>
        </w:r>
        <w:r>
          <w:rPr>
            <w:noProof/>
            <w:webHidden/>
          </w:rPr>
          <w:instrText xml:space="preserve"> PAGEREF _Toc219441135 \h </w:instrText>
        </w:r>
        <w:r>
          <w:rPr>
            <w:noProof/>
            <w:webHidden/>
          </w:rPr>
        </w:r>
        <w:r>
          <w:rPr>
            <w:noProof/>
            <w:webHidden/>
          </w:rPr>
          <w:fldChar w:fldCharType="separate"/>
        </w:r>
        <w:r w:rsidR="00F64D18">
          <w:rPr>
            <w:noProof/>
            <w:webHidden/>
          </w:rPr>
          <w:t>225</w:t>
        </w:r>
        <w:r>
          <w:rPr>
            <w:noProof/>
            <w:webHidden/>
          </w:rPr>
          <w:fldChar w:fldCharType="end"/>
        </w:r>
      </w:hyperlink>
    </w:p>
    <w:p w14:paraId="757D1C4D" w14:textId="4704BDC2"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6" w:history="1">
        <w:r w:rsidRPr="00553D9E">
          <w:rPr>
            <w:rStyle w:val="Hyperlink"/>
            <w:rFonts w:eastAsia="Times New Roman"/>
            <w:noProof/>
          </w:rPr>
          <w:t>36.2.2</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dfdl:element (complex)</w:t>
        </w:r>
        <w:r>
          <w:rPr>
            <w:noProof/>
            <w:webHidden/>
          </w:rPr>
          <w:tab/>
        </w:r>
        <w:r>
          <w:rPr>
            <w:noProof/>
            <w:webHidden/>
          </w:rPr>
          <w:fldChar w:fldCharType="begin"/>
        </w:r>
        <w:r>
          <w:rPr>
            <w:noProof/>
            <w:webHidden/>
          </w:rPr>
          <w:instrText xml:space="preserve"> PAGEREF _Toc219441136 \h </w:instrText>
        </w:r>
        <w:r>
          <w:rPr>
            <w:noProof/>
            <w:webHidden/>
          </w:rPr>
        </w:r>
        <w:r>
          <w:rPr>
            <w:noProof/>
            <w:webHidden/>
          </w:rPr>
          <w:fldChar w:fldCharType="separate"/>
        </w:r>
        <w:r w:rsidR="00F64D18">
          <w:rPr>
            <w:noProof/>
            <w:webHidden/>
          </w:rPr>
          <w:t>231</w:t>
        </w:r>
        <w:r>
          <w:rPr>
            <w:noProof/>
            <w:webHidden/>
          </w:rPr>
          <w:fldChar w:fldCharType="end"/>
        </w:r>
      </w:hyperlink>
    </w:p>
    <w:p w14:paraId="5BB39C79" w14:textId="4E37F08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7" w:history="1">
        <w:r w:rsidRPr="00553D9E">
          <w:rPr>
            <w:rStyle w:val="Hyperlink"/>
            <w:rFonts w:eastAsia="Times New Roman"/>
            <w:noProof/>
          </w:rPr>
          <w:t>36.2.3</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dfdl:sequence and dfdl:group (when reference is a sequence)</w:t>
        </w:r>
        <w:r>
          <w:rPr>
            <w:noProof/>
            <w:webHidden/>
          </w:rPr>
          <w:tab/>
        </w:r>
        <w:r>
          <w:rPr>
            <w:noProof/>
            <w:webHidden/>
          </w:rPr>
          <w:fldChar w:fldCharType="begin"/>
        </w:r>
        <w:r>
          <w:rPr>
            <w:noProof/>
            <w:webHidden/>
          </w:rPr>
          <w:instrText xml:space="preserve"> PAGEREF _Toc219441137 \h </w:instrText>
        </w:r>
        <w:r>
          <w:rPr>
            <w:noProof/>
            <w:webHidden/>
          </w:rPr>
        </w:r>
        <w:r>
          <w:rPr>
            <w:noProof/>
            <w:webHidden/>
          </w:rPr>
          <w:fldChar w:fldCharType="separate"/>
        </w:r>
        <w:r w:rsidR="00F64D18">
          <w:rPr>
            <w:noProof/>
            <w:webHidden/>
          </w:rPr>
          <w:t>232</w:t>
        </w:r>
        <w:r>
          <w:rPr>
            <w:noProof/>
            <w:webHidden/>
          </w:rPr>
          <w:fldChar w:fldCharType="end"/>
        </w:r>
      </w:hyperlink>
    </w:p>
    <w:p w14:paraId="1486BA62" w14:textId="0EC5C08F" w:rsidR="009D1493" w:rsidRDefault="009D1493">
      <w:pPr>
        <w:pStyle w:val="TOC3"/>
        <w:rPr>
          <w:rFonts w:asciiTheme="minorHAnsi" w:eastAsiaTheme="minorEastAsia" w:hAnsiTheme="minorHAnsi" w:cstheme="minorBidi"/>
          <w:b w:val="0"/>
          <w:noProof/>
          <w:kern w:val="2"/>
          <w:sz w:val="24"/>
          <w:szCs w:val="24"/>
          <w:lang w:val="en-US"/>
          <w14:ligatures w14:val="standardContextual"/>
        </w:rPr>
      </w:pPr>
      <w:hyperlink w:anchor="_Toc219441138" w:history="1">
        <w:r w:rsidRPr="00553D9E">
          <w:rPr>
            <w:rStyle w:val="Hyperlink"/>
            <w:rFonts w:eastAsia="Times New Roman"/>
            <w:noProof/>
          </w:rPr>
          <w:t>36.2.4</w:t>
        </w:r>
        <w:r>
          <w:rPr>
            <w:rFonts w:asciiTheme="minorHAnsi" w:eastAsiaTheme="minorEastAsia" w:hAnsiTheme="minorHAnsi" w:cstheme="minorBidi"/>
            <w:b w:val="0"/>
            <w:noProof/>
            <w:kern w:val="2"/>
            <w:sz w:val="24"/>
            <w:szCs w:val="24"/>
            <w:lang w:val="en-US"/>
            <w14:ligatures w14:val="standardContextual"/>
          </w:rPr>
          <w:tab/>
        </w:r>
        <w:r w:rsidRPr="00553D9E">
          <w:rPr>
            <w:rStyle w:val="Hyperlink"/>
            <w:rFonts w:eastAsia="Times New Roman"/>
            <w:noProof/>
          </w:rPr>
          <w:t>dfdl:choice and dfdl:group (when reference is a choice)</w:t>
        </w:r>
        <w:r>
          <w:rPr>
            <w:noProof/>
            <w:webHidden/>
          </w:rPr>
          <w:tab/>
        </w:r>
        <w:r>
          <w:rPr>
            <w:noProof/>
            <w:webHidden/>
          </w:rPr>
          <w:fldChar w:fldCharType="begin"/>
        </w:r>
        <w:r>
          <w:rPr>
            <w:noProof/>
            <w:webHidden/>
          </w:rPr>
          <w:instrText xml:space="preserve"> PAGEREF _Toc219441138 \h </w:instrText>
        </w:r>
        <w:r>
          <w:rPr>
            <w:noProof/>
            <w:webHidden/>
          </w:rPr>
        </w:r>
        <w:r>
          <w:rPr>
            <w:noProof/>
            <w:webHidden/>
          </w:rPr>
          <w:fldChar w:fldCharType="separate"/>
        </w:r>
        <w:r w:rsidR="00F64D18">
          <w:rPr>
            <w:noProof/>
            <w:webHidden/>
          </w:rPr>
          <w:t>233</w:t>
        </w:r>
        <w:r>
          <w:rPr>
            <w:noProof/>
            <w:webHidden/>
          </w:rPr>
          <w:fldChar w:fldCharType="end"/>
        </w:r>
      </w:hyperlink>
    </w:p>
    <w:p w14:paraId="0624864C" w14:textId="0FA8EEB6" w:rsidR="006B61A3" w:rsidRDefault="006B61A3" w:rsidP="006B61A3">
      <w:pPr>
        <w:rPr>
          <w:lang w:eastAsia="ja-JP"/>
        </w:rPr>
      </w:pPr>
      <w:r>
        <w:rPr>
          <w:lang w:eastAsia="ja-JP"/>
        </w:rPr>
        <w:fldChar w:fldCharType="end"/>
      </w:r>
    </w:p>
    <w:p w14:paraId="3B56ECCE" w14:textId="015618F7" w:rsidR="00097C01" w:rsidRDefault="006F31AB" w:rsidP="00DA59C1">
      <w:pPr>
        <w:pStyle w:val="Heading1"/>
        <w:numPr>
          <w:ilvl w:val="0"/>
          <w:numId w:val="0"/>
        </w:numPr>
      </w:pPr>
      <w:r>
        <w:br w:type="page"/>
      </w:r>
      <w:bookmarkStart w:id="165" w:name="_Toc219440887"/>
      <w:r w:rsidR="00097C01">
        <w:lastRenderedPageBreak/>
        <w:t>Property Index</w:t>
      </w:r>
      <w:bookmarkEnd w:id="165"/>
    </w:p>
    <w:p w14:paraId="46D8EA52" w14:textId="4D5DD3CD" w:rsidR="00DA59C1" w:rsidRDefault="00DA59C1" w:rsidP="00DA59C1">
      <w:pPr>
        <w:rPr>
          <w:i/>
          <w:vanish/>
          <w:color w:val="0070C0"/>
        </w:rPr>
      </w:pPr>
      <w:r>
        <w:rPr>
          <w:i/>
          <w:vanish/>
          <w:color w:val="0070C0"/>
        </w:rPr>
        <w:t>MS-Word generates an index of marked terms, but does not hyperlink them (useless) rather it just lists page numbers.</w:t>
      </w:r>
    </w:p>
    <w:p w14:paraId="097FD4A5" w14:textId="60ABD7FF" w:rsidR="00477CB4" w:rsidRDefault="00477CB4" w:rsidP="00477CB4">
      <w:pPr>
        <w:rPr>
          <w:i/>
          <w:vanish/>
          <w:color w:val="0070C0"/>
        </w:rPr>
      </w:pPr>
      <w:r>
        <w:rPr>
          <w:i/>
          <w:vanish/>
          <w:color w:val="0070C0"/>
        </w:rPr>
        <w:t xml:space="preserve">So instead we just create a clickable index here by using “links” to bookmarks. </w:t>
      </w:r>
      <w:bookmarkStart w:id="166" w:name="_Toc177399154"/>
      <w:bookmarkStart w:id="167" w:name="_Toc175057441"/>
      <w:bookmarkStart w:id="168" w:name="_Toc199516372"/>
      <w:bookmarkStart w:id="169" w:name="_Toc243112883"/>
      <w:bookmarkStart w:id="170" w:name="_Toc349042879"/>
      <w:bookmarkStart w:id="171" w:name="_Toc62570235"/>
      <w:bookmarkStart w:id="172" w:name="_Ref210215055"/>
      <w:bookmarkStart w:id="173" w:name="_Ref210215067"/>
      <w:bookmarkStart w:id="174" w:name="_Toc210216752"/>
    </w:p>
    <w:p w14:paraId="2839973C" w14:textId="57079FE7" w:rsidR="00477CB4" w:rsidRDefault="00477CB4" w:rsidP="00477CB4">
      <w:pPr>
        <w:rPr>
          <w:i/>
          <w:vanish/>
          <w:color w:val="0070C0"/>
        </w:rPr>
      </w:pPr>
      <w:r>
        <w:rPr>
          <w:i/>
          <w:vanish/>
          <w:color w:val="0070C0"/>
        </w:rPr>
        <w:t>Keep alphabetical order here please.</w:t>
      </w:r>
    </w:p>
    <w:tbl>
      <w:tblPr>
        <w:tblStyle w:val="TableGrid"/>
        <w:tblW w:w="0" w:type="auto"/>
        <w:tblLook w:val="04A0" w:firstRow="1" w:lastRow="0" w:firstColumn="1" w:lastColumn="0" w:noHBand="0" w:noVBand="1"/>
      </w:tblPr>
      <w:tblGrid>
        <w:gridCol w:w="3209"/>
        <w:gridCol w:w="3209"/>
        <w:gridCol w:w="3210"/>
      </w:tblGrid>
      <w:tr w:rsidR="00C33840" w14:paraId="2178A596" w14:textId="77777777" w:rsidTr="00C33840">
        <w:tc>
          <w:tcPr>
            <w:tcW w:w="3209" w:type="dxa"/>
            <w:shd w:val="clear" w:color="auto" w:fill="D0CECE" w:themeFill="background2" w:themeFillShade="E6"/>
          </w:tcPr>
          <w:p w14:paraId="7A0A2375" w14:textId="6666AB4C" w:rsidR="00C33840" w:rsidRDefault="00C33840" w:rsidP="00477CB4">
            <w:r>
              <w:t>A-K</w:t>
            </w:r>
          </w:p>
        </w:tc>
        <w:tc>
          <w:tcPr>
            <w:tcW w:w="3209" w:type="dxa"/>
            <w:shd w:val="clear" w:color="auto" w:fill="D0CECE" w:themeFill="background2" w:themeFillShade="E6"/>
          </w:tcPr>
          <w:p w14:paraId="71FF35AA" w14:textId="56B1F525" w:rsidR="00C33840" w:rsidRDefault="00C33840" w:rsidP="00477CB4">
            <w:r>
              <w:t>L-Q</w:t>
            </w:r>
          </w:p>
        </w:tc>
        <w:tc>
          <w:tcPr>
            <w:tcW w:w="3210" w:type="dxa"/>
            <w:shd w:val="clear" w:color="auto" w:fill="D0CECE" w:themeFill="background2" w:themeFillShade="E6"/>
          </w:tcPr>
          <w:p w14:paraId="66BAA5D4" w14:textId="61B0ED36" w:rsidR="00C33840" w:rsidRDefault="00C33840" w:rsidP="00477CB4">
            <w:r>
              <w:t>R-Z</w:t>
            </w:r>
          </w:p>
        </w:tc>
      </w:tr>
      <w:tr w:rsidR="00C33840" w14:paraId="68B6D67F" w14:textId="77777777" w:rsidTr="00F93599">
        <w:trPr>
          <w:trHeight w:val="12003"/>
        </w:trPr>
        <w:tc>
          <w:tcPr>
            <w:tcW w:w="3209" w:type="dxa"/>
          </w:tcPr>
          <w:p w14:paraId="79A2A8C9" w14:textId="649EE7A6" w:rsidR="00F93599" w:rsidRPr="00447D70" w:rsidRDefault="00F93599" w:rsidP="00F93599">
            <w:pPr>
              <w:rPr>
                <w:rStyle w:val="Hyperlink"/>
              </w:rPr>
            </w:pPr>
            <w:hyperlink w:anchor="p_bitOrder" w:history="1">
              <w:r w:rsidRPr="00447D70">
                <w:rPr>
                  <w:rStyle w:val="Hyperlink"/>
                </w:rPr>
                <w:t>bitOrder</w:t>
              </w:r>
            </w:hyperlink>
          </w:p>
          <w:p w14:paraId="703211CA" w14:textId="3E8B6D44" w:rsidR="00F93599" w:rsidRPr="00447D70" w:rsidRDefault="00F93599" w:rsidP="00F93599">
            <w:pPr>
              <w:rPr>
                <w:rStyle w:val="Hyperlink"/>
              </w:rPr>
            </w:pPr>
            <w:hyperlink w:anchor="p_byteOrder" w:history="1">
              <w:r w:rsidRPr="00447D70">
                <w:rPr>
                  <w:rStyle w:val="Hyperlink"/>
                </w:rPr>
                <w:t>byteOrder</w:t>
              </w:r>
            </w:hyperlink>
          </w:p>
          <w:p w14:paraId="4BE16C71" w14:textId="3A38F0D3" w:rsidR="00F93599" w:rsidRPr="00447D70" w:rsidRDefault="00F93599" w:rsidP="00F93599">
            <w:pPr>
              <w:rPr>
                <w:rStyle w:val="Hyperlink"/>
              </w:rPr>
            </w:pPr>
            <w:hyperlink w:anchor="p_encoding" w:history="1">
              <w:r w:rsidRPr="00447D70">
                <w:rPr>
                  <w:rStyle w:val="Hyperlink"/>
                </w:rPr>
                <w:t>encoding</w:t>
              </w:r>
            </w:hyperlink>
          </w:p>
          <w:p w14:paraId="220A00D9" w14:textId="65CD667E" w:rsidR="00F93599" w:rsidRPr="00447D70" w:rsidRDefault="00F93599" w:rsidP="00F93599">
            <w:pPr>
              <w:rPr>
                <w:rStyle w:val="Hyperlink"/>
              </w:rPr>
            </w:pPr>
            <w:hyperlink w:anchor="p_encodingErrorPolicy" w:history="1">
              <w:r w:rsidRPr="00447D70">
                <w:rPr>
                  <w:rStyle w:val="Hyperlink"/>
                </w:rPr>
                <w:t>encodingErrorPolicy</w:t>
              </w:r>
            </w:hyperlink>
          </w:p>
          <w:p w14:paraId="2C7530BA" w14:textId="5B5EB6E8" w:rsidR="00C33840" w:rsidRPr="00F93599" w:rsidRDefault="00F93599" w:rsidP="00F93599">
            <w:pPr>
              <w:rPr>
                <w:color w:val="0000FF"/>
                <w:u w:val="single"/>
                <w:lang w:val="fr-FR"/>
              </w:rPr>
            </w:pPr>
            <w:hyperlink w:anchor="p_ignoreCase" w:history="1">
              <w:r w:rsidRPr="00447D70">
                <w:rPr>
                  <w:rStyle w:val="Hyperlink"/>
                </w:rPr>
                <w:t>ignoreCase</w:t>
              </w:r>
            </w:hyperlink>
          </w:p>
        </w:tc>
        <w:tc>
          <w:tcPr>
            <w:tcW w:w="3209" w:type="dxa"/>
          </w:tcPr>
          <w:p w14:paraId="26DB231E" w14:textId="77777777" w:rsidR="00C33840" w:rsidRDefault="00C33840" w:rsidP="00477CB4"/>
        </w:tc>
        <w:tc>
          <w:tcPr>
            <w:tcW w:w="3210" w:type="dxa"/>
          </w:tcPr>
          <w:p w14:paraId="2CD06B88" w14:textId="04EDD080" w:rsidR="00F93599" w:rsidRPr="00447D70" w:rsidRDefault="00F93599" w:rsidP="00F93599">
            <w:pPr>
              <w:rPr>
                <w:rStyle w:val="Hyperlink"/>
              </w:rPr>
            </w:pPr>
            <w:hyperlink w:anchor="p_representation" w:history="1">
              <w:r w:rsidRPr="00447D70">
                <w:rPr>
                  <w:rStyle w:val="Hyperlink"/>
                </w:rPr>
                <w:t>representation</w:t>
              </w:r>
            </w:hyperlink>
          </w:p>
          <w:p w14:paraId="3FDEFDAE" w14:textId="52FF4F49" w:rsidR="00C33840" w:rsidRDefault="00F93599" w:rsidP="00F93599">
            <w:hyperlink w:anchor="p_utf16Width" w:history="1">
              <w:r w:rsidRPr="00447D70">
                <w:rPr>
                  <w:rStyle w:val="Hyperlink"/>
                </w:rPr>
                <w:t>utf16Width</w:t>
              </w:r>
            </w:hyperlink>
          </w:p>
        </w:tc>
      </w:tr>
    </w:tbl>
    <w:p w14:paraId="4B0D3297" w14:textId="77777777" w:rsidR="00C33840" w:rsidRDefault="00C33840" w:rsidP="00477CB4"/>
    <w:p w14:paraId="1A3EAD0B" w14:textId="120BEA59" w:rsidR="003856F9" w:rsidRDefault="003856F9" w:rsidP="006F31AB">
      <w:pPr>
        <w:rPr>
          <w:rFonts w:eastAsia="MS Mincho"/>
          <w:b/>
          <w:sz w:val="26"/>
          <w:lang w:eastAsia="ja-JP"/>
        </w:rPr>
      </w:pPr>
      <w:r>
        <w:br w:type="page"/>
      </w:r>
    </w:p>
    <w:p w14:paraId="5732F08D" w14:textId="4506357C" w:rsidR="007F34D8" w:rsidRDefault="007F34D8" w:rsidP="007F34D8">
      <w:pPr>
        <w:pStyle w:val="Heading1"/>
        <w:numPr>
          <w:ilvl w:val="0"/>
          <w:numId w:val="0"/>
        </w:numPr>
      </w:pPr>
      <w:bookmarkStart w:id="175" w:name="_Toc219440888"/>
      <w:r>
        <w:lastRenderedPageBreak/>
        <w:t>Authors and Contributors</w:t>
      </w:r>
      <w:bookmarkEnd w:id="166"/>
      <w:bookmarkEnd w:id="167"/>
      <w:bookmarkEnd w:id="168"/>
      <w:bookmarkEnd w:id="169"/>
      <w:bookmarkEnd w:id="170"/>
      <w:bookmarkEnd w:id="171"/>
      <w:bookmarkEnd w:id="172"/>
      <w:bookmarkEnd w:id="173"/>
      <w:bookmarkEnd w:id="174"/>
      <w:bookmarkEnd w:id="175"/>
    </w:p>
    <w:p w14:paraId="58432345" w14:textId="77777777" w:rsidR="007F34D8" w:rsidRPr="0080653E" w:rsidRDefault="007F34D8" w:rsidP="007F34D8">
      <w:pPr>
        <w:pStyle w:val="Author"/>
        <w:rPr>
          <w:rFonts w:ascii="Cambria" w:hAnsi="Cambria"/>
        </w:rPr>
      </w:pPr>
      <w:r w:rsidRPr="0080653E">
        <w:rPr>
          <w:rFonts w:ascii="Cambria" w:hAnsi="Cambria"/>
        </w:rPr>
        <w:t xml:space="preserve">Michael J. Beckerle, </w:t>
      </w:r>
      <w:bookmarkStart w:id="176" w:name="OLE_LINK1"/>
      <w:bookmarkStart w:id="177" w:name="OLE_LINK2"/>
      <w:r w:rsidRPr="0080653E">
        <w:rPr>
          <w:rFonts w:ascii="Cambria" w:hAnsi="Cambria"/>
        </w:rPr>
        <w:t>(corresponding author)</w:t>
      </w:r>
    </w:p>
    <w:p w14:paraId="22ACE3F0" w14:textId="77777777" w:rsidR="007F34D8" w:rsidRPr="0080653E" w:rsidRDefault="007F34D8" w:rsidP="007F34D8">
      <w:pPr>
        <w:pStyle w:val="Author"/>
        <w:rPr>
          <w:rFonts w:ascii="Cambria" w:hAnsi="Cambria"/>
        </w:rPr>
      </w:pPr>
      <w:r w:rsidRPr="0080653E">
        <w:rPr>
          <w:rFonts w:ascii="Cambria" w:hAnsi="Cambria"/>
        </w:rPr>
        <w:t>ASF (Apache Software Foundation) daffodil.apache.org</w:t>
      </w:r>
    </w:p>
    <w:p w14:paraId="5DB127CE" w14:textId="77777777" w:rsidR="007F34D8" w:rsidRPr="0080653E" w:rsidRDefault="007F34D8" w:rsidP="007F34D8">
      <w:pPr>
        <w:pStyle w:val="Author"/>
        <w:rPr>
          <w:rFonts w:ascii="Cambria" w:hAnsi="Cambria"/>
        </w:rPr>
      </w:pPr>
      <w:r w:rsidRPr="0080653E">
        <w:rPr>
          <w:rFonts w:ascii="Cambria" w:hAnsi="Cambria"/>
        </w:rPr>
        <w:t>Owl Cyber Defense (formerly known as Tresys Technology) (retired)</w:t>
      </w:r>
    </w:p>
    <w:p w14:paraId="7050FDD3" w14:textId="77777777" w:rsidR="007F34D8" w:rsidRPr="0080653E" w:rsidRDefault="007F34D8" w:rsidP="007F34D8">
      <w:pPr>
        <w:pStyle w:val="Author"/>
        <w:rPr>
          <w:rFonts w:ascii="Cambria" w:hAnsi="Cambria"/>
        </w:rPr>
      </w:pPr>
      <w:r w:rsidRPr="0080653E">
        <w:rPr>
          <w:rFonts w:ascii="Cambria" w:hAnsi="Cambria"/>
        </w:rPr>
        <w:t>Columbia, MD</w:t>
      </w:r>
    </w:p>
    <w:p w14:paraId="6E266862" w14:textId="77777777" w:rsidR="007F34D8" w:rsidRPr="0080653E" w:rsidRDefault="007F34D8" w:rsidP="007F34D8">
      <w:pPr>
        <w:pStyle w:val="Author"/>
        <w:rPr>
          <w:rFonts w:ascii="Cambria" w:hAnsi="Cambria"/>
        </w:rPr>
      </w:pPr>
      <w:r w:rsidRPr="0080653E">
        <w:rPr>
          <w:rFonts w:ascii="Cambria" w:hAnsi="Cambria"/>
        </w:rPr>
        <w:t>USA</w:t>
      </w:r>
    </w:p>
    <w:bookmarkEnd w:id="176"/>
    <w:bookmarkEnd w:id="177"/>
    <w:p w14:paraId="527F649F" w14:textId="4D259CF5" w:rsidR="007F34D8" w:rsidRPr="0080653E" w:rsidRDefault="007F34D8" w:rsidP="007F34D8">
      <w:pPr>
        <w:pStyle w:val="Author"/>
        <w:rPr>
          <w:rFonts w:ascii="Cambria" w:hAnsi="Cambria"/>
          <w:lang w:val="de-DE"/>
        </w:rPr>
      </w:pPr>
      <w:r w:rsidRPr="0080653E">
        <w:rPr>
          <w:rFonts w:ascii="Cambria" w:hAnsi="Cambria"/>
          <w:lang w:val="de-DE"/>
        </w:rPr>
        <w:t xml:space="preserve">Email: </w:t>
      </w:r>
      <w:hyperlink r:id="rId24" w:history="1">
        <w:r w:rsidRPr="0080653E">
          <w:rPr>
            <w:rStyle w:val="Hyperlink"/>
            <w:rFonts w:ascii="Cambria" w:hAnsi="Cambria"/>
            <w:lang w:val="de-DE"/>
          </w:rPr>
          <w:t>mbeckerle.dfdl@gmail.com</w:t>
        </w:r>
      </w:hyperlink>
      <w:r w:rsidRPr="0080653E">
        <w:rPr>
          <w:rFonts w:ascii="Cambria" w:hAnsi="Cambria"/>
          <w:lang w:val="de-DE"/>
        </w:rPr>
        <w:t xml:space="preserve">, </w:t>
      </w:r>
      <w:hyperlink r:id="rId25" w:history="1">
        <w:r w:rsidRPr="0080653E">
          <w:rPr>
            <w:rStyle w:val="Hyperlink"/>
            <w:rFonts w:ascii="Cambria" w:hAnsi="Cambria"/>
            <w:lang w:val="de-DE"/>
          </w:rPr>
          <w:t>mbeckerle@apache.org</w:t>
        </w:r>
      </w:hyperlink>
    </w:p>
    <w:p w14:paraId="7C440CB0" w14:textId="77777777" w:rsidR="007F34D8" w:rsidRPr="0080653E" w:rsidRDefault="007F34D8" w:rsidP="007F34D8">
      <w:pPr>
        <w:pStyle w:val="Author"/>
        <w:rPr>
          <w:rFonts w:ascii="Cambria" w:eastAsia="MS Mincho" w:hAnsi="Cambria"/>
        </w:rPr>
      </w:pPr>
    </w:p>
    <w:p w14:paraId="59A7AF7A" w14:textId="77777777" w:rsidR="007F34D8" w:rsidRPr="0080653E" w:rsidRDefault="007F34D8" w:rsidP="007F34D8">
      <w:pPr>
        <w:pStyle w:val="Author"/>
        <w:rPr>
          <w:rFonts w:ascii="Cambria" w:hAnsi="Cambria"/>
          <w:lang w:val="de-DE"/>
        </w:rPr>
      </w:pPr>
      <w:r w:rsidRPr="0080653E">
        <w:rPr>
          <w:rFonts w:ascii="Cambria" w:hAnsi="Cambria"/>
          <w:lang w:val="de-DE"/>
        </w:rPr>
        <w:t>Stephen M. Hanson, (corresponding author)</w:t>
      </w:r>
    </w:p>
    <w:p w14:paraId="1103B8C2" w14:textId="77777777" w:rsidR="007F34D8" w:rsidRPr="0080653E" w:rsidRDefault="007F34D8" w:rsidP="007F34D8">
      <w:pPr>
        <w:pStyle w:val="Author"/>
        <w:rPr>
          <w:rFonts w:ascii="Cambria" w:hAnsi="Cambria"/>
        </w:rPr>
      </w:pPr>
      <w:r w:rsidRPr="0080653E">
        <w:rPr>
          <w:rFonts w:ascii="Cambria" w:hAnsi="Cambria"/>
        </w:rPr>
        <w:t>IBM UK (retired)</w:t>
      </w:r>
    </w:p>
    <w:p w14:paraId="56D3B15C" w14:textId="154A193A" w:rsidR="007F34D8" w:rsidRPr="0080653E" w:rsidRDefault="007F34D8" w:rsidP="007F34D8">
      <w:pPr>
        <w:pStyle w:val="Author"/>
        <w:rPr>
          <w:rStyle w:val="Hyperlink"/>
          <w:rFonts w:ascii="Cambria" w:hAnsi="Cambria"/>
        </w:rPr>
      </w:pPr>
      <w:r w:rsidRPr="0080653E">
        <w:rPr>
          <w:rFonts w:ascii="Cambria" w:hAnsi="Cambria"/>
        </w:rPr>
        <w:t xml:space="preserve">Email: </w:t>
      </w:r>
      <w:hyperlink r:id="rId26" w:history="1">
        <w:r w:rsidRPr="0080653E">
          <w:rPr>
            <w:rStyle w:val="Hyperlink"/>
            <w:rFonts w:ascii="Cambria" w:hAnsi="Cambria"/>
          </w:rPr>
          <w:t>smhdfdl@gmail.com</w:t>
        </w:r>
      </w:hyperlink>
    </w:p>
    <w:p w14:paraId="1247E9D2" w14:textId="77777777" w:rsidR="007F34D8" w:rsidRPr="0080653E" w:rsidRDefault="007F34D8" w:rsidP="007F34D8">
      <w:pPr>
        <w:pStyle w:val="Author"/>
        <w:rPr>
          <w:rFonts w:ascii="Cambria" w:hAnsi="Cambria"/>
        </w:rPr>
      </w:pPr>
    </w:p>
    <w:p w14:paraId="6BE1D722" w14:textId="77777777" w:rsidR="007F34D8" w:rsidRPr="0080653E" w:rsidRDefault="007F34D8" w:rsidP="007F34D8">
      <w:pPr>
        <w:pStyle w:val="Author"/>
        <w:rPr>
          <w:rFonts w:ascii="Cambria" w:hAnsi="Cambria"/>
        </w:rPr>
      </w:pPr>
      <w:r w:rsidRPr="0080653E">
        <w:rPr>
          <w:rFonts w:ascii="Cambria" w:hAnsi="Cambria"/>
        </w:rPr>
        <w:t>Alan W. Powell,</w:t>
      </w:r>
    </w:p>
    <w:p w14:paraId="520715E2" w14:textId="77777777" w:rsidR="007F34D8" w:rsidRPr="0080653E" w:rsidRDefault="007F34D8" w:rsidP="007F34D8">
      <w:pPr>
        <w:pStyle w:val="Author"/>
        <w:rPr>
          <w:rFonts w:ascii="Cambria" w:hAnsi="Cambria"/>
        </w:rPr>
      </w:pPr>
      <w:r w:rsidRPr="0080653E">
        <w:rPr>
          <w:rFonts w:ascii="Cambria" w:hAnsi="Cambria"/>
        </w:rPr>
        <w:t>IBM UK (retired)</w:t>
      </w:r>
    </w:p>
    <w:p w14:paraId="74DF538B" w14:textId="314AC291" w:rsidR="007F34D8" w:rsidRPr="0080653E" w:rsidRDefault="007F34D8" w:rsidP="007F34D8">
      <w:pPr>
        <w:pStyle w:val="Author"/>
        <w:rPr>
          <w:rFonts w:ascii="Cambria" w:hAnsi="Cambria"/>
        </w:rPr>
      </w:pPr>
      <w:r w:rsidRPr="0080653E">
        <w:rPr>
          <w:rFonts w:ascii="Cambria" w:hAnsi="Cambria"/>
        </w:rPr>
        <w:t xml:space="preserve">Email: </w:t>
      </w:r>
      <w:hyperlink r:id="rId27" w:history="1">
        <w:r w:rsidRPr="0080653E">
          <w:rPr>
            <w:rStyle w:val="Hyperlink"/>
            <w:rFonts w:ascii="Cambria" w:hAnsi="Cambria"/>
          </w:rPr>
          <w:t>apowell888@googlemail.com</w:t>
        </w:r>
      </w:hyperlink>
    </w:p>
    <w:p w14:paraId="3694F089" w14:textId="77777777" w:rsidR="007F34D8" w:rsidRDefault="007F34D8" w:rsidP="007F34D8">
      <w:pPr>
        <w:autoSpaceDE w:val="0"/>
        <w:autoSpaceDN w:val="0"/>
        <w:adjustRightInd w:val="0"/>
        <w:rPr>
          <w:rFonts w:cs="Arial"/>
        </w:rPr>
      </w:pPr>
    </w:p>
    <w:p w14:paraId="0ADC871F" w14:textId="77777777" w:rsidR="007F34D8" w:rsidRDefault="007F34D8" w:rsidP="007F34D8">
      <w:pPr>
        <w:autoSpaceDE w:val="0"/>
        <w:autoSpaceDN w:val="0"/>
        <w:adjustRightInd w:val="0"/>
        <w:rPr>
          <w:rFonts w:cs="Arial"/>
        </w:rPr>
      </w:pPr>
      <w:r>
        <w:rPr>
          <w:rFonts w:cs="Arial"/>
        </w:rPr>
        <w:t>The authors greatly acknowledge the contributions made to this document by the following and all the other people who provided constructive and valuable input in the group discussions.</w:t>
      </w:r>
    </w:p>
    <w:p w14:paraId="5F4028C5" w14:textId="77777777" w:rsidR="003856F9" w:rsidRDefault="003856F9" w:rsidP="007F34D8">
      <w:pPr>
        <w:autoSpaceDE w:val="0"/>
        <w:autoSpaceDN w:val="0"/>
        <w:adjustRightInd w:val="0"/>
        <w:rPr>
          <w:rFonts w:cs="Arial"/>
        </w:rPr>
        <w:sectPr w:rsidR="003856F9" w:rsidSect="006F31AB">
          <w:headerReference w:type="even" r:id="rId28"/>
          <w:headerReference w:type="default" r:id="rId29"/>
          <w:footerReference w:type="even" r:id="rId30"/>
          <w:footerReference w:type="default" r:id="rId31"/>
          <w:type w:val="continuous"/>
          <w:pgSz w:w="11906" w:h="16838" w:code="9"/>
          <w:pgMar w:top="794" w:right="1134" w:bottom="284" w:left="1134" w:header="680" w:footer="0" w:gutter="0"/>
          <w:pgNumType w:fmt="lowerRoman"/>
          <w:cols w:space="720"/>
          <w:docGrid w:linePitch="299"/>
        </w:sectPr>
      </w:pPr>
    </w:p>
    <w:p w14:paraId="49387173" w14:textId="77777777" w:rsidR="007F34D8" w:rsidRDefault="007F34D8" w:rsidP="007F34D8">
      <w:pPr>
        <w:autoSpaceDE w:val="0"/>
        <w:autoSpaceDN w:val="0"/>
        <w:adjustRightInd w:val="0"/>
        <w:rPr>
          <w:rFonts w:cs="Arial"/>
        </w:rPr>
      </w:pPr>
      <w:r>
        <w:rPr>
          <w:rFonts w:cs="Arial"/>
        </w:rPr>
        <w:t>Tim Kimber, Prolifics, UK</w:t>
      </w:r>
    </w:p>
    <w:p w14:paraId="156523AB" w14:textId="77777777" w:rsidR="007F34D8" w:rsidRDefault="007F34D8" w:rsidP="007F34D8">
      <w:pPr>
        <w:autoSpaceDE w:val="0"/>
        <w:autoSpaceDN w:val="0"/>
        <w:adjustRightInd w:val="0"/>
        <w:rPr>
          <w:rFonts w:cs="Arial"/>
        </w:rPr>
      </w:pPr>
      <w:r>
        <w:rPr>
          <w:rFonts w:cs="Arial"/>
        </w:rPr>
        <w:t xml:space="preserve">Suman Kalia, IBM, Markham, Ontario, Canada </w:t>
      </w:r>
    </w:p>
    <w:p w14:paraId="64161742" w14:textId="77777777" w:rsidR="007F34D8" w:rsidRDefault="007F34D8" w:rsidP="007F34D8">
      <w:pPr>
        <w:autoSpaceDE w:val="0"/>
        <w:autoSpaceDN w:val="0"/>
        <w:adjustRightInd w:val="0"/>
        <w:rPr>
          <w:rFonts w:cs="Arial"/>
        </w:rPr>
      </w:pPr>
      <w:r>
        <w:rPr>
          <w:rFonts w:cs="Arial"/>
        </w:rPr>
        <w:t>Stephanie Fetzer, HCL, USA</w:t>
      </w:r>
    </w:p>
    <w:p w14:paraId="3E872B66" w14:textId="77777777" w:rsidR="007F34D8" w:rsidRDefault="007F34D8" w:rsidP="007F34D8">
      <w:pPr>
        <w:autoSpaceDE w:val="0"/>
        <w:autoSpaceDN w:val="0"/>
        <w:adjustRightInd w:val="0"/>
        <w:rPr>
          <w:rFonts w:cs="Arial"/>
        </w:rPr>
      </w:pPr>
      <w:r>
        <w:rPr>
          <w:rFonts w:cs="Arial"/>
        </w:rPr>
        <w:t>Martin Westhead, Netgear, San Jose, CA, USA</w:t>
      </w:r>
    </w:p>
    <w:p w14:paraId="6298BB86" w14:textId="77777777" w:rsidR="007F34D8" w:rsidRDefault="007F34D8" w:rsidP="007F34D8">
      <w:pPr>
        <w:autoSpaceDE w:val="0"/>
        <w:autoSpaceDN w:val="0"/>
        <w:adjustRightInd w:val="0"/>
        <w:rPr>
          <w:rFonts w:cs="Arial"/>
        </w:rPr>
      </w:pPr>
      <w:r>
        <w:rPr>
          <w:rFonts w:cs="Arial"/>
        </w:rPr>
        <w:t>James Myers, USA</w:t>
      </w:r>
    </w:p>
    <w:p w14:paraId="185EEADC" w14:textId="77777777" w:rsidR="007F34D8" w:rsidRDefault="007F34D8" w:rsidP="007F34D8">
      <w:pPr>
        <w:autoSpaceDE w:val="0"/>
        <w:autoSpaceDN w:val="0"/>
        <w:adjustRightInd w:val="0"/>
        <w:rPr>
          <w:rFonts w:cs="Arial"/>
        </w:rPr>
      </w:pPr>
      <w:r>
        <w:rPr>
          <w:rFonts w:cs="Arial"/>
        </w:rPr>
        <w:t>Jonathan W. Cranford, Keyfactor, GA, USA</w:t>
      </w:r>
    </w:p>
    <w:p w14:paraId="0C64B1F9" w14:textId="77777777" w:rsidR="007F34D8" w:rsidRDefault="007F34D8" w:rsidP="007F34D8">
      <w:pPr>
        <w:autoSpaceDE w:val="0"/>
        <w:autoSpaceDN w:val="0"/>
        <w:adjustRightInd w:val="0"/>
        <w:rPr>
          <w:rFonts w:cs="Arial"/>
        </w:rPr>
      </w:pPr>
      <w:r>
        <w:rPr>
          <w:rFonts w:cs="Arial"/>
        </w:rPr>
        <w:t>Tom Sugden, UBS Investment Bank, UK</w:t>
      </w:r>
    </w:p>
    <w:p w14:paraId="0E0C4BD7" w14:textId="77777777" w:rsidR="007F34D8" w:rsidRDefault="007F34D8" w:rsidP="007F34D8">
      <w:pPr>
        <w:autoSpaceDE w:val="0"/>
        <w:autoSpaceDN w:val="0"/>
        <w:adjustRightInd w:val="0"/>
        <w:rPr>
          <w:rFonts w:cs="Arial"/>
        </w:rPr>
      </w:pPr>
      <w:r>
        <w:rPr>
          <w:rFonts w:cs="Arial"/>
        </w:rPr>
        <w:t>Tara Gibson, PNNL, Richland, WA, USA</w:t>
      </w:r>
    </w:p>
    <w:p w14:paraId="08C63B4B" w14:textId="77777777" w:rsidR="007F34D8" w:rsidRDefault="007F34D8" w:rsidP="007F34D8">
      <w:pPr>
        <w:autoSpaceDE w:val="0"/>
        <w:autoSpaceDN w:val="0"/>
        <w:adjustRightInd w:val="0"/>
        <w:rPr>
          <w:rFonts w:cs="Arial"/>
        </w:rPr>
      </w:pPr>
      <w:r>
        <w:rPr>
          <w:rFonts w:cs="Arial"/>
        </w:rPr>
        <w:t>Robert McGrath, NCSA, Urbana-Champaign, IL, USA (retired)</w:t>
      </w:r>
    </w:p>
    <w:p w14:paraId="37DD6AF6" w14:textId="77777777" w:rsidR="007F34D8" w:rsidRDefault="007F34D8" w:rsidP="007F34D8">
      <w:pPr>
        <w:autoSpaceDE w:val="0"/>
        <w:autoSpaceDN w:val="0"/>
        <w:adjustRightInd w:val="0"/>
        <w:rPr>
          <w:rFonts w:cs="Arial"/>
        </w:rPr>
      </w:pPr>
      <w:r>
        <w:rPr>
          <w:rFonts w:cs="Arial"/>
        </w:rPr>
        <w:t>Geoff Judd, IBM UK (retired)</w:t>
      </w:r>
    </w:p>
    <w:p w14:paraId="445D3A7B" w14:textId="77777777" w:rsidR="007F34D8" w:rsidRDefault="007F34D8" w:rsidP="007F34D8">
      <w:pPr>
        <w:autoSpaceDE w:val="0"/>
        <w:autoSpaceDN w:val="0"/>
        <w:adjustRightInd w:val="0"/>
        <w:rPr>
          <w:rFonts w:cs="Arial"/>
        </w:rPr>
      </w:pPr>
      <w:r>
        <w:rPr>
          <w:rFonts w:cs="Arial"/>
        </w:rPr>
        <w:t>Dewey M. Sasser, MA, USA</w:t>
      </w:r>
    </w:p>
    <w:p w14:paraId="479955BA" w14:textId="77777777" w:rsidR="007F34D8" w:rsidRDefault="007F34D8" w:rsidP="007F34D8">
      <w:pPr>
        <w:autoSpaceDE w:val="0"/>
        <w:autoSpaceDN w:val="0"/>
        <w:adjustRightInd w:val="0"/>
        <w:rPr>
          <w:rFonts w:cs="Arial"/>
        </w:rPr>
      </w:pPr>
      <w:r>
        <w:rPr>
          <w:rFonts w:cs="Arial"/>
        </w:rPr>
        <w:t>David A. Loose, Abacus Insights, MA, USA</w:t>
      </w:r>
    </w:p>
    <w:p w14:paraId="607AA0A0" w14:textId="77777777" w:rsidR="007F34D8" w:rsidRDefault="007F34D8" w:rsidP="007F34D8">
      <w:pPr>
        <w:autoSpaceDE w:val="0"/>
        <w:autoSpaceDN w:val="0"/>
        <w:adjustRightInd w:val="0"/>
        <w:rPr>
          <w:rFonts w:cs="Arial"/>
        </w:rPr>
      </w:pPr>
      <w:r>
        <w:rPr>
          <w:rFonts w:cs="Arial"/>
        </w:rPr>
        <w:t>Eric S. Smith, Quill Health, MA, USA</w:t>
      </w:r>
    </w:p>
    <w:p w14:paraId="5B711515" w14:textId="77777777" w:rsidR="007F34D8" w:rsidRDefault="007F34D8" w:rsidP="007F34D8">
      <w:pPr>
        <w:autoSpaceDE w:val="0"/>
        <w:autoSpaceDN w:val="0"/>
        <w:adjustRightInd w:val="0"/>
        <w:rPr>
          <w:rFonts w:cs="Arial"/>
        </w:rPr>
      </w:pPr>
      <w:r>
        <w:rPr>
          <w:rFonts w:cs="Arial"/>
        </w:rPr>
        <w:t>Kristoffer H. Rose, Two Sigma Investments, NY, USA</w:t>
      </w:r>
    </w:p>
    <w:p w14:paraId="1C42A33E" w14:textId="77777777" w:rsidR="007F34D8" w:rsidRDefault="007F34D8" w:rsidP="007F34D8">
      <w:pPr>
        <w:autoSpaceDE w:val="0"/>
        <w:autoSpaceDN w:val="0"/>
        <w:adjustRightInd w:val="0"/>
        <w:rPr>
          <w:rFonts w:cs="Arial"/>
        </w:rPr>
      </w:pPr>
      <w:r>
        <w:rPr>
          <w:rFonts w:cs="Arial"/>
        </w:rPr>
        <w:t>Simon Parker, Bloomberg Polar Lake, Dublin, IE (retired)</w:t>
      </w:r>
    </w:p>
    <w:p w14:paraId="437D487B" w14:textId="77777777" w:rsidR="007F34D8" w:rsidRDefault="007F34D8" w:rsidP="007F34D8">
      <w:pPr>
        <w:autoSpaceDE w:val="0"/>
        <w:autoSpaceDN w:val="0"/>
        <w:adjustRightInd w:val="0"/>
        <w:rPr>
          <w:rFonts w:cs="Arial"/>
        </w:rPr>
      </w:pPr>
      <w:r>
        <w:rPr>
          <w:rFonts w:cs="Arial"/>
        </w:rPr>
        <w:t>Peter A. Lambros, IBM UK (retired)</w:t>
      </w:r>
    </w:p>
    <w:p w14:paraId="3852710C" w14:textId="77777777" w:rsidR="007F34D8" w:rsidRDefault="007F34D8" w:rsidP="007F34D8">
      <w:pPr>
        <w:autoSpaceDE w:val="0"/>
        <w:autoSpaceDN w:val="0"/>
        <w:adjustRightInd w:val="0"/>
        <w:rPr>
          <w:rFonts w:cs="Arial"/>
        </w:rPr>
      </w:pPr>
      <w:r>
        <w:rPr>
          <w:rFonts w:cs="Arial"/>
        </w:rPr>
        <w:t>Dave Glick, SIPC, USA</w:t>
      </w:r>
    </w:p>
    <w:p w14:paraId="4DC7B572" w14:textId="77777777" w:rsidR="007F34D8" w:rsidRDefault="007F34D8" w:rsidP="007F34D8">
      <w:pPr>
        <w:autoSpaceDE w:val="0"/>
        <w:autoSpaceDN w:val="0"/>
        <w:adjustRightInd w:val="0"/>
        <w:rPr>
          <w:rFonts w:cs="Arial"/>
        </w:rPr>
      </w:pPr>
      <w:r>
        <w:rPr>
          <w:rFonts w:cs="Arial"/>
        </w:rPr>
        <w:t>Steve Marting, Progeny, USA</w:t>
      </w:r>
    </w:p>
    <w:p w14:paraId="0188B953" w14:textId="77777777" w:rsidR="007F34D8" w:rsidRDefault="007F34D8" w:rsidP="007F34D8">
      <w:r>
        <w:rPr>
          <w:rFonts w:eastAsia="MS Mincho"/>
        </w:rPr>
        <w:t>Alejandro Rodriguez</w:t>
      </w:r>
      <w:r>
        <w:t>, Amazon, WA, USA</w:t>
      </w:r>
    </w:p>
    <w:p w14:paraId="3B68F831" w14:textId="77777777" w:rsidR="003856F9" w:rsidRDefault="003856F9">
      <w:pPr>
        <w:tabs>
          <w:tab w:val="clear" w:pos="403"/>
        </w:tabs>
        <w:spacing w:after="0" w:line="240" w:lineRule="auto"/>
        <w:jc w:val="left"/>
        <w:rPr>
          <w:rFonts w:eastAsia="MS Mincho"/>
          <w:b/>
          <w:sz w:val="26"/>
          <w:lang w:eastAsia="ja-JP"/>
        </w:rPr>
        <w:sectPr w:rsidR="003856F9" w:rsidSect="003856F9">
          <w:type w:val="continuous"/>
          <w:pgSz w:w="11906" w:h="16838" w:code="9"/>
          <w:pgMar w:top="794" w:right="1134" w:bottom="284" w:left="1134" w:header="680" w:footer="0" w:gutter="0"/>
          <w:pgNumType w:fmt="lowerRoman"/>
          <w:cols w:num="2" w:space="720"/>
          <w:docGrid w:linePitch="299"/>
        </w:sectPr>
      </w:pPr>
    </w:p>
    <w:p w14:paraId="53515E0E" w14:textId="4240D485" w:rsidR="00204A0C" w:rsidRDefault="00204A0C">
      <w:pPr>
        <w:tabs>
          <w:tab w:val="clear" w:pos="403"/>
        </w:tabs>
        <w:spacing w:after="0" w:line="240" w:lineRule="auto"/>
        <w:jc w:val="left"/>
        <w:rPr>
          <w:rFonts w:eastAsia="MS Mincho"/>
          <w:b/>
          <w:sz w:val="26"/>
          <w:lang w:eastAsia="ja-JP"/>
        </w:rPr>
      </w:pPr>
    </w:p>
    <w:p w14:paraId="7856FC08" w14:textId="77777777" w:rsidR="00241F77" w:rsidRDefault="00241F77">
      <w:pPr>
        <w:tabs>
          <w:tab w:val="clear" w:pos="403"/>
        </w:tabs>
        <w:spacing w:after="0" w:line="240" w:lineRule="auto"/>
        <w:jc w:val="left"/>
        <w:rPr>
          <w:rFonts w:eastAsia="MS Mincho"/>
          <w:b/>
          <w:sz w:val="26"/>
          <w:lang w:eastAsia="ja-JP"/>
        </w:rPr>
      </w:pPr>
      <w:bookmarkStart w:id="178" w:name="_Toc353342667"/>
      <w:bookmarkStart w:id="179" w:name="_Toc210216757"/>
      <w:r>
        <w:br w:type="page"/>
      </w:r>
    </w:p>
    <w:p w14:paraId="1F77802F" w14:textId="6C50F1BE" w:rsidR="001A33D0" w:rsidRPr="00BC394B" w:rsidRDefault="001A33D0" w:rsidP="00DA0BC0">
      <w:pPr>
        <w:pStyle w:val="ForewordTitle"/>
      </w:pPr>
      <w:bookmarkStart w:id="180" w:name="_Toc219440889"/>
      <w:r w:rsidRPr="00BC394B">
        <w:lastRenderedPageBreak/>
        <w:t>Foreword</w:t>
      </w:r>
      <w:bookmarkEnd w:id="178"/>
      <w:bookmarkEnd w:id="179"/>
      <w:bookmarkEnd w:id="180"/>
    </w:p>
    <w:p w14:paraId="4CCDA9C6" w14:textId="77777777" w:rsidR="00A8704B" w:rsidRPr="00F51671" w:rsidRDefault="004776D3" w:rsidP="00900C42">
      <w:pPr>
        <w:rPr>
          <w:i/>
          <w:vanish/>
          <w:color w:val="0070C0"/>
        </w:rPr>
      </w:pPr>
      <w:r w:rsidRPr="00F51671">
        <w:rPr>
          <w:i/>
          <w:vanish/>
          <w:color w:val="0070C0"/>
        </w:rPr>
        <w:t>(</w:t>
      </w:r>
      <w:r w:rsidR="00C80335" w:rsidRPr="00F51671">
        <w:rPr>
          <w:i/>
          <w:vanish/>
          <w:color w:val="0070C0"/>
        </w:rPr>
        <w:t>ISO Template has this section with some ISO boilerplate and a section on deltas for this edition.</w:t>
      </w:r>
      <w:r w:rsidR="00A8704B" w:rsidRPr="00F51671">
        <w:rPr>
          <w:i/>
          <w:vanish/>
          <w:color w:val="0070C0"/>
        </w:rPr>
        <w:t>)</w:t>
      </w:r>
    </w:p>
    <w:p w14:paraId="569486A1" w14:textId="4D95013C" w:rsidR="004776D3" w:rsidRPr="00F51671" w:rsidRDefault="00A8704B" w:rsidP="00900C42">
      <w:pPr>
        <w:rPr>
          <w:vanish/>
        </w:rPr>
      </w:pPr>
      <w:r w:rsidRPr="00F51671">
        <w:rPr>
          <w:i/>
          <w:vanish/>
          <w:color w:val="0070C0"/>
        </w:rPr>
        <w:t xml:space="preserve">(This </w:t>
      </w:r>
      <w:r w:rsidR="00756275" w:rsidRPr="00F51671">
        <w:rPr>
          <w:i/>
          <w:vanish/>
          <w:color w:val="0070C0"/>
        </w:rPr>
        <w:t>repeats</w:t>
      </w:r>
      <w:r w:rsidRPr="00F51671">
        <w:rPr>
          <w:i/>
          <w:vanish/>
          <w:color w:val="0070C0"/>
        </w:rPr>
        <w:t xml:space="preserve"> the OGF “Obsoletes” content from the OGF Cover page.)</w:t>
      </w:r>
    </w:p>
    <w:p w14:paraId="434D8481" w14:textId="77777777" w:rsidR="00AE4C1A" w:rsidRDefault="00AE4C1A" w:rsidP="00AE4C1A">
      <w:pPr>
        <w:rPr>
          <w:u w:val="single"/>
        </w:rPr>
      </w:pPr>
      <w:r>
        <w:rPr>
          <w:u w:val="single"/>
        </w:rPr>
        <w:t>Obsoletes</w:t>
      </w:r>
    </w:p>
    <w:p w14:paraId="74C85076" w14:textId="7F7C173D" w:rsidR="00900C42" w:rsidRDefault="00900C42" w:rsidP="00900C42">
      <w:r>
        <w:t xml:space="preserve">This document incorporates all </w:t>
      </w:r>
      <w:r w:rsidRPr="00C473AF">
        <w:t>errata and clarifications</w:t>
      </w:r>
      <w:r>
        <w:t xml:space="preserve"> to earlier DFDL v1.0 specification documents and therefore obsoletes both: </w:t>
      </w:r>
    </w:p>
    <w:p w14:paraId="43C3ADB0" w14:textId="38AE230B" w:rsidR="00900C42" w:rsidRPr="001736B4" w:rsidRDefault="00900C42" w:rsidP="00900C42">
      <w:pPr>
        <w:pStyle w:val="ListParagraph"/>
        <w:numPr>
          <w:ilvl w:val="0"/>
          <w:numId w:val="132"/>
        </w:numPr>
        <w:tabs>
          <w:tab w:val="clear" w:pos="403"/>
        </w:tabs>
        <w:spacing w:before="60" w:after="60" w:line="240" w:lineRule="auto"/>
        <w:jc w:val="left"/>
      </w:pPr>
      <w:r w:rsidRPr="001736B4">
        <w:t xml:space="preserve">GFD-P-R.207 dated September 2014 </w:t>
      </w:r>
      <w:r w:rsidRPr="001736B4">
        <w:fldChar w:fldCharType="begin"/>
      </w:r>
      <w:r w:rsidRPr="001736B4">
        <w:instrText xml:space="preserve"> REF ref_OBSOLETE_DFDL_207 \h </w:instrText>
      </w:r>
      <w:r w:rsidRPr="001736B4">
        <w:fldChar w:fldCharType="separate"/>
      </w:r>
      <w:r w:rsidR="009D1493" w:rsidRPr="009D064D">
        <w:t>[OBSOLETE_DFDL_207]</w:t>
      </w:r>
      <w:r w:rsidRPr="001736B4">
        <w:fldChar w:fldCharType="end"/>
      </w:r>
      <w:r w:rsidRPr="001736B4">
        <w:t xml:space="preserve"> </w:t>
      </w:r>
    </w:p>
    <w:p w14:paraId="44EB054A" w14:textId="60202716" w:rsidR="00900C42" w:rsidRDefault="00900C42" w:rsidP="00900C42">
      <w:pPr>
        <w:pStyle w:val="ListParagraph"/>
        <w:numPr>
          <w:ilvl w:val="0"/>
          <w:numId w:val="132"/>
        </w:numPr>
        <w:tabs>
          <w:tab w:val="clear" w:pos="403"/>
        </w:tabs>
        <w:spacing w:before="60" w:after="60" w:line="240" w:lineRule="auto"/>
        <w:jc w:val="left"/>
      </w:pPr>
      <w:r w:rsidRPr="001736B4">
        <w:t xml:space="preserve">GFD-P-R.174 dated January 2011 </w:t>
      </w:r>
      <w:r w:rsidRPr="001736B4">
        <w:fldChar w:fldCharType="begin"/>
      </w:r>
      <w:r w:rsidRPr="001736B4">
        <w:instrText xml:space="preserve"> REF ref_OBSOLETE_DFDL_174 \h </w:instrText>
      </w:r>
      <w:r w:rsidRPr="001736B4">
        <w:fldChar w:fldCharType="separate"/>
      </w:r>
      <w:r w:rsidR="009D1493" w:rsidRPr="009D064D">
        <w:t>[OBSOLETE_DFDL_174]</w:t>
      </w:r>
      <w:r w:rsidRPr="001736B4">
        <w:fldChar w:fldCharType="end"/>
      </w:r>
      <w:r w:rsidRPr="001736B4">
        <w:t xml:space="preserve">. </w:t>
      </w:r>
    </w:p>
    <w:p w14:paraId="0736C53F" w14:textId="28604136" w:rsidR="00900C42" w:rsidRPr="001736B4" w:rsidRDefault="00900C42" w:rsidP="00900C42">
      <w:r>
        <w:t>This document has several errata corrections since the original February 2021 version that are detailed in the Document Change History</w:t>
      </w:r>
      <w:r w:rsidR="00C90263">
        <w:t xml:space="preserve"> </w:t>
      </w:r>
      <w:r w:rsidR="00100BAC">
        <w:t xml:space="preserve">on page </w:t>
      </w:r>
      <w:r w:rsidR="00100BAC">
        <w:fldChar w:fldCharType="begin"/>
      </w:r>
      <w:r w:rsidR="00100BAC">
        <w:instrText xml:space="preserve"> PAGEREF _Ref210212730 \h </w:instrText>
      </w:r>
      <w:r w:rsidR="00100BAC">
        <w:fldChar w:fldCharType="separate"/>
      </w:r>
      <w:r w:rsidR="009D1493">
        <w:rPr>
          <w:noProof/>
        </w:rPr>
        <w:t>ii</w:t>
      </w:r>
      <w:r w:rsidR="00100BAC">
        <w:fldChar w:fldCharType="end"/>
      </w:r>
      <w:r>
        <w:t>.</w:t>
      </w:r>
    </w:p>
    <w:p w14:paraId="1D9DCC19" w14:textId="77777777" w:rsidR="001A33D0" w:rsidRPr="00BC394B" w:rsidRDefault="001A33D0" w:rsidP="00ED5FAB">
      <w:pPr>
        <w:pStyle w:val="BodyText"/>
        <w:rPr>
          <w:b/>
          <w:sz w:val="32"/>
          <w:szCs w:val="32"/>
        </w:rPr>
        <w:sectPr w:rsidR="001A33D0" w:rsidRPr="00BC394B" w:rsidSect="003856F9">
          <w:type w:val="continuous"/>
          <w:pgSz w:w="11906" w:h="16838" w:code="9"/>
          <w:pgMar w:top="794" w:right="1134" w:bottom="284" w:left="1134" w:header="680" w:footer="0" w:gutter="0"/>
          <w:pgNumType w:fmt="lowerRoman"/>
          <w:cols w:space="720"/>
          <w:docGrid w:linePitch="299"/>
        </w:sectPr>
      </w:pPr>
    </w:p>
    <w:p w14:paraId="17F2087A" w14:textId="77777777" w:rsidR="00E7551C" w:rsidRPr="00241F77" w:rsidRDefault="00E7551C" w:rsidP="00C55CD3">
      <w:pPr>
        <w:pStyle w:val="Heading"/>
      </w:pPr>
      <w:bookmarkStart w:id="181" w:name="_Toc353342668"/>
      <w:r w:rsidRPr="00241F77">
        <w:lastRenderedPageBreak/>
        <w:t>Data Format Description Language (DFDL) v1.0 Specification</w:t>
      </w:r>
    </w:p>
    <w:p w14:paraId="1D58AC68" w14:textId="77777777" w:rsidR="00642981" w:rsidRPr="00F51671" w:rsidRDefault="00642981" w:rsidP="00642981">
      <w:pPr>
        <w:rPr>
          <w:i/>
          <w:vanish/>
          <w:color w:val="0070C0"/>
        </w:rPr>
      </w:pPr>
      <w:bookmarkStart w:id="182" w:name="_Toc353342669"/>
      <w:bookmarkEnd w:id="181"/>
      <w:r>
        <w:rPr>
          <w:i/>
          <w:vanish/>
          <w:color w:val="0070C0"/>
        </w:rPr>
        <w:t>(The above must be style ‘Heading’, not ‘Title” to avoid a ToC entry.)</w:t>
      </w:r>
    </w:p>
    <w:p w14:paraId="6E782E9F" w14:textId="38E39257" w:rsidR="001708A7" w:rsidRPr="00D76AD6" w:rsidRDefault="001708A7" w:rsidP="001708A7">
      <w:pPr>
        <w:rPr>
          <w:vanish/>
        </w:rPr>
      </w:pPr>
      <w:r w:rsidRPr="00D76AD6">
        <w:rPr>
          <w:i/>
          <w:vanish/>
          <w:color w:val="0070C0"/>
        </w:rPr>
        <w:t xml:space="preserve">(These mandatory sections are not numbered </w:t>
      </w:r>
      <w:r w:rsidR="006C0AF9">
        <w:rPr>
          <w:i/>
          <w:vanish/>
          <w:color w:val="0070C0"/>
        </w:rPr>
        <w:t>consistent with</w:t>
      </w:r>
      <w:r w:rsidRPr="00D76AD6">
        <w:rPr>
          <w:i/>
          <w:vanish/>
          <w:color w:val="0070C0"/>
        </w:rPr>
        <w:t xml:space="preserve"> the ISO template. This avoids renumbering all the sections of the DFDL Spec, which would</w:t>
      </w:r>
      <w:r w:rsidR="004A2639" w:rsidRPr="00D76AD6">
        <w:rPr>
          <w:i/>
          <w:vanish/>
          <w:color w:val="0070C0"/>
        </w:rPr>
        <w:t xml:space="preserve"> make this version inconsistent with prior versions of the spec, and cause all the inter-section cross references to need updating</w:t>
      </w:r>
      <w:r w:rsidR="00734DD5" w:rsidRPr="00D76AD6">
        <w:rPr>
          <w:i/>
          <w:vanish/>
          <w:color w:val="0070C0"/>
        </w:rPr>
        <w:t>.)</w:t>
      </w:r>
    </w:p>
    <w:p w14:paraId="0DFFF801" w14:textId="0416221A" w:rsidR="0046106B" w:rsidRDefault="0046106B" w:rsidP="0046106B">
      <w:pPr>
        <w:pStyle w:val="Heading1"/>
        <w:numPr>
          <w:ilvl w:val="0"/>
          <w:numId w:val="0"/>
        </w:numPr>
      </w:pPr>
      <w:bookmarkStart w:id="183" w:name="_Toc219440890"/>
      <w:bookmarkStart w:id="184" w:name="_Toc353342670"/>
      <w:bookmarkStart w:id="185" w:name="_Toc210216759"/>
      <w:bookmarkEnd w:id="182"/>
      <w:r>
        <w:t>S</w:t>
      </w:r>
      <w:r w:rsidR="002228C2">
        <w:t>c</w:t>
      </w:r>
      <w:r>
        <w:t>op</w:t>
      </w:r>
      <w:r w:rsidR="00DA0BC0">
        <w:t>e</w:t>
      </w:r>
      <w:r w:rsidR="00661504">
        <w:t xml:space="preserve"> of the Specification</w:t>
      </w:r>
      <w:bookmarkEnd w:id="183"/>
      <w:r w:rsidR="009661C6" w:rsidRPr="00BC394B">
        <w:t xml:space="preserve"> </w:t>
      </w:r>
      <w:r w:rsidR="009661C6" w:rsidRPr="00F51671">
        <w:rPr>
          <w:i/>
          <w:vanish/>
          <w:color w:val="0070C0"/>
        </w:rPr>
        <w:t>(mandatory)</w:t>
      </w:r>
    </w:p>
    <w:p w14:paraId="07B80F47" w14:textId="3F334B7E" w:rsidR="00661504" w:rsidRDefault="00661504" w:rsidP="0046106B">
      <w:pPr>
        <w:rPr>
          <w:i/>
          <w:vanish/>
          <w:color w:val="0070C0"/>
        </w:rPr>
      </w:pPr>
      <w:r>
        <w:rPr>
          <w:i/>
          <w:vanish/>
          <w:color w:val="0070C0"/>
        </w:rPr>
        <w:t>(This section is supposed to be titled just Scope, but for no clear reason MS-Word cannot properly create a ToC line for a section with just Scope as the title. The only reliable fix has been to make the title longer with real text, not just spaces.)</w:t>
      </w:r>
    </w:p>
    <w:p w14:paraId="2FD9FBA8" w14:textId="41CD9ACA" w:rsidR="0046106B" w:rsidRDefault="009661C6" w:rsidP="0046106B">
      <w:pPr>
        <w:rPr>
          <w:i/>
          <w:vanish/>
          <w:color w:val="0070C0"/>
        </w:rPr>
      </w:pPr>
      <w:r>
        <w:rPr>
          <w:i/>
          <w:vanish/>
          <w:color w:val="0070C0"/>
        </w:rPr>
        <w:t>(</w:t>
      </w:r>
      <w:r w:rsidR="0046106B" w:rsidRPr="00F51671">
        <w:rPr>
          <w:i/>
          <w:vanish/>
          <w:color w:val="0070C0"/>
        </w:rPr>
        <w:t>This repeats the OGF “</w:t>
      </w:r>
      <w:r w:rsidR="0046106B">
        <w:rPr>
          <w:i/>
          <w:vanish/>
          <w:color w:val="0070C0"/>
        </w:rPr>
        <w:t>Abstract</w:t>
      </w:r>
      <w:r w:rsidR="0046106B" w:rsidRPr="00F51671">
        <w:rPr>
          <w:i/>
          <w:vanish/>
          <w:color w:val="0070C0"/>
        </w:rPr>
        <w:t>” content from the OGF Cover page.)</w:t>
      </w:r>
    </w:p>
    <w:p w14:paraId="589825D6" w14:textId="77777777" w:rsidR="0046106B" w:rsidRPr="00F02EA2" w:rsidRDefault="0046106B" w:rsidP="0046106B">
      <w:r>
        <w:t>This document provides a definition of a standard Data Format Description Language (DFDL).  This language allows description of text, dense binary, and legacy data formats in a vendor-neutral declarative manner. DFDL is an extension to the XML Schema Description Language (XSD).</w:t>
      </w:r>
    </w:p>
    <w:p w14:paraId="17430CAC" w14:textId="550E9A05" w:rsidR="001A33D0" w:rsidRPr="00BC394B" w:rsidRDefault="001A33D0" w:rsidP="00D324F3">
      <w:pPr>
        <w:pStyle w:val="Heading1"/>
        <w:numPr>
          <w:ilvl w:val="0"/>
          <w:numId w:val="0"/>
        </w:numPr>
      </w:pPr>
      <w:bookmarkStart w:id="186" w:name="_Toc219440891"/>
      <w:r w:rsidRPr="00BC394B">
        <w:t xml:space="preserve">Normative </w:t>
      </w:r>
      <w:r w:rsidR="006C0AF9">
        <w:t>R</w:t>
      </w:r>
      <w:r w:rsidRPr="00BC394B">
        <w:t>eferences</w:t>
      </w:r>
      <w:bookmarkEnd w:id="184"/>
      <w:bookmarkEnd w:id="185"/>
      <w:bookmarkEnd w:id="186"/>
      <w:r w:rsidRPr="00BC394B">
        <w:t xml:space="preserve"> </w:t>
      </w:r>
      <w:r w:rsidRPr="00F51671">
        <w:rPr>
          <w:i/>
          <w:vanish/>
          <w:color w:val="0070C0"/>
        </w:rPr>
        <w:t>(mandatory)</w:t>
      </w:r>
    </w:p>
    <w:p w14:paraId="4956C58E" w14:textId="77777777" w:rsidR="001A33D0" w:rsidRDefault="001A33D0" w:rsidP="00ED5FAB">
      <w:pPr>
        <w:pStyle w:val="BodyText"/>
      </w:pPr>
      <w:r w:rsidRPr="00BC394B">
        <w:t>There are no normative references in this document.</w:t>
      </w:r>
    </w:p>
    <w:p w14:paraId="20E5BCC4" w14:textId="6BCA089F" w:rsidR="001A33D0" w:rsidRPr="00BC394B" w:rsidRDefault="001A33D0" w:rsidP="00D324F3">
      <w:pPr>
        <w:pStyle w:val="Heading1"/>
        <w:numPr>
          <w:ilvl w:val="0"/>
          <w:numId w:val="0"/>
        </w:numPr>
      </w:pPr>
      <w:bookmarkStart w:id="187" w:name="_Toc353342671"/>
      <w:bookmarkStart w:id="188" w:name="_Toc210216760"/>
      <w:bookmarkStart w:id="189" w:name="_Toc219440892"/>
      <w:r w:rsidRPr="00BC394B">
        <w:t xml:space="preserve">Terms and </w:t>
      </w:r>
      <w:r w:rsidR="006C0AF9">
        <w:t>D</w:t>
      </w:r>
      <w:r w:rsidRPr="00BC394B">
        <w:t>efinitions</w:t>
      </w:r>
      <w:bookmarkEnd w:id="187"/>
      <w:bookmarkEnd w:id="188"/>
      <w:bookmarkEnd w:id="189"/>
      <w:r w:rsidRPr="00BC394B">
        <w:t xml:space="preserve"> </w:t>
      </w:r>
      <w:r w:rsidRPr="00F51671">
        <w:rPr>
          <w:i/>
          <w:vanish/>
          <w:color w:val="0070C0"/>
        </w:rPr>
        <w:t>(mandatory)</w:t>
      </w:r>
    </w:p>
    <w:p w14:paraId="6028F713" w14:textId="33A26FB1" w:rsidR="0068615A" w:rsidRDefault="0068615A" w:rsidP="00ED5FAB">
      <w:pPr>
        <w:pStyle w:val="BodyText"/>
      </w:pPr>
      <w:r>
        <w:t>See</w:t>
      </w:r>
      <w:r w:rsidR="00A268C9">
        <w:t xml:space="preserve"> section </w:t>
      </w:r>
      <w:r w:rsidR="00400E8E">
        <w:fldChar w:fldCharType="begin"/>
      </w:r>
      <w:r w:rsidR="00400E8E">
        <w:instrText xml:space="preserve"> REF _Ref210212041 \w \h </w:instrText>
      </w:r>
      <w:r w:rsidR="00400E8E">
        <w:fldChar w:fldCharType="separate"/>
      </w:r>
      <w:r w:rsidR="009D1493">
        <w:t>3.1</w:t>
      </w:r>
      <w:r w:rsidR="00400E8E">
        <w:fldChar w:fldCharType="end"/>
      </w:r>
      <w:r>
        <w:t xml:space="preserve"> </w:t>
      </w:r>
      <w:r w:rsidR="00513453">
        <w:fldChar w:fldCharType="begin"/>
      </w:r>
      <w:r w:rsidR="00513453">
        <w:instrText xml:space="preserve"> REF _Ref210211955 \h </w:instrText>
      </w:r>
      <w:r w:rsidR="00513453">
        <w:fldChar w:fldCharType="separate"/>
      </w:r>
      <w:r w:rsidR="009D1493">
        <w:t>Glossary and Terminology</w:t>
      </w:r>
      <w:r w:rsidR="00513453">
        <w:fldChar w:fldCharType="end"/>
      </w:r>
      <w:r w:rsidR="00811514">
        <w:t xml:space="preserve">, and </w:t>
      </w:r>
      <w:r w:rsidR="00811514" w:rsidRPr="00065302">
        <w:rPr>
          <w:rStyle w:val="Hyperlink"/>
          <w:rFonts w:eastAsia="MS Mincho"/>
        </w:rPr>
        <w:fldChar w:fldCharType="begin"/>
      </w:r>
      <w:r w:rsidR="00811514" w:rsidRPr="00065302">
        <w:rPr>
          <w:rStyle w:val="Hyperlink"/>
          <w:rFonts w:eastAsia="MS Mincho"/>
        </w:rPr>
        <w:instrText xml:space="preserve"> REF _Ref38905284 \h </w:instrText>
      </w:r>
      <w:r w:rsidR="00811514" w:rsidRPr="00065302">
        <w:rPr>
          <w:rStyle w:val="Hyperlink"/>
          <w:rFonts w:eastAsia="MS Mincho"/>
        </w:rPr>
      </w:r>
      <w:r w:rsidR="00811514" w:rsidRPr="00065302">
        <w:rPr>
          <w:rStyle w:val="Hyperlink"/>
          <w:rFonts w:eastAsia="MS Mincho"/>
        </w:rPr>
        <w:fldChar w:fldCharType="separate"/>
      </w:r>
      <w:r w:rsidR="009D1493">
        <w:t>Appendix E: Glossary of Terms</w:t>
      </w:r>
      <w:r w:rsidR="00811514" w:rsidRPr="00065302">
        <w:rPr>
          <w:rStyle w:val="Hyperlink"/>
          <w:rFonts w:eastAsia="MS Mincho"/>
        </w:rPr>
        <w:fldChar w:fldCharType="end"/>
      </w:r>
      <w:r w:rsidR="00811514">
        <w:t>.</w:t>
      </w:r>
    </w:p>
    <w:p w14:paraId="1BBF6B1B" w14:textId="1E9B6D25" w:rsidR="001A33D0" w:rsidRPr="00BC394B" w:rsidRDefault="001A33D0" w:rsidP="00ED5FAB">
      <w:pPr>
        <w:pStyle w:val="BodyText"/>
      </w:pPr>
      <w:r w:rsidRPr="00BC394B">
        <w:t xml:space="preserve">ISO and IEC maintain </w:t>
      </w:r>
      <w:r w:rsidR="003621EE" w:rsidRPr="00BC394B">
        <w:t>terminolog</w:t>
      </w:r>
      <w:r w:rsidR="003621EE">
        <w:t>y</w:t>
      </w:r>
      <w:r w:rsidR="003621EE" w:rsidRPr="00BC394B">
        <w:t xml:space="preserve"> </w:t>
      </w:r>
      <w:r w:rsidRPr="00BC394B">
        <w:t>databases for use in standardization at the following addresses:</w:t>
      </w:r>
    </w:p>
    <w:p w14:paraId="197CAAA6" w14:textId="15C378C8" w:rsidR="00A4141A" w:rsidRPr="001B0F4C" w:rsidRDefault="000C033F" w:rsidP="00EB2287">
      <w:pPr>
        <w:pStyle w:val="ListParagraph"/>
        <w:keepNext/>
        <w:numPr>
          <w:ilvl w:val="0"/>
          <w:numId w:val="9"/>
        </w:numPr>
        <w:tabs>
          <w:tab w:val="clear" w:pos="403"/>
        </w:tabs>
        <w:ind w:left="426" w:hanging="426"/>
        <w:rPr>
          <w:color w:val="0000FF"/>
          <w:u w:val="single"/>
          <w:lang w:eastAsia="fr-FR"/>
        </w:rPr>
      </w:pPr>
      <w:r w:rsidRPr="00BC394B">
        <w:t xml:space="preserve">ISO Online browsing platform: available at </w:t>
      </w:r>
      <w:hyperlink r:id="rId32" w:history="1">
        <w:r w:rsidRPr="00A4141A">
          <w:rPr>
            <w:color w:val="0000FF"/>
            <w:u w:val="single"/>
            <w:lang w:eastAsia="fr-FR"/>
          </w:rPr>
          <w:t>https://www.iso.org/obp</w:t>
        </w:r>
      </w:hyperlink>
    </w:p>
    <w:p w14:paraId="20EAF4C2" w14:textId="3FB540CC" w:rsidR="00B46A03" w:rsidRPr="00400E8E" w:rsidRDefault="005B3EC6" w:rsidP="00B46A03">
      <w:pPr>
        <w:pStyle w:val="ListParagraph"/>
        <w:keepNext/>
        <w:numPr>
          <w:ilvl w:val="0"/>
          <w:numId w:val="9"/>
        </w:numPr>
        <w:tabs>
          <w:tab w:val="clear" w:pos="403"/>
        </w:tabs>
        <w:ind w:left="426" w:hanging="426"/>
        <w:rPr>
          <w:color w:val="0000FF"/>
          <w:u w:val="single"/>
          <w:lang w:eastAsia="fr-FR"/>
        </w:rPr>
      </w:pPr>
      <w:r w:rsidRPr="00BC394B">
        <w:t xml:space="preserve">IEC Electropedia: available at </w:t>
      </w:r>
      <w:hyperlink r:id="rId33" w:history="1">
        <w:r w:rsidR="00A4141A">
          <w:rPr>
            <w:color w:val="0000FF"/>
            <w:u w:val="single"/>
            <w:lang w:eastAsia="fr-FR"/>
          </w:rPr>
          <w:t>https://www.electropedia.org/</w:t>
        </w:r>
      </w:hyperlink>
      <w:bookmarkStart w:id="190" w:name="_Toc177399008"/>
      <w:bookmarkStart w:id="191" w:name="_Toc175057294"/>
      <w:bookmarkStart w:id="192" w:name="_Toc199516203"/>
      <w:bookmarkStart w:id="193" w:name="_Toc194983883"/>
      <w:bookmarkStart w:id="194" w:name="_Toc243112722"/>
      <w:bookmarkStart w:id="195" w:name="_Toc349042596"/>
      <w:bookmarkStart w:id="196" w:name="_Toc38880365"/>
      <w:bookmarkStart w:id="197" w:name="_Toc62570038"/>
    </w:p>
    <w:bookmarkEnd w:id="190"/>
    <w:bookmarkEnd w:id="191"/>
    <w:bookmarkEnd w:id="192"/>
    <w:bookmarkEnd w:id="193"/>
    <w:bookmarkEnd w:id="194"/>
    <w:bookmarkEnd w:id="195"/>
    <w:bookmarkEnd w:id="196"/>
    <w:bookmarkEnd w:id="197"/>
    <w:p w14:paraId="26E9C57B" w14:textId="77777777" w:rsidR="00B46A03" w:rsidRDefault="00B46A03" w:rsidP="00B46A03">
      <w:pPr>
        <w:spacing w:after="0"/>
        <w:rPr>
          <w:u w:val="single"/>
        </w:rPr>
      </w:pPr>
      <w:r>
        <w:rPr>
          <w:u w:val="single"/>
        </w:rPr>
        <w:br w:type="page"/>
      </w:r>
    </w:p>
    <w:p w14:paraId="38BA87D2" w14:textId="3F2529D5"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98" w:name="_Toc177399014"/>
      <w:bookmarkStart w:id="199" w:name="_Toc175057300"/>
      <w:bookmarkStart w:id="200" w:name="_Toc199516207"/>
      <w:bookmarkStart w:id="201" w:name="_Toc194983888"/>
      <w:bookmarkStart w:id="202" w:name="_Toc243112726"/>
      <w:bookmarkStart w:id="203" w:name="_Ref255463832"/>
      <w:bookmarkStart w:id="204" w:name="_Ref275431279"/>
      <w:bookmarkStart w:id="205" w:name="_Toc349042597"/>
      <w:bookmarkStart w:id="206" w:name="_Ref351049978"/>
      <w:bookmarkStart w:id="207" w:name="_Ref39162583"/>
      <w:bookmarkStart w:id="208" w:name="_Toc62570039"/>
      <w:bookmarkStart w:id="209" w:name="_Toc210216761"/>
      <w:bookmarkStart w:id="210" w:name="_Toc219440893"/>
      <w:r>
        <w:lastRenderedPageBreak/>
        <w:t>Introduction</w:t>
      </w:r>
      <w:bookmarkEnd w:id="198"/>
      <w:bookmarkEnd w:id="199"/>
      <w:bookmarkEnd w:id="200"/>
      <w:bookmarkEnd w:id="201"/>
      <w:bookmarkEnd w:id="202"/>
      <w:bookmarkEnd w:id="203"/>
      <w:bookmarkEnd w:id="204"/>
      <w:bookmarkEnd w:id="205"/>
      <w:bookmarkEnd w:id="206"/>
      <w:bookmarkEnd w:id="207"/>
      <w:bookmarkEnd w:id="208"/>
      <w:bookmarkEnd w:id="209"/>
      <w:bookmarkEnd w:id="210"/>
    </w:p>
    <w:p w14:paraId="66F95F73" w14:textId="77777777" w:rsidR="00B46A03" w:rsidRDefault="00B46A03" w:rsidP="00B46A03">
      <w:bookmarkStart w:id="211" w:name="_Toc1403318"/>
      <w:r>
        <w:t>Data interchange is critically important for most computing. Grid computing, Cloud computing, and all forms of distributed computing require distributed software and hardware resources to work together. Inevitably, these resources read and write data in a variety of formats. General tools for data interchange are essential to solving such problems. Scalable and High-Performance Computing  (HPC) applications require high-performance data handling, so data interchange standards must enable efficient representation of data. Data Format Description Language (DFDL) enables powerful data interchange and very high-performance data handling.</w:t>
      </w:r>
    </w:p>
    <w:p w14:paraId="07CFA8A8" w14:textId="77777777" w:rsidR="00B46A03" w:rsidRDefault="00B46A03" w:rsidP="00B46A03">
      <w:r>
        <w:t xml:space="preserve">One can envisage three dominant kinds of data in the future, as follows: </w:t>
      </w:r>
    </w:p>
    <w:p w14:paraId="4485DB65" w14:textId="2F40116A" w:rsidR="00B46A03" w:rsidRDefault="00B46A03" w:rsidP="00EB2287">
      <w:pPr>
        <w:pStyle w:val="ListBullet"/>
        <w:numPr>
          <w:ilvl w:val="0"/>
          <w:numId w:val="12"/>
        </w:numPr>
      </w:pPr>
      <w:r>
        <w:t>Textual data defined by a format specific schema such as XML[</w:t>
      </w:r>
      <w:hyperlink w:anchor="a_XML10" w:history="1">
        <w:r>
          <w:rPr>
            <w:rStyle w:val="Hyperlink"/>
            <w:rFonts w:eastAsia="MS Mincho"/>
          </w:rPr>
          <w:t>XML</w:t>
        </w:r>
      </w:hyperlink>
      <w:r>
        <w:t>] or JSON[</w:t>
      </w:r>
      <w:hyperlink w:anchor="a_JSON" w:history="1">
        <w:r>
          <w:rPr>
            <w:rStyle w:val="Hyperlink"/>
            <w:rFonts w:eastAsia="MS Mincho"/>
          </w:rPr>
          <w:t>JSON</w:t>
        </w:r>
      </w:hyperlink>
      <w:r>
        <w:t>].</w:t>
      </w:r>
    </w:p>
    <w:p w14:paraId="5E3E8B87" w14:textId="77777777" w:rsidR="00B46A03" w:rsidRDefault="00B46A03" w:rsidP="00EB2287">
      <w:pPr>
        <w:pStyle w:val="ListBullet"/>
        <w:numPr>
          <w:ilvl w:val="0"/>
          <w:numId w:val="12"/>
        </w:numPr>
      </w:pPr>
      <w:r>
        <w:t xml:space="preserve">Binary data in standard formats. </w:t>
      </w:r>
    </w:p>
    <w:p w14:paraId="207BB215" w14:textId="77777777" w:rsidR="00B46A03" w:rsidRDefault="00B46A03" w:rsidP="00EB2287">
      <w:pPr>
        <w:pStyle w:val="ListBullet"/>
        <w:numPr>
          <w:ilvl w:val="0"/>
          <w:numId w:val="12"/>
        </w:numPr>
      </w:pPr>
      <w:r>
        <w:t xml:space="preserve">Data with DFDL descriptors. </w:t>
      </w:r>
    </w:p>
    <w:p w14:paraId="446B82A8" w14:textId="4458BBA9" w:rsidR="00B46A03" w:rsidRDefault="00B46A03" w:rsidP="00B46A03">
      <w:r>
        <w:t>Textual XML and JSON data are the most successful data interchange standards to date. All such data are by definition new, meaning created in the Internet era. Because of the large overhead that textual tagging imposes, there is often a need to compress and decompress XML and JSON data. However, there is a high cost for compression and decompression that is unacceptable to some applications. Standardized binary data formats are also relatively new and are suitable for larger data because of the reduced costs of encoding and more compact size. Examples of standard binary formats are data described by modern versions of ASN.1</w:t>
      </w:r>
      <w:r>
        <w:rPr>
          <w:rStyle w:val="FootnoteReference"/>
        </w:rPr>
        <w:footnoteReference w:id="1"/>
      </w:r>
      <w:r>
        <w:t xml:space="preserve"> [</w:t>
      </w:r>
      <w:hyperlink w:anchor="a_ASN1" w:history="1">
        <w:r>
          <w:rPr>
            <w:rStyle w:val="Hyperlink"/>
          </w:rPr>
          <w:t>ASN1</w:t>
        </w:r>
      </w:hyperlink>
      <w:r>
        <w:t>], XDR [</w:t>
      </w:r>
      <w:hyperlink w:anchor="a_XDR" w:history="1">
        <w:r>
          <w:rPr>
            <w:rStyle w:val="Hyperlink"/>
          </w:rPr>
          <w:t>XDR</w:t>
        </w:r>
      </w:hyperlink>
      <w:r>
        <w:t>], Thrift [</w:t>
      </w:r>
      <w:hyperlink w:anchor="a_Thrift" w:history="1">
        <w:r>
          <w:rPr>
            <w:rStyle w:val="Hyperlink"/>
          </w:rPr>
          <w:t>Thrift</w:t>
        </w:r>
      </w:hyperlink>
      <w:r>
        <w:t>], Avro [</w:t>
      </w:r>
      <w:hyperlink w:anchor="a_AVRO" w:history="1">
        <w:r>
          <w:rPr>
            <w:rStyle w:val="Hyperlink"/>
          </w:rPr>
          <w:t>AVRO</w:t>
        </w:r>
      </w:hyperlink>
      <w:r>
        <w:t xml:space="preserve">], and Google Protocol Buffers </w:t>
      </w:r>
      <w:hyperlink w:anchor="GPB" w:history="1">
        <w:r w:rsidRPr="0023334C">
          <w:rPr>
            <w:rStyle w:val="Hyperlink"/>
          </w:rPr>
          <w:t>[GPB]</w:t>
        </w:r>
      </w:hyperlink>
      <w:r>
        <w:t>. These techniques lack the self-describing nature of XML or JSON data. Scientific formats, such as NetCDF[</w:t>
      </w:r>
      <w:hyperlink w:anchor="a_NetCDF" w:history="1">
        <w:r>
          <w:rPr>
            <w:rStyle w:val="Hyperlink"/>
          </w:rPr>
          <w:t>NetCDF</w:t>
        </w:r>
      </w:hyperlink>
      <w:r>
        <w:t>] and HDF[</w:t>
      </w:r>
      <w:hyperlink w:anchor="a_HDF" w:history="1">
        <w:r>
          <w:rPr>
            <w:rStyle w:val="Hyperlink"/>
          </w:rPr>
          <w:t>HDF</w:t>
        </w:r>
      </w:hyperlink>
      <w:r>
        <w:t>] are used by some communities to provide self-describing binary data. There are also standardized binary-encoded XML data formats such as EXI [</w:t>
      </w:r>
      <w:hyperlink w:anchor="a_EXI" w:history="1">
        <w:r>
          <w:rPr>
            <w:rStyle w:val="Hyperlink"/>
          </w:rPr>
          <w:t>EXI</w:t>
        </w:r>
      </w:hyperlink>
      <w:r>
        <w:t>].</w:t>
      </w:r>
    </w:p>
    <w:p w14:paraId="6B803541" w14:textId="77777777" w:rsidR="00B46A03" w:rsidRDefault="00B46A03" w:rsidP="00B46A03">
      <w:r>
        <w:t xml:space="preserve">It is an important observation that both XML format and standardized binary formats are </w:t>
      </w:r>
      <w:r>
        <w:rPr>
          <w:rStyle w:val="Emphasis"/>
        </w:rPr>
        <w:t>prescriptive</w:t>
      </w:r>
      <w:r>
        <w:t xml:space="preserve"> in that they specify or prescribe a representation of the data. To use them applications must be written to conform to their encodings and mechanisms of expression.</w:t>
      </w:r>
    </w:p>
    <w:p w14:paraId="3087F0BB" w14:textId="77777777" w:rsidR="00B46A03" w:rsidRDefault="00B46A03" w:rsidP="00B46A03">
      <w:r>
        <w:t xml:space="preserve">DFDL suggests an entirely different scheme. The approach is </w:t>
      </w:r>
      <w:r>
        <w:rPr>
          <w:rStyle w:val="Emphasis"/>
        </w:rPr>
        <w:t>descriptive</w:t>
      </w:r>
      <w:r>
        <w:t xml:space="preserve"> in that one chooses an appropriate data representation for an application based on its needs and one then describes the format using DFDL so that multiple programs can directly interchange the described data. DFDL descriptions can be provided by the creator of the format or developed as needed by third parties intending to use the format. That is, DFDL is not a format for data; it is a way of describing any data format</w:t>
      </w:r>
      <w:r>
        <w:rPr>
          <w:rStyle w:val="FootnoteReference"/>
        </w:rPr>
        <w:footnoteReference w:id="2"/>
      </w:r>
      <w:r>
        <w:t>. DFDL is intended for data commonly found in scientific and numeric computations, as well as record-oriented representations found in commercial data processing.</w:t>
      </w:r>
    </w:p>
    <w:p w14:paraId="6A2B01FC" w14:textId="77777777" w:rsidR="00B46A03" w:rsidRDefault="00B46A03" w:rsidP="00B46A03">
      <w:r>
        <w:t xml:space="preserve">DFDL can be used to describe legacy data files, to simplify transfer of data across domains without requiring global standard formats, or to allow third-party tools to easily access multiple formats. DFDL can also be a powerful tool for supporting backward compatibility as formats evolve. </w:t>
      </w:r>
    </w:p>
    <w:p w14:paraId="0EF80867" w14:textId="77777777" w:rsidR="00B46A03" w:rsidRDefault="00B46A03" w:rsidP="00B46A03">
      <w:r>
        <w:t>DFDL is designed to provide flexibility and permit implementations that achieve very high levels of performance. DFDL descriptions are separable and native applications do not need to use DFDL libraries to parse their data formats. DFDL parsers can also be highly efficient. The DFDL language is designed to permit implementations that use lazy evaluation of formats and to support seekable, random access to data. The following goals can be achieved by DFDL implementations:</w:t>
      </w:r>
    </w:p>
    <w:p w14:paraId="5C670174" w14:textId="77777777" w:rsidR="00B46A03" w:rsidRPr="00E833BE" w:rsidRDefault="00B46A03" w:rsidP="00EB2287">
      <w:pPr>
        <w:pStyle w:val="ListParagraph"/>
        <w:numPr>
          <w:ilvl w:val="0"/>
          <w:numId w:val="139"/>
        </w:numPr>
        <w:tabs>
          <w:tab w:val="clear" w:pos="403"/>
        </w:tabs>
        <w:spacing w:before="60" w:after="60" w:line="240" w:lineRule="auto"/>
        <w:jc w:val="left"/>
      </w:pPr>
      <w:r w:rsidRPr="00E833BE">
        <w:lastRenderedPageBreak/>
        <w:t>Density. Fewest bytes to represent information (without resorting to compression). Fastest possible I/O.</w:t>
      </w:r>
    </w:p>
    <w:p w14:paraId="76AF9528" w14:textId="77777777" w:rsidR="00B46A03" w:rsidRPr="00E833BE" w:rsidRDefault="00B46A03" w:rsidP="00EB2287">
      <w:pPr>
        <w:pStyle w:val="ListParagraph"/>
        <w:numPr>
          <w:ilvl w:val="0"/>
          <w:numId w:val="139"/>
        </w:numPr>
        <w:tabs>
          <w:tab w:val="clear" w:pos="403"/>
        </w:tabs>
        <w:spacing w:before="60" w:after="60" w:line="240" w:lineRule="auto"/>
        <w:jc w:val="left"/>
      </w:pPr>
      <w:r w:rsidRPr="00E833BE">
        <w:t xml:space="preserve">Optimized I/O. Applications can write data aligned to byte, word, or even page boundaries and to use memory mapped I/O to ensure access to data with the smallest number of machine cycles for common use cases without sacrificing general access. </w:t>
      </w:r>
    </w:p>
    <w:p w14:paraId="48FA0D73" w14:textId="77777777" w:rsidR="00B46A03" w:rsidRDefault="00B46A03" w:rsidP="00B46A03">
      <w:r>
        <w:t>DFDL can describe the same types of abstract data that other binary or textual data formats can describe and, furthermore, it can describe almost any possible representation scheme for those data. It is the intent of DFDL to support canonical data descriptions that correspond closely to the original in-memory representation of the data, and to provide sufficient information to write as well as to read the given format.</w:t>
      </w:r>
    </w:p>
    <w:p w14:paraId="3BE2E09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12" w:name="_Toc177399015"/>
      <w:bookmarkStart w:id="213" w:name="_Toc175057301"/>
      <w:bookmarkStart w:id="214" w:name="_Toc199516208"/>
      <w:bookmarkStart w:id="215" w:name="_Toc194983889"/>
      <w:bookmarkStart w:id="216" w:name="_Toc243112727"/>
      <w:bookmarkStart w:id="217" w:name="_Toc349042598"/>
      <w:bookmarkStart w:id="218" w:name="_Toc62570040"/>
      <w:bookmarkStart w:id="219" w:name="_Toc210216762"/>
      <w:bookmarkStart w:id="220" w:name="_Toc219440894"/>
      <w:r>
        <w:t>Why is DFDL Needed?</w:t>
      </w:r>
      <w:bookmarkEnd w:id="212"/>
      <w:bookmarkEnd w:id="213"/>
      <w:bookmarkEnd w:id="214"/>
      <w:bookmarkEnd w:id="215"/>
      <w:bookmarkEnd w:id="216"/>
      <w:bookmarkEnd w:id="217"/>
      <w:bookmarkEnd w:id="218"/>
      <w:bookmarkEnd w:id="219"/>
      <w:bookmarkEnd w:id="220"/>
    </w:p>
    <w:p w14:paraId="09CF3609" w14:textId="77777777" w:rsidR="00B46A03" w:rsidRDefault="00B46A03" w:rsidP="00404546">
      <w:pPr>
        <w:pStyle w:val="nobreak"/>
      </w:pPr>
      <w:r>
        <w:t>In an era when there are so many standard data formats available the question arises of why DFDL is needed. Ultimately, it is because data formats are rarely a primary consideration when programs are initially created.</w:t>
      </w:r>
    </w:p>
    <w:p w14:paraId="6D58B2AF" w14:textId="77777777" w:rsidR="00B46A03" w:rsidRDefault="00B46A03" w:rsidP="00B46A03">
      <w:r>
        <w:t xml:space="preserve">Programs are very often written speculatively, that is, without any advance understanding of how important they will become. Given this situation, little effort is expended on data formats since it remains easier to program the I/O in the most straightforward way possible with the programming tools in use. Even something as simple as using an XML-based data format is often harder than just using the native I/O libraries of a programming language. </w:t>
      </w:r>
    </w:p>
    <w:p w14:paraId="7ECBE559" w14:textId="77777777" w:rsidR="00B46A03" w:rsidRDefault="00B46A03" w:rsidP="00B46A03">
      <w:r>
        <w:t>In time, however, if a software program becomes important either because many people are using it, or it has become important for business or organizational needs, it is often too late to go back and change the data formats. For example, there may be real or perceived business costs to delaying the deployment of a program for a rewrite just to change the data formats, particularly if such rewriting will reduce the performance of the program and increase the costs of deployment.</w:t>
      </w:r>
    </w:p>
    <w:p w14:paraId="6F2A783F" w14:textId="77777777" w:rsidR="00B46A03" w:rsidRDefault="00B46A03" w:rsidP="00B46A03">
      <w:r>
        <w:t xml:space="preserve">Indeed, the need for data format standardization for interchange with other software may not be clear at the point where a program first becomes important. Eventually, however, the need for data interchange with the program becomes apparent. </w:t>
      </w:r>
    </w:p>
    <w:p w14:paraId="4B53FEE6" w14:textId="77777777" w:rsidR="00B46A03" w:rsidRDefault="00B46A03" w:rsidP="00B46A03">
      <w:r>
        <w:t>There are, of course, efforts to smoothly integrate standardized data-format handling into programming languages. However, the above phenomena are not going away any time soon and there is a critical role for DFDL since it allows after-the-fact description of evolving data formats.</w:t>
      </w:r>
    </w:p>
    <w:p w14:paraId="70669AB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21" w:name="_Toc177399016"/>
      <w:bookmarkStart w:id="222" w:name="_Toc175057302"/>
      <w:bookmarkStart w:id="223" w:name="_Toc199516209"/>
      <w:bookmarkStart w:id="224" w:name="_Toc194983890"/>
      <w:bookmarkStart w:id="225" w:name="_Toc243112728"/>
      <w:bookmarkStart w:id="226" w:name="_Toc349042599"/>
      <w:bookmarkStart w:id="227" w:name="_Toc62570041"/>
      <w:bookmarkStart w:id="228" w:name="_Toc210216763"/>
      <w:bookmarkStart w:id="229" w:name="_Toc219440895"/>
      <w:r>
        <w:t>What is DFDL?</w:t>
      </w:r>
      <w:bookmarkEnd w:id="221"/>
      <w:bookmarkEnd w:id="222"/>
      <w:bookmarkEnd w:id="223"/>
      <w:bookmarkEnd w:id="224"/>
      <w:bookmarkEnd w:id="225"/>
      <w:bookmarkEnd w:id="226"/>
      <w:bookmarkEnd w:id="227"/>
      <w:bookmarkEnd w:id="228"/>
      <w:bookmarkEnd w:id="229"/>
    </w:p>
    <w:p w14:paraId="2B4949AD" w14:textId="4AC3B880" w:rsidR="00B46A03" w:rsidRDefault="00B46A03" w:rsidP="00404546">
      <w:pPr>
        <w:pStyle w:val="nobreak"/>
      </w:pPr>
      <w:r>
        <w:t xml:space="preserve">DFDL is a language for describing data formats. A DFDL description enables </w:t>
      </w:r>
      <w:r>
        <w:rPr>
          <w:i/>
          <w:iCs/>
        </w:rPr>
        <w:t>parsing</w:t>
      </w:r>
      <w:r>
        <w:t xml:space="preserve">, that is, it allows data to be read from its native format and presented as a data structure called the </w:t>
      </w:r>
      <w:r>
        <w:rPr>
          <w:i/>
          <w:iCs/>
        </w:rPr>
        <w:t>DFDL Information Set or DFDL Infoset</w:t>
      </w:r>
      <w:r>
        <w:t xml:space="preserve">. This information set describes the common characteristics of parsed data that are required of all DFDL implementations and it is fully defined in Section </w:t>
      </w:r>
      <w:r w:rsidRPr="00065302">
        <w:rPr>
          <w:rStyle w:val="Hyperlink"/>
          <w:rFonts w:eastAsia="MS Mincho"/>
        </w:rPr>
        <w:fldChar w:fldCharType="begin"/>
      </w:r>
      <w:r w:rsidRPr="00065302">
        <w:rPr>
          <w:rStyle w:val="Hyperlink"/>
          <w:rFonts w:eastAsia="MS Mincho"/>
        </w:rPr>
        <w:instrText xml:space="preserve"> REF _Ref37327950 \w \h  \* MERGEFORMAT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4</w:t>
      </w:r>
      <w:r w:rsidRPr="00065302">
        <w:rPr>
          <w:rStyle w:val="Hyperlink"/>
          <w:rFonts w:eastAsia="MS Mincho"/>
        </w:rPr>
        <w:fldChar w:fldCharType="end"/>
      </w:r>
      <w:r>
        <w:t xml:space="preserve">. DFDL implementations MAY provide API access to the Infoset as well as conversion of the Infoset into concrete representations such as XML text, binary XML </w:t>
      </w:r>
      <w:r w:rsidRPr="00065302">
        <w:rPr>
          <w:rStyle w:val="Hyperlink"/>
          <w:rFonts w:eastAsia="MS Mincho"/>
        </w:rPr>
        <w:fldChar w:fldCharType="begin"/>
      </w:r>
      <w:r w:rsidRPr="00065302">
        <w:rPr>
          <w:rStyle w:val="Hyperlink"/>
          <w:rFonts w:eastAsia="MS Mincho"/>
        </w:rPr>
        <w:instrText xml:space="preserve"> REF a_EXI \h </w:instrText>
      </w:r>
      <w:r w:rsidRPr="00065302">
        <w:rPr>
          <w:rStyle w:val="Hyperlink"/>
          <w:rFonts w:eastAsia="MS Mincho"/>
        </w:rPr>
      </w:r>
      <w:r w:rsidRPr="00065302">
        <w:rPr>
          <w:rStyle w:val="Hyperlink"/>
          <w:rFonts w:eastAsia="MS Mincho"/>
        </w:rPr>
        <w:fldChar w:fldCharType="separate"/>
      </w:r>
      <w:r w:rsidR="009D1493" w:rsidRPr="009D064D">
        <w:t xml:space="preserve">[EXI] </w:t>
      </w:r>
      <w:r w:rsidRPr="00065302">
        <w:rPr>
          <w:rStyle w:val="Hyperlink"/>
          <w:rFonts w:eastAsia="MS Mincho"/>
        </w:rPr>
        <w:fldChar w:fldCharType="end"/>
      </w:r>
      <w:r>
        <w:t xml:space="preserve">, or JSON </w:t>
      </w:r>
      <w:r w:rsidRPr="00065302">
        <w:rPr>
          <w:rStyle w:val="Hyperlink"/>
          <w:rFonts w:eastAsia="MS Mincho"/>
        </w:rPr>
        <w:fldChar w:fldCharType="begin"/>
      </w:r>
      <w:r w:rsidRPr="00065302">
        <w:rPr>
          <w:rStyle w:val="Hyperlink"/>
          <w:rFonts w:eastAsia="MS Mincho"/>
        </w:rPr>
        <w:instrText xml:space="preserve"> REF a_JSON \h </w:instrText>
      </w:r>
      <w:r w:rsidRPr="00065302">
        <w:rPr>
          <w:rStyle w:val="Hyperlink"/>
          <w:rFonts w:eastAsia="MS Mincho"/>
        </w:rPr>
      </w:r>
      <w:r w:rsidRPr="00065302">
        <w:rPr>
          <w:rStyle w:val="Hyperlink"/>
          <w:rFonts w:eastAsia="MS Mincho"/>
        </w:rPr>
        <w:fldChar w:fldCharType="separate"/>
      </w:r>
      <w:r w:rsidR="009D1493" w:rsidRPr="009D064D">
        <w:t>[JSON]</w:t>
      </w:r>
      <w:r w:rsidRPr="00065302">
        <w:rPr>
          <w:rStyle w:val="Hyperlink"/>
          <w:rFonts w:eastAsia="MS Mincho"/>
        </w:rPr>
        <w:fldChar w:fldCharType="end"/>
      </w:r>
      <w:r>
        <w:t xml:space="preserve">. DFDL also enables </w:t>
      </w:r>
      <w:r>
        <w:rPr>
          <w:i/>
          <w:iCs/>
        </w:rPr>
        <w:t>unparsing</w:t>
      </w:r>
      <w:r>
        <w:rPr>
          <w:rStyle w:val="FootnoteReference"/>
        </w:rPr>
        <w:footnoteReference w:id="3"/>
      </w:r>
      <w:r>
        <w:rPr>
          <w:i/>
          <w:iCs/>
        </w:rPr>
        <w:t>, that is,</w:t>
      </w:r>
      <w:r>
        <w:t xml:space="preserve"> allows data to be taken from an instance of a DFDL information set and written out to its native format.</w:t>
      </w:r>
    </w:p>
    <w:p w14:paraId="359C2F84" w14:textId="307EC624" w:rsidR="00B46A03" w:rsidRDefault="00B46A03" w:rsidP="00B46A03">
      <w:r>
        <w:t xml:space="preserve">DFDL achieves this by leveraging W3C XML Schema Definition Language (XSD) 1.0. </w:t>
      </w:r>
      <w:r>
        <w:rPr>
          <w:noProof/>
        </w:rPr>
        <w:t>[</w:t>
      </w:r>
      <w:hyperlink w:anchor="a_XSDL" w:history="1">
        <w:r>
          <w:rPr>
            <w:rStyle w:val="Hyperlink"/>
            <w:noProof/>
          </w:rPr>
          <w:t>XSD</w:t>
        </w:r>
      </w:hyperlink>
      <w:r>
        <w:rPr>
          <w:noProof/>
        </w:rPr>
        <w:t>]</w:t>
      </w:r>
    </w:p>
    <w:p w14:paraId="43D7A13C" w14:textId="77777777" w:rsidR="00B46A03" w:rsidRDefault="00B46A03" w:rsidP="00B46A03">
      <w:r>
        <w:t xml:space="preserve">An XML schema is written for the logical model of the data. The schema is augmented with special DFDL annotations and the annotated schema is called a </w:t>
      </w:r>
      <w:r>
        <w:rPr>
          <w:i/>
          <w:iCs/>
        </w:rPr>
        <w:t>DFDL Schema</w:t>
      </w:r>
      <w:r>
        <w:t xml:space="preserve">. The annotations are used to describe the native representation of the data. </w:t>
      </w:r>
    </w:p>
    <w:p w14:paraId="4251632C" w14:textId="77777777" w:rsidR="00B46A03" w:rsidRDefault="00B46A03" w:rsidP="00B46A03">
      <w:r>
        <w:t xml:space="preserve">This approach of extending XSD with format annotations has been extensively used in commercial systems that predate DFDL. The contribution of DFDL for data parsing is creation of a standard for these annotations that is open, comprehensive, and vendor neutral. For unparsing DFDL does more to advance the state of the </w:t>
      </w:r>
      <w:r>
        <w:lastRenderedPageBreak/>
        <w:t xml:space="preserve">art by providing some capabilities to automatically compute fields that depend on the length or presence of other data. Prior-generation data format technologies left this difficult task up to application logic to compute. </w:t>
      </w:r>
    </w:p>
    <w:p w14:paraId="475669CC"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230" w:name="_Toc177399017"/>
      <w:bookmarkStart w:id="231" w:name="_Toc175057303"/>
      <w:bookmarkStart w:id="232" w:name="_Toc199516210"/>
      <w:bookmarkStart w:id="233" w:name="_Toc194983891"/>
      <w:bookmarkStart w:id="234" w:name="_Toc243112729"/>
      <w:bookmarkStart w:id="235" w:name="_Toc349042600"/>
      <w:bookmarkStart w:id="236" w:name="_Toc62570042"/>
      <w:bookmarkStart w:id="237" w:name="_Toc210216764"/>
      <w:bookmarkStart w:id="238" w:name="_Toc219440896"/>
      <w:r>
        <w:rPr>
          <w:rFonts w:eastAsia="Times New Roman"/>
        </w:rPr>
        <w:t>Simple Example</w:t>
      </w:r>
      <w:bookmarkEnd w:id="230"/>
      <w:bookmarkEnd w:id="231"/>
      <w:bookmarkEnd w:id="232"/>
      <w:bookmarkEnd w:id="233"/>
      <w:bookmarkEnd w:id="234"/>
      <w:bookmarkEnd w:id="235"/>
      <w:bookmarkEnd w:id="236"/>
      <w:bookmarkEnd w:id="237"/>
      <w:bookmarkEnd w:id="238"/>
    </w:p>
    <w:p w14:paraId="592596A4" w14:textId="77777777" w:rsidR="00B46A03" w:rsidRDefault="00B46A03" w:rsidP="00404546">
      <w:pPr>
        <w:pStyle w:val="nobreak"/>
      </w:pPr>
      <w:r>
        <w:t>Consider the following XML data:</w:t>
      </w:r>
    </w:p>
    <w:p w14:paraId="1211022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&lt;w&gt;5&lt;/w&gt;</w:t>
      </w:r>
    </w:p>
    <w:p w14:paraId="318B325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&lt;x&gt;7839372&lt;/x&gt;</w:t>
      </w:r>
    </w:p>
    <w:p w14:paraId="4417B7C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&lt;y&gt;8.6E-200&lt;/y&gt;</w:t>
      </w:r>
    </w:p>
    <w:p w14:paraId="5CF15A2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&lt;z&gt;-7.1E8&lt;/z&gt;</w:t>
      </w:r>
    </w:p>
    <w:p w14:paraId="321B76DC" w14:textId="77777777" w:rsidR="00B46A03" w:rsidRDefault="00B46A03" w:rsidP="00B46A03">
      <w:r>
        <w:t>The logical model for this data can be described by the following fragment of an XML schema document that simply provides a description of the name and type of each element:</w:t>
      </w:r>
    </w:p>
    <w:p w14:paraId="62ABABB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 name="example1"&gt;</w:t>
      </w:r>
    </w:p>
    <w:p w14:paraId="6EE7647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3E072DE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name="w" type="xs:int"/&gt;</w:t>
      </w:r>
    </w:p>
    <w:p w14:paraId="3478178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name="x" type="xs:int"/&gt;</w:t>
      </w:r>
    </w:p>
    <w:p w14:paraId="7E2BB3D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name="y" type="xs:double"/&gt;</w:t>
      </w:r>
    </w:p>
    <w:p w14:paraId="6D9F2D7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name="z" type="xs:float"/&gt;</w:t>
      </w:r>
    </w:p>
    <w:p w14:paraId="0EA06A3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3B1802D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2332E9A6" w14:textId="77777777" w:rsidR="00B46A03" w:rsidRDefault="00B46A03" w:rsidP="00B46A03">
      <w:r>
        <w:t>Now, suppose  the same data is represented in a non-XML format. A binary representation of the data can be visualized like this (shown as hexadecimal):</w:t>
      </w:r>
    </w:p>
    <w:p w14:paraId="733A4777" w14:textId="77777777" w:rsidR="00B46A03" w:rsidRPr="005D7E0C" w:rsidRDefault="00B46A03" w:rsidP="00B46A03">
      <w:pPr>
        <w:pStyle w:val="dataexample"/>
      </w:pPr>
      <w:r w:rsidRPr="005D7E0C">
        <w:t xml:space="preserve">0000 0005 0077 9e8c </w:t>
      </w:r>
    </w:p>
    <w:p w14:paraId="1DD488FC" w14:textId="77777777" w:rsidR="00B46A03" w:rsidRPr="005D7E0C" w:rsidRDefault="00B46A03" w:rsidP="00B46A03">
      <w:pPr>
        <w:pStyle w:val="dataexample"/>
      </w:pPr>
      <w:r w:rsidRPr="005D7E0C">
        <w:t xml:space="preserve">169a 54dd 0a1b 4a3f </w:t>
      </w:r>
    </w:p>
    <w:p w14:paraId="7D97DC9F" w14:textId="77777777" w:rsidR="00B46A03" w:rsidRPr="005D7E0C" w:rsidRDefault="00B46A03" w:rsidP="00B46A03">
      <w:pPr>
        <w:pStyle w:val="dataexample"/>
      </w:pPr>
      <w:r w:rsidRPr="005D7E0C">
        <w:t>ce29 46f6</w:t>
      </w:r>
    </w:p>
    <w:p w14:paraId="45F7BEFD" w14:textId="77777777" w:rsidR="00B46A03" w:rsidRDefault="00B46A03" w:rsidP="008E7F12">
      <w:r>
        <w:t>To describe the same information in DFDL, the original XML schema document that described the data model is annotated (on the type definition) as follows:</w:t>
      </w:r>
    </w:p>
    <w:p w14:paraId="4C66DA3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t xml:space="preserve">  &lt;xs:complexType&gt;</w:t>
      </w:r>
      <w:r>
        <w:rPr>
          <w:b/>
        </w:rPr>
        <w:t xml:space="preserve">                    </w:t>
      </w:r>
    </w:p>
    <w:p w14:paraId="20CEFFF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403EB4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name="w" type="xs:int"&gt;</w:t>
      </w:r>
    </w:p>
    <w:p w14:paraId="40A218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25A459A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&lt;xs:appinfo source</w:t>
      </w:r>
      <w:r>
        <w:rPr>
          <w:rStyle w:val="CodeCharacter"/>
          <w:b/>
          <w:bCs/>
        </w:rPr>
        <w:t>="http://www.ogf.org/dfdl/"&gt;</w:t>
      </w:r>
    </w:p>
    <w:p w14:paraId="2D0F3B2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representation="binary"</w:t>
      </w:r>
    </w:p>
    <w:p w14:paraId="3C5DDD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binaryNumberRep="binary"</w:t>
      </w:r>
    </w:p>
    <w:p w14:paraId="7819953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byteOrder="bigEndian" </w:t>
      </w:r>
    </w:p>
    <w:p w14:paraId="087F21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lengthKind="implicit"/&gt; </w:t>
      </w:r>
    </w:p>
    <w:p w14:paraId="103C901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7E70A7C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42E287C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0780374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name="x" type="xs:int "&gt;</w:t>
      </w:r>
    </w:p>
    <w:p w14:paraId="5CD4C7E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6A04C1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&lt;xs:appinfo source</w:t>
      </w:r>
      <w:r>
        <w:rPr>
          <w:rStyle w:val="CodeCharacter"/>
          <w:b/>
          <w:bCs/>
        </w:rPr>
        <w:t>="http://www.ogf.org/dfdl/"&gt;</w:t>
      </w:r>
    </w:p>
    <w:p w14:paraId="538419F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representation="binary"</w:t>
      </w:r>
    </w:p>
    <w:p w14:paraId="0DE618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binaryNumberRep="binary" </w:t>
      </w:r>
    </w:p>
    <w:p w14:paraId="4F44617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byteOrder="bigEndian" </w:t>
      </w:r>
    </w:p>
    <w:p w14:paraId="0D5D12B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lengthKind="implicit"/&gt; </w:t>
      </w:r>
    </w:p>
    <w:p w14:paraId="46A2C3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6D3A9B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7C5CC5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0E07364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name="y" type="xs:double"&gt;</w:t>
      </w:r>
    </w:p>
    <w:p w14:paraId="45BA5DD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19AFF5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szCs w:val="18"/>
          <w:lang w:val="en-US"/>
        </w:rPr>
        <w:t xml:space="preserve">          &lt;xs:appinfo source</w:t>
      </w:r>
      <w:r>
        <w:rPr>
          <w:rStyle w:val="CodeCharacter"/>
          <w:b/>
          <w:bCs/>
        </w:rPr>
        <w:t>="http://www.ogf.org/dfdl/"&gt;</w:t>
      </w:r>
    </w:p>
    <w:p w14:paraId="0E5E806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representation="binary" </w:t>
      </w:r>
    </w:p>
    <w:p w14:paraId="5A71490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binaryFloatRep="ieee"</w:t>
      </w:r>
    </w:p>
    <w:p w14:paraId="470ABE2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byteOrder="bigEndian" </w:t>
      </w:r>
    </w:p>
    <w:p w14:paraId="022D8B4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lengthKind="implicit"/&gt; </w:t>
      </w:r>
    </w:p>
    <w:p w14:paraId="2844E39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75DC8FB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2982719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0C4C8F7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name="z" type="xs:float" &gt;</w:t>
      </w:r>
    </w:p>
    <w:p w14:paraId="70297BE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lastRenderedPageBreak/>
        <w:t xml:space="preserve">        &lt;xs:annotation&gt;</w:t>
      </w:r>
    </w:p>
    <w:p w14:paraId="0282864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szCs w:val="18"/>
          <w:lang w:val="en-US"/>
        </w:rPr>
        <w:t xml:space="preserve">          &lt;xs:appinfo source="</w:t>
      </w:r>
      <w:r>
        <w:rPr>
          <w:rStyle w:val="CodeCharacter"/>
          <w:b/>
          <w:bCs/>
        </w:rPr>
        <w:t>http://www.ogf.org/dfdl/"&gt;</w:t>
      </w:r>
    </w:p>
    <w:p w14:paraId="6465873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representation="binary"</w:t>
      </w:r>
    </w:p>
    <w:p w14:paraId="2602134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rFonts w:eastAsia="MS Mincho"/>
          <w:lang w:eastAsia="ja-JP"/>
        </w:rPr>
        <w:t xml:space="preserve">                    </w:t>
      </w:r>
      <w:r>
        <w:rPr>
          <w:b/>
        </w:rPr>
        <w:t xml:space="preserve">byteOrder="bigEndian" </w:t>
      </w:r>
    </w:p>
    <w:p w14:paraId="38A9FB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lengthKind="implicit"</w:t>
      </w:r>
    </w:p>
    <w:p w14:paraId="6C33C13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binaryFloatRep="ieee" /&gt;                   </w:t>
      </w:r>
    </w:p>
    <w:p w14:paraId="188750D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t xml:space="preserve">          </w:t>
      </w:r>
      <w:r>
        <w:rPr>
          <w:b/>
        </w:rPr>
        <w:t>&lt;/xs:appinfo&gt;</w:t>
      </w:r>
    </w:p>
    <w:p w14:paraId="1A3417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t xml:space="preserve">        </w:t>
      </w:r>
      <w:r>
        <w:rPr>
          <w:b/>
        </w:rPr>
        <w:t>&lt;/xs:annotation&gt;</w:t>
      </w:r>
    </w:p>
    <w:p w14:paraId="5B765E7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6712FA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5E27E44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lang w:val="en-US"/>
        </w:rPr>
      </w:pPr>
      <w:r>
        <w:rPr>
          <w:b/>
        </w:rPr>
        <w:t xml:space="preserve">  &lt;/xs:complexType&gt;</w:t>
      </w:r>
    </w:p>
    <w:p w14:paraId="3B6DC71F"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This simple DFDL annotation expresses that the data are represented in a binary format and that the byte order is big endian. This is all that a DFDL parser needs to read the data.</w:t>
      </w:r>
    </w:p>
    <w:p w14:paraId="7D7CBABD"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In the above, there is a standard XML schema annotation structure:</w:t>
      </w:r>
    </w:p>
    <w:p w14:paraId="3514D3A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7B07A1C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szCs w:val="18"/>
          <w:lang w:val="en-US"/>
        </w:rPr>
        <w:t xml:space="preserve">          &lt;xs:appinfo source="</w:t>
      </w:r>
      <w:r>
        <w:rPr>
          <w:rStyle w:val="CodeCharacter"/>
          <w:b/>
          <w:bCs/>
        </w:rPr>
        <w:t>http://www.ogf.org/dfdl/"&gt;</w:t>
      </w:r>
    </w:p>
    <w:p w14:paraId="6ED624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 </w:t>
      </w:r>
    </w:p>
    <w:p w14:paraId="283FB72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 </w:t>
      </w:r>
    </w:p>
    <w:p w14:paraId="2F62E38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t xml:space="preserve">          </w:t>
      </w:r>
      <w:r>
        <w:rPr>
          <w:b/>
        </w:rPr>
        <w:t>&lt;/xs:appinfo&gt;</w:t>
      </w:r>
    </w:p>
    <w:p w14:paraId="7FBFBC5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t xml:space="preserve">        </w:t>
      </w:r>
      <w:r>
        <w:rPr>
          <w:b/>
        </w:rPr>
        <w:t>&lt;/xs:annotation&gt;</w:t>
      </w:r>
    </w:p>
    <w:p w14:paraId="79A9FB19"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This encapsulates DFDL</w:t>
      </w:r>
      <w:r>
        <w:rPr>
          <w:i/>
          <w:iCs/>
        </w:rPr>
        <w:t xml:space="preserve"> annotation elements</w:t>
      </w:r>
      <w:r>
        <w:t xml:space="preserve">. The source attribute on the xs:appinfo element indicates that the annotation is specifically a DFDL annotation. </w:t>
      </w:r>
    </w:p>
    <w:p w14:paraId="0912DAA8"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Inside the xs:appinfo there is a single DFDL</w:t>
      </w:r>
      <w:r>
        <w:rPr>
          <w:i/>
          <w:iCs/>
        </w:rPr>
        <w:t xml:space="preserve"> format annotation</w:t>
      </w:r>
      <w:r>
        <w:t>:</w:t>
      </w:r>
    </w:p>
    <w:p w14:paraId="335B1A2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representation="binary"</w:t>
      </w:r>
    </w:p>
    <w:p w14:paraId="490709B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rFonts w:eastAsia="MS Mincho"/>
          <w:lang w:eastAsia="ja-JP"/>
        </w:rPr>
        <w:t xml:space="preserve">                    </w:t>
      </w:r>
      <w:r>
        <w:rPr>
          <w:b/>
        </w:rPr>
        <w:t xml:space="preserve">byteOrder="bigEndian" </w:t>
      </w:r>
    </w:p>
    <w:p w14:paraId="2E0C3F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lengthKind="implicit"</w:t>
      </w:r>
    </w:p>
    <w:p w14:paraId="26F81CD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binaryFloatRep="ieee" /&gt;                   </w:t>
      </w:r>
    </w:p>
    <w:p w14:paraId="17768879"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 xml:space="preserve">Within the above annotation element, each attribute is a DFDL </w:t>
      </w:r>
      <w:r>
        <w:rPr>
          <w:i/>
          <w:iCs/>
        </w:rPr>
        <w:t>property</w:t>
      </w:r>
      <w:r>
        <w:t xml:space="preserve">, and each property-value pair is called a </w:t>
      </w:r>
      <w:r>
        <w:rPr>
          <w:i/>
          <w:iCs/>
        </w:rPr>
        <w:t>property binding</w:t>
      </w:r>
      <w:r>
        <w:t>. In the above the attribute 'representation' is a DFDL property name. Here the dfdl:element is a DFDL format annotation and the properties in it are generally called DFDL</w:t>
      </w:r>
      <w:r>
        <w:rPr>
          <w:i/>
          <w:iCs/>
        </w:rPr>
        <w:t xml:space="preserve"> representation properties</w:t>
      </w:r>
      <w:r>
        <w:t>.</w:t>
      </w:r>
    </w:p>
    <w:p w14:paraId="395E37D0"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Consider if the same data are represented in a text format:</w:t>
      </w:r>
    </w:p>
    <w:p w14:paraId="6E9006B1" w14:textId="77777777" w:rsidR="00B46A03" w:rsidRDefault="00B46A03" w:rsidP="00B46A03">
      <w:pPr>
        <w:pStyle w:val="dataexample"/>
      </w:pPr>
      <w:r>
        <w:t>5,7839372,8.6E-200,-7.1E8</w:t>
      </w:r>
    </w:p>
    <w:p w14:paraId="265DB63A" w14:textId="77777777" w:rsidR="00B46A03" w:rsidRDefault="00B46A03" w:rsidP="00B46A03">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
        <w:t>Once again, the same data model can be annotated, this time with properties that provide the character encoding, the field separator (comma) and the decimal separator (period):</w:t>
      </w:r>
    </w:p>
    <w:p w14:paraId="7424A7B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3D42C66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45C192B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2E264CA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&lt;xs:appinfo source="</w:t>
      </w:r>
      <w:r>
        <w:rPr>
          <w:rStyle w:val="CodeCharacter"/>
          <w:b/>
          <w:bCs/>
        </w:rPr>
        <w:t>http://www.ogf.org/dfdl/"&gt;</w:t>
      </w:r>
    </w:p>
    <w:p w14:paraId="0E5751C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bCs/>
        </w:rPr>
        <w:t xml:space="preserve">          &lt;dfdl:sequence encoding="UTF-8" separator="," /&gt;</w:t>
      </w:r>
    </w:p>
    <w:p w14:paraId="46E9E29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&lt;/xs:appinfo&gt;</w:t>
      </w:r>
    </w:p>
    <w:p w14:paraId="15A7834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5663A69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name="w" type="xs:int"&gt;</w:t>
      </w:r>
    </w:p>
    <w:p w14:paraId="47F9BA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szCs w:val="18"/>
          <w:lang w:val="en-US"/>
        </w:rPr>
        <w:t xml:space="preserve">        &lt;xs:annotation&gt;</w:t>
      </w:r>
    </w:p>
    <w:p w14:paraId="5274B8A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rPr>
        <w:t xml:space="preserve">          &lt;xs:appinfo source="http://www.ogf.org/dfdl/"&gt;</w:t>
      </w:r>
    </w:p>
    <w:p w14:paraId="62DDF8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representation="text" </w:t>
      </w:r>
    </w:p>
    <w:p w14:paraId="78A27B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encoding="UTF-8" </w:t>
      </w:r>
    </w:p>
    <w:p w14:paraId="0C78196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w:t>
      </w:r>
      <w:r>
        <w:rPr>
          <w:rFonts w:cs="Arial"/>
          <w:b/>
        </w:rPr>
        <w:t>textNumberRep</w:t>
      </w:r>
      <w:r>
        <w:rPr>
          <w:b/>
        </w:rPr>
        <w:t xml:space="preserve"> ="standard"</w:t>
      </w:r>
      <w:r>
        <w:rPr>
          <w:rFonts w:eastAsia="MS Mincho"/>
        </w:rPr>
        <w:t xml:space="preserve"> </w:t>
      </w:r>
    </w:p>
    <w:p w14:paraId="7674093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Mincho"/>
          <w:b/>
        </w:rPr>
      </w:pPr>
      <w:r>
        <w:rPr>
          <w:rFonts w:eastAsia="MS Mincho"/>
        </w:rPr>
        <w:t xml:space="preserve">                        </w:t>
      </w:r>
      <w:r>
        <w:rPr>
          <w:rFonts w:eastAsia="MS Mincho"/>
          <w:b/>
        </w:rPr>
        <w:t>textNumberPattern="####0"</w:t>
      </w:r>
    </w:p>
    <w:p w14:paraId="5C93748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rFonts w:eastAsia="MS Mincho"/>
          <w:b/>
          <w:lang w:eastAsia="ja-JP"/>
        </w:rPr>
        <w:t xml:space="preserve">                        textStandardDecimalSeparator="."</w:t>
      </w:r>
    </w:p>
    <w:p w14:paraId="1FEA333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lengthKind="delimited"/&gt; </w:t>
      </w:r>
    </w:p>
    <w:p w14:paraId="76BA919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6E70A0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71CF18A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30F29D1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name="x" type="xs:int"&gt;</w:t>
      </w:r>
    </w:p>
    <w:p w14:paraId="6682032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24C0C48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 source="</w:t>
      </w:r>
      <w:r>
        <w:t>http://www.ogf.org/dfdl/</w:t>
      </w:r>
      <w:r>
        <w:rPr>
          <w:b/>
        </w:rPr>
        <w:t>"&gt;</w:t>
      </w:r>
    </w:p>
    <w:p w14:paraId="1240D14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&lt;dfdl:element representation="text" </w:t>
      </w:r>
    </w:p>
    <w:p w14:paraId="5BA86C6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encoding="UTF-8" </w:t>
      </w:r>
    </w:p>
    <w:p w14:paraId="6753715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lastRenderedPageBreak/>
        <w:t xml:space="preserve">                        </w:t>
      </w:r>
      <w:r>
        <w:rPr>
          <w:rFonts w:cs="Arial"/>
          <w:b/>
        </w:rPr>
        <w:t>textNumberRep</w:t>
      </w:r>
      <w:r>
        <w:rPr>
          <w:b/>
        </w:rPr>
        <w:t xml:space="preserve"> ="standard"</w:t>
      </w:r>
    </w:p>
    <w:p w14:paraId="072F690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Mincho"/>
          <w:b/>
        </w:rPr>
      </w:pPr>
      <w:r>
        <w:rPr>
          <w:rFonts w:eastAsia="MS Mincho"/>
        </w:rPr>
        <w:t xml:space="preserve">                        </w:t>
      </w:r>
      <w:r>
        <w:rPr>
          <w:rFonts w:eastAsia="MS Mincho"/>
          <w:b/>
        </w:rPr>
        <w:t>textNumberPattern="#######0"</w:t>
      </w:r>
    </w:p>
    <w:p w14:paraId="40DDE0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rFonts w:eastAsia="MS Mincho"/>
          <w:b/>
          <w:lang w:eastAsia="ja-JP"/>
        </w:rPr>
        <w:t xml:space="preserve">                        textStandardDecimalSeparator="."</w:t>
      </w:r>
    </w:p>
    <w:p w14:paraId="1B050F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lengthKind="delimited"/&gt;</w:t>
      </w:r>
    </w:p>
    <w:p w14:paraId="2C41DF6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762545F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0EFB029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4E9FCC5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name="y" type="xs:double"&gt;</w:t>
      </w:r>
    </w:p>
    <w:p w14:paraId="636F5C9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423F895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rPr>
      </w:pPr>
      <w:r>
        <w:rPr>
          <w:rStyle w:val="CodeCharacter"/>
          <w:b/>
          <w:bCs/>
          <w:szCs w:val="18"/>
          <w:lang w:val="en-US"/>
        </w:rPr>
        <w:t xml:space="preserve">          &lt;xs:appinfo source</w:t>
      </w:r>
      <w:r>
        <w:rPr>
          <w:rStyle w:val="CodeCharacter"/>
          <w:b/>
          <w:bCs/>
        </w:rPr>
        <w:t>="http://www.ogf.org/dfdl/"&gt;</w:t>
      </w:r>
    </w:p>
    <w:p w14:paraId="1A846D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xml:space="preserve">             &lt;dfdl:element representation="text" </w:t>
      </w:r>
    </w:p>
    <w:p w14:paraId="6568B4D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encoding="UTF-8" </w:t>
      </w:r>
    </w:p>
    <w:p w14:paraId="7CEF70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w:t>
      </w:r>
      <w:r>
        <w:rPr>
          <w:rFonts w:cs="Arial"/>
          <w:b/>
        </w:rPr>
        <w:t>textNumberRep</w:t>
      </w:r>
      <w:r>
        <w:rPr>
          <w:b/>
        </w:rPr>
        <w:t xml:space="preserve"> ="standard"</w:t>
      </w:r>
    </w:p>
    <w:p w14:paraId="08B9064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Mincho"/>
          <w:b/>
        </w:rPr>
      </w:pPr>
      <w:r>
        <w:rPr>
          <w:rFonts w:eastAsia="MS Mincho"/>
        </w:rPr>
        <w:t xml:space="preserve">                        </w:t>
      </w:r>
      <w:r>
        <w:rPr>
          <w:rFonts w:eastAsia="MS Mincho"/>
          <w:b/>
        </w:rPr>
        <w:t>textNumberPattern="</w:t>
      </w:r>
      <w:bookmarkStart w:id="239" w:name="OLE_LINK5"/>
      <w:r>
        <w:rPr>
          <w:rFonts w:eastAsia="MS Mincho"/>
          <w:b/>
        </w:rPr>
        <w:t>0.0E+000</w:t>
      </w:r>
      <w:bookmarkEnd w:id="239"/>
      <w:r>
        <w:rPr>
          <w:rFonts w:eastAsia="MS Mincho"/>
          <w:b/>
        </w:rPr>
        <w:t>"</w:t>
      </w:r>
    </w:p>
    <w:p w14:paraId="3D319A7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rFonts w:eastAsia="MS Mincho"/>
          <w:b/>
          <w:lang w:eastAsia="ja-JP"/>
        </w:rPr>
        <w:t xml:space="preserve">                        textStandardDecimalSeparator="."</w:t>
      </w:r>
    </w:p>
    <w:p w14:paraId="32FECF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lengthKind="delimited"/&gt;</w:t>
      </w:r>
    </w:p>
    <w:p w14:paraId="7459CBB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&lt;/xs:appinfo&gt;</w:t>
      </w:r>
    </w:p>
    <w:p w14:paraId="33E8E2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rPr>
      </w:pPr>
      <w:r>
        <w:rPr>
          <w:b/>
        </w:rPr>
        <w:t xml:space="preserve">        &lt;/xs:annotation&gt;</w:t>
      </w:r>
    </w:p>
    <w:p w14:paraId="084548C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6504ACD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name="z" type="xs:float"&gt;</w:t>
      </w:r>
    </w:p>
    <w:p w14:paraId="7F678BB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&lt;xs:annotation&gt;</w:t>
      </w:r>
    </w:p>
    <w:p w14:paraId="4267127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b/>
          <w:bCs/>
          <w:szCs w:val="18"/>
          <w:lang w:val="en-US"/>
        </w:rPr>
      </w:pPr>
      <w:r>
        <w:rPr>
          <w:rStyle w:val="CodeCharacter"/>
          <w:b/>
          <w:bCs/>
          <w:szCs w:val="18"/>
          <w:lang w:val="en-US"/>
        </w:rPr>
        <w:t xml:space="preserve">          &lt;xs:appinfo source="</w:t>
      </w:r>
      <w:r>
        <w:rPr>
          <w:rStyle w:val="CodeCharacter"/>
          <w:b/>
          <w:bCs/>
        </w:rPr>
        <w:t>http://www.ogf.org/dfdl/"&gt;</w:t>
      </w:r>
    </w:p>
    <w:p w14:paraId="073C412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bCs/>
        </w:rPr>
        <w:t xml:space="preserve">             &lt;dfdl:element representation="text" </w:t>
      </w:r>
    </w:p>
    <w:p w14:paraId="2D9CAB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encoding="UTF-8" </w:t>
      </w:r>
    </w:p>
    <w:p w14:paraId="6E62523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textNumberRep ="standard"</w:t>
      </w:r>
    </w:p>
    <w:p w14:paraId="4CF83ED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Mincho"/>
          <w:b/>
          <w:bCs/>
          <w:lang w:eastAsia="ja-JP"/>
        </w:rPr>
      </w:pPr>
      <w:r>
        <w:rPr>
          <w:b/>
          <w:bCs/>
        </w:rPr>
        <w:t xml:space="preserve">                        </w:t>
      </w:r>
      <w:r>
        <w:rPr>
          <w:rFonts w:eastAsia="MS Mincho"/>
          <w:b/>
          <w:bCs/>
        </w:rPr>
        <w:t>textNumberPattern="0.0E0"</w:t>
      </w:r>
    </w:p>
    <w:p w14:paraId="6A90003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rFonts w:eastAsia="MS Mincho"/>
          <w:b/>
          <w:bCs/>
          <w:lang w:eastAsia="ja-JP"/>
        </w:rPr>
        <w:t xml:space="preserve">                        textStandardDecimalSeparator="."</w:t>
      </w:r>
    </w:p>
    <w:p w14:paraId="31663C9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lengthKind="delimited"/&gt;</w:t>
      </w:r>
    </w:p>
    <w:p w14:paraId="3A2E4BA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&lt;/xs:appinfo&gt;</w:t>
      </w:r>
    </w:p>
    <w:p w14:paraId="1D1A5D9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rPr>
          <w:b/>
          <w:bCs/>
        </w:rPr>
        <w:t xml:space="preserve">        &lt;/xs:annotation&gt;</w:t>
      </w:r>
    </w:p>
    <w:p w14:paraId="1784CA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5C6925C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48DC55E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47D79738" w14:textId="77777777" w:rsidR="00B46A03" w:rsidRDefault="00B46A03" w:rsidP="00404546">
      <w:pPr>
        <w:pStyle w:val="nobreak"/>
      </w:pPr>
      <w:bookmarkStart w:id="240" w:name="_Toc322911475"/>
      <w:bookmarkStart w:id="241" w:name="_Toc322912014"/>
      <w:bookmarkStart w:id="242" w:name="_Toc329092897"/>
      <w:bookmarkStart w:id="243" w:name="_Toc332701410"/>
      <w:bookmarkStart w:id="244" w:name="_Toc332701717"/>
      <w:bookmarkStart w:id="245" w:name="_Toc332711511"/>
      <w:bookmarkStart w:id="246" w:name="_Toc332711819"/>
      <w:bookmarkStart w:id="247" w:name="_Toc332712121"/>
      <w:bookmarkStart w:id="248" w:name="_Toc332724037"/>
      <w:bookmarkStart w:id="249" w:name="_Toc332724337"/>
      <w:bookmarkStart w:id="250" w:name="_Toc341102633"/>
      <w:bookmarkStart w:id="251" w:name="_Toc347241364"/>
      <w:bookmarkStart w:id="252" w:name="_Toc347744557"/>
      <w:bookmarkStart w:id="253" w:name="_Toc348984340"/>
      <w:bookmarkStart w:id="254" w:name="_Toc348984645"/>
      <w:bookmarkStart w:id="255" w:name="_Toc349037808"/>
      <w:bookmarkStart w:id="256" w:name="_Toc349038113"/>
      <w:bookmarkStart w:id="257" w:name="_Toc349042601"/>
      <w:bookmarkStart w:id="258" w:name="_Toc349642042"/>
      <w:bookmarkStart w:id="259" w:name="_Toc351912592"/>
      <w:bookmarkStart w:id="260" w:name="_Toc351914613"/>
      <w:bookmarkStart w:id="261" w:name="_Toc351915047"/>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t xml:space="preserve">Many properties are repeatedly expressed in the example for the sake of simplicity. Later sections of this specification define the mechanisms DFDL provides to avoid this repetition. </w:t>
      </w:r>
    </w:p>
    <w:p w14:paraId="34D10A3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62" w:name="_Toc322911476"/>
      <w:bookmarkStart w:id="263" w:name="_Toc322912015"/>
      <w:bookmarkStart w:id="264" w:name="_Toc329092898"/>
      <w:bookmarkStart w:id="265" w:name="_Toc332701411"/>
      <w:bookmarkStart w:id="266" w:name="_Toc332701718"/>
      <w:bookmarkStart w:id="267" w:name="_Toc332711512"/>
      <w:bookmarkStart w:id="268" w:name="_Toc332711820"/>
      <w:bookmarkStart w:id="269" w:name="_Toc332712122"/>
      <w:bookmarkStart w:id="270" w:name="_Toc332724038"/>
      <w:bookmarkStart w:id="271" w:name="_Toc332724338"/>
      <w:bookmarkStart w:id="272" w:name="_Toc341102634"/>
      <w:bookmarkStart w:id="273" w:name="_Toc347241365"/>
      <w:bookmarkStart w:id="274" w:name="_Toc347744558"/>
      <w:bookmarkStart w:id="275" w:name="_Toc348984341"/>
      <w:bookmarkStart w:id="276" w:name="_Toc348984646"/>
      <w:bookmarkStart w:id="277" w:name="_Toc349037809"/>
      <w:bookmarkStart w:id="278" w:name="_Toc349038114"/>
      <w:bookmarkStart w:id="279" w:name="_Toc349042602"/>
      <w:bookmarkStart w:id="280" w:name="_Toc349642043"/>
      <w:bookmarkStart w:id="281" w:name="_Toc351912593"/>
      <w:bookmarkStart w:id="282" w:name="_Toc351914614"/>
      <w:bookmarkStart w:id="283" w:name="_Toc351915048"/>
      <w:bookmarkStart w:id="284" w:name="_Toc361231085"/>
      <w:bookmarkStart w:id="285" w:name="_Toc361231611"/>
      <w:bookmarkStart w:id="286" w:name="_Toc362444891"/>
      <w:bookmarkStart w:id="287" w:name="_Toc363908813"/>
      <w:bookmarkStart w:id="288" w:name="_Toc364463235"/>
      <w:bookmarkStart w:id="289" w:name="_Toc366077826"/>
      <w:bookmarkStart w:id="290" w:name="_Toc366078445"/>
      <w:bookmarkStart w:id="291" w:name="_Toc366079431"/>
      <w:bookmarkStart w:id="292" w:name="_Toc366080043"/>
      <w:bookmarkStart w:id="293" w:name="_Toc366080655"/>
      <w:bookmarkStart w:id="294" w:name="_Toc366504995"/>
      <w:bookmarkStart w:id="295" w:name="_Toc366508364"/>
      <w:bookmarkStart w:id="296" w:name="_Toc366512865"/>
      <w:bookmarkStart w:id="297" w:name="_Toc366574056"/>
      <w:bookmarkStart w:id="298" w:name="_Toc366577849"/>
      <w:bookmarkStart w:id="299" w:name="_Toc366578457"/>
      <w:bookmarkStart w:id="300" w:name="_Toc366579051"/>
      <w:bookmarkStart w:id="301" w:name="_Toc366579642"/>
      <w:bookmarkStart w:id="302" w:name="_Toc366580234"/>
      <w:bookmarkStart w:id="303" w:name="_Toc366580825"/>
      <w:bookmarkStart w:id="304" w:name="_Toc366581417"/>
      <w:bookmarkStart w:id="305" w:name="_Toc177399018"/>
      <w:bookmarkStart w:id="306" w:name="_Toc175057304"/>
      <w:bookmarkStart w:id="307" w:name="_Toc199516211"/>
      <w:bookmarkStart w:id="308" w:name="_Toc194983892"/>
      <w:bookmarkStart w:id="309" w:name="_Toc243112730"/>
      <w:bookmarkStart w:id="310" w:name="_Toc349042603"/>
      <w:bookmarkStart w:id="311" w:name="_Toc62570043"/>
      <w:bookmarkStart w:id="312" w:name="_Toc210216765"/>
      <w:bookmarkStart w:id="313" w:name="_Toc219440897"/>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r>
        <w:t>What DFDL is not</w:t>
      </w:r>
      <w:bookmarkEnd w:id="305"/>
      <w:bookmarkEnd w:id="306"/>
      <w:bookmarkEnd w:id="307"/>
      <w:bookmarkEnd w:id="308"/>
      <w:bookmarkEnd w:id="309"/>
      <w:bookmarkEnd w:id="310"/>
      <w:bookmarkEnd w:id="311"/>
      <w:bookmarkEnd w:id="312"/>
      <w:bookmarkEnd w:id="313"/>
    </w:p>
    <w:p w14:paraId="52810B9C" w14:textId="77777777" w:rsidR="00B46A03" w:rsidRDefault="00B46A03" w:rsidP="00404546">
      <w:pPr>
        <w:pStyle w:val="nobreak"/>
      </w:pPr>
      <w:r>
        <w:t>DFDL maps data from a native textual or binary representation to an instance of an information set. This can be thought of as a data transformation. However, DFDL is not intended to be a general transformation language and DFDL does not intend to provide a mechanism to map data to arbitrary XML models. There are specific limitations on the data models that DFDL can work to:</w:t>
      </w:r>
    </w:p>
    <w:p w14:paraId="3BA74BA5" w14:textId="77777777" w:rsidR="00B46A03" w:rsidRDefault="00B46A03" w:rsidP="00EB2287">
      <w:pPr>
        <w:numPr>
          <w:ilvl w:val="0"/>
          <w:numId w:val="13"/>
        </w:numPr>
        <w:tabs>
          <w:tab w:val="clear" w:pos="403"/>
        </w:tabs>
        <w:spacing w:before="60" w:after="60" w:line="240" w:lineRule="auto"/>
        <w:jc w:val="left"/>
      </w:pPr>
      <w:r>
        <w:t>DFDL uses a subset of XML Schema; in particular, XML attributes cannot be used in the data model.</w:t>
      </w:r>
    </w:p>
    <w:p w14:paraId="1C0DC8F8" w14:textId="77777777" w:rsidR="00B46A03" w:rsidRDefault="00B46A03" w:rsidP="00EB2287">
      <w:pPr>
        <w:numPr>
          <w:ilvl w:val="0"/>
          <w:numId w:val="13"/>
        </w:numPr>
        <w:tabs>
          <w:tab w:val="clear" w:pos="403"/>
        </w:tabs>
        <w:spacing w:before="60" w:after="60" w:line="240" w:lineRule="auto"/>
        <w:jc w:val="left"/>
      </w:pPr>
      <w:r>
        <w:t xml:space="preserve">The order of the data in the data model must correspond to the order and structure of the data being described. </w:t>
      </w:r>
    </w:p>
    <w:p w14:paraId="57E38545" w14:textId="77777777" w:rsidR="00B46A03" w:rsidRDefault="00B46A03" w:rsidP="00EB2287">
      <w:pPr>
        <w:numPr>
          <w:ilvl w:val="0"/>
          <w:numId w:val="13"/>
        </w:numPr>
        <w:tabs>
          <w:tab w:val="clear" w:pos="403"/>
        </w:tabs>
        <w:spacing w:before="60" w:after="60" w:line="240" w:lineRule="auto"/>
        <w:jc w:val="left"/>
      </w:pPr>
      <w:r>
        <w:t>Recursive definitions are not supported.</w:t>
      </w:r>
    </w:p>
    <w:p w14:paraId="4E7C843A" w14:textId="77777777" w:rsidR="00B46A03" w:rsidRDefault="00B46A03" w:rsidP="00B46A03">
      <w:r>
        <w:t xml:space="preserve">Point (2) deserves some elaboration. The XML schema used must be suitable for describing the physical data format. There must be a correspondence between the XML schema's constructs and the physical data structures. For example, generally the elements in the XML schema must match the order of the physical data. DFDL does allow for certain physically unordered formats as well. </w:t>
      </w:r>
    </w:p>
    <w:p w14:paraId="19E98EF2" w14:textId="6B549567" w:rsidR="00B46A03" w:rsidRDefault="00B46A03" w:rsidP="00B46A03">
      <w:r>
        <w:t xml:space="preserve">The key concept here is that when using DFDL, one does not get to design an XML schema to one's preference and then populate it from data. That would involve two steps: first describing the data format and second describing a transformation for mapping it to the structure of the XML schema. DFDL is only about the format part of this problem. There are other languages, such as XSLT </w:t>
      </w:r>
      <w:r w:rsidRPr="00065302">
        <w:rPr>
          <w:rStyle w:val="Hyperlink"/>
        </w:rPr>
        <w:fldChar w:fldCharType="begin"/>
      </w:r>
      <w:r w:rsidRPr="00065302">
        <w:rPr>
          <w:rStyle w:val="Hyperlink"/>
        </w:rPr>
        <w:instrText xml:space="preserve"> REF a_XSLT \h </w:instrText>
      </w:r>
      <w:r w:rsidRPr="00065302">
        <w:rPr>
          <w:rStyle w:val="Hyperlink"/>
        </w:rPr>
      </w:r>
      <w:r w:rsidRPr="00065302">
        <w:rPr>
          <w:rStyle w:val="Hyperlink"/>
        </w:rPr>
        <w:fldChar w:fldCharType="separate"/>
      </w:r>
      <w:r w:rsidR="009D1493" w:rsidRPr="009D064D">
        <w:t>[XSLT]</w:t>
      </w:r>
      <w:r w:rsidRPr="00065302">
        <w:rPr>
          <w:rStyle w:val="Hyperlink"/>
        </w:rPr>
        <w:fldChar w:fldCharType="end"/>
      </w:r>
      <w:r>
        <w:t>, which are for transformation. In DFDL,</w:t>
      </w:r>
      <w:r w:rsidR="00A34459">
        <w:t xml:space="preserve"> </w:t>
      </w:r>
      <w:r>
        <w:t xml:space="preserve">one describes only the format of the data, and the format constrains the nature of the XML schema one must use in its description. </w:t>
      </w:r>
    </w:p>
    <w:p w14:paraId="301DA6A4" w14:textId="0FD5B014" w:rsidR="00B46A03" w:rsidRDefault="00B46A03" w:rsidP="00B46A03">
      <w:r>
        <w:lastRenderedPageBreak/>
        <w:t xml:space="preserve">DFDL is also not intended for describing generic formats like XML or JSON (for which schema-aware parsers exist), nor for prescriptive formats like Google Protocol Buffers </w:t>
      </w:r>
      <w:hyperlink w:anchor="GPB" w:history="1">
        <w:r w:rsidRPr="00154DBA">
          <w:rPr>
            <w:rStyle w:val="Hyperlink"/>
          </w:rPr>
          <w:t>[GPB]</w:t>
        </w:r>
      </w:hyperlink>
      <w:r>
        <w:t xml:space="preserve"> where the format is never exposed and access is via software libraries.</w:t>
      </w:r>
    </w:p>
    <w:p w14:paraId="7C8EBB6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14" w:name="_Toc177399019"/>
      <w:bookmarkStart w:id="315" w:name="_Toc175057305"/>
      <w:bookmarkStart w:id="316" w:name="_Toc199516212"/>
      <w:bookmarkStart w:id="317" w:name="_Toc194983893"/>
      <w:bookmarkStart w:id="318" w:name="_Toc243112731"/>
      <w:bookmarkStart w:id="319" w:name="_Toc349042604"/>
      <w:bookmarkStart w:id="320" w:name="_Toc62570044"/>
      <w:bookmarkStart w:id="321" w:name="_Toc210216766"/>
      <w:bookmarkStart w:id="322" w:name="_Toc219440898"/>
      <w:r>
        <w:t>Scope of version 1.0</w:t>
      </w:r>
      <w:bookmarkEnd w:id="314"/>
      <w:bookmarkEnd w:id="315"/>
      <w:bookmarkEnd w:id="316"/>
      <w:bookmarkEnd w:id="317"/>
      <w:bookmarkEnd w:id="318"/>
      <w:bookmarkEnd w:id="319"/>
      <w:bookmarkEnd w:id="320"/>
      <w:bookmarkEnd w:id="321"/>
      <w:bookmarkEnd w:id="322"/>
    </w:p>
    <w:p w14:paraId="0AB8C98C" w14:textId="77777777" w:rsidR="00B46A03" w:rsidRDefault="00B46A03" w:rsidP="00B46A03">
      <w:r>
        <w:t>The goals of version 1.0 are as follows:</w:t>
      </w:r>
    </w:p>
    <w:p w14:paraId="6E18B308" w14:textId="77777777" w:rsidR="00B46A03" w:rsidRDefault="00B46A03" w:rsidP="00EB2287">
      <w:pPr>
        <w:numPr>
          <w:ilvl w:val="0"/>
          <w:numId w:val="14"/>
        </w:numPr>
        <w:tabs>
          <w:tab w:val="clear" w:pos="403"/>
        </w:tabs>
        <w:spacing w:before="60" w:after="60" w:line="240" w:lineRule="auto"/>
        <w:jc w:val="left"/>
      </w:pPr>
      <w:r>
        <w:t>Leverage XML technology and concepts</w:t>
      </w:r>
    </w:p>
    <w:p w14:paraId="44993C6E" w14:textId="77777777" w:rsidR="00B46A03" w:rsidRDefault="00B46A03" w:rsidP="00EB2287">
      <w:pPr>
        <w:numPr>
          <w:ilvl w:val="0"/>
          <w:numId w:val="14"/>
        </w:numPr>
        <w:tabs>
          <w:tab w:val="clear" w:pos="403"/>
        </w:tabs>
        <w:spacing w:before="60" w:after="60" w:line="240" w:lineRule="auto"/>
        <w:jc w:val="left"/>
      </w:pPr>
      <w:r>
        <w:t>Support very efficient parsers/formatters</w:t>
      </w:r>
    </w:p>
    <w:p w14:paraId="45B031FC" w14:textId="77777777" w:rsidR="00B46A03" w:rsidRDefault="00B46A03" w:rsidP="00EB2287">
      <w:pPr>
        <w:numPr>
          <w:ilvl w:val="0"/>
          <w:numId w:val="14"/>
        </w:numPr>
        <w:tabs>
          <w:tab w:val="clear" w:pos="403"/>
        </w:tabs>
        <w:spacing w:before="60" w:after="60" w:line="240" w:lineRule="auto"/>
        <w:jc w:val="left"/>
      </w:pPr>
      <w:r>
        <w:t>Avoid features  that require unnecessary data copying</w:t>
      </w:r>
    </w:p>
    <w:p w14:paraId="137A6B37" w14:textId="77777777" w:rsidR="00B46A03" w:rsidRDefault="00B46A03" w:rsidP="00EB2287">
      <w:pPr>
        <w:numPr>
          <w:ilvl w:val="0"/>
          <w:numId w:val="14"/>
        </w:numPr>
        <w:tabs>
          <w:tab w:val="clear" w:pos="403"/>
        </w:tabs>
        <w:spacing w:before="60" w:after="60" w:line="240" w:lineRule="auto"/>
        <w:jc w:val="left"/>
      </w:pPr>
      <w:r>
        <w:t>Support round-tripping, that is, read and write data in a described format from the same description</w:t>
      </w:r>
    </w:p>
    <w:p w14:paraId="5A6FC836" w14:textId="77777777" w:rsidR="00B46A03" w:rsidRDefault="00B46A03" w:rsidP="00EB2287">
      <w:pPr>
        <w:numPr>
          <w:ilvl w:val="0"/>
          <w:numId w:val="14"/>
        </w:numPr>
        <w:tabs>
          <w:tab w:val="clear" w:pos="403"/>
        </w:tabs>
        <w:spacing w:before="60" w:after="60" w:line="240" w:lineRule="auto"/>
        <w:jc w:val="left"/>
      </w:pPr>
      <w:r>
        <w:t>Keep simple cases simple</w:t>
      </w:r>
    </w:p>
    <w:p w14:paraId="0D60B868" w14:textId="77777777" w:rsidR="00B46A03" w:rsidRDefault="00B46A03" w:rsidP="00EB2287">
      <w:pPr>
        <w:numPr>
          <w:ilvl w:val="0"/>
          <w:numId w:val="14"/>
        </w:numPr>
        <w:tabs>
          <w:tab w:val="clear" w:pos="403"/>
        </w:tabs>
        <w:spacing w:before="60" w:after="60" w:line="240" w:lineRule="auto"/>
        <w:jc w:val="left"/>
      </w:pPr>
      <w:r>
        <w:t>Simple descriptions should be "human readable" to the same degree that XSD is.</w:t>
      </w:r>
    </w:p>
    <w:p w14:paraId="528F19C3" w14:textId="77777777" w:rsidR="00B46A03" w:rsidRDefault="00B46A03" w:rsidP="00B46A03">
      <w:r>
        <w:t>The general features of version 1.0 are as follows:</w:t>
      </w:r>
    </w:p>
    <w:p w14:paraId="56DC3F94" w14:textId="77777777" w:rsidR="00B46A03" w:rsidRDefault="00B46A03" w:rsidP="00EB2287">
      <w:pPr>
        <w:numPr>
          <w:ilvl w:val="0"/>
          <w:numId w:val="15"/>
        </w:numPr>
        <w:tabs>
          <w:tab w:val="clear" w:pos="403"/>
        </w:tabs>
        <w:spacing w:before="60" w:after="60" w:line="240" w:lineRule="auto"/>
        <w:jc w:val="left"/>
      </w:pPr>
      <w:r>
        <w:t xml:space="preserve">Text and binary data parsing and unparsing </w:t>
      </w:r>
    </w:p>
    <w:p w14:paraId="5A8006A0" w14:textId="77777777" w:rsidR="00B46A03" w:rsidRDefault="00B46A03" w:rsidP="00EB2287">
      <w:pPr>
        <w:numPr>
          <w:ilvl w:val="0"/>
          <w:numId w:val="15"/>
        </w:numPr>
        <w:tabs>
          <w:tab w:val="clear" w:pos="403"/>
        </w:tabs>
        <w:spacing w:before="60" w:after="60" w:line="240" w:lineRule="auto"/>
        <w:jc w:val="left"/>
      </w:pPr>
      <w:r>
        <w:t>Validate the data when parsing and unparsing using XSD validation.</w:t>
      </w:r>
    </w:p>
    <w:p w14:paraId="7C8B1D9C" w14:textId="77777777" w:rsidR="00B46A03" w:rsidRDefault="00B46A03" w:rsidP="00EB2287">
      <w:pPr>
        <w:numPr>
          <w:ilvl w:val="0"/>
          <w:numId w:val="15"/>
        </w:numPr>
        <w:tabs>
          <w:tab w:val="clear" w:pos="403"/>
        </w:tabs>
        <w:spacing w:before="60" w:after="60" w:line="240" w:lineRule="auto"/>
        <w:jc w:val="left"/>
      </w:pPr>
      <w:r>
        <w:t>Defaulted input and output for missing representations</w:t>
      </w:r>
    </w:p>
    <w:p w14:paraId="7FFBE2AD" w14:textId="77777777" w:rsidR="00B46A03" w:rsidRDefault="00B46A03" w:rsidP="00EB2287">
      <w:pPr>
        <w:numPr>
          <w:ilvl w:val="0"/>
          <w:numId w:val="15"/>
        </w:numPr>
        <w:tabs>
          <w:tab w:val="clear" w:pos="403"/>
        </w:tabs>
        <w:spacing w:before="60" w:after="60" w:line="240" w:lineRule="auto"/>
        <w:jc w:val="left"/>
      </w:pPr>
      <w:r>
        <w:t>Reference – use of the value of a previously read element in subsequent expressions</w:t>
      </w:r>
    </w:p>
    <w:p w14:paraId="7D341489" w14:textId="77777777" w:rsidR="00B46A03" w:rsidRDefault="00B46A03" w:rsidP="00EB2287">
      <w:pPr>
        <w:numPr>
          <w:ilvl w:val="0"/>
          <w:numId w:val="15"/>
        </w:numPr>
        <w:tabs>
          <w:tab w:val="clear" w:pos="403"/>
        </w:tabs>
        <w:spacing w:before="60" w:after="60" w:line="240" w:lineRule="auto"/>
        <w:jc w:val="left"/>
      </w:pPr>
      <w:r>
        <w:t>Choice – capability to select among format variations</w:t>
      </w:r>
    </w:p>
    <w:p w14:paraId="5204B831" w14:textId="77777777" w:rsidR="00B46A03" w:rsidRDefault="00B46A03" w:rsidP="00EB2287">
      <w:pPr>
        <w:numPr>
          <w:ilvl w:val="0"/>
          <w:numId w:val="15"/>
        </w:numPr>
        <w:tabs>
          <w:tab w:val="clear" w:pos="403"/>
        </w:tabs>
        <w:spacing w:before="60" w:after="60" w:line="240" w:lineRule="auto"/>
        <w:jc w:val="left"/>
      </w:pPr>
      <w:r>
        <w:t>Hidden groups of elements – A description of an intermediate representation the corresponding Infoset items of which are not exposed in the final Infoset.</w:t>
      </w:r>
    </w:p>
    <w:p w14:paraId="1A1B0359" w14:textId="77777777" w:rsidR="00B46A03" w:rsidRDefault="00B46A03" w:rsidP="00EB2287">
      <w:pPr>
        <w:numPr>
          <w:ilvl w:val="0"/>
          <w:numId w:val="15"/>
        </w:numPr>
        <w:tabs>
          <w:tab w:val="clear" w:pos="403"/>
        </w:tabs>
        <w:spacing w:before="60" w:after="60" w:line="240" w:lineRule="auto"/>
        <w:jc w:val="left"/>
      </w:pPr>
      <w:r>
        <w:t>Basic arithmetic in DFDL expressions.</w:t>
      </w:r>
    </w:p>
    <w:p w14:paraId="195C351E" w14:textId="77777777" w:rsidR="00B46A03" w:rsidRDefault="00B46A03" w:rsidP="00EB2287">
      <w:pPr>
        <w:numPr>
          <w:ilvl w:val="0"/>
          <w:numId w:val="15"/>
        </w:numPr>
        <w:tabs>
          <w:tab w:val="clear" w:pos="403"/>
        </w:tabs>
        <w:spacing w:before="60" w:after="60" w:line="240" w:lineRule="auto"/>
        <w:jc w:val="left"/>
      </w:pPr>
      <w:r>
        <w:t>Out-of-type value handling (e.g., The string value 'NIL' to indicate nil for an integer)</w:t>
      </w:r>
    </w:p>
    <w:p w14:paraId="016E73D4" w14:textId="77777777" w:rsidR="00B46A03" w:rsidRDefault="00B46A03" w:rsidP="00EB2287">
      <w:pPr>
        <w:numPr>
          <w:ilvl w:val="0"/>
          <w:numId w:val="15"/>
        </w:numPr>
        <w:tabs>
          <w:tab w:val="clear" w:pos="403"/>
        </w:tabs>
        <w:spacing w:before="60" w:after="60" w:line="240" w:lineRule="auto"/>
        <w:jc w:val="left"/>
      </w:pPr>
      <w:r>
        <w:t>Speculative parsing to resolve uncertainty.</w:t>
      </w:r>
    </w:p>
    <w:p w14:paraId="055E3AC6" w14:textId="77777777" w:rsidR="00B46A03" w:rsidRDefault="00B46A03" w:rsidP="00EB2287">
      <w:pPr>
        <w:numPr>
          <w:ilvl w:val="0"/>
          <w:numId w:val="15"/>
        </w:numPr>
        <w:tabs>
          <w:tab w:val="clear" w:pos="403"/>
        </w:tabs>
        <w:spacing w:before="60" w:after="60" w:line="240" w:lineRule="auto"/>
        <w:jc w:val="left"/>
      </w:pPr>
      <w:r>
        <w:t>Very general parsing capability: Lookahead/Push-back</w:t>
      </w:r>
    </w:p>
    <w:p w14:paraId="0B017E99" w14:textId="77777777" w:rsidR="00B46A03" w:rsidRDefault="00B46A03" w:rsidP="00404546">
      <w:pPr>
        <w:pStyle w:val="nobreak"/>
      </w:pPr>
      <w:r>
        <w:t xml:space="preserve">Version 1.0 of DFDL is a language capable of expressing a wide range of binary and text-based data formats. </w:t>
      </w:r>
    </w:p>
    <w:p w14:paraId="53626930" w14:textId="49C8D91D" w:rsidR="00B46A03" w:rsidRDefault="00B46A03" w:rsidP="00B46A03">
      <w:r>
        <w:t xml:space="preserve">DFDL can describe binary data as found in the data structures of COBOL, C, PL1, Fortran, etc., as well as standard binary data in formats like ISO8583 </w:t>
      </w:r>
      <w:hyperlink w:anchor="ISO8583" w:history="1">
        <w:r w:rsidRPr="00154DBA">
          <w:rPr>
            <w:rStyle w:val="Hyperlink"/>
          </w:rPr>
          <w:t>[ISO8583]</w:t>
        </w:r>
      </w:hyperlink>
      <w:r>
        <w:t>. DFDL can describe repeating sub-arrays where the length of an array is stored in another location of the structure.</w:t>
      </w:r>
    </w:p>
    <w:p w14:paraId="016A3A74" w14:textId="1A746DA5" w:rsidR="00B46A03" w:rsidRDefault="00B46A03" w:rsidP="00B46A03">
      <w:r>
        <w:t>DFDL can describe a wide variety of textual data formats such as HL7, X12, CSV, and SWIFT MT [</w:t>
      </w:r>
      <w:hyperlink w:anchor="DFDLSchemas" w:history="1">
        <w:r w:rsidRPr="001043CC">
          <w:rPr>
            <w:rStyle w:val="Hyperlink"/>
          </w:rPr>
          <w:t>DFDLSchemas</w:t>
        </w:r>
      </w:hyperlink>
      <w:r>
        <w:t>]. Textual data formats often use syntax delimiters, such as initiators, separators and terminators to delimit fields.</w:t>
      </w:r>
    </w:p>
    <w:p w14:paraId="63511BED" w14:textId="77777777" w:rsidR="00B46A03" w:rsidRDefault="00B46A03" w:rsidP="00B46A03">
      <w:r>
        <w:t>DFDL has certain composition properties. I.e., two formats can be nested or concatenated and the combination results in a working format.</w:t>
      </w:r>
    </w:p>
    <w:p w14:paraId="39A93E3F" w14:textId="77777777" w:rsidR="00B46A03" w:rsidRDefault="00B46A03" w:rsidP="00B46A03">
      <w:r>
        <w:t>The following topics have been deferred to future versions of the standard:</w:t>
      </w:r>
    </w:p>
    <w:p w14:paraId="2CC5D273" w14:textId="77777777" w:rsidR="00B46A03" w:rsidRPr="00E833BE" w:rsidRDefault="00B46A03" w:rsidP="00EB2287">
      <w:pPr>
        <w:pStyle w:val="ListParagraph"/>
        <w:numPr>
          <w:ilvl w:val="0"/>
          <w:numId w:val="140"/>
        </w:numPr>
        <w:tabs>
          <w:tab w:val="clear" w:pos="403"/>
        </w:tabs>
        <w:spacing w:before="60" w:after="60" w:line="240" w:lineRule="auto"/>
        <w:jc w:val="left"/>
      </w:pPr>
      <w:r w:rsidRPr="00E833BE">
        <w:t xml:space="preserve">Extensibility: There are real examples of proprietary data format description languages that </w:t>
      </w:r>
      <w:r>
        <w:t>were</w:t>
      </w:r>
      <w:r w:rsidRPr="00E833BE">
        <w:t xml:space="preserve"> used as the base of experience from which standard DFDL</w:t>
      </w:r>
      <w:r>
        <w:t xml:space="preserve"> was derived</w:t>
      </w:r>
      <w:r w:rsidRPr="00E833BE">
        <w:t>. However, there are no examples of extensible format description languages. Therefore, while extensibility is desirable in DFDL, there is not yet a base of experience with extensibility from which to derive a standard.</w:t>
      </w:r>
    </w:p>
    <w:p w14:paraId="3C275E45" w14:textId="77777777" w:rsidR="00B46A03" w:rsidRPr="00E833BE" w:rsidRDefault="00B46A03" w:rsidP="00EB2287">
      <w:pPr>
        <w:pStyle w:val="ListParagraph"/>
        <w:numPr>
          <w:ilvl w:val="0"/>
          <w:numId w:val="140"/>
        </w:numPr>
        <w:tabs>
          <w:tab w:val="clear" w:pos="403"/>
        </w:tabs>
        <w:spacing w:before="60" w:after="60" w:line="240" w:lineRule="auto"/>
        <w:jc w:val="left"/>
      </w:pPr>
      <w:r w:rsidRPr="00E833BE">
        <w:t>Rich Layering: Some formats require data to be described in multiple passes. Combining these into one DFDL schema requires very rich layering functionality. In these layers one element's value becomes the representation of another element. DFDL V1.0 allows description of only a limited kind of layering.</w:t>
      </w:r>
    </w:p>
    <w:p w14:paraId="4D584466"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323" w:name="_Toc322911479"/>
      <w:bookmarkStart w:id="324" w:name="_Toc322912018"/>
      <w:bookmarkStart w:id="325" w:name="_Toc62570045"/>
      <w:bookmarkStart w:id="326" w:name="_Toc210216767"/>
      <w:bookmarkStart w:id="327" w:name="_Toc219440899"/>
      <w:bookmarkStart w:id="328" w:name="_Toc177399021"/>
      <w:bookmarkStart w:id="329" w:name="_Toc175057307"/>
      <w:bookmarkStart w:id="330" w:name="_Toc199516214"/>
      <w:bookmarkStart w:id="331" w:name="_Toc194983895"/>
      <w:bookmarkStart w:id="332" w:name="_Toc243112733"/>
      <w:bookmarkStart w:id="333" w:name="_Toc349042606"/>
      <w:bookmarkEnd w:id="323"/>
      <w:bookmarkEnd w:id="324"/>
      <w:r>
        <w:lastRenderedPageBreak/>
        <w:t>Overview of the Specification</w:t>
      </w:r>
      <w:bookmarkEnd w:id="325"/>
      <w:bookmarkEnd w:id="326"/>
      <w:bookmarkEnd w:id="327"/>
    </w:p>
    <w:p w14:paraId="4E44D3E5" w14:textId="617B36BE" w:rsidR="00B46A03" w:rsidRPr="00404546" w:rsidRDefault="00B46A03" w:rsidP="00404546">
      <w:pPr>
        <w:pStyle w:val="nobreak"/>
      </w:pPr>
      <w:r w:rsidRPr="00404546">
        <w:t>The sections of the specification are</w:t>
      </w:r>
    </w:p>
    <w:p w14:paraId="4181E609" w14:textId="06DC34B7"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_Ref39162589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3</w:t>
      </w:r>
      <w:r w:rsidRPr="00065302">
        <w:rPr>
          <w:rStyle w:val="Hyperlink"/>
        </w:rPr>
        <w:fldChar w:fldCharType="end"/>
      </w:r>
      <w:r>
        <w:t xml:space="preserve">, </w:t>
      </w:r>
      <w:hyperlink w:anchor="_Notational_and_Definitional" w:history="1">
        <w:r w:rsidRPr="001043CC">
          <w:rPr>
            <w:rStyle w:val="InternetLink"/>
          </w:rPr>
          <w:fldChar w:fldCharType="begin"/>
        </w:r>
        <w:r w:rsidRPr="001043CC">
          <w:rPr>
            <w:rStyle w:val="InternetLink"/>
          </w:rPr>
          <w:instrText xml:space="preserve"> REF _Ref39162589 \h </w:instrText>
        </w:r>
        <w:r>
          <w:rPr>
            <w:rStyle w:val="InternetLink"/>
          </w:rPr>
          <w:instrText xml:space="preserve"> \* MERGEFORMAT </w:instrText>
        </w:r>
        <w:r w:rsidRPr="001043CC">
          <w:rPr>
            <w:rStyle w:val="InternetLink"/>
          </w:rPr>
        </w:r>
        <w:r w:rsidRPr="001043CC">
          <w:rPr>
            <w:rStyle w:val="InternetLink"/>
          </w:rPr>
          <w:fldChar w:fldCharType="separate"/>
        </w:r>
        <w:r w:rsidR="009D1493" w:rsidRPr="009D1493">
          <w:rPr>
            <w:rStyle w:val="InternetLink"/>
          </w:rPr>
          <w:t>Notational and Definitional Conventions</w:t>
        </w:r>
        <w:r w:rsidRPr="001043CC">
          <w:rPr>
            <w:rStyle w:val="InternetLink"/>
          </w:rPr>
          <w:fldChar w:fldCharType="end"/>
        </w:r>
      </w:hyperlink>
      <w:r>
        <w:t xml:space="preserve"> - provides definitions used throughout the specification. Note that terminology is defined at point of first use, but there is a complete Glossary in </w:t>
      </w:r>
      <w:r w:rsidRPr="00065302">
        <w:rPr>
          <w:rStyle w:val="Hyperlink"/>
        </w:rPr>
        <w:fldChar w:fldCharType="begin"/>
      </w:r>
      <w:r w:rsidRPr="00065302">
        <w:rPr>
          <w:rStyle w:val="Hyperlink"/>
        </w:rPr>
        <w:instrText xml:space="preserve"> REF _Ref38905284 \h </w:instrText>
      </w:r>
      <w:r>
        <w:rPr>
          <w:rStyle w:val="Hyperlink"/>
        </w:rPr>
        <w:instrText xml:space="preserve"> \* MERGEFORMAT </w:instrText>
      </w:r>
      <w:r w:rsidRPr="00065302">
        <w:rPr>
          <w:rStyle w:val="Hyperlink"/>
        </w:rPr>
      </w:r>
      <w:r w:rsidRPr="00065302">
        <w:rPr>
          <w:rStyle w:val="Hyperlink"/>
        </w:rPr>
        <w:fldChar w:fldCharType="separate"/>
      </w:r>
      <w:r w:rsidR="009D1493">
        <w:t>Appendix E: Glossary of Terms</w:t>
      </w:r>
      <w:r w:rsidRPr="00065302">
        <w:rPr>
          <w:rStyle w:val="Hyperlink"/>
        </w:rPr>
        <w:fldChar w:fldCharType="end"/>
      </w:r>
      <w:r>
        <w:t>.</w:t>
      </w:r>
    </w:p>
    <w:p w14:paraId="2F62CC0D" w14:textId="2659ACC7"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_Ref39162759 \w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4</w:t>
      </w:r>
      <w:r w:rsidRPr="00065302">
        <w:rPr>
          <w:rStyle w:val="Hyperlink"/>
        </w:rPr>
        <w:fldChar w:fldCharType="end"/>
      </w:r>
      <w:r>
        <w:t xml:space="preserve">, </w:t>
      </w:r>
      <w:hyperlink w:anchor="_The_DFDL_Information" w:history="1">
        <w:r w:rsidRPr="00137019">
          <w:rPr>
            <w:rStyle w:val="InternetLink"/>
          </w:rPr>
          <w:fldChar w:fldCharType="begin"/>
        </w:r>
        <w:r w:rsidRPr="00137019">
          <w:rPr>
            <w:rStyle w:val="InternetLink"/>
          </w:rPr>
          <w:instrText xml:space="preserve"> REF _Ref39162779 \h  \* MERGEFORMAT </w:instrText>
        </w:r>
        <w:r w:rsidRPr="00137019">
          <w:rPr>
            <w:rStyle w:val="InternetLink"/>
          </w:rPr>
        </w:r>
        <w:r w:rsidRPr="00137019">
          <w:rPr>
            <w:rStyle w:val="InternetLink"/>
          </w:rPr>
          <w:fldChar w:fldCharType="separate"/>
        </w:r>
        <w:r w:rsidR="009D1493" w:rsidRPr="009D1493">
          <w:rPr>
            <w:rStyle w:val="InternetLink"/>
          </w:rPr>
          <w:t>The DFDL Information Set (Infoset)</w:t>
        </w:r>
        <w:r w:rsidRPr="00137019">
          <w:rPr>
            <w:rStyle w:val="InternetLink"/>
          </w:rPr>
          <w:fldChar w:fldCharType="end"/>
        </w:r>
      </w:hyperlink>
      <w:r>
        <w:t xml:space="preserve"> - describes the abstract data structure produced by parsing data using a DFDL processor, and which is consumed by a DFDL processor when unparsing data. DFDL contains an expression language, and it is this data structure that the expression language operates on. </w:t>
      </w:r>
    </w:p>
    <w:p w14:paraId="7C3ACDF5" w14:textId="07C655AD"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_Ref39163521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5</w:t>
      </w:r>
      <w:r w:rsidRPr="00065302">
        <w:rPr>
          <w:rStyle w:val="Hyperlink"/>
        </w:rPr>
        <w:fldChar w:fldCharType="end"/>
      </w:r>
      <w:r>
        <w:t xml:space="preserve">, </w:t>
      </w:r>
      <w:hyperlink w:anchor="_DFDL_Schema_Component" w:history="1">
        <w:r w:rsidRPr="001043CC">
          <w:rPr>
            <w:rStyle w:val="InternetLink"/>
          </w:rPr>
          <w:fldChar w:fldCharType="begin"/>
        </w:r>
        <w:r w:rsidRPr="001043CC">
          <w:rPr>
            <w:rStyle w:val="InternetLink"/>
          </w:rPr>
          <w:instrText xml:space="preserve"> REF _Ref39163534 \h </w:instrText>
        </w:r>
        <w:r>
          <w:rPr>
            <w:rStyle w:val="InternetLink"/>
          </w:rPr>
          <w:instrText xml:space="preserve"> \* MERGEFORMAT </w:instrText>
        </w:r>
        <w:r w:rsidRPr="001043CC">
          <w:rPr>
            <w:rStyle w:val="InternetLink"/>
          </w:rPr>
        </w:r>
        <w:r w:rsidRPr="001043CC">
          <w:rPr>
            <w:rStyle w:val="InternetLink"/>
          </w:rPr>
          <w:fldChar w:fldCharType="separate"/>
        </w:r>
        <w:r w:rsidR="009D1493" w:rsidRPr="009D1493">
          <w:rPr>
            <w:rStyle w:val="InternetLink"/>
          </w:rPr>
          <w:t>DFDL Schema Component Model</w:t>
        </w:r>
        <w:r w:rsidRPr="001043CC">
          <w:rPr>
            <w:rStyle w:val="InternetLink"/>
          </w:rPr>
          <w:fldChar w:fldCharType="end"/>
        </w:r>
      </w:hyperlink>
      <w:r>
        <w:t xml:space="preserve"> describes the components that makes up a DFDL schema, and the subset of XML Schema that is used to express them.</w:t>
      </w:r>
    </w:p>
    <w:p w14:paraId="76FC3BE4" w14:textId="2AD176FF" w:rsidR="00B46A03" w:rsidRDefault="00B46A03" w:rsidP="00EB2287">
      <w:pPr>
        <w:pStyle w:val="ListParagraph"/>
        <w:numPr>
          <w:ilvl w:val="0"/>
          <w:numId w:val="141"/>
        </w:numPr>
        <w:tabs>
          <w:tab w:val="clear" w:pos="403"/>
        </w:tabs>
        <w:spacing w:before="60" w:after="60" w:line="240" w:lineRule="auto"/>
        <w:jc w:val="left"/>
      </w:pPr>
      <w:r>
        <w:t>Sections</w:t>
      </w:r>
      <w:hyperlink w:anchor="_DFDL_Syntax_Basics" w:history="1">
        <w:r w:rsidRPr="00157E40">
          <w:rPr>
            <w:rStyle w:val="Hyperlink"/>
            <w:lang w:val="en-GB"/>
          </w:rPr>
          <w:t xml:space="preserve"> </w:t>
        </w:r>
        <w:r w:rsidR="00663362" w:rsidRPr="00157E40">
          <w:rPr>
            <w:rStyle w:val="Hyperlink"/>
            <w:color w:val="0070C0"/>
          </w:rPr>
          <w:fldChar w:fldCharType="begin"/>
        </w:r>
        <w:r w:rsidR="00663362" w:rsidRPr="00157E40">
          <w:rPr>
            <w:rStyle w:val="Hyperlink"/>
            <w:color w:val="0070C0"/>
            <w:lang w:val="en-GB"/>
          </w:rPr>
          <w:instrText xml:space="preserve"> REF _Ref217914399 \r \h </w:instrText>
        </w:r>
        <w:r w:rsidR="00157E40" w:rsidRPr="00157E40">
          <w:rPr>
            <w:rStyle w:val="Hyperlink"/>
            <w:color w:val="0070C0"/>
          </w:rPr>
          <w:instrText xml:space="preserve"> \* MERGEFORMAT </w:instrText>
        </w:r>
        <w:r w:rsidR="00663362" w:rsidRPr="00157E40">
          <w:rPr>
            <w:rStyle w:val="Hyperlink"/>
            <w:color w:val="0070C0"/>
          </w:rPr>
        </w:r>
        <w:r w:rsidR="00663362" w:rsidRPr="00157E40">
          <w:rPr>
            <w:rStyle w:val="Hyperlink"/>
            <w:color w:val="0070C0"/>
          </w:rPr>
          <w:fldChar w:fldCharType="separate"/>
        </w:r>
        <w:r w:rsidR="009D1493">
          <w:rPr>
            <w:rStyle w:val="Hyperlink"/>
            <w:color w:val="0070C0"/>
            <w:lang w:val="en-GB"/>
          </w:rPr>
          <w:t>6</w:t>
        </w:r>
        <w:r w:rsidR="00663362" w:rsidRPr="00157E40">
          <w:rPr>
            <w:rStyle w:val="Hyperlink"/>
            <w:color w:val="0070C0"/>
          </w:rPr>
          <w:fldChar w:fldCharType="end"/>
        </w:r>
        <w:r w:rsidRPr="00157E40">
          <w:rPr>
            <w:rStyle w:val="Hyperlink"/>
            <w:color w:val="0070C0"/>
            <w:lang w:val="en-GB"/>
          </w:rPr>
          <w:t xml:space="preserve">, </w:t>
        </w:r>
        <w:r w:rsidR="00FA08FE" w:rsidRPr="00157E40">
          <w:rPr>
            <w:rStyle w:val="Hyperlink"/>
            <w:color w:val="0070C0"/>
            <w:lang w:val="en-GB"/>
          </w:rPr>
          <w:fldChar w:fldCharType="begin"/>
        </w:r>
        <w:r w:rsidR="00FA08FE" w:rsidRPr="00157E40">
          <w:rPr>
            <w:rStyle w:val="Hyperlink"/>
            <w:color w:val="0070C0"/>
            <w:lang w:val="en-GB"/>
          </w:rPr>
          <w:instrText xml:space="preserve"> REF _Ref217914423 \h </w:instrText>
        </w:r>
        <w:r w:rsidR="00157E40" w:rsidRPr="00157E40">
          <w:rPr>
            <w:rStyle w:val="Hyperlink"/>
            <w:color w:val="0070C0"/>
            <w:lang w:val="en-GB"/>
          </w:rPr>
          <w:instrText xml:space="preserve"> \* MERGEFORMAT </w:instrText>
        </w:r>
        <w:r w:rsidR="00FA08FE" w:rsidRPr="00157E40">
          <w:rPr>
            <w:rStyle w:val="Hyperlink"/>
            <w:color w:val="0070C0"/>
            <w:lang w:val="en-GB"/>
          </w:rPr>
        </w:r>
        <w:r w:rsidR="00FA08FE" w:rsidRPr="00157E40">
          <w:rPr>
            <w:rStyle w:val="Hyperlink"/>
            <w:color w:val="0070C0"/>
            <w:lang w:val="en-GB"/>
          </w:rPr>
          <w:fldChar w:fldCharType="separate"/>
        </w:r>
        <w:r w:rsidR="009D1493" w:rsidRPr="009D1493">
          <w:rPr>
            <w:color w:val="0070C0"/>
            <w:u w:val="single"/>
          </w:rPr>
          <w:t>DFDL Syntax Basics</w:t>
        </w:r>
        <w:r w:rsidR="00FA08FE" w:rsidRPr="00157E40">
          <w:rPr>
            <w:rStyle w:val="Hyperlink"/>
            <w:color w:val="0070C0"/>
            <w:lang w:val="en-GB"/>
          </w:rPr>
          <w:fldChar w:fldCharType="end"/>
        </w:r>
      </w:hyperlink>
      <w:r>
        <w:t xml:space="preserve"> and </w:t>
      </w:r>
      <w:hyperlink w:anchor="_Syntax_of_DFDL" w:history="1">
        <w:r w:rsidRPr="00157E40">
          <w:rPr>
            <w:rStyle w:val="Hyperlink"/>
          </w:rPr>
          <w:fldChar w:fldCharType="begin"/>
        </w:r>
        <w:r w:rsidRPr="00157E40">
          <w:rPr>
            <w:rStyle w:val="Hyperlink"/>
          </w:rPr>
          <w:instrText xml:space="preserve"> REF _Ref39163686 \r \h  \* MERGEFORMAT </w:instrText>
        </w:r>
        <w:r w:rsidRPr="00157E40">
          <w:rPr>
            <w:rStyle w:val="Hyperlink"/>
          </w:rPr>
        </w:r>
        <w:r w:rsidRPr="00157E40">
          <w:rPr>
            <w:rStyle w:val="Hyperlink"/>
          </w:rPr>
          <w:fldChar w:fldCharType="separate"/>
        </w:r>
        <w:r w:rsidR="009D1493">
          <w:rPr>
            <w:rStyle w:val="Hyperlink"/>
          </w:rPr>
          <w:t>7</w:t>
        </w:r>
        <w:r w:rsidRPr="00157E40">
          <w:rPr>
            <w:rStyle w:val="Hyperlink"/>
          </w:rPr>
          <w:fldChar w:fldCharType="end"/>
        </w:r>
        <w:r w:rsidRPr="00157E40">
          <w:rPr>
            <w:rStyle w:val="Hyperlink"/>
            <w:lang w:val="en-GB"/>
          </w:rPr>
          <w:t xml:space="preserve">, </w:t>
        </w:r>
        <w:r w:rsidRPr="00157E40">
          <w:rPr>
            <w:rStyle w:val="Hyperlink"/>
            <w:lang w:val="en-GB"/>
          </w:rPr>
          <w:fldChar w:fldCharType="begin"/>
        </w:r>
        <w:r w:rsidRPr="00157E40">
          <w:rPr>
            <w:rStyle w:val="Hyperlink"/>
            <w:lang w:val="en-GB"/>
          </w:rPr>
          <w:instrText xml:space="preserve"> REF _Ref39163697 \h  \* MERGEFORMAT </w:instrText>
        </w:r>
        <w:r w:rsidRPr="00157E40">
          <w:rPr>
            <w:rStyle w:val="Hyperlink"/>
            <w:lang w:val="en-GB"/>
          </w:rPr>
        </w:r>
        <w:r w:rsidRPr="00157E40">
          <w:rPr>
            <w:rStyle w:val="Hyperlink"/>
            <w:lang w:val="en-GB"/>
          </w:rPr>
          <w:fldChar w:fldCharType="separate"/>
        </w:r>
        <w:r w:rsidR="009D1493" w:rsidRPr="009D1493">
          <w:rPr>
            <w:rStyle w:val="Hyperlink"/>
            <w:lang w:val="en-GB"/>
          </w:rPr>
          <w:t>Syntax of DFDL Annotation Elements</w:t>
        </w:r>
        <w:r w:rsidRPr="00157E40">
          <w:rPr>
            <w:rStyle w:val="Hyperlink"/>
            <w:lang w:val="en-GB"/>
          </w:rPr>
          <w:fldChar w:fldCharType="end"/>
        </w:r>
      </w:hyperlink>
      <w:r>
        <w:t xml:space="preserve"> - describes the syntactic structure of DFDL annotations and introduces the purposes of the various annotations.</w:t>
      </w:r>
    </w:p>
    <w:p w14:paraId="45929ED3" w14:textId="44325240" w:rsidR="00B46A03" w:rsidRDefault="00B46A03" w:rsidP="00A166A1">
      <w:pPr>
        <w:pStyle w:val="ListParagraph"/>
        <w:numPr>
          <w:ilvl w:val="0"/>
          <w:numId w:val="141"/>
        </w:numPr>
        <w:tabs>
          <w:tab w:val="clear" w:pos="403"/>
        </w:tabs>
        <w:spacing w:before="60" w:after="60" w:line="240" w:lineRule="auto"/>
        <w:jc w:val="left"/>
      </w:pPr>
      <w:r>
        <w:t>Section</w:t>
      </w:r>
      <w:hyperlink w:anchor="_Toc137029593" w:history="1">
        <w:r w:rsidRPr="00A166A1">
          <w:rPr>
            <w:rStyle w:val="Hyperlink"/>
            <w:lang w:val="en-GB"/>
          </w:rPr>
          <w:t xml:space="preserve"> </w:t>
        </w:r>
        <w:r w:rsidRPr="00A166A1">
          <w:rPr>
            <w:rStyle w:val="Hyperlink"/>
          </w:rPr>
          <w:fldChar w:fldCharType="begin"/>
        </w:r>
        <w:r w:rsidRPr="00A166A1">
          <w:rPr>
            <w:rStyle w:val="Hyperlink"/>
          </w:rPr>
          <w:instrText xml:space="preserve"> REF _Ref39163832 \r \h  \* MERGEFORMAT </w:instrText>
        </w:r>
        <w:r w:rsidRPr="00A166A1">
          <w:rPr>
            <w:rStyle w:val="Hyperlink"/>
          </w:rPr>
        </w:r>
        <w:r w:rsidRPr="00A166A1">
          <w:rPr>
            <w:rStyle w:val="Hyperlink"/>
          </w:rPr>
          <w:fldChar w:fldCharType="separate"/>
        </w:r>
        <w:r w:rsidR="009D1493">
          <w:rPr>
            <w:rStyle w:val="Hyperlink"/>
          </w:rPr>
          <w:t>8</w:t>
        </w:r>
        <w:r w:rsidRPr="00A166A1">
          <w:rPr>
            <w:rStyle w:val="Hyperlink"/>
          </w:rPr>
          <w:fldChar w:fldCharType="end"/>
        </w:r>
        <w:r w:rsidRPr="00A166A1">
          <w:rPr>
            <w:rStyle w:val="Hyperlink"/>
            <w:lang w:val="en-GB"/>
          </w:rPr>
          <w:t xml:space="preserve">, </w:t>
        </w:r>
        <w:r w:rsidRPr="00A166A1">
          <w:rPr>
            <w:rStyle w:val="Hyperlink"/>
            <w:lang w:val="en-GB"/>
          </w:rPr>
          <w:fldChar w:fldCharType="begin"/>
        </w:r>
        <w:r w:rsidRPr="00A166A1">
          <w:rPr>
            <w:rStyle w:val="Hyperlink"/>
            <w:lang w:val="en-GB"/>
          </w:rPr>
          <w:instrText xml:space="preserve"> REF _Ref39163838 \h  \* MERGEFORMAT </w:instrText>
        </w:r>
        <w:r w:rsidRPr="00A166A1">
          <w:rPr>
            <w:rStyle w:val="Hyperlink"/>
            <w:lang w:val="en-GB"/>
          </w:rPr>
        </w:r>
        <w:r w:rsidRPr="00A166A1">
          <w:rPr>
            <w:rStyle w:val="Hyperlink"/>
            <w:lang w:val="en-GB"/>
          </w:rPr>
          <w:fldChar w:fldCharType="separate"/>
        </w:r>
        <w:r w:rsidR="009D1493" w:rsidRPr="009D1493">
          <w:rPr>
            <w:rStyle w:val="Hyperlink"/>
            <w:lang w:val="en-GB"/>
          </w:rPr>
          <w:t>Property Scoping and DFDL Schema Checking</w:t>
        </w:r>
        <w:r w:rsidRPr="00A166A1">
          <w:rPr>
            <w:rStyle w:val="Hyperlink"/>
            <w:lang w:val="en-GB"/>
          </w:rPr>
          <w:fldChar w:fldCharType="end"/>
        </w:r>
      </w:hyperlink>
      <w:r w:rsidR="00A166A1">
        <w:t xml:space="preserve"> </w:t>
      </w:r>
      <w:r w:rsidRPr="00A166A1">
        <w:rPr>
          <w:rStyle w:val="InternetLink"/>
          <w:color w:val="auto"/>
          <w:u w:val="none"/>
        </w:rPr>
        <w:t>describes the way DFDL annotations that provi</w:t>
      </w:r>
      <w:r w:rsidRPr="00157E40">
        <w:t xml:space="preserve">de </w:t>
      </w:r>
      <w:r>
        <w:t xml:space="preserve">format properties are combined across the parts of the DFDL schema, and also describes static checking that is done on the DFDL schema. </w:t>
      </w:r>
    </w:p>
    <w:p w14:paraId="24E3EE61" w14:textId="499F5302"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_Ref39164053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9</w:t>
      </w:r>
      <w:r w:rsidRPr="00065302">
        <w:rPr>
          <w:rStyle w:val="Hyperlink"/>
        </w:rPr>
        <w:fldChar w:fldCharType="end"/>
      </w:r>
      <w:r>
        <w:t xml:space="preserve">, </w:t>
      </w:r>
      <w:hyperlink w:anchor="_DFDL_Processing_Introduction" w:history="1">
        <w:r w:rsidRPr="00137019">
          <w:rPr>
            <w:rStyle w:val="InternetLink"/>
          </w:rPr>
          <w:fldChar w:fldCharType="begin"/>
        </w:r>
        <w:r w:rsidRPr="00137019">
          <w:rPr>
            <w:rStyle w:val="InternetLink"/>
          </w:rPr>
          <w:instrText xml:space="preserve"> REF _Ref39164057 \h  \* MERGEFORMAT </w:instrText>
        </w:r>
        <w:r w:rsidRPr="00137019">
          <w:rPr>
            <w:rStyle w:val="InternetLink"/>
          </w:rPr>
        </w:r>
        <w:r w:rsidRPr="00137019">
          <w:rPr>
            <w:rStyle w:val="InternetLink"/>
          </w:rPr>
          <w:fldChar w:fldCharType="separate"/>
        </w:r>
        <w:r w:rsidR="009D1493" w:rsidRPr="009D1493">
          <w:rPr>
            <w:rStyle w:val="InternetLink"/>
          </w:rPr>
          <w:t>DFDL Processing Introduction</w:t>
        </w:r>
        <w:r w:rsidRPr="00137019">
          <w:rPr>
            <w:rStyle w:val="InternetLink"/>
          </w:rPr>
          <w:fldChar w:fldCharType="end"/>
        </w:r>
      </w:hyperlink>
      <w:r>
        <w:t xml:space="preserve"> covers processing, including the core algorithms for parsing and unparsing data, as well as validation. It introduces the </w:t>
      </w:r>
      <w:r w:rsidRPr="00065302">
        <w:rPr>
          <w:rStyle w:val="Hyperlink"/>
        </w:rPr>
        <w:fldChar w:fldCharType="begin"/>
      </w:r>
      <w:r w:rsidRPr="00065302">
        <w:rPr>
          <w:rStyle w:val="Hyperlink"/>
        </w:rPr>
        <w:instrText xml:space="preserve"> REF _Ref39164191 \h </w:instrText>
      </w:r>
      <w:r>
        <w:rPr>
          <w:rStyle w:val="Hyperlink"/>
        </w:rPr>
        <w:instrText xml:space="preserve"> \* MERGEFORMAT </w:instrText>
      </w:r>
      <w:r w:rsidRPr="00065302">
        <w:rPr>
          <w:rStyle w:val="Hyperlink"/>
        </w:rPr>
      </w:r>
      <w:r w:rsidRPr="00065302">
        <w:rPr>
          <w:rStyle w:val="Hyperlink"/>
        </w:rPr>
        <w:fldChar w:fldCharType="separate"/>
      </w:r>
      <w:r w:rsidR="009D1493">
        <w:t>DFDL Data Syntax Grammar</w:t>
      </w:r>
      <w:r w:rsidRPr="00065302">
        <w:rPr>
          <w:rStyle w:val="Hyperlink"/>
        </w:rPr>
        <w:fldChar w:fldCharType="end"/>
      </w:r>
      <w:r>
        <w:t xml:space="preserve">, which captures the structure of data that can be described with DFDL, and which is referenced throughout the rest of the specification. </w:t>
      </w:r>
    </w:p>
    <w:p w14:paraId="573CBE07" w14:textId="27804D1E"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_Ref39164410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10</w:t>
      </w:r>
      <w:r w:rsidRPr="00065302">
        <w:rPr>
          <w:rStyle w:val="Hyperlink"/>
        </w:rPr>
        <w:fldChar w:fldCharType="end"/>
      </w:r>
      <w:r w:rsidRPr="00E833BE">
        <w:rPr>
          <w:rStyle w:val="Hyperlink"/>
        </w:rPr>
        <w:t xml:space="preserve">, </w:t>
      </w:r>
      <w:r w:rsidRPr="00CD24DA">
        <w:rPr>
          <w:rStyle w:val="InternetLink"/>
        </w:rPr>
        <w:fldChar w:fldCharType="begin"/>
      </w:r>
      <w:r w:rsidRPr="00CD24DA">
        <w:rPr>
          <w:rStyle w:val="InternetLink"/>
        </w:rPr>
        <w:instrText xml:space="preserve"> REF _Ref39164410 \h </w:instrText>
      </w:r>
      <w:r>
        <w:rPr>
          <w:rStyle w:val="InternetLink"/>
        </w:rPr>
        <w:instrText xml:space="preserve"> \* MERGEFORMAT </w:instrText>
      </w:r>
      <w:r w:rsidRPr="00CD24DA">
        <w:rPr>
          <w:rStyle w:val="InternetLink"/>
        </w:rPr>
      </w:r>
      <w:r w:rsidRPr="00CD24DA">
        <w:rPr>
          <w:rStyle w:val="InternetLink"/>
        </w:rPr>
        <w:fldChar w:fldCharType="separate"/>
      </w:r>
      <w:r w:rsidR="009D1493" w:rsidRPr="009D1493">
        <w:rPr>
          <w:rStyle w:val="InternetLink"/>
        </w:rPr>
        <w:t>Overview: Representation Properties and their Format Semantics</w:t>
      </w:r>
      <w:r w:rsidRPr="00CD24DA">
        <w:rPr>
          <w:rStyle w:val="InternetLink"/>
        </w:rPr>
        <w:fldChar w:fldCharType="end"/>
      </w:r>
      <w:r>
        <w:fldChar w:fldCharType="begin"/>
      </w:r>
      <w:r>
        <w:instrText xml:space="preserve"> </w:instrText>
      </w:r>
      <w:hyperlink w:anchor="_Overview:_Core_Representation" w:history="1">
        <w:r w:rsidRPr="00137019">
          <w:rPr>
            <w:rStyle w:val="Hyperlink"/>
          </w:rPr>
          <w:instrText>Overview: Core Representation Properties and their Format Semantics</w:instrText>
        </w:r>
      </w:hyperlink>
      <w:r>
        <w:instrText xml:space="preserve"> </w:instrText>
      </w:r>
      <w:r>
        <w:fldChar w:fldCharType="end"/>
      </w:r>
      <w:r>
        <w:t xml:space="preserve"> provides an overview of, and Sections </w:t>
      </w:r>
      <w:r w:rsidRPr="00065302">
        <w:rPr>
          <w:rStyle w:val="Hyperlink"/>
        </w:rPr>
        <w:fldChar w:fldCharType="begin"/>
      </w:r>
      <w:r w:rsidRPr="00065302">
        <w:rPr>
          <w:rStyle w:val="Hyperlink"/>
        </w:rPr>
        <w:instrText xml:space="preserve"> REF _Ref39164433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11</w:t>
      </w:r>
      <w:r w:rsidRPr="00065302">
        <w:rPr>
          <w:rStyle w:val="Hyperlink"/>
        </w:rPr>
        <w:fldChar w:fldCharType="end"/>
      </w:r>
      <w:r>
        <w:t xml:space="preserve"> to </w:t>
      </w:r>
      <w:r w:rsidRPr="00065302">
        <w:rPr>
          <w:rStyle w:val="Hyperlink"/>
        </w:rPr>
        <w:fldChar w:fldCharType="begin"/>
      </w:r>
      <w:r w:rsidRPr="00065302">
        <w:rPr>
          <w:rStyle w:val="Hyperlink"/>
        </w:rPr>
        <w:instrText xml:space="preserve"> REF _Ref39164455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17</w:t>
      </w:r>
      <w:r w:rsidRPr="00065302">
        <w:rPr>
          <w:rStyle w:val="Hyperlink"/>
        </w:rPr>
        <w:fldChar w:fldCharType="end"/>
      </w:r>
      <w:r>
        <w:t xml:space="preserve"> describe in detail, all the DFDL properties. The properties are organized as follows:</w:t>
      </w:r>
    </w:p>
    <w:p w14:paraId="5052F4A0" w14:textId="6BBADC64" w:rsidR="00B46A03" w:rsidRDefault="00B46A03" w:rsidP="00EB2287">
      <w:pPr>
        <w:pStyle w:val="ListParagraph"/>
        <w:numPr>
          <w:ilvl w:val="1"/>
          <w:numId w:val="141"/>
        </w:numPr>
        <w:tabs>
          <w:tab w:val="clear" w:pos="403"/>
        </w:tabs>
        <w:spacing w:before="60" w:after="60" w:line="240" w:lineRule="auto"/>
        <w:jc w:val="left"/>
      </w:pPr>
      <w:hyperlink w:anchor="_Properties_Common_to" w:history="1">
        <w:r w:rsidRPr="00137019">
          <w:rPr>
            <w:rStyle w:val="Hyperlink"/>
          </w:rPr>
          <w:t>Common to both Content and Framing</w:t>
        </w:r>
      </w:hyperlink>
      <w:r>
        <w:t xml:space="preserve"> (see Section </w:t>
      </w:r>
      <w:r w:rsidRPr="00065302">
        <w:rPr>
          <w:rStyle w:val="Hyperlink"/>
        </w:rPr>
        <w:fldChar w:fldCharType="begin"/>
      </w:r>
      <w:r w:rsidRPr="00065302">
        <w:rPr>
          <w:rStyle w:val="Hyperlink"/>
        </w:rPr>
        <w:instrText xml:space="preserve"> REF _Ref255476147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11</w:t>
      </w:r>
      <w:r w:rsidRPr="00065302">
        <w:rPr>
          <w:rStyle w:val="Hyperlink"/>
        </w:rPr>
        <w:fldChar w:fldCharType="end"/>
      </w:r>
      <w:r>
        <w:t>)</w:t>
      </w:r>
    </w:p>
    <w:p w14:paraId="197F6F0D" w14:textId="00A53C7B" w:rsidR="00B46A03" w:rsidRDefault="00B46A03" w:rsidP="00EB2287">
      <w:pPr>
        <w:pStyle w:val="ListParagraph"/>
        <w:numPr>
          <w:ilvl w:val="1"/>
          <w:numId w:val="141"/>
        </w:numPr>
        <w:tabs>
          <w:tab w:val="clear" w:pos="403"/>
        </w:tabs>
        <w:spacing w:before="60" w:after="60" w:line="240" w:lineRule="auto"/>
        <w:jc w:val="left"/>
      </w:pPr>
      <w:hyperlink w:anchor="_Framing" w:history="1">
        <w:r w:rsidRPr="00137019">
          <w:rPr>
            <w:rStyle w:val="Hyperlink"/>
          </w:rPr>
          <w:t>Common Framing, Position, and Length</w:t>
        </w:r>
      </w:hyperlink>
      <w:r>
        <w:t xml:space="preserve"> (see Section </w:t>
      </w:r>
      <w:r w:rsidRPr="00065302">
        <w:rPr>
          <w:rStyle w:val="Hyperlink"/>
        </w:rPr>
        <w:fldChar w:fldCharType="begin"/>
      </w:r>
      <w:r w:rsidRPr="00065302">
        <w:rPr>
          <w:rStyle w:val="Hyperlink"/>
        </w:rPr>
        <w:instrText xml:space="preserve"> REF _Ref255476176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12</w:t>
      </w:r>
      <w:r w:rsidRPr="00065302">
        <w:rPr>
          <w:rStyle w:val="Hyperlink"/>
        </w:rPr>
        <w:fldChar w:fldCharType="end"/>
      </w:r>
      <w:r>
        <w:t>)</w:t>
      </w:r>
    </w:p>
    <w:p w14:paraId="48D3FFCB" w14:textId="2046BB85" w:rsidR="00B46A03" w:rsidRDefault="00B46A03" w:rsidP="00EB2287">
      <w:pPr>
        <w:pStyle w:val="ListParagraph"/>
        <w:numPr>
          <w:ilvl w:val="1"/>
          <w:numId w:val="141"/>
        </w:numPr>
        <w:tabs>
          <w:tab w:val="clear" w:pos="403"/>
        </w:tabs>
        <w:spacing w:before="60" w:after="60" w:line="240" w:lineRule="auto"/>
        <w:jc w:val="left"/>
      </w:pPr>
      <w:hyperlink w:anchor="_Simple_Types" w:history="1">
        <w:r w:rsidRPr="00137019">
          <w:rPr>
            <w:rStyle w:val="Hyperlink"/>
          </w:rPr>
          <w:t>Simple Type Content</w:t>
        </w:r>
      </w:hyperlink>
      <w:r>
        <w:t xml:space="preserve"> (see Section </w:t>
      </w:r>
      <w:r w:rsidRPr="00065302">
        <w:rPr>
          <w:rStyle w:val="Hyperlink"/>
        </w:rPr>
        <w:fldChar w:fldCharType="begin"/>
      </w:r>
      <w:r w:rsidRPr="00065302">
        <w:rPr>
          <w:rStyle w:val="Hyperlink"/>
        </w:rPr>
        <w:instrText xml:space="preserve"> REF _Ref255476219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13</w:t>
      </w:r>
      <w:r w:rsidRPr="00065302">
        <w:rPr>
          <w:rStyle w:val="Hyperlink"/>
        </w:rPr>
        <w:fldChar w:fldCharType="end"/>
      </w:r>
      <w:r>
        <w:t xml:space="preserve"> ) - This is the largest section as it covers properties for all the various simple types, starting with properties that apply to all simple types, then properties for all types with textual representation, and then proceeding through the types, covering textual and binary format properties for each type. </w:t>
      </w:r>
    </w:p>
    <w:p w14:paraId="0808DFD2" w14:textId="25564A76" w:rsidR="00B46A03" w:rsidRDefault="00B46A03" w:rsidP="00EB2287">
      <w:pPr>
        <w:pStyle w:val="ListParagraph"/>
        <w:numPr>
          <w:ilvl w:val="1"/>
          <w:numId w:val="141"/>
        </w:numPr>
        <w:tabs>
          <w:tab w:val="clear" w:pos="403"/>
        </w:tabs>
        <w:spacing w:before="60" w:after="60" w:line="240" w:lineRule="auto"/>
        <w:jc w:val="left"/>
      </w:pPr>
      <w:hyperlink w:anchor="_Sequence_Groups" w:history="1">
        <w:r w:rsidRPr="00137019">
          <w:rPr>
            <w:rStyle w:val="Hyperlink"/>
          </w:rPr>
          <w:t>Sequence Groups</w:t>
        </w:r>
      </w:hyperlink>
      <w:r>
        <w:t xml:space="preserve"> (see Section </w:t>
      </w:r>
      <w:r w:rsidRPr="00065302">
        <w:rPr>
          <w:rStyle w:val="Hyperlink"/>
        </w:rPr>
        <w:fldChar w:fldCharType="begin"/>
      </w:r>
      <w:r w:rsidRPr="00065302">
        <w:rPr>
          <w:rStyle w:val="Hyperlink"/>
        </w:rPr>
        <w:instrText xml:space="preserve"> REF _Ref255476240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14</w:t>
      </w:r>
      <w:r w:rsidRPr="00065302">
        <w:rPr>
          <w:rStyle w:val="Hyperlink"/>
        </w:rPr>
        <w:fldChar w:fldCharType="end"/>
      </w:r>
      <w:r>
        <w:t xml:space="preserve"> )</w:t>
      </w:r>
    </w:p>
    <w:p w14:paraId="577F434B" w14:textId="23B01EA1" w:rsidR="00B46A03" w:rsidRDefault="00B46A03" w:rsidP="00EB2287">
      <w:pPr>
        <w:pStyle w:val="ListParagraph"/>
        <w:numPr>
          <w:ilvl w:val="1"/>
          <w:numId w:val="141"/>
        </w:numPr>
        <w:tabs>
          <w:tab w:val="clear" w:pos="403"/>
        </w:tabs>
        <w:spacing w:before="60" w:after="60" w:line="240" w:lineRule="auto"/>
        <w:jc w:val="left"/>
      </w:pPr>
      <w:hyperlink w:anchor="_Choice_Groups" w:history="1">
        <w:r w:rsidRPr="00137019">
          <w:rPr>
            <w:rStyle w:val="Hyperlink"/>
          </w:rPr>
          <w:t>Choice Groups</w:t>
        </w:r>
      </w:hyperlink>
      <w:r>
        <w:t xml:space="preserve"> (see Section </w:t>
      </w:r>
      <w:r w:rsidRPr="00065302">
        <w:rPr>
          <w:rStyle w:val="Hyperlink"/>
        </w:rPr>
        <w:fldChar w:fldCharType="begin"/>
      </w:r>
      <w:r w:rsidRPr="00065302">
        <w:rPr>
          <w:rStyle w:val="Hyperlink"/>
        </w:rPr>
        <w:instrText xml:space="preserve"> REF _Ref255476271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15</w:t>
      </w:r>
      <w:r w:rsidRPr="00065302">
        <w:rPr>
          <w:rStyle w:val="Hyperlink"/>
        </w:rPr>
        <w:fldChar w:fldCharType="end"/>
      </w:r>
      <w:r>
        <w:t xml:space="preserve"> )</w:t>
      </w:r>
    </w:p>
    <w:p w14:paraId="48458371" w14:textId="5B6FDF3B" w:rsidR="00B46A03" w:rsidRDefault="00B46A03" w:rsidP="00EB2287">
      <w:pPr>
        <w:pStyle w:val="ListParagraph"/>
        <w:numPr>
          <w:ilvl w:val="1"/>
          <w:numId w:val="141"/>
        </w:numPr>
        <w:tabs>
          <w:tab w:val="clear" w:pos="403"/>
        </w:tabs>
        <w:spacing w:before="60" w:after="60" w:line="240" w:lineRule="auto"/>
        <w:jc w:val="left"/>
      </w:pPr>
      <w:hyperlink w:anchor="_Properties_for_Array" w:history="1">
        <w:r w:rsidRPr="00137019">
          <w:rPr>
            <w:rStyle w:val="Hyperlink"/>
          </w:rPr>
          <w:t>Array (i.e., recurring) elements and optional elements</w:t>
        </w:r>
      </w:hyperlink>
      <w:r>
        <w:t xml:space="preserve"> (see Section </w:t>
      </w:r>
      <w:r w:rsidRPr="00065302">
        <w:rPr>
          <w:rStyle w:val="Hyperlink"/>
        </w:rPr>
        <w:fldChar w:fldCharType="begin"/>
      </w:r>
      <w:r w:rsidRPr="00065302">
        <w:rPr>
          <w:rStyle w:val="Hyperlink"/>
        </w:rPr>
        <w:instrText xml:space="preserve"> REF _Ref255476292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16</w:t>
      </w:r>
      <w:r w:rsidRPr="00065302">
        <w:rPr>
          <w:rStyle w:val="Hyperlink"/>
        </w:rPr>
        <w:fldChar w:fldCharType="end"/>
      </w:r>
      <w:r>
        <w:t xml:space="preserve"> )</w:t>
      </w:r>
    </w:p>
    <w:p w14:paraId="2DD04ECF" w14:textId="2F41477F" w:rsidR="00B46A03" w:rsidRDefault="00B46A03" w:rsidP="00EB2287">
      <w:pPr>
        <w:pStyle w:val="ListParagraph"/>
        <w:numPr>
          <w:ilvl w:val="1"/>
          <w:numId w:val="141"/>
        </w:numPr>
        <w:tabs>
          <w:tab w:val="clear" w:pos="403"/>
        </w:tabs>
        <w:spacing w:before="60" w:after="60" w:line="240" w:lineRule="auto"/>
        <w:jc w:val="left"/>
      </w:pPr>
      <w:hyperlink w:anchor="_Calculated_Value_Properties" w:history="1">
        <w:r w:rsidRPr="00137019">
          <w:rPr>
            <w:rStyle w:val="Hyperlink"/>
          </w:rPr>
          <w:t>Calculated Values</w:t>
        </w:r>
      </w:hyperlink>
      <w:r>
        <w:t xml:space="preserve"> (see Section </w:t>
      </w:r>
      <w:r w:rsidRPr="00065302">
        <w:rPr>
          <w:rStyle w:val="Hyperlink"/>
        </w:rPr>
        <w:fldChar w:fldCharType="begin"/>
      </w:r>
      <w:r w:rsidRPr="00065302">
        <w:rPr>
          <w:rStyle w:val="Hyperlink"/>
        </w:rPr>
        <w:instrText xml:space="preserve"> REF _Ref255476304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17</w:t>
      </w:r>
      <w:r w:rsidRPr="00065302">
        <w:rPr>
          <w:rStyle w:val="Hyperlink"/>
        </w:rPr>
        <w:fldChar w:fldCharType="end"/>
      </w:r>
      <w:r>
        <w:t xml:space="preserve"> )</w:t>
      </w:r>
    </w:p>
    <w:p w14:paraId="2B6C1CFD" w14:textId="56EAA3A3"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_Ref39164965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18</w:t>
      </w:r>
      <w:r w:rsidRPr="00065302">
        <w:rPr>
          <w:rStyle w:val="Hyperlink"/>
        </w:rPr>
        <w:fldChar w:fldCharType="end"/>
      </w:r>
      <w:r>
        <w:t xml:space="preserve">, </w:t>
      </w:r>
      <w:hyperlink w:anchor="_DFDL_Expression_Language" w:history="1">
        <w:r w:rsidRPr="00137019">
          <w:rPr>
            <w:rStyle w:val="InternetLink"/>
          </w:rPr>
          <w:fldChar w:fldCharType="begin"/>
        </w:r>
        <w:r w:rsidRPr="00137019">
          <w:rPr>
            <w:rStyle w:val="InternetLink"/>
          </w:rPr>
          <w:instrText xml:space="preserve"> REF _Ref39164981 \h </w:instrText>
        </w:r>
        <w:r>
          <w:rPr>
            <w:rStyle w:val="InternetLink"/>
          </w:rPr>
          <w:instrText xml:space="preserve"> \* MERGEFORMAT </w:instrText>
        </w:r>
        <w:r w:rsidRPr="00137019">
          <w:rPr>
            <w:rStyle w:val="InternetLink"/>
          </w:rPr>
        </w:r>
        <w:r w:rsidRPr="00137019">
          <w:rPr>
            <w:rStyle w:val="InternetLink"/>
          </w:rPr>
          <w:fldChar w:fldCharType="separate"/>
        </w:r>
        <w:r w:rsidR="009D1493" w:rsidRPr="009D1493">
          <w:rPr>
            <w:rStyle w:val="InternetLink"/>
          </w:rPr>
          <w:t>DFDL Expression Language</w:t>
        </w:r>
        <w:r w:rsidRPr="00137019">
          <w:rPr>
            <w:rStyle w:val="InternetLink"/>
          </w:rPr>
          <w:fldChar w:fldCharType="end"/>
        </w:r>
      </w:hyperlink>
      <w:r>
        <w:t xml:space="preserve"> covers the XPath-derived expression language that is embedded in DFDL and is used for computing the values of many properties dynamically, as well as for calculated value elements, and assertion checking.</w:t>
      </w:r>
    </w:p>
    <w:p w14:paraId="6DA0DBD1" w14:textId="43304C39" w:rsidR="00B46A03" w:rsidRDefault="00B46A03" w:rsidP="00EB2287">
      <w:pPr>
        <w:pStyle w:val="ListParagraph"/>
        <w:numPr>
          <w:ilvl w:val="0"/>
          <w:numId w:val="141"/>
        </w:numPr>
        <w:tabs>
          <w:tab w:val="clear" w:pos="403"/>
        </w:tabs>
        <w:spacing w:before="60" w:after="60" w:line="240" w:lineRule="auto"/>
        <w:jc w:val="left"/>
      </w:pPr>
      <w:r>
        <w:t xml:space="preserve">Section </w:t>
      </w:r>
      <w:r w:rsidRPr="00065302">
        <w:rPr>
          <w:rStyle w:val="Hyperlink"/>
        </w:rPr>
        <w:fldChar w:fldCharType="begin"/>
      </w:r>
      <w:r w:rsidRPr="00065302">
        <w:rPr>
          <w:rStyle w:val="Hyperlink"/>
        </w:rPr>
        <w:instrText xml:space="preserve"> REF _Ref39165089 \r \h </w:instrText>
      </w:r>
      <w:r>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19</w:t>
      </w:r>
      <w:r w:rsidRPr="00065302">
        <w:rPr>
          <w:rStyle w:val="Hyperlink"/>
        </w:rPr>
        <w:fldChar w:fldCharType="end"/>
      </w:r>
      <w:r>
        <w:t xml:space="preserve">, </w:t>
      </w:r>
      <w:hyperlink w:anchor="_DFDL_Regular_Expressions" w:history="1">
        <w:r w:rsidRPr="00137019">
          <w:rPr>
            <w:rStyle w:val="InternetLink"/>
          </w:rPr>
          <w:fldChar w:fldCharType="begin"/>
        </w:r>
        <w:r w:rsidRPr="00137019">
          <w:rPr>
            <w:rStyle w:val="InternetLink"/>
          </w:rPr>
          <w:instrText xml:space="preserve"> REF _Ref39165100 \h </w:instrText>
        </w:r>
        <w:r>
          <w:rPr>
            <w:rStyle w:val="InternetLink"/>
          </w:rPr>
          <w:instrText xml:space="preserve"> \* MERGEFORMAT </w:instrText>
        </w:r>
        <w:r w:rsidRPr="00137019">
          <w:rPr>
            <w:rStyle w:val="InternetLink"/>
          </w:rPr>
        </w:r>
        <w:r w:rsidRPr="00137019">
          <w:rPr>
            <w:rStyle w:val="InternetLink"/>
          </w:rPr>
          <w:fldChar w:fldCharType="separate"/>
        </w:r>
        <w:r w:rsidR="009D1493" w:rsidRPr="009D1493">
          <w:rPr>
            <w:rStyle w:val="InternetLink"/>
          </w:rPr>
          <w:t>DFDL Regular Expressions</w:t>
        </w:r>
        <w:r w:rsidRPr="00137019">
          <w:rPr>
            <w:rStyle w:val="InternetLink"/>
          </w:rPr>
          <w:fldChar w:fldCharType="end"/>
        </w:r>
      </w:hyperlink>
      <w:r>
        <w:t xml:space="preserve">, covers the regular expression language used when parsing to isolate elements within the data stream, as well as to check assertions. </w:t>
      </w:r>
    </w:p>
    <w:p w14:paraId="4F1DCCD2" w14:textId="77777777" w:rsidR="00B46A03" w:rsidRPr="00D71BE8" w:rsidRDefault="00B46A03" w:rsidP="00B46A03">
      <w:r>
        <w:t xml:space="preserve">The remaining sections and appendices supply additional details of particular importance to implementors of DFDL, or they provide detail and reference material and are referenced from other parts of the specification. </w:t>
      </w:r>
    </w:p>
    <w:p w14:paraId="454783B5"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334" w:name="_Notational_and_Definitional"/>
      <w:bookmarkStart w:id="335" w:name="_Ref39162589"/>
      <w:bookmarkStart w:id="336" w:name="_Toc62570046"/>
      <w:bookmarkStart w:id="337" w:name="_Toc210216768"/>
      <w:bookmarkStart w:id="338" w:name="_Toc219440900"/>
      <w:bookmarkEnd w:id="334"/>
      <w:r>
        <w:lastRenderedPageBreak/>
        <w:t>Notational and Definitional Conventions</w:t>
      </w:r>
      <w:bookmarkEnd w:id="211"/>
      <w:bookmarkEnd w:id="328"/>
      <w:bookmarkEnd w:id="329"/>
      <w:bookmarkEnd w:id="330"/>
      <w:bookmarkEnd w:id="331"/>
      <w:bookmarkEnd w:id="332"/>
      <w:bookmarkEnd w:id="333"/>
      <w:bookmarkEnd w:id="335"/>
      <w:bookmarkEnd w:id="336"/>
      <w:bookmarkEnd w:id="337"/>
      <w:bookmarkEnd w:id="338"/>
    </w:p>
    <w:p w14:paraId="6394946A" w14:textId="77777777" w:rsidR="00B46A03" w:rsidRDefault="00B46A03" w:rsidP="00B46A03">
      <w:r>
        <w:t>Examples of DFDL schemas provided herein are for illustration purposes only and for clarity they often do not include all the necessary DFDL properties that would be needed for a complete functional DFDL schema.</w:t>
      </w:r>
    </w:p>
    <w:p w14:paraId="560E824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39" w:name="_Toc62570047"/>
      <w:bookmarkStart w:id="340" w:name="_Ref210211955"/>
      <w:bookmarkStart w:id="341" w:name="_Ref210212041"/>
      <w:bookmarkStart w:id="342" w:name="_Toc210216769"/>
      <w:bookmarkStart w:id="343" w:name="_Toc219440901"/>
      <w:bookmarkStart w:id="344" w:name="_Toc177399022"/>
      <w:bookmarkStart w:id="345" w:name="_Toc175057308"/>
      <w:bookmarkStart w:id="346" w:name="_Toc199516215"/>
      <w:bookmarkStart w:id="347" w:name="_Toc194983896"/>
      <w:bookmarkStart w:id="348" w:name="_Toc243112734"/>
      <w:bookmarkStart w:id="349" w:name="_Toc349042607"/>
      <w:r>
        <w:t>Glossary and Terminology</w:t>
      </w:r>
      <w:bookmarkEnd w:id="339"/>
      <w:bookmarkEnd w:id="340"/>
      <w:bookmarkEnd w:id="341"/>
      <w:bookmarkEnd w:id="342"/>
      <w:bookmarkEnd w:id="343"/>
    </w:p>
    <w:p w14:paraId="05A964A5" w14:textId="2BBBB4F9" w:rsidR="00B46A03" w:rsidRDefault="00B46A03" w:rsidP="00E17AA5">
      <w:r>
        <w:t xml:space="preserve">This specification provides definitions of the terms it uses at the point of first use. However, as this specification will not generally be read linearly, but out of order, a complete glossary is provided in </w:t>
      </w:r>
      <w:r w:rsidRPr="00065302">
        <w:rPr>
          <w:rStyle w:val="Hyperlink"/>
          <w:rFonts w:eastAsia="MS Mincho"/>
        </w:rPr>
        <w:fldChar w:fldCharType="begin"/>
      </w:r>
      <w:r w:rsidRPr="00065302">
        <w:rPr>
          <w:rStyle w:val="Hyperlink"/>
          <w:rFonts w:eastAsia="MS Mincho"/>
        </w:rPr>
        <w:instrText xml:space="preserve"> REF _Ref38905284 \h </w:instrText>
      </w:r>
      <w:r w:rsidRPr="00065302">
        <w:rPr>
          <w:rStyle w:val="Hyperlink"/>
          <w:rFonts w:eastAsia="MS Mincho"/>
        </w:rPr>
      </w:r>
      <w:r w:rsidRPr="00065302">
        <w:rPr>
          <w:rStyle w:val="Hyperlink"/>
          <w:rFonts w:eastAsia="MS Mincho"/>
        </w:rPr>
        <w:fldChar w:fldCharType="separate"/>
      </w:r>
      <w:r w:rsidR="009D1493">
        <w:t>Appendix E: Glossary of Terms</w:t>
      </w:r>
      <w:r w:rsidRPr="00065302">
        <w:rPr>
          <w:rStyle w:val="Hyperlink"/>
          <w:rFonts w:eastAsia="MS Mincho"/>
        </w:rPr>
        <w:fldChar w:fldCharType="end"/>
      </w:r>
      <w:r>
        <w:t>.</w:t>
      </w:r>
    </w:p>
    <w:p w14:paraId="4E86C8E9" w14:textId="2122F5B4" w:rsidR="00B46A03" w:rsidRDefault="00B46A03" w:rsidP="00B46A03">
      <w:pPr>
        <w:rPr>
          <w:rFonts w:cs="Arial"/>
        </w:rPr>
      </w:pPr>
      <w:r>
        <w:t xml:space="preserve">The capitalized key words </w:t>
      </w:r>
      <w:r w:rsidRPr="00A34459">
        <w:rPr>
          <w:rStyle w:val="Emphasis"/>
          <w:i w:val="0"/>
          <w:iCs w:val="0"/>
        </w:rPr>
        <w:t>MUST</w:t>
      </w:r>
      <w:r>
        <w:t>, MUST NOT, SHALL, SHALL NOT, SHOULD, SHOULD NOT, MAY, REQUIRED, OPTIONAL, and RECOMMENDED</w:t>
      </w:r>
      <w:r>
        <w:rPr>
          <w:rStyle w:val="Emphasis"/>
        </w:rPr>
        <w:t xml:space="preserve"> </w:t>
      </w:r>
      <w:r>
        <w:t xml:space="preserve">in this document are to be interpreted as described in </w:t>
      </w:r>
      <w:r>
        <w:rPr>
          <w:noProof/>
        </w:rPr>
        <w:t>[</w:t>
      </w:r>
      <w:hyperlink w:anchor="a_RFC2119" w:history="1">
        <w:r>
          <w:rPr>
            <w:rStyle w:val="Hyperlink"/>
            <w:noProof/>
          </w:rPr>
          <w:t>RFC2119</w:t>
        </w:r>
      </w:hyperlink>
      <w:r>
        <w:rPr>
          <w:noProof/>
        </w:rPr>
        <w:t>]</w:t>
      </w:r>
      <w:r>
        <w:t>.</w:t>
      </w:r>
      <w:r>
        <w:rPr>
          <w:rFonts w:cs="Arial"/>
        </w:rPr>
        <w:t xml:space="preserve"> Such usage in capital letters is generally about DFDL implementations and their common or distinguishing characteristics.</w:t>
      </w:r>
    </w:p>
    <w:p w14:paraId="23D66A9D" w14:textId="0DA9783C" w:rsidR="00B46A03" w:rsidRDefault="00B46A03" w:rsidP="00B46A03">
      <w:pPr>
        <w:rPr>
          <w:rFonts w:cs="Arial"/>
        </w:rPr>
      </w:pPr>
      <w:r>
        <w:rPr>
          <w:rFonts w:cs="Arial"/>
        </w:rPr>
        <w:t xml:space="preserve">When describing requirements for correct usage of the DFDL language by a DFDL Schema author, these same words are </w:t>
      </w:r>
      <w:r w:rsidR="00A64DED">
        <w:rPr>
          <w:rFonts w:cs="Arial"/>
        </w:rPr>
        <w:t>used but</w:t>
      </w:r>
      <w:r>
        <w:rPr>
          <w:rFonts w:cs="Arial"/>
        </w:rPr>
        <w:t xml:space="preserve"> are not capitalized. For example, the specification may state "The DFDL fillByte property </w:t>
      </w:r>
      <w:r w:rsidRPr="003C6648">
        <w:rPr>
          <w:rFonts w:cs="Arial"/>
          <w:i/>
          <w:iCs/>
        </w:rPr>
        <w:t>must</w:t>
      </w:r>
      <w:r>
        <w:rPr>
          <w:rFonts w:cs="Arial"/>
        </w:rPr>
        <w:t xml:space="preserve"> be a single byte or single character." What is intended by "</w:t>
      </w:r>
      <w:r w:rsidRPr="00E21F14">
        <w:rPr>
          <w:rFonts w:cs="Arial"/>
          <w:i/>
          <w:iCs/>
        </w:rPr>
        <w:t>must</w:t>
      </w:r>
      <w:r>
        <w:rPr>
          <w:rFonts w:cs="Arial"/>
        </w:rPr>
        <w:t xml:space="preserve">" here is that if  the value for that property does not conform, that it is a Schema Definition Error by the schema author. </w:t>
      </w:r>
    </w:p>
    <w:p w14:paraId="73C4C5F3" w14:textId="77777777" w:rsidR="00B46A03" w:rsidRDefault="00B46A03" w:rsidP="00B46A03">
      <w:pPr>
        <w:rPr>
          <w:rFonts w:cs="Arial"/>
        </w:rPr>
      </w:pPr>
      <w:r>
        <w:rPr>
          <w:rFonts w:cs="Arial"/>
        </w:rPr>
        <w:t xml:space="preserve">Similarly, when describing characteristics of data being parsed or being unparsed, and whether that data conforms to the format described by a DFDL schema, these same words may be used. For example,the specification may state "The representation </w:t>
      </w:r>
      <w:r w:rsidRPr="00E21F14">
        <w:rPr>
          <w:rFonts w:cs="Arial"/>
          <w:i/>
          <w:iCs/>
        </w:rPr>
        <w:t>must</w:t>
      </w:r>
      <w:r>
        <w:rPr>
          <w:rFonts w:cs="Arial"/>
        </w:rPr>
        <w:t xml:space="preserve"> be followed by a terminating delimiter.", but what is intended by "</w:t>
      </w:r>
      <w:r w:rsidRPr="00E21F14">
        <w:rPr>
          <w:rFonts w:cs="Arial"/>
          <w:i/>
          <w:iCs/>
        </w:rPr>
        <w:t>must</w:t>
      </w:r>
      <w:r>
        <w:rPr>
          <w:rFonts w:cs="Arial"/>
        </w:rPr>
        <w:t>" in this case is that the consequence of the data not having that terminating delimiter is a Processing Error because the data does not comply with its format specification.</w:t>
      </w:r>
    </w:p>
    <w:p w14:paraId="5EEAEEF7" w14:textId="7613C820" w:rsidR="00B46A03" w:rsidRPr="009D2DEF" w:rsidRDefault="00B46A03" w:rsidP="00B46A03">
      <w:pPr>
        <w:rPr>
          <w:rFonts w:cs="Arial"/>
        </w:rPr>
      </w:pPr>
      <w:r>
        <w:rPr>
          <w:rFonts w:cs="Arial"/>
        </w:rPr>
        <w:t xml:space="preserve">When describing data, the uncapitalized terms </w:t>
      </w:r>
      <w:r>
        <w:rPr>
          <w:rFonts w:cs="Arial"/>
          <w:i/>
          <w:iCs/>
        </w:rPr>
        <w:t>required</w:t>
      </w:r>
      <w:r>
        <w:rPr>
          <w:rFonts w:cs="Arial"/>
        </w:rPr>
        <w:t xml:space="preserve"> and </w:t>
      </w:r>
      <w:r>
        <w:rPr>
          <w:rFonts w:cs="Arial"/>
          <w:i/>
          <w:iCs/>
        </w:rPr>
        <w:t>optional</w:t>
      </w:r>
      <w:r>
        <w:rPr>
          <w:rFonts w:cs="Arial"/>
        </w:rPr>
        <w:t xml:space="preserve"> in this document have specific formal meanings (introduced in Section </w:t>
      </w:r>
      <w:r>
        <w:rPr>
          <w:rFonts w:cs="Arial"/>
        </w:rPr>
        <w:fldChar w:fldCharType="begin"/>
      </w:r>
      <w:r>
        <w:rPr>
          <w:rFonts w:cs="Arial"/>
        </w:rPr>
        <w:instrText xml:space="preserve"> REF _Ref52973577 \r \h </w:instrText>
      </w:r>
      <w:r>
        <w:rPr>
          <w:rFonts w:cs="Arial"/>
        </w:rPr>
      </w:r>
      <w:r>
        <w:rPr>
          <w:rFonts w:cs="Arial"/>
        </w:rPr>
        <w:fldChar w:fldCharType="separate"/>
      </w:r>
      <w:r w:rsidR="009D1493">
        <w:rPr>
          <w:rFonts w:cs="Arial"/>
        </w:rPr>
        <w:t>5.3.1</w:t>
      </w:r>
      <w:r>
        <w:rPr>
          <w:rFonts w:cs="Arial"/>
        </w:rPr>
        <w:fldChar w:fldCharType="end"/>
      </w:r>
      <w:r>
        <w:rPr>
          <w:rFonts w:cs="Arial"/>
        </w:rPr>
        <w:t>,</w:t>
      </w:r>
      <w:hyperlink w:anchor="_MinOccurs,_MaxOccurs" w:history="1">
        <w:r w:rsidRPr="0013417F">
          <w:rPr>
            <w:rStyle w:val="Hyperlink"/>
            <w:rFonts w:cs="Arial"/>
          </w:rPr>
          <w:t>MinOccurs, MaxOccurs</w:t>
        </w:r>
      </w:hyperlink>
      <w:r>
        <w:rPr>
          <w:rFonts w:cs="Arial"/>
        </w:rPr>
        <w:t xml:space="preserve">) having to do with the way element declarations are annotated in the DFDL language. The data corresponding to such an element declaration is also said to be either required or optional, and the DFDL element declaration is said to be for a required element, or an optional element. </w:t>
      </w:r>
    </w:p>
    <w:p w14:paraId="75DE64F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50" w:name="_Toc62570048"/>
      <w:bookmarkStart w:id="351" w:name="_Toc210216770"/>
      <w:bookmarkStart w:id="352" w:name="_Toc219440902"/>
      <w:r>
        <w:t>Failure Types</w:t>
      </w:r>
      <w:bookmarkEnd w:id="344"/>
      <w:bookmarkEnd w:id="345"/>
      <w:bookmarkEnd w:id="346"/>
      <w:bookmarkEnd w:id="347"/>
      <w:bookmarkEnd w:id="348"/>
      <w:bookmarkEnd w:id="349"/>
      <w:bookmarkEnd w:id="350"/>
      <w:bookmarkEnd w:id="351"/>
      <w:bookmarkEnd w:id="352"/>
    </w:p>
    <w:p w14:paraId="6FD3BBB4" w14:textId="77777777" w:rsidR="00B46A03" w:rsidRDefault="00B46A03" w:rsidP="00B46A03">
      <w:r>
        <w:t xml:space="preserve">Where the phrase "MUST be consistent with" is used, it is assumed that a conforming DFDL implementation MUST check for the consistency and issue appropriate diagnostic messages when an inconsistency is found.  </w:t>
      </w:r>
    </w:p>
    <w:p w14:paraId="28D4EB4B" w14:textId="77777777" w:rsidR="00B46A03" w:rsidRDefault="00B46A03" w:rsidP="00B46A03">
      <w:bookmarkStart w:id="353" w:name="_Ref140935774"/>
      <w:bookmarkStart w:id="354" w:name="_Toc177399023"/>
      <w:bookmarkStart w:id="355" w:name="_Toc175057309"/>
      <w:bookmarkStart w:id="356" w:name="_Toc199516216"/>
      <w:bookmarkStart w:id="357" w:name="_Toc194983897"/>
      <w:bookmarkStart w:id="358" w:name="_Toc243112735"/>
      <w:bookmarkStart w:id="359" w:name="_Toc349042608"/>
      <w:r>
        <w:t>There are several kinds of failures that can occur when a DFDL processor is handling data and/or a DFDL schema. These are:</w:t>
      </w:r>
    </w:p>
    <w:p w14:paraId="0B535C50" w14:textId="77777777" w:rsidR="00B46A03" w:rsidRDefault="00B46A03" w:rsidP="00EB2287">
      <w:pPr>
        <w:pStyle w:val="ListParagraph"/>
        <w:numPr>
          <w:ilvl w:val="0"/>
          <w:numId w:val="142"/>
        </w:numPr>
        <w:tabs>
          <w:tab w:val="clear" w:pos="403"/>
        </w:tabs>
        <w:spacing w:before="60" w:after="60" w:line="240" w:lineRule="auto"/>
        <w:jc w:val="left"/>
      </w:pPr>
      <w:r w:rsidRPr="00E833BE">
        <w:rPr>
          <w:b/>
          <w:bCs/>
          <w:i/>
          <w:iCs/>
        </w:rPr>
        <w:t>Schema Definition Error</w:t>
      </w:r>
      <w:r>
        <w:t xml:space="preserve"> or </w:t>
      </w:r>
      <w:r w:rsidRPr="00E833BE">
        <w:rPr>
          <w:b/>
          <w:bCs/>
          <w:i/>
          <w:iCs/>
        </w:rPr>
        <w:t>SDE</w:t>
      </w:r>
      <w:r>
        <w:t xml:space="preserve"> for short - these indicate the DFDL schema is not meaningful. They are generally fatal errors that prevent or stop processing of data.</w:t>
      </w:r>
    </w:p>
    <w:p w14:paraId="18092828" w14:textId="77777777" w:rsidR="00B46A03" w:rsidRDefault="00B46A03" w:rsidP="00EB2287">
      <w:pPr>
        <w:pStyle w:val="ListParagraph"/>
        <w:numPr>
          <w:ilvl w:val="0"/>
          <w:numId w:val="142"/>
        </w:numPr>
        <w:tabs>
          <w:tab w:val="clear" w:pos="403"/>
        </w:tabs>
        <w:spacing w:before="60" w:after="60" w:line="240" w:lineRule="auto"/>
        <w:jc w:val="left"/>
      </w:pPr>
      <w:r w:rsidRPr="00E833BE">
        <w:rPr>
          <w:b/>
          <w:bCs/>
          <w:i/>
          <w:iCs/>
        </w:rPr>
        <w:t>Processing Error</w:t>
      </w:r>
      <w:r>
        <w:t xml:space="preserve"> - These are errors that occur when parsing or unparsing.</w:t>
      </w:r>
    </w:p>
    <w:p w14:paraId="325637C3" w14:textId="77777777" w:rsidR="00B46A03" w:rsidRDefault="00B46A03" w:rsidP="00EB2287">
      <w:pPr>
        <w:pStyle w:val="ListParagraph"/>
        <w:numPr>
          <w:ilvl w:val="1"/>
          <w:numId w:val="142"/>
        </w:numPr>
        <w:tabs>
          <w:tab w:val="clear" w:pos="403"/>
        </w:tabs>
        <w:spacing w:before="60" w:after="60" w:line="240" w:lineRule="auto"/>
        <w:jc w:val="left"/>
      </w:pPr>
      <w:r w:rsidRPr="0013417F">
        <w:t xml:space="preserve">At parse time, </w:t>
      </w:r>
      <w:r>
        <w:t xml:space="preserve">Processing Errors can cause the parser to search (such as via backtracking) for alternative ways to parse the data as are allowed by the DFDL schema. In that sense parse-time Processing Errors guide the parsing, and when the parser finds an alternative way to parse the data, a prior parse error is said to have been </w:t>
      </w:r>
      <w:r w:rsidRPr="00E833BE">
        <w:rPr>
          <w:i/>
          <w:iCs/>
        </w:rPr>
        <w:t>suppressed</w:t>
      </w:r>
      <w:r>
        <w:t>. A parse error that is not suppressed MUST terminate parsing with a diagnostic message.</w:t>
      </w:r>
    </w:p>
    <w:p w14:paraId="30A5F448" w14:textId="77777777" w:rsidR="00B46A03" w:rsidRDefault="00B46A03" w:rsidP="00EB2287">
      <w:pPr>
        <w:pStyle w:val="ListParagraph"/>
        <w:numPr>
          <w:ilvl w:val="1"/>
          <w:numId w:val="142"/>
        </w:numPr>
        <w:tabs>
          <w:tab w:val="clear" w:pos="403"/>
        </w:tabs>
        <w:spacing w:before="60" w:after="60" w:line="240" w:lineRule="auto"/>
        <w:jc w:val="left"/>
      </w:pPr>
      <w:r>
        <w:t>At unparse-time, Processing Errors are generally fatal. They MUST cause unparsing to stop with a diagnostic message.</w:t>
      </w:r>
    </w:p>
    <w:p w14:paraId="699929B9" w14:textId="5CE1161D" w:rsidR="00B46A03" w:rsidRDefault="00B46A03" w:rsidP="00EB2287">
      <w:pPr>
        <w:pStyle w:val="ListParagraph"/>
        <w:numPr>
          <w:ilvl w:val="0"/>
          <w:numId w:val="142"/>
        </w:numPr>
        <w:tabs>
          <w:tab w:val="clear" w:pos="403"/>
        </w:tabs>
        <w:spacing w:before="60" w:after="60" w:line="240" w:lineRule="auto"/>
        <w:jc w:val="left"/>
      </w:pPr>
      <w:r w:rsidRPr="00E833BE">
        <w:rPr>
          <w:b/>
          <w:bCs/>
          <w:i/>
          <w:iCs/>
        </w:rPr>
        <w:t>Validation Error</w:t>
      </w:r>
      <w:r>
        <w:t xml:space="preserve"> - These are errors when optional validation checking is available and enabled. Validation Errors MUST </w:t>
      </w:r>
      <w:r w:rsidR="00A34459">
        <w:t>NOT</w:t>
      </w:r>
      <w:r>
        <w:t xml:space="preserve"> stop, nor influence, parsing or unparsing behavior. Validation Errors are effectively warnings indicating lack of conformance of the parser output, or the unparser input, with the XML Schema facet constraints, or  the XSD maxOccurs and XSD minOccurs values.</w:t>
      </w:r>
    </w:p>
    <w:p w14:paraId="33E2878F" w14:textId="16C86008" w:rsidR="00B46A03" w:rsidRDefault="00B46A03" w:rsidP="00EB2287">
      <w:pPr>
        <w:pStyle w:val="ListParagraph"/>
        <w:numPr>
          <w:ilvl w:val="0"/>
          <w:numId w:val="142"/>
        </w:numPr>
        <w:tabs>
          <w:tab w:val="clear" w:pos="403"/>
        </w:tabs>
        <w:spacing w:before="60" w:after="60" w:line="240" w:lineRule="auto"/>
        <w:jc w:val="left"/>
      </w:pPr>
      <w:r w:rsidRPr="00E833BE">
        <w:rPr>
          <w:b/>
          <w:bCs/>
          <w:i/>
          <w:iCs/>
        </w:rPr>
        <w:t>Recoverable Error</w:t>
      </w:r>
      <w:r>
        <w:t xml:space="preserve"> - In addition to using XML Schema validation, DFDL also provides the ability to add Recoverable Error assertions to a DFDL schema. These cause diagnostic messages to be created but MUST </w:t>
      </w:r>
      <w:r w:rsidR="00A34459">
        <w:t>NOT</w:t>
      </w:r>
      <w:r>
        <w:t xml:space="preserve"> stop, nor influence, parsing or unparsing behavior. </w:t>
      </w:r>
    </w:p>
    <w:p w14:paraId="14773B44"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360" w:name="_Toc39166740"/>
      <w:bookmarkStart w:id="361" w:name="_Toc50556557"/>
      <w:bookmarkStart w:id="362" w:name="_Toc50558166"/>
      <w:bookmarkStart w:id="363" w:name="_Toc50633672"/>
      <w:bookmarkStart w:id="364" w:name="_Toc50633966"/>
      <w:bookmarkStart w:id="365" w:name="_Toc50634260"/>
      <w:bookmarkStart w:id="366" w:name="_Toc38908491"/>
      <w:bookmarkStart w:id="367" w:name="_Toc39166741"/>
      <w:bookmarkStart w:id="368" w:name="_Toc50556558"/>
      <w:bookmarkStart w:id="369" w:name="_Toc50558167"/>
      <w:bookmarkStart w:id="370" w:name="_Toc50633673"/>
      <w:bookmarkStart w:id="371" w:name="_Toc50633967"/>
      <w:bookmarkStart w:id="372" w:name="_Toc50634261"/>
      <w:bookmarkStart w:id="373" w:name="_Toc38908492"/>
      <w:bookmarkStart w:id="374" w:name="_Toc39166742"/>
      <w:bookmarkStart w:id="375" w:name="_Toc50556559"/>
      <w:bookmarkStart w:id="376" w:name="_Toc50558168"/>
      <w:bookmarkStart w:id="377" w:name="_Toc50633674"/>
      <w:bookmarkStart w:id="378" w:name="_Toc50633968"/>
      <w:bookmarkStart w:id="379" w:name="_Toc50634262"/>
      <w:bookmarkStart w:id="380" w:name="_Toc38908493"/>
      <w:bookmarkStart w:id="381" w:name="_Toc39166743"/>
      <w:bookmarkStart w:id="382" w:name="_Toc50556560"/>
      <w:bookmarkStart w:id="383" w:name="_Toc50558169"/>
      <w:bookmarkStart w:id="384" w:name="_Toc50633675"/>
      <w:bookmarkStart w:id="385" w:name="_Toc50633969"/>
      <w:bookmarkStart w:id="386" w:name="_Toc50634263"/>
      <w:bookmarkStart w:id="387" w:name="_Toc38880376"/>
      <w:bookmarkStart w:id="388" w:name="_Toc38881915"/>
      <w:bookmarkStart w:id="389" w:name="_Toc38908494"/>
      <w:bookmarkStart w:id="390" w:name="_Toc39166744"/>
      <w:bookmarkStart w:id="391" w:name="_Toc50556561"/>
      <w:bookmarkStart w:id="392" w:name="_Toc50558170"/>
      <w:bookmarkStart w:id="393" w:name="_Toc50633676"/>
      <w:bookmarkStart w:id="394" w:name="_Toc50633970"/>
      <w:bookmarkStart w:id="395" w:name="_Toc50634264"/>
      <w:bookmarkStart w:id="396" w:name="_Toc38908495"/>
      <w:bookmarkStart w:id="397" w:name="_Toc39166745"/>
      <w:bookmarkStart w:id="398" w:name="_Toc50556562"/>
      <w:bookmarkStart w:id="399" w:name="_Toc50558171"/>
      <w:bookmarkStart w:id="400" w:name="_Toc50633677"/>
      <w:bookmarkStart w:id="401" w:name="_Toc50633971"/>
      <w:bookmarkStart w:id="402" w:name="_Toc50634265"/>
      <w:bookmarkStart w:id="403" w:name="_Toc38908496"/>
      <w:bookmarkStart w:id="404" w:name="_Toc39166746"/>
      <w:bookmarkStart w:id="405" w:name="_Toc50556563"/>
      <w:bookmarkStart w:id="406" w:name="_Toc50558172"/>
      <w:bookmarkStart w:id="407" w:name="_Toc50633678"/>
      <w:bookmarkStart w:id="408" w:name="_Toc50633972"/>
      <w:bookmarkStart w:id="409" w:name="_Toc50634266"/>
      <w:bookmarkStart w:id="410" w:name="_Toc38908497"/>
      <w:bookmarkStart w:id="411" w:name="_Toc39166747"/>
      <w:bookmarkStart w:id="412" w:name="_Toc50556564"/>
      <w:bookmarkStart w:id="413" w:name="_Toc50558173"/>
      <w:bookmarkStart w:id="414" w:name="_Toc50633679"/>
      <w:bookmarkStart w:id="415" w:name="_Toc50633973"/>
      <w:bookmarkStart w:id="416" w:name="_Toc50634267"/>
      <w:bookmarkStart w:id="417" w:name="_Toc38908498"/>
      <w:bookmarkStart w:id="418" w:name="_Toc39166748"/>
      <w:bookmarkStart w:id="419" w:name="_Toc50556565"/>
      <w:bookmarkStart w:id="420" w:name="_Toc50558174"/>
      <w:bookmarkStart w:id="421" w:name="_Toc50633680"/>
      <w:bookmarkStart w:id="422" w:name="_Toc50633974"/>
      <w:bookmarkStart w:id="423" w:name="_Toc50634268"/>
      <w:bookmarkStart w:id="424" w:name="_Toc38908499"/>
      <w:bookmarkStart w:id="425" w:name="_Toc39166749"/>
      <w:bookmarkStart w:id="426" w:name="_Toc50556566"/>
      <w:bookmarkStart w:id="427" w:name="_Toc50558175"/>
      <w:bookmarkStart w:id="428" w:name="_Toc50633681"/>
      <w:bookmarkStart w:id="429" w:name="_Toc50633975"/>
      <w:bookmarkStart w:id="430" w:name="_Toc50634269"/>
      <w:bookmarkStart w:id="431" w:name="_Toc38908500"/>
      <w:bookmarkStart w:id="432" w:name="_Toc39166750"/>
      <w:bookmarkStart w:id="433" w:name="_Toc50556567"/>
      <w:bookmarkStart w:id="434" w:name="_Toc50558176"/>
      <w:bookmarkStart w:id="435" w:name="_Toc50633682"/>
      <w:bookmarkStart w:id="436" w:name="_Toc50633976"/>
      <w:bookmarkStart w:id="437" w:name="_Toc50634270"/>
      <w:bookmarkStart w:id="438" w:name="_Toc322911484"/>
      <w:bookmarkStart w:id="439" w:name="_Toc322912023"/>
      <w:bookmarkStart w:id="440" w:name="_Toc199515590"/>
      <w:bookmarkStart w:id="441" w:name="_Toc199515778"/>
      <w:bookmarkStart w:id="442" w:name="_Toc199516217"/>
      <w:bookmarkStart w:id="443" w:name="_Toc38908501"/>
      <w:bookmarkStart w:id="444" w:name="_Toc39166751"/>
      <w:bookmarkStart w:id="445" w:name="_Toc50556568"/>
      <w:bookmarkStart w:id="446" w:name="_Toc50558177"/>
      <w:bookmarkStart w:id="447" w:name="_Toc50633683"/>
      <w:bookmarkStart w:id="448" w:name="_Toc50633977"/>
      <w:bookmarkStart w:id="449" w:name="_Toc50634271"/>
      <w:bookmarkStart w:id="450" w:name="_Toc38908502"/>
      <w:bookmarkStart w:id="451" w:name="_Toc39166752"/>
      <w:bookmarkStart w:id="452" w:name="_Toc50556569"/>
      <w:bookmarkStart w:id="453" w:name="_Toc50558178"/>
      <w:bookmarkStart w:id="454" w:name="_Toc50633684"/>
      <w:bookmarkStart w:id="455" w:name="_Toc50633978"/>
      <w:bookmarkStart w:id="456" w:name="_Toc50634272"/>
      <w:bookmarkStart w:id="457" w:name="_Toc38908503"/>
      <w:bookmarkStart w:id="458" w:name="_Toc39166753"/>
      <w:bookmarkStart w:id="459" w:name="_Toc50556570"/>
      <w:bookmarkStart w:id="460" w:name="_Toc50558179"/>
      <w:bookmarkStart w:id="461" w:name="_Toc50633685"/>
      <w:bookmarkStart w:id="462" w:name="_Toc50633979"/>
      <w:bookmarkStart w:id="463" w:name="_Toc50634273"/>
      <w:bookmarkStart w:id="464" w:name="_Toc38908504"/>
      <w:bookmarkStart w:id="465" w:name="_Toc39166754"/>
      <w:bookmarkStart w:id="466" w:name="_Toc50556571"/>
      <w:bookmarkStart w:id="467" w:name="_Toc50558180"/>
      <w:bookmarkStart w:id="468" w:name="_Toc50633686"/>
      <w:bookmarkStart w:id="469" w:name="_Toc50633980"/>
      <w:bookmarkStart w:id="470" w:name="_Toc50634274"/>
      <w:bookmarkStart w:id="471" w:name="_Toc38908505"/>
      <w:bookmarkStart w:id="472" w:name="_Toc39166755"/>
      <w:bookmarkStart w:id="473" w:name="_Toc50556572"/>
      <w:bookmarkStart w:id="474" w:name="_Toc50558181"/>
      <w:bookmarkStart w:id="475" w:name="_Toc50633687"/>
      <w:bookmarkStart w:id="476" w:name="_Toc50633981"/>
      <w:bookmarkStart w:id="477" w:name="_Toc50634275"/>
      <w:bookmarkStart w:id="478" w:name="_Toc38908506"/>
      <w:bookmarkStart w:id="479" w:name="_Toc39166756"/>
      <w:bookmarkStart w:id="480" w:name="_Toc50556573"/>
      <w:bookmarkStart w:id="481" w:name="_Toc50558182"/>
      <w:bookmarkStart w:id="482" w:name="_Toc50633688"/>
      <w:bookmarkStart w:id="483" w:name="_Toc50633982"/>
      <w:bookmarkStart w:id="484" w:name="_Toc50634276"/>
      <w:bookmarkStart w:id="485" w:name="_Toc361231093"/>
      <w:bookmarkStart w:id="486" w:name="_Toc361231619"/>
      <w:bookmarkStart w:id="487" w:name="_Toc362444899"/>
      <w:bookmarkStart w:id="488" w:name="_Toc363908821"/>
      <w:bookmarkStart w:id="489" w:name="_Toc364463243"/>
      <w:bookmarkStart w:id="490" w:name="_Toc366077834"/>
      <w:bookmarkStart w:id="491" w:name="_Toc366078453"/>
      <w:bookmarkStart w:id="492" w:name="_Toc366079439"/>
      <w:bookmarkStart w:id="493" w:name="_Toc366080051"/>
      <w:bookmarkStart w:id="494" w:name="_Toc366080663"/>
      <w:bookmarkStart w:id="495" w:name="_Toc366505003"/>
      <w:bookmarkStart w:id="496" w:name="_Toc366508372"/>
      <w:bookmarkStart w:id="497" w:name="_Toc366512873"/>
      <w:bookmarkStart w:id="498" w:name="_Toc366574064"/>
      <w:bookmarkStart w:id="499" w:name="_Toc366577857"/>
      <w:bookmarkStart w:id="500" w:name="_Toc366578465"/>
      <w:bookmarkStart w:id="501" w:name="_Toc366579059"/>
      <w:bookmarkStart w:id="502" w:name="_Toc366579650"/>
      <w:bookmarkStart w:id="503" w:name="_Toc366580242"/>
      <w:bookmarkStart w:id="504" w:name="_Toc366580833"/>
      <w:bookmarkStart w:id="505" w:name="_Toc366581425"/>
      <w:bookmarkStart w:id="506" w:name="_Toc322911486"/>
      <w:bookmarkStart w:id="507" w:name="_Toc322912025"/>
      <w:bookmarkStart w:id="508" w:name="_Toc38908507"/>
      <w:bookmarkStart w:id="509" w:name="_Toc39166757"/>
      <w:bookmarkStart w:id="510" w:name="_Toc50556574"/>
      <w:bookmarkStart w:id="511" w:name="_Toc50558183"/>
      <w:bookmarkStart w:id="512" w:name="_Toc50633689"/>
      <w:bookmarkStart w:id="513" w:name="_Toc50633983"/>
      <w:bookmarkStart w:id="514" w:name="_Toc50634277"/>
      <w:bookmarkStart w:id="515" w:name="_Toc38908508"/>
      <w:bookmarkStart w:id="516" w:name="_Toc39166758"/>
      <w:bookmarkStart w:id="517" w:name="_Toc50556575"/>
      <w:bookmarkStart w:id="518" w:name="_Toc50558184"/>
      <w:bookmarkStart w:id="519" w:name="_Toc50633690"/>
      <w:bookmarkStart w:id="520" w:name="_Toc50633984"/>
      <w:bookmarkStart w:id="521" w:name="_Toc50634278"/>
      <w:bookmarkStart w:id="522" w:name="_Toc38908509"/>
      <w:bookmarkStart w:id="523" w:name="_Toc39166759"/>
      <w:bookmarkStart w:id="524" w:name="_Toc50556576"/>
      <w:bookmarkStart w:id="525" w:name="_Toc50558185"/>
      <w:bookmarkStart w:id="526" w:name="_Toc50633691"/>
      <w:bookmarkStart w:id="527" w:name="_Toc50633985"/>
      <w:bookmarkStart w:id="528" w:name="_Toc50634279"/>
      <w:bookmarkStart w:id="529" w:name="_Toc38908510"/>
      <w:bookmarkStart w:id="530" w:name="_Toc39166760"/>
      <w:bookmarkStart w:id="531" w:name="_Toc50556577"/>
      <w:bookmarkStart w:id="532" w:name="_Toc50558186"/>
      <w:bookmarkStart w:id="533" w:name="_Toc50633692"/>
      <w:bookmarkStart w:id="534" w:name="_Toc50633986"/>
      <w:bookmarkStart w:id="535" w:name="_Toc50634280"/>
      <w:bookmarkStart w:id="536" w:name="_Toc38908511"/>
      <w:bookmarkStart w:id="537" w:name="_Toc39166761"/>
      <w:bookmarkStart w:id="538" w:name="_Toc50556578"/>
      <w:bookmarkStart w:id="539" w:name="_Toc50558187"/>
      <w:bookmarkStart w:id="540" w:name="_Toc50633693"/>
      <w:bookmarkStart w:id="541" w:name="_Toc50633987"/>
      <w:bookmarkStart w:id="542" w:name="_Toc50634281"/>
      <w:bookmarkStart w:id="543" w:name="_Toc38908512"/>
      <w:bookmarkStart w:id="544" w:name="_Toc39166762"/>
      <w:bookmarkStart w:id="545" w:name="_Toc50556579"/>
      <w:bookmarkStart w:id="546" w:name="_Toc50558188"/>
      <w:bookmarkStart w:id="547" w:name="_Toc50633694"/>
      <w:bookmarkStart w:id="548" w:name="_Toc50633988"/>
      <w:bookmarkStart w:id="549" w:name="_Toc50634282"/>
      <w:bookmarkStart w:id="550" w:name="_Toc38908513"/>
      <w:bookmarkStart w:id="551" w:name="_Toc39166763"/>
      <w:bookmarkStart w:id="552" w:name="_Toc50556580"/>
      <w:bookmarkStart w:id="553" w:name="_Toc50558189"/>
      <w:bookmarkStart w:id="554" w:name="_Toc50633695"/>
      <w:bookmarkStart w:id="555" w:name="_Toc50633989"/>
      <w:bookmarkStart w:id="556" w:name="_Toc50634283"/>
      <w:bookmarkStart w:id="557" w:name="_Toc322911488"/>
      <w:bookmarkStart w:id="558" w:name="_Toc322912027"/>
      <w:bookmarkStart w:id="559" w:name="_Toc322911489"/>
      <w:bookmarkStart w:id="560" w:name="_Toc322912028"/>
      <w:bookmarkStart w:id="561" w:name="_Toc322911490"/>
      <w:bookmarkStart w:id="562" w:name="_Toc322912029"/>
      <w:bookmarkStart w:id="563" w:name="_Toc322911491"/>
      <w:bookmarkStart w:id="564" w:name="_Toc322912030"/>
      <w:bookmarkStart w:id="565" w:name="_Toc322911492"/>
      <w:bookmarkStart w:id="566" w:name="_Toc322912031"/>
      <w:bookmarkStart w:id="567" w:name="_Toc322911493"/>
      <w:bookmarkStart w:id="568" w:name="_Toc322912032"/>
      <w:bookmarkStart w:id="569" w:name="_Toc322911494"/>
      <w:bookmarkStart w:id="570" w:name="_Toc322912033"/>
      <w:bookmarkStart w:id="571" w:name="_Toc322911495"/>
      <w:bookmarkStart w:id="572" w:name="_Toc322912034"/>
      <w:bookmarkStart w:id="573" w:name="_Toc322911496"/>
      <w:bookmarkStart w:id="574" w:name="_Toc322912035"/>
      <w:bookmarkStart w:id="575" w:name="_Toc322911497"/>
      <w:bookmarkStart w:id="576" w:name="_Toc322912036"/>
      <w:bookmarkStart w:id="577" w:name="_Toc322911498"/>
      <w:bookmarkStart w:id="578" w:name="_Toc322912037"/>
      <w:bookmarkStart w:id="579" w:name="_Toc322911499"/>
      <w:bookmarkStart w:id="580" w:name="_Toc322912038"/>
      <w:bookmarkStart w:id="581" w:name="_Toc322911500"/>
      <w:bookmarkStart w:id="582" w:name="_Toc322912039"/>
      <w:bookmarkStart w:id="583" w:name="_Toc184191909"/>
      <w:bookmarkStart w:id="584" w:name="_Toc184210449"/>
      <w:bookmarkStart w:id="585" w:name="_Toc38908514"/>
      <w:bookmarkStart w:id="586" w:name="_Toc39166764"/>
      <w:bookmarkStart w:id="587" w:name="_Toc50556581"/>
      <w:bookmarkStart w:id="588" w:name="_Toc50558190"/>
      <w:bookmarkStart w:id="589" w:name="_Toc50633696"/>
      <w:bookmarkStart w:id="590" w:name="_Toc50633990"/>
      <w:bookmarkStart w:id="591" w:name="_Toc50634284"/>
      <w:bookmarkStart w:id="592" w:name="_Toc38908515"/>
      <w:bookmarkStart w:id="593" w:name="_Toc38908516"/>
      <w:bookmarkStart w:id="594" w:name="_Toc38908517"/>
      <w:bookmarkStart w:id="595" w:name="_Toc38908518"/>
      <w:bookmarkStart w:id="596" w:name="_Toc38908519"/>
      <w:bookmarkStart w:id="597" w:name="_Toc38908520"/>
      <w:bookmarkStart w:id="598" w:name="_Toc38908521"/>
      <w:bookmarkStart w:id="599" w:name="_Toc38908522"/>
      <w:bookmarkStart w:id="600" w:name="_Toc38908523"/>
      <w:bookmarkStart w:id="601" w:name="_Toc38908524"/>
      <w:bookmarkStart w:id="602" w:name="_Toc38908525"/>
      <w:bookmarkStart w:id="603" w:name="_Toc39166765"/>
      <w:bookmarkStart w:id="604" w:name="_Toc50556582"/>
      <w:bookmarkStart w:id="605" w:name="_Toc50558191"/>
      <w:bookmarkStart w:id="606" w:name="_Toc50633697"/>
      <w:bookmarkStart w:id="607" w:name="_Toc50633991"/>
      <w:bookmarkStart w:id="608" w:name="_Toc50634285"/>
      <w:bookmarkStart w:id="609" w:name="_Toc39166766"/>
      <w:bookmarkStart w:id="610" w:name="_Toc50556583"/>
      <w:bookmarkStart w:id="611" w:name="_Toc50558192"/>
      <w:bookmarkStart w:id="612" w:name="_Toc50633698"/>
      <w:bookmarkStart w:id="613" w:name="_Toc50633992"/>
      <w:bookmarkStart w:id="614" w:name="_Toc50634286"/>
      <w:bookmarkStart w:id="615" w:name="_Toc39166767"/>
      <w:bookmarkStart w:id="616" w:name="_Toc50556584"/>
      <w:bookmarkStart w:id="617" w:name="_Toc50558193"/>
      <w:bookmarkStart w:id="618" w:name="_Toc50633699"/>
      <w:bookmarkStart w:id="619" w:name="_Toc50633993"/>
      <w:bookmarkStart w:id="620" w:name="_Toc50634287"/>
      <w:bookmarkStart w:id="621" w:name="_Toc39166768"/>
      <w:bookmarkStart w:id="622" w:name="_Toc50556585"/>
      <w:bookmarkStart w:id="623" w:name="_Toc50558194"/>
      <w:bookmarkStart w:id="624" w:name="_Toc50633700"/>
      <w:bookmarkStart w:id="625" w:name="_Toc50633994"/>
      <w:bookmarkStart w:id="626" w:name="_Toc50634288"/>
      <w:bookmarkStart w:id="627" w:name="_Toc39166769"/>
      <w:bookmarkStart w:id="628" w:name="_Toc50556586"/>
      <w:bookmarkStart w:id="629" w:name="_Toc50558195"/>
      <w:bookmarkStart w:id="630" w:name="_Toc50633701"/>
      <w:bookmarkStart w:id="631" w:name="_Toc50633995"/>
      <w:bookmarkStart w:id="632" w:name="_Toc50634289"/>
      <w:bookmarkStart w:id="633" w:name="_Toc39166770"/>
      <w:bookmarkStart w:id="634" w:name="_Toc50556587"/>
      <w:bookmarkStart w:id="635" w:name="_Toc50558196"/>
      <w:bookmarkStart w:id="636" w:name="_Toc50633702"/>
      <w:bookmarkStart w:id="637" w:name="_Toc50633996"/>
      <w:bookmarkStart w:id="638" w:name="_Toc50634290"/>
      <w:bookmarkStart w:id="639" w:name="_Toc39166771"/>
      <w:bookmarkStart w:id="640" w:name="_Toc50556588"/>
      <w:bookmarkStart w:id="641" w:name="_Toc50558197"/>
      <w:bookmarkStart w:id="642" w:name="_Toc50633703"/>
      <w:bookmarkStart w:id="643" w:name="_Toc50633997"/>
      <w:bookmarkStart w:id="644" w:name="_Toc50634291"/>
      <w:bookmarkStart w:id="645" w:name="_Toc39166772"/>
      <w:bookmarkStart w:id="646" w:name="_Toc50556589"/>
      <w:bookmarkStart w:id="647" w:name="_Toc50558198"/>
      <w:bookmarkStart w:id="648" w:name="_Toc50633704"/>
      <w:bookmarkStart w:id="649" w:name="_Toc50633998"/>
      <w:bookmarkStart w:id="650" w:name="_Toc50634292"/>
      <w:bookmarkStart w:id="651" w:name="_Toc38908526"/>
      <w:bookmarkStart w:id="652" w:name="_Toc39166773"/>
      <w:bookmarkStart w:id="653" w:name="_Toc50556590"/>
      <w:bookmarkStart w:id="654" w:name="_Toc50558199"/>
      <w:bookmarkStart w:id="655" w:name="_Toc50633705"/>
      <w:bookmarkStart w:id="656" w:name="_Toc50633999"/>
      <w:bookmarkStart w:id="657" w:name="_Toc50634293"/>
      <w:bookmarkStart w:id="658" w:name="_Toc38908527"/>
      <w:bookmarkStart w:id="659" w:name="_Toc39166774"/>
      <w:bookmarkStart w:id="660" w:name="_Toc50556591"/>
      <w:bookmarkStart w:id="661" w:name="_Toc50558200"/>
      <w:bookmarkStart w:id="662" w:name="_Toc50633706"/>
      <w:bookmarkStart w:id="663" w:name="_Toc50634000"/>
      <w:bookmarkStart w:id="664" w:name="_Toc50634294"/>
      <w:bookmarkStart w:id="665" w:name="_Toc366077837"/>
      <w:bookmarkStart w:id="666" w:name="_Toc366078456"/>
      <w:bookmarkStart w:id="667" w:name="_Toc366079442"/>
      <w:bookmarkStart w:id="668" w:name="_Toc366080054"/>
      <w:bookmarkStart w:id="669" w:name="_Toc366080666"/>
      <w:bookmarkStart w:id="670" w:name="_Toc366505006"/>
      <w:bookmarkStart w:id="671" w:name="_Toc366508375"/>
      <w:bookmarkStart w:id="672" w:name="_Toc366512876"/>
      <w:bookmarkStart w:id="673" w:name="_Toc366574067"/>
      <w:bookmarkStart w:id="674" w:name="_Toc366577860"/>
      <w:bookmarkStart w:id="675" w:name="_Toc366578468"/>
      <w:bookmarkStart w:id="676" w:name="_Toc366579062"/>
      <w:bookmarkStart w:id="677" w:name="_Toc366579653"/>
      <w:bookmarkStart w:id="678" w:name="_Toc366580245"/>
      <w:bookmarkStart w:id="679" w:name="_Toc366580836"/>
      <w:bookmarkStart w:id="680" w:name="_Toc366581428"/>
      <w:bookmarkStart w:id="681" w:name="_Toc322911502"/>
      <w:bookmarkStart w:id="682" w:name="_Toc322912041"/>
      <w:bookmarkStart w:id="683" w:name="_Toc38908531"/>
      <w:bookmarkStart w:id="684" w:name="_Toc38908532"/>
      <w:bookmarkStart w:id="685" w:name="_Toc38908533"/>
      <w:bookmarkStart w:id="686" w:name="_Toc38908534"/>
      <w:bookmarkStart w:id="687" w:name="_Toc38908535"/>
      <w:bookmarkStart w:id="688" w:name="_Toc38908536"/>
      <w:bookmarkStart w:id="689" w:name="_Toc38908537"/>
      <w:bookmarkStart w:id="690" w:name="_Toc38908538"/>
      <w:bookmarkStart w:id="691" w:name="_Toc38908539"/>
      <w:bookmarkStart w:id="692" w:name="_Toc38908540"/>
      <w:bookmarkStart w:id="693" w:name="_Toc38908541"/>
      <w:bookmarkStart w:id="694" w:name="_Toc38908542"/>
      <w:bookmarkStart w:id="695" w:name="_Toc38908543"/>
      <w:bookmarkStart w:id="696" w:name="_Toc38908544"/>
      <w:bookmarkStart w:id="697" w:name="_Toc38908545"/>
      <w:bookmarkStart w:id="698" w:name="_Toc38908546"/>
      <w:bookmarkStart w:id="699" w:name="_Toc38908547"/>
      <w:bookmarkStart w:id="700" w:name="_Toc38908548"/>
      <w:bookmarkStart w:id="701" w:name="_Toc38908549"/>
      <w:bookmarkStart w:id="702" w:name="_Toc38908550"/>
      <w:bookmarkStart w:id="703" w:name="_Toc38908551"/>
      <w:bookmarkStart w:id="704" w:name="_Toc38908552"/>
      <w:bookmarkStart w:id="705" w:name="_Toc38908553"/>
      <w:bookmarkStart w:id="706" w:name="_Toc38908554"/>
      <w:bookmarkStart w:id="707" w:name="_Toc38908555"/>
      <w:bookmarkStart w:id="708" w:name="_Toc38908556"/>
      <w:bookmarkStart w:id="709" w:name="_Toc38908557"/>
      <w:bookmarkStart w:id="710" w:name="_Toc38908558"/>
      <w:bookmarkStart w:id="711" w:name="_Toc38908559"/>
      <w:bookmarkStart w:id="712" w:name="_Toc38908560"/>
      <w:bookmarkStart w:id="713" w:name="_Toc38908561"/>
      <w:bookmarkStart w:id="714" w:name="_Toc38908562"/>
      <w:bookmarkStart w:id="715" w:name="_Toc38908563"/>
      <w:bookmarkStart w:id="716" w:name="_Toc38908564"/>
      <w:bookmarkStart w:id="717" w:name="_Toc38908565"/>
      <w:bookmarkStart w:id="718" w:name="_Toc38908566"/>
      <w:bookmarkStart w:id="719" w:name="_Toc38908567"/>
      <w:bookmarkStart w:id="720" w:name="_Toc38908568"/>
      <w:bookmarkStart w:id="721" w:name="_Toc38908569"/>
      <w:bookmarkStart w:id="722" w:name="_Toc38908570"/>
      <w:bookmarkStart w:id="723" w:name="_Toc38908571"/>
      <w:bookmarkStart w:id="724" w:name="_Toc38908572"/>
      <w:bookmarkStart w:id="725" w:name="_Toc38908573"/>
      <w:bookmarkStart w:id="726" w:name="_Toc38908574"/>
      <w:bookmarkStart w:id="727" w:name="_Toc38908575"/>
      <w:bookmarkStart w:id="728" w:name="_Toc38908576"/>
      <w:bookmarkStart w:id="729" w:name="_Toc38908577"/>
      <w:bookmarkStart w:id="730" w:name="_Toc38908578"/>
      <w:bookmarkStart w:id="731" w:name="_Toc38908579"/>
      <w:bookmarkStart w:id="732" w:name="_Toc38908580"/>
      <w:bookmarkStart w:id="733" w:name="_Toc38908581"/>
      <w:bookmarkStart w:id="734" w:name="_Toc38908582"/>
      <w:bookmarkStart w:id="735" w:name="_Toc38908583"/>
      <w:bookmarkStart w:id="736" w:name="_Toc38908584"/>
      <w:bookmarkStart w:id="737" w:name="_Toc38908585"/>
      <w:bookmarkStart w:id="738" w:name="_Toc38908586"/>
      <w:bookmarkStart w:id="739" w:name="_Toc38908587"/>
      <w:bookmarkStart w:id="740" w:name="_Toc38908588"/>
      <w:bookmarkStart w:id="741" w:name="_Toc38908589"/>
      <w:bookmarkStart w:id="742" w:name="_Toc38908590"/>
      <w:bookmarkStart w:id="743" w:name="_Toc38908591"/>
      <w:bookmarkStart w:id="744" w:name="_Toc38908592"/>
      <w:bookmarkStart w:id="745" w:name="_Toc38908593"/>
      <w:bookmarkStart w:id="746" w:name="_Toc38908594"/>
      <w:bookmarkStart w:id="747" w:name="_Toc38908595"/>
      <w:bookmarkStart w:id="748" w:name="_Toc38908596"/>
      <w:bookmarkStart w:id="749" w:name="_Toc38908597"/>
      <w:bookmarkStart w:id="750" w:name="_Toc38908598"/>
      <w:bookmarkStart w:id="751" w:name="_Toc38908599"/>
      <w:bookmarkStart w:id="752" w:name="_Toc38908600"/>
      <w:bookmarkStart w:id="753" w:name="_Toc38908601"/>
      <w:bookmarkStart w:id="754" w:name="_Toc38908602"/>
      <w:bookmarkStart w:id="755" w:name="_Toc38908603"/>
      <w:bookmarkStart w:id="756" w:name="_Toc38908604"/>
      <w:bookmarkStart w:id="757" w:name="_Toc38908605"/>
      <w:bookmarkStart w:id="758" w:name="_Toc38908606"/>
      <w:bookmarkStart w:id="759" w:name="_Toc38908607"/>
      <w:bookmarkStart w:id="760" w:name="_Toc38908608"/>
      <w:bookmarkStart w:id="761" w:name="_Toc38908609"/>
      <w:bookmarkStart w:id="762" w:name="_Toc38908610"/>
      <w:bookmarkStart w:id="763" w:name="_Toc38908611"/>
      <w:bookmarkStart w:id="764" w:name="_Toc38908612"/>
      <w:bookmarkStart w:id="765" w:name="_Toc38908613"/>
      <w:bookmarkStart w:id="766" w:name="_Toc38908614"/>
      <w:bookmarkStart w:id="767" w:name="_Toc38908615"/>
      <w:bookmarkStart w:id="768" w:name="_Toc38908616"/>
      <w:bookmarkStart w:id="769" w:name="_Toc38908617"/>
      <w:bookmarkStart w:id="770" w:name="_Toc38908618"/>
      <w:bookmarkStart w:id="771" w:name="_Toc39166778"/>
      <w:bookmarkStart w:id="772" w:name="_Toc50556595"/>
      <w:bookmarkStart w:id="773" w:name="_Toc50558204"/>
      <w:bookmarkStart w:id="774" w:name="_Toc50633710"/>
      <w:bookmarkStart w:id="775" w:name="_Toc50634004"/>
      <w:bookmarkStart w:id="776" w:name="_Toc50634298"/>
      <w:bookmarkStart w:id="777" w:name="_Toc38908619"/>
      <w:bookmarkStart w:id="778" w:name="_Toc38908620"/>
      <w:bookmarkStart w:id="779" w:name="_Toc38908621"/>
      <w:bookmarkStart w:id="780" w:name="_Toc38908622"/>
      <w:bookmarkStart w:id="781" w:name="_Toc38908623"/>
      <w:bookmarkStart w:id="782" w:name="_Toc38908624"/>
      <w:bookmarkStart w:id="783" w:name="_Toc38908625"/>
      <w:bookmarkStart w:id="784" w:name="_Toc38908626"/>
      <w:bookmarkStart w:id="785" w:name="_Toc38908627"/>
      <w:bookmarkStart w:id="786" w:name="_Toc38908628"/>
      <w:bookmarkStart w:id="787" w:name="_Toc38908629"/>
      <w:bookmarkStart w:id="788" w:name="_Toc38908630"/>
      <w:bookmarkStart w:id="789" w:name="_Toc38908631"/>
      <w:bookmarkStart w:id="790" w:name="_Toc38908632"/>
      <w:bookmarkStart w:id="791" w:name="_Toc38908633"/>
      <w:bookmarkStart w:id="792" w:name="_Toc39166780"/>
      <w:bookmarkStart w:id="793" w:name="_Toc50556597"/>
      <w:bookmarkStart w:id="794" w:name="_Toc50558206"/>
      <w:bookmarkStart w:id="795" w:name="_Toc50633712"/>
      <w:bookmarkStart w:id="796" w:name="_Toc50634006"/>
      <w:bookmarkStart w:id="797" w:name="_Toc50634300"/>
      <w:bookmarkStart w:id="798" w:name="_Toc322911505"/>
      <w:bookmarkStart w:id="799" w:name="_Toc322912044"/>
      <w:bookmarkStart w:id="800" w:name="_Toc347241377"/>
      <w:bookmarkStart w:id="801" w:name="_Toc347744570"/>
      <w:bookmarkStart w:id="802" w:name="_Toc348984353"/>
      <w:bookmarkStart w:id="803" w:name="_Toc348984658"/>
      <w:bookmarkStart w:id="804" w:name="_Toc349037821"/>
      <w:bookmarkStart w:id="805" w:name="_Toc349038126"/>
      <w:bookmarkStart w:id="806" w:name="_Toc349042614"/>
      <w:bookmarkStart w:id="807" w:name="_Toc351912605"/>
      <w:bookmarkStart w:id="808" w:name="_Toc351914626"/>
      <w:bookmarkStart w:id="809" w:name="_Toc351915060"/>
      <w:bookmarkStart w:id="810" w:name="_Toc361231098"/>
      <w:bookmarkStart w:id="811" w:name="_Toc361231624"/>
      <w:bookmarkStart w:id="812" w:name="_Toc362444906"/>
      <w:bookmarkStart w:id="813" w:name="_Toc363908828"/>
      <w:bookmarkStart w:id="814" w:name="_Toc364463250"/>
      <w:bookmarkStart w:id="815" w:name="_Toc366077842"/>
      <w:bookmarkStart w:id="816" w:name="_Toc366078461"/>
      <w:bookmarkStart w:id="817" w:name="_Toc366079447"/>
      <w:bookmarkStart w:id="818" w:name="_Toc366080059"/>
      <w:bookmarkStart w:id="819" w:name="_Toc366080671"/>
      <w:bookmarkStart w:id="820" w:name="_Toc366505011"/>
      <w:bookmarkStart w:id="821" w:name="_Toc366508380"/>
      <w:bookmarkStart w:id="822" w:name="_Toc366512881"/>
      <w:bookmarkStart w:id="823" w:name="_Toc366574072"/>
      <w:bookmarkStart w:id="824" w:name="_Toc366577865"/>
      <w:bookmarkStart w:id="825" w:name="_Toc366578473"/>
      <w:bookmarkStart w:id="826" w:name="_Toc366579067"/>
      <w:bookmarkStart w:id="827" w:name="_Toc366579658"/>
      <w:bookmarkStart w:id="828" w:name="_Toc366580250"/>
      <w:bookmarkStart w:id="829" w:name="_Toc366580841"/>
      <w:bookmarkStart w:id="830" w:name="_Toc366581433"/>
      <w:bookmarkStart w:id="831" w:name="_Toc322911507"/>
      <w:bookmarkStart w:id="832" w:name="_Toc322912046"/>
      <w:bookmarkStart w:id="833" w:name="_Toc322911508"/>
      <w:bookmarkStart w:id="834" w:name="_Toc322912047"/>
      <w:bookmarkStart w:id="835" w:name="_Toc322911509"/>
      <w:bookmarkStart w:id="836" w:name="_Toc322912048"/>
      <w:bookmarkStart w:id="837" w:name="_Toc184191912"/>
      <w:bookmarkStart w:id="838" w:name="_Toc184210452"/>
      <w:bookmarkStart w:id="839" w:name="_Toc184191913"/>
      <w:bookmarkStart w:id="840" w:name="_Toc184210453"/>
      <w:bookmarkStart w:id="841" w:name="_Toc184191914"/>
      <w:bookmarkStart w:id="842" w:name="_Toc184210454"/>
      <w:bookmarkStart w:id="843" w:name="_Toc165626325"/>
      <w:bookmarkStart w:id="844" w:name="_Toc165626326"/>
      <w:bookmarkStart w:id="845" w:name="_Toc165626329"/>
      <w:bookmarkStart w:id="846" w:name="_Toc165626330"/>
      <w:bookmarkStart w:id="847" w:name="_Toc165626331"/>
      <w:bookmarkStart w:id="848" w:name="_Toc165626332"/>
      <w:bookmarkStart w:id="849" w:name="_Toc165626334"/>
      <w:bookmarkStart w:id="850" w:name="_Toc165626335"/>
      <w:bookmarkStart w:id="851" w:name="_Toc165626336"/>
      <w:bookmarkStart w:id="852" w:name="_Toc165626337"/>
      <w:bookmarkStart w:id="853" w:name="_Toc165626349"/>
      <w:bookmarkStart w:id="854" w:name="_Toc165626360"/>
      <w:bookmarkStart w:id="855" w:name="_The_DFDL_Information"/>
      <w:bookmarkStart w:id="856" w:name="_Toc199516222"/>
      <w:bookmarkStart w:id="857" w:name="_Toc194983901"/>
      <w:bookmarkStart w:id="858" w:name="_Toc243112740"/>
      <w:bookmarkStart w:id="859" w:name="_Toc349042615"/>
      <w:bookmarkStart w:id="860" w:name="_Ref366577019"/>
      <w:bookmarkStart w:id="861" w:name="_Ref366577050"/>
      <w:bookmarkStart w:id="862" w:name="_Ref37325229"/>
      <w:bookmarkStart w:id="863" w:name="_Ref37327950"/>
      <w:bookmarkStart w:id="864" w:name="_Ref39162759"/>
      <w:bookmarkStart w:id="865" w:name="_Ref39162779"/>
      <w:bookmarkStart w:id="866" w:name="_Toc62570049"/>
      <w:bookmarkStart w:id="867" w:name="_Toc210216771"/>
      <w:bookmarkStart w:id="868" w:name="_Toc219440903"/>
      <w:bookmarkStart w:id="869" w:name="_Toc177399027"/>
      <w:bookmarkStart w:id="870" w:name="_Toc175057314"/>
      <w:bookmarkStart w:id="871" w:name="_Toc20156277"/>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r>
        <w:lastRenderedPageBreak/>
        <w:t>The DFDL Information Set (Infoset)</w:t>
      </w:r>
      <w:bookmarkEnd w:id="856"/>
      <w:bookmarkEnd w:id="857"/>
      <w:bookmarkEnd w:id="858"/>
      <w:bookmarkEnd w:id="859"/>
      <w:bookmarkEnd w:id="860"/>
      <w:bookmarkEnd w:id="861"/>
      <w:bookmarkEnd w:id="862"/>
      <w:bookmarkEnd w:id="863"/>
      <w:bookmarkEnd w:id="864"/>
      <w:bookmarkEnd w:id="865"/>
      <w:bookmarkEnd w:id="866"/>
      <w:bookmarkEnd w:id="867"/>
      <w:bookmarkEnd w:id="868"/>
    </w:p>
    <w:p w14:paraId="3D2949AA" w14:textId="77777777" w:rsidR="00B46A03" w:rsidRDefault="00B46A03" w:rsidP="00B46A03">
      <w:r>
        <w:t xml:space="preserve">This section defines an abstract data set called the </w:t>
      </w:r>
      <w:r>
        <w:rPr>
          <w:rStyle w:val="Strong"/>
          <w:i/>
          <w:iCs/>
        </w:rPr>
        <w:t>DFDL Information Set</w:t>
      </w:r>
      <w:r>
        <w:t xml:space="preserve"> (</w:t>
      </w:r>
      <w:r>
        <w:rPr>
          <w:rStyle w:val="Strong"/>
          <w:i/>
          <w:iCs/>
        </w:rPr>
        <w:t>Infoset</w:t>
      </w:r>
      <w:r>
        <w:t>). Its purpose is to define what is provided:</w:t>
      </w:r>
    </w:p>
    <w:p w14:paraId="73FBCDCE" w14:textId="77777777" w:rsidR="00B46A03" w:rsidRPr="009276EB" w:rsidRDefault="00B46A03" w:rsidP="00EB2287">
      <w:pPr>
        <w:pStyle w:val="ListParagraph"/>
        <w:numPr>
          <w:ilvl w:val="0"/>
          <w:numId w:val="143"/>
        </w:numPr>
        <w:tabs>
          <w:tab w:val="clear" w:pos="403"/>
        </w:tabs>
        <w:spacing w:before="60" w:after="60" w:line="240" w:lineRule="auto"/>
        <w:jc w:val="left"/>
      </w:pPr>
      <w:r w:rsidRPr="009276EB">
        <w:t>to an invoking application by a DFDL parser when parsing DFDL-described data using a DFDL Schema;</w:t>
      </w:r>
    </w:p>
    <w:p w14:paraId="1E1349E1" w14:textId="77777777" w:rsidR="00B46A03" w:rsidRPr="009276EB" w:rsidRDefault="00B46A03" w:rsidP="00EB2287">
      <w:pPr>
        <w:pStyle w:val="ListParagraph"/>
        <w:numPr>
          <w:ilvl w:val="0"/>
          <w:numId w:val="143"/>
        </w:numPr>
        <w:tabs>
          <w:tab w:val="clear" w:pos="403"/>
        </w:tabs>
        <w:spacing w:before="60" w:after="60" w:line="240" w:lineRule="auto"/>
        <w:jc w:val="left"/>
      </w:pPr>
      <w:r w:rsidRPr="009276EB">
        <w:t>to a DFDL unparser by an invoking application when generating DFDL-described data using a DFDL Schema</w:t>
      </w:r>
    </w:p>
    <w:p w14:paraId="650601E5" w14:textId="77777777" w:rsidR="00B46A03" w:rsidRDefault="00B46A03" w:rsidP="00B46A03">
      <w:r>
        <w:t xml:space="preserve">The DFDL Infoset contains enough information so that a DFDL schema can be defined that enables unparsing the Infoset and reparsing the resultant data stream to produce the same Infoset. </w:t>
      </w:r>
    </w:p>
    <w:p w14:paraId="3283A122" w14:textId="77777777" w:rsidR="00B46A03" w:rsidRDefault="00B46A03" w:rsidP="00B46A03">
      <w:r>
        <w:t xml:space="preserve">There is no requirement for DFDL-described data to be valid in order to have a DFDL information set. </w:t>
      </w:r>
    </w:p>
    <w:p w14:paraId="7EC96140" w14:textId="77777777" w:rsidR="00B46A03" w:rsidRDefault="00B46A03" w:rsidP="00B46A03">
      <w:pPr>
        <w:keepNext/>
        <w:jc w:val="center"/>
      </w:pPr>
      <w:r>
        <w:rPr>
          <w:noProof/>
        </w:rPr>
        <w:drawing>
          <wp:inline distT="0" distB="0" distL="0" distR="0" wp14:anchorId="72CD65A5" wp14:editId="7AC10CC5">
            <wp:extent cx="5486400" cy="3238500"/>
            <wp:effectExtent l="0" t="0" r="0" b="0"/>
            <wp:docPr id="1049633190" name="Picture 1049633190"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3190" name="Picture 1049633190" descr="Dia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238500"/>
                    </a:xfrm>
                    <a:prstGeom prst="rect">
                      <a:avLst/>
                    </a:prstGeom>
                    <a:noFill/>
                    <a:ln>
                      <a:noFill/>
                    </a:ln>
                  </pic:spPr>
                </pic:pic>
              </a:graphicData>
            </a:graphic>
          </wp:inline>
        </w:drawing>
      </w:r>
    </w:p>
    <w:p w14:paraId="0EA4D488" w14:textId="22697EE0" w:rsidR="00B46A03" w:rsidRDefault="00B46A03" w:rsidP="00B46A03">
      <w:pPr>
        <w:pStyle w:val="Caption"/>
      </w:pPr>
      <w:bookmarkStart w:id="872" w:name="_Ref37860160"/>
      <w:r>
        <w:t xml:space="preserve">Figure </w:t>
      </w:r>
      <w:r>
        <w:fldChar w:fldCharType="begin"/>
      </w:r>
      <w:r>
        <w:instrText xml:space="preserve"> SEQ Figure \* ARABIC </w:instrText>
      </w:r>
      <w:r>
        <w:fldChar w:fldCharType="separate"/>
      </w:r>
      <w:r w:rsidR="009D1493">
        <w:rPr>
          <w:noProof/>
        </w:rPr>
        <w:t>1</w:t>
      </w:r>
      <w:r>
        <w:rPr>
          <w:noProof/>
        </w:rPr>
        <w:fldChar w:fldCharType="end"/>
      </w:r>
      <w:r>
        <w:t xml:space="preserve"> DFDL Infoset Object Model</w:t>
      </w:r>
      <w:bookmarkEnd w:id="872"/>
    </w:p>
    <w:p w14:paraId="647A17AE" w14:textId="293084D5" w:rsidR="00B46A03" w:rsidRDefault="00B46A03" w:rsidP="00B46A03">
      <w:r>
        <w:t xml:space="preserve">The DFDL information set is presented above in </w:t>
      </w:r>
      <w:r w:rsidRPr="00065302">
        <w:rPr>
          <w:rStyle w:val="Hyperlink"/>
        </w:rPr>
        <w:fldChar w:fldCharType="begin"/>
      </w:r>
      <w:r w:rsidRPr="00065302">
        <w:rPr>
          <w:rStyle w:val="Hyperlink"/>
        </w:rPr>
        <w:instrText xml:space="preserve"> REF _Ref37860160 \h </w:instrText>
      </w:r>
      <w:r w:rsidRPr="00065302">
        <w:rPr>
          <w:rStyle w:val="Hyperlink"/>
        </w:rPr>
      </w:r>
      <w:r w:rsidRPr="00065302">
        <w:rPr>
          <w:rStyle w:val="Hyperlink"/>
        </w:rPr>
        <w:fldChar w:fldCharType="separate"/>
      </w:r>
      <w:r w:rsidR="009D1493">
        <w:t xml:space="preserve">Figure </w:t>
      </w:r>
      <w:r w:rsidR="009D1493">
        <w:rPr>
          <w:noProof/>
        </w:rPr>
        <w:t>1</w:t>
      </w:r>
      <w:r w:rsidR="009D1493">
        <w:t xml:space="preserve"> DFDL Infoset Object Model</w:t>
      </w:r>
      <w:r w:rsidRPr="00065302">
        <w:rPr>
          <w:rStyle w:val="Hyperlink"/>
        </w:rPr>
        <w:fldChar w:fldCharType="end"/>
      </w:r>
      <w:r>
        <w:t xml:space="preserve"> as an object model using a Unified Modeling Language (UML) class diagram </w:t>
      </w:r>
      <w:r>
        <w:rPr>
          <w:noProof/>
        </w:rPr>
        <w:t>[</w:t>
      </w:r>
      <w:hyperlink w:anchor="a_UML" w:history="1">
        <w:r w:rsidRPr="00CC44F2">
          <w:rPr>
            <w:rStyle w:val="Hyperlink"/>
          </w:rPr>
          <w:t>UML</w:t>
        </w:r>
      </w:hyperlink>
      <w:r>
        <w:rPr>
          <w:noProof/>
        </w:rPr>
        <w:t>]</w:t>
      </w:r>
      <w:r>
        <w:t>.</w:t>
      </w:r>
    </w:p>
    <w:p w14:paraId="3AEB69D8" w14:textId="3F2064B2" w:rsidR="00B46A03" w:rsidRDefault="00B46A03" w:rsidP="00B46A03">
      <w:r>
        <w:t>The structure of the information set follows the Composite design pattern</w:t>
      </w:r>
      <w:r w:rsidR="00B373E6">
        <w:t xml:space="preserve"> [</w:t>
      </w:r>
      <w:hyperlink w:anchor="a_Composite" w:history="1">
        <w:r w:rsidR="00B373E6" w:rsidRPr="00B373E6">
          <w:rPr>
            <w:rStyle w:val="Hyperlink"/>
            <w:lang w:val="en-GB"/>
          </w:rPr>
          <w:t>Composite</w:t>
        </w:r>
      </w:hyperlink>
      <w:r w:rsidR="00B373E6">
        <w:t>].</w:t>
      </w:r>
      <w:r>
        <w:t xml:space="preserve"> In case of inconsistency or ambiguity, the following discussion takes precedence.</w:t>
      </w:r>
    </w:p>
    <w:p w14:paraId="74485211" w14:textId="77777777" w:rsidR="00B46A03" w:rsidRDefault="00B46A03" w:rsidP="00B46A03">
      <w:r>
        <w:t>DFDL describes the format of the physical representation for data whose structure conforms to this model. Note that this model allows hierarchically nested data but does not allow representation of arbitrary connected graphs of data objects.</w:t>
      </w:r>
    </w:p>
    <w:p w14:paraId="158144C6" w14:textId="77777777" w:rsidR="00B46A03" w:rsidRDefault="00B46A03" w:rsidP="00B46A03">
      <w:r>
        <w:t xml:space="preserve">DFDL information sets may be created by methods (not described in this specification) other than parsing DFDL-described data. </w:t>
      </w:r>
    </w:p>
    <w:p w14:paraId="1B38174E" w14:textId="0D87FDA7" w:rsidR="00B46A03" w:rsidRDefault="00B46A03" w:rsidP="00B46A03">
      <w:r>
        <w:t xml:space="preserve">A DFDL information set consists of a number of </w:t>
      </w:r>
      <w:r>
        <w:rPr>
          <w:rStyle w:val="Strong"/>
          <w:i/>
          <w:iCs/>
        </w:rPr>
        <w:t>information items</w:t>
      </w:r>
      <w:r>
        <w:t xml:space="preserve">; or just </w:t>
      </w:r>
      <w:r>
        <w:rPr>
          <w:rStyle w:val="Emphasis"/>
        </w:rPr>
        <w:t>items</w:t>
      </w:r>
      <w:r>
        <w:t xml:space="preserve"> for short. The information set for any well-formed DFDL-described data contains at least a document information item and one element information item. An information item is an abstract description of a part of some DFDL-described data: each information item has a set of associated named </w:t>
      </w:r>
      <w:r>
        <w:rPr>
          <w:b/>
          <w:i/>
        </w:rPr>
        <w:t>members</w:t>
      </w:r>
      <w:r>
        <w:t xml:space="preserve">. In this specification, the member names are shown in square brackets, </w:t>
      </w:r>
      <w:r>
        <w:rPr>
          <w:rStyle w:val="Strong"/>
        </w:rPr>
        <w:t>[thus]</w:t>
      </w:r>
      <w:r>
        <w:t xml:space="preserve">. The types of information item are listed in Section </w:t>
      </w:r>
      <w:r w:rsidRPr="00065302">
        <w:rPr>
          <w:rStyle w:val="Hyperlink"/>
        </w:rPr>
        <w:fldChar w:fldCharType="begin"/>
      </w:r>
      <w:r w:rsidRPr="00065302">
        <w:rPr>
          <w:rStyle w:val="Hyperlink"/>
        </w:rPr>
        <w:instrText xml:space="preserve"> REF infoitem \r \h </w:instrText>
      </w:r>
      <w:r w:rsidRPr="00065302">
        <w:rPr>
          <w:rStyle w:val="Hyperlink"/>
        </w:rPr>
      </w:r>
      <w:r w:rsidRPr="00065302">
        <w:rPr>
          <w:rStyle w:val="Hyperlink"/>
        </w:rPr>
        <w:fldChar w:fldCharType="separate"/>
      </w:r>
      <w:r w:rsidR="009D1493">
        <w:rPr>
          <w:rStyle w:val="Hyperlink"/>
        </w:rPr>
        <w:t>4.2</w:t>
      </w:r>
      <w:r w:rsidRPr="00065302">
        <w:rPr>
          <w:rStyle w:val="Hyperlink"/>
        </w:rPr>
        <w:fldChar w:fldCharType="end"/>
      </w:r>
      <w:r>
        <w:t xml:space="preserve"> </w:t>
      </w:r>
      <w:hyperlink w:anchor="_Information_Items" w:history="1">
        <w:r>
          <w:rPr>
            <w:rStyle w:val="Hyperlink"/>
          </w:rPr>
          <w:t>Information Items</w:t>
        </w:r>
      </w:hyperlink>
      <w:r>
        <w:t xml:space="preserve">. </w:t>
      </w:r>
    </w:p>
    <w:p w14:paraId="51E2C7BA" w14:textId="77777777" w:rsidR="00B46A03" w:rsidRDefault="00B46A03" w:rsidP="00B46A03">
      <w:r>
        <w:t xml:space="preserve">The DFDL Information Set does not require or favor a specific implementation interface paradigm. This specification presents the information set as a modified tree for the sake of clarity and simplicity, but there is no requirement that the DFDL Information Set be made available through a tree structure; other types of </w:t>
      </w:r>
      <w:r>
        <w:lastRenderedPageBreak/>
        <w:t xml:space="preserve">interfaces, including (but not limited to) event-based and query-based interfaces, are also capable of providing information conforming to the DFDL Information Set. </w:t>
      </w:r>
    </w:p>
    <w:p w14:paraId="041513D9" w14:textId="77777777" w:rsidR="00B46A03" w:rsidRDefault="00B46A03" w:rsidP="00B46A03">
      <w:r>
        <w:t xml:space="preserve">The terms "information set" and "information item" are similar in meaning to the generic terms "tree" and "node", as they are used in computing. However, the former terms are used in this specification to reduce possible confusion with other specific data models. </w:t>
      </w:r>
    </w:p>
    <w:p w14:paraId="37A7272D" w14:textId="5D52CD2F" w:rsidR="00B46A03" w:rsidRDefault="00B46A03" w:rsidP="00B46A03">
      <w:r>
        <w:t xml:space="preserve">The DFDL Information Set is similar in purpose to the XML Information Set </w:t>
      </w:r>
      <w:r>
        <w:rPr>
          <w:noProof/>
        </w:rPr>
        <w:t>[</w:t>
      </w:r>
      <w:hyperlink w:anchor="a_XMLInfoset" w:history="1">
        <w:r>
          <w:rPr>
            <w:rStyle w:val="Hyperlink"/>
            <w:noProof/>
          </w:rPr>
          <w:t>XMLInfoset</w:t>
        </w:r>
      </w:hyperlink>
      <w:r>
        <w:rPr>
          <w:noProof/>
        </w:rPr>
        <w:t>]</w:t>
      </w:r>
      <w:r>
        <w:t>, however, it is not identical, nor a perfect subset, as there are important differences such as that the DFDL Infoset does not have ‘text’ nodes that are a primary feature of the XML Infoset, as well as that the contents of strings is much less restricted in the DFDL Infoset.</w:t>
      </w:r>
    </w:p>
    <w:p w14:paraId="2296BDCB" w14:textId="77777777" w:rsidR="00B46A03" w:rsidRDefault="00B46A03" w:rsidP="00943489">
      <w:r>
        <w:t xml:space="preserve">The DFDL Information Set does not have any specific support for comments. When a data format allows for textual data mixed with a comment syntax, then both that data and the content of the comments correspond to DFDL Information Items. </w:t>
      </w:r>
    </w:p>
    <w:p w14:paraId="0BFBE36D"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873" w:name="_Toc62570050"/>
      <w:bookmarkStart w:id="874" w:name="_Toc210216772"/>
      <w:bookmarkStart w:id="875" w:name="_Toc219440904"/>
      <w:r>
        <w:t>"No Value''</w:t>
      </w:r>
      <w:bookmarkEnd w:id="873"/>
      <w:bookmarkEnd w:id="874"/>
      <w:bookmarkEnd w:id="875"/>
    </w:p>
    <w:p w14:paraId="5950756F" w14:textId="2E424C52" w:rsidR="00B46A03" w:rsidRDefault="00B46A03" w:rsidP="00E41283">
      <w:r>
        <w:t xml:space="preserve">In the discussion of Information Items and their members below, some members may sometimes have the value </w:t>
      </w:r>
      <w:r>
        <w:rPr>
          <w:b/>
          <w:i/>
        </w:rPr>
        <w:t>no value</w:t>
      </w:r>
      <w:r>
        <w:t xml:space="preserve">, and it is said that such a member has no value. This value is distinct from all other values. In particular it is distinct from the empty string, the empty set, and the empty list, each of which simply has no members. The concept of no-value is also orthogonal to how nillable elements are represented in the Infoset, which uses a separate </w:t>
      </w:r>
      <w:r>
        <w:rPr>
          <w:b/>
          <w:bCs/>
        </w:rPr>
        <w:t>[nilled]</w:t>
      </w:r>
      <w:r>
        <w:t xml:space="preserve"> boolean flag, not a distinguished value.</w:t>
      </w:r>
    </w:p>
    <w:p w14:paraId="7EB5FCE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876" w:name="_Information_Items"/>
      <w:bookmarkStart w:id="877" w:name="infoitem"/>
      <w:bookmarkStart w:id="878" w:name="_Toc199516224"/>
      <w:bookmarkStart w:id="879" w:name="_Toc194983903"/>
      <w:bookmarkStart w:id="880" w:name="_Toc243112741"/>
      <w:bookmarkStart w:id="881" w:name="_Toc349042616"/>
      <w:bookmarkStart w:id="882" w:name="_Toc62570051"/>
      <w:bookmarkStart w:id="883" w:name="_Toc210216773"/>
      <w:bookmarkStart w:id="884" w:name="_Toc219440905"/>
      <w:bookmarkEnd w:id="876"/>
      <w:r>
        <w:t>Information Items</w:t>
      </w:r>
      <w:bookmarkEnd w:id="877"/>
      <w:bookmarkEnd w:id="878"/>
      <w:bookmarkEnd w:id="879"/>
      <w:bookmarkEnd w:id="880"/>
      <w:bookmarkEnd w:id="881"/>
      <w:bookmarkEnd w:id="882"/>
      <w:bookmarkEnd w:id="883"/>
      <w:bookmarkEnd w:id="884"/>
    </w:p>
    <w:p w14:paraId="26B56652" w14:textId="77777777" w:rsidR="00B46A03" w:rsidRDefault="00B46A03" w:rsidP="00B46A03">
      <w:r>
        <w:t xml:space="preserve">An information set contains two different types of information items, as explained in the following sections. Every information item has members. For ease of reference, each member is given a name, indicated </w:t>
      </w:r>
      <w:r>
        <w:rPr>
          <w:rStyle w:val="Strong"/>
        </w:rPr>
        <w:t>[thus]</w:t>
      </w:r>
      <w:r>
        <w:t xml:space="preserve">. </w:t>
      </w:r>
    </w:p>
    <w:p w14:paraId="18231742"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885" w:name="_Toc322911512"/>
      <w:bookmarkStart w:id="886" w:name="_Toc322912051"/>
      <w:bookmarkStart w:id="887" w:name="_Toc322911513"/>
      <w:bookmarkStart w:id="888" w:name="_Toc322912052"/>
      <w:bookmarkStart w:id="889" w:name="_2.1._Document_Information"/>
      <w:bookmarkStart w:id="890" w:name="infoitem.document"/>
      <w:bookmarkStart w:id="891" w:name="_Toc199516225"/>
      <w:bookmarkStart w:id="892" w:name="_Toc194983904"/>
      <w:bookmarkStart w:id="893" w:name="_Toc243112742"/>
      <w:bookmarkStart w:id="894" w:name="_Toc349042617"/>
      <w:bookmarkStart w:id="895" w:name="_Toc62570052"/>
      <w:bookmarkStart w:id="896" w:name="_Toc210216774"/>
      <w:bookmarkStart w:id="897" w:name="_Toc219440906"/>
      <w:bookmarkEnd w:id="885"/>
      <w:bookmarkEnd w:id="886"/>
      <w:bookmarkEnd w:id="887"/>
      <w:bookmarkEnd w:id="888"/>
      <w:bookmarkEnd w:id="889"/>
      <w:r>
        <w:rPr>
          <w:rFonts w:eastAsia="Times New Roman"/>
        </w:rPr>
        <w:t>Document Information Item</w:t>
      </w:r>
      <w:bookmarkEnd w:id="890"/>
      <w:bookmarkEnd w:id="891"/>
      <w:bookmarkEnd w:id="892"/>
      <w:bookmarkEnd w:id="893"/>
      <w:bookmarkEnd w:id="894"/>
      <w:bookmarkEnd w:id="895"/>
      <w:bookmarkEnd w:id="896"/>
      <w:bookmarkEnd w:id="897"/>
    </w:p>
    <w:p w14:paraId="153FECB0" w14:textId="77777777" w:rsidR="00B46A03" w:rsidRDefault="00B46A03" w:rsidP="00B46A03">
      <w:r>
        <w:t xml:space="preserve">There is exactly one </w:t>
      </w:r>
      <w:r>
        <w:rPr>
          <w:rStyle w:val="Strong"/>
          <w:i/>
          <w:iCs/>
        </w:rPr>
        <w:t>document information item</w:t>
      </w:r>
      <w:r>
        <w:t xml:space="preserve"> in the information set, and all other information items are accessible through the </w:t>
      </w:r>
      <w:r w:rsidRPr="00FE68AC">
        <w:rPr>
          <w:b/>
          <w:bCs/>
        </w:rPr>
        <w:t>[root]</w:t>
      </w:r>
      <w:r>
        <w:t xml:space="preserve"> member of the document information item. </w:t>
      </w:r>
    </w:p>
    <w:p w14:paraId="5067C7C5" w14:textId="77777777" w:rsidR="00B46A03" w:rsidRDefault="00B46A03" w:rsidP="00B46A03">
      <w:r>
        <w:t>There is no specific DFDL schema component that corresponds to this item. It is a concrete artifact describing the information set.</w:t>
      </w:r>
    </w:p>
    <w:p w14:paraId="3867B45F" w14:textId="77777777" w:rsidR="00B46A03" w:rsidRDefault="00B46A03" w:rsidP="00B46A03">
      <w:r>
        <w:t>The document information item has the following members:</w:t>
      </w:r>
    </w:p>
    <w:p w14:paraId="7D7F7840" w14:textId="77777777" w:rsidR="00B46A03" w:rsidRDefault="00B46A03" w:rsidP="00EB2287">
      <w:pPr>
        <w:pStyle w:val="ListParagraph"/>
        <w:numPr>
          <w:ilvl w:val="0"/>
          <w:numId w:val="192"/>
        </w:numPr>
        <w:tabs>
          <w:tab w:val="clear" w:pos="403"/>
        </w:tabs>
        <w:spacing w:before="60" w:after="60" w:line="240" w:lineRule="auto"/>
        <w:jc w:val="left"/>
      </w:pPr>
      <w:r>
        <w:rPr>
          <w:rStyle w:val="Strong"/>
        </w:rPr>
        <w:t>[root]</w:t>
      </w:r>
      <w:r>
        <w:t xml:space="preserve"> The element information item corresponding to the root element declaration of the DFDL Schema. </w:t>
      </w:r>
    </w:p>
    <w:p w14:paraId="1E3523FE" w14:textId="562D44D4" w:rsidR="00B46A03" w:rsidRDefault="00B46A03" w:rsidP="00EB2287">
      <w:pPr>
        <w:pStyle w:val="ListParagraph"/>
        <w:numPr>
          <w:ilvl w:val="0"/>
          <w:numId w:val="192"/>
        </w:numPr>
        <w:tabs>
          <w:tab w:val="clear" w:pos="403"/>
        </w:tabs>
        <w:spacing w:before="60" w:after="60" w:line="240" w:lineRule="auto"/>
        <w:jc w:val="left"/>
      </w:pPr>
      <w:r>
        <w:rPr>
          <w:rStyle w:val="Strong"/>
        </w:rPr>
        <w:t>[dfdlVersion]</w:t>
      </w:r>
      <w:r>
        <w:t xml:space="preserve"> String. The version of the DFDL specification to which this information set conforms. For DFDL V1.0 this is </w:t>
      </w:r>
      <w:r w:rsidRPr="00F5654A">
        <w:rPr>
          <w:lang w:val="fr-FR"/>
        </w:rPr>
        <w:t>'dfdl-1.0</w:t>
      </w:r>
      <w:r>
        <w:t>'</w:t>
      </w:r>
    </w:p>
    <w:p w14:paraId="77B27ABF" w14:textId="77777777" w:rsidR="00B46A03" w:rsidRDefault="00B46A03" w:rsidP="00EB2287">
      <w:pPr>
        <w:pStyle w:val="ListParagraph"/>
        <w:numPr>
          <w:ilvl w:val="0"/>
          <w:numId w:val="192"/>
        </w:numPr>
        <w:tabs>
          <w:tab w:val="clear" w:pos="403"/>
        </w:tabs>
        <w:spacing w:before="60" w:after="60" w:line="240" w:lineRule="auto"/>
        <w:jc w:val="left"/>
      </w:pPr>
      <w:r w:rsidRPr="00BC0E74">
        <w:rPr>
          <w:b/>
        </w:rPr>
        <w:t>[schema]</w:t>
      </w:r>
      <w:r>
        <w:t xml:space="preserve"> String. This member is reserved for future use.</w:t>
      </w:r>
    </w:p>
    <w:p w14:paraId="151BE96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898" w:name="_Toc25589700"/>
      <w:bookmarkStart w:id="899" w:name="_Toc27060967"/>
      <w:bookmarkStart w:id="900" w:name="_Toc349042618"/>
      <w:bookmarkStart w:id="901" w:name="_Toc243112743"/>
      <w:bookmarkStart w:id="902" w:name="_Toc194983905"/>
      <w:bookmarkStart w:id="903" w:name="_Toc199516226"/>
      <w:bookmarkStart w:id="904" w:name="infoitem.element"/>
      <w:bookmarkStart w:id="905" w:name="_Toc62570053"/>
      <w:bookmarkStart w:id="906" w:name="_Toc210216775"/>
      <w:bookmarkStart w:id="907" w:name="_Toc219440907"/>
      <w:bookmarkEnd w:id="898"/>
      <w:bookmarkEnd w:id="899"/>
      <w:r>
        <w:rPr>
          <w:rFonts w:eastAsia="Times New Roman"/>
        </w:rPr>
        <w:t>Element Information Items</w:t>
      </w:r>
      <w:bookmarkEnd w:id="900"/>
      <w:bookmarkEnd w:id="901"/>
      <w:bookmarkEnd w:id="902"/>
      <w:bookmarkEnd w:id="903"/>
      <w:bookmarkEnd w:id="904"/>
      <w:bookmarkEnd w:id="905"/>
      <w:bookmarkEnd w:id="906"/>
      <w:bookmarkEnd w:id="907"/>
    </w:p>
    <w:p w14:paraId="6AD6ADC5" w14:textId="77777777" w:rsidR="00B46A03" w:rsidRDefault="00B46A03" w:rsidP="00B46A03">
      <w:r>
        <w:t xml:space="preserve">There is an </w:t>
      </w:r>
      <w:r>
        <w:rPr>
          <w:rStyle w:val="Strong"/>
          <w:i/>
          <w:iCs/>
        </w:rPr>
        <w:t>element information item</w:t>
      </w:r>
      <w:r>
        <w:t xml:space="preserve"> for each value parsed from the non-hidden DFDL-described data. This corresponds to an occurrence of a non-hidden element declaration of simple type in the DFDL Schema and is known as a </w:t>
      </w:r>
      <w:r>
        <w:rPr>
          <w:b/>
          <w:bCs/>
          <w:i/>
          <w:iCs/>
        </w:rPr>
        <w:t>simple element information item</w:t>
      </w:r>
      <w:r>
        <w:t>.</w:t>
      </w:r>
    </w:p>
    <w:p w14:paraId="48D56117" w14:textId="77777777" w:rsidR="00B46A03" w:rsidRDefault="00B46A03" w:rsidP="00B46A03">
      <w:r>
        <w:t xml:space="preserve">There is an </w:t>
      </w:r>
      <w:r>
        <w:rPr>
          <w:rStyle w:val="Strong"/>
          <w:i/>
          <w:iCs/>
        </w:rPr>
        <w:t>element information item</w:t>
      </w:r>
      <w:r>
        <w:t xml:space="preserve"> for each explicitly declared structure in the DFDL-described data. This corresponds to an occurrence of an element declaration of complex type in the DFDL Schema and is known as a </w:t>
      </w:r>
      <w:r>
        <w:rPr>
          <w:b/>
          <w:bCs/>
          <w:i/>
          <w:iCs/>
        </w:rPr>
        <w:t>complex element information item</w:t>
      </w:r>
      <w:r>
        <w:t>.</w:t>
      </w:r>
    </w:p>
    <w:p w14:paraId="3CFA9961" w14:textId="77777777" w:rsidR="00B46A03" w:rsidRDefault="00B46A03" w:rsidP="00B46A03">
      <w:r>
        <w:t>In this information set, as in an XML document, an array is just a set of adjacent elements with the same name and namespace.</w:t>
      </w:r>
    </w:p>
    <w:p w14:paraId="74DAF8E6" w14:textId="77777777" w:rsidR="00B46A03" w:rsidRDefault="00B46A03" w:rsidP="00B46A03">
      <w:r>
        <w:t xml:space="preserve">The </w:t>
      </w:r>
      <w:r w:rsidRPr="00FE68AC">
        <w:rPr>
          <w:b/>
          <w:bCs/>
        </w:rPr>
        <w:t>[root]</w:t>
      </w:r>
      <w:r>
        <w:t xml:space="preserve"> member of the document information item corresponds to the root element declaration of a DFDL Schema, and all other element information items are accessible by recursively following its </w:t>
      </w:r>
      <w:r w:rsidRPr="00FE68AC">
        <w:rPr>
          <w:b/>
          <w:bCs/>
        </w:rPr>
        <w:t>[children]</w:t>
      </w:r>
      <w:r>
        <w:t xml:space="preserve"> member.</w:t>
      </w:r>
    </w:p>
    <w:p w14:paraId="0F8B8785" w14:textId="77777777" w:rsidR="00B46A03" w:rsidRDefault="00B46A03" w:rsidP="00B46A03">
      <w:r>
        <w:lastRenderedPageBreak/>
        <w:t>An element information item has the following members:</w:t>
      </w:r>
    </w:p>
    <w:p w14:paraId="76DAA572" w14:textId="77777777" w:rsidR="00B46A03" w:rsidRDefault="00B46A03" w:rsidP="00EB2287">
      <w:pPr>
        <w:pStyle w:val="ListParagraph"/>
        <w:numPr>
          <w:ilvl w:val="0"/>
          <w:numId w:val="191"/>
        </w:numPr>
        <w:tabs>
          <w:tab w:val="clear" w:pos="403"/>
        </w:tabs>
        <w:spacing w:before="60" w:after="60" w:line="240" w:lineRule="auto"/>
        <w:jc w:val="left"/>
      </w:pPr>
      <w:r w:rsidRPr="00BC0E74">
        <w:rPr>
          <w:b/>
        </w:rPr>
        <w:t>[array]</w:t>
      </w:r>
      <w:r>
        <w:t xml:space="preserve"> Boolean. True if the item is an array, meaning that it corresponds to an element having maxOccurs value greater than 1, or ‘unbounded’. </w:t>
      </w:r>
    </w:p>
    <w:p w14:paraId="3D0A0618"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[children]</w:t>
      </w:r>
      <w:r>
        <w:t xml:space="preserve"> An ordered set of zero or more element information items. The order they appear in the set is the order implied by the DFDL Schema. 'Ordered set' is not formally defined here, but two operations are assumed: 'count' gives the number of information items, and 'at (index)' gives the element at ordinal position 'index' starting from 1. In a simple element information item this member has no value. In a document information item this member contains exactly one element information item. If the </w:t>
      </w:r>
      <w:r w:rsidRPr="00BC0E74">
        <w:rPr>
          <w:b/>
        </w:rPr>
        <w:t>[nilled]</w:t>
      </w:r>
      <w:r>
        <w:t xml:space="preserve"> member is true, then this member has no value.</w:t>
      </w:r>
    </w:p>
    <w:p w14:paraId="44988DFA" w14:textId="2E692C3E" w:rsidR="00B46A03" w:rsidRDefault="00B46A03" w:rsidP="00EB2287">
      <w:pPr>
        <w:pStyle w:val="ListParagraph"/>
        <w:numPr>
          <w:ilvl w:val="0"/>
          <w:numId w:val="191"/>
        </w:numPr>
        <w:tabs>
          <w:tab w:val="clear" w:pos="403"/>
        </w:tabs>
        <w:spacing w:before="60" w:after="60" w:line="240" w:lineRule="auto"/>
        <w:jc w:val="left"/>
      </w:pPr>
      <w:r>
        <w:rPr>
          <w:rStyle w:val="Strong"/>
        </w:rPr>
        <w:t>[dataType]</w:t>
      </w:r>
      <w:r>
        <w:t xml:space="preserve"> String. The name of the XML Schema 1.0 built-in simple type to which the value corresponds. DFDL supports a subset of these types listed in Section </w:t>
      </w:r>
      <w:r w:rsidRPr="00065302">
        <w:rPr>
          <w:rStyle w:val="Hyperlink"/>
        </w:rPr>
        <w:fldChar w:fldCharType="begin"/>
      </w:r>
      <w:r w:rsidRPr="00065302">
        <w:rPr>
          <w:rStyle w:val="Hyperlink"/>
        </w:rPr>
        <w:instrText xml:space="preserve"> REF _Ref50631257 \r \h </w:instrText>
      </w:r>
      <w:r w:rsidRPr="00065302">
        <w:rPr>
          <w:rStyle w:val="Hyperlink"/>
        </w:rPr>
      </w:r>
      <w:r w:rsidRPr="00065302">
        <w:rPr>
          <w:rStyle w:val="Hyperlink"/>
        </w:rPr>
        <w:fldChar w:fldCharType="separate"/>
      </w:r>
      <w:r w:rsidR="009D1493">
        <w:rPr>
          <w:rStyle w:val="Hyperlink"/>
        </w:rPr>
        <w:t>5.1</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_Ref50631257 \h </w:instrText>
      </w:r>
      <w:r w:rsidRPr="00065302">
        <w:rPr>
          <w:rStyle w:val="Hyperlink"/>
        </w:rPr>
      </w:r>
      <w:r w:rsidRPr="00065302">
        <w:rPr>
          <w:rStyle w:val="Hyperlink"/>
        </w:rPr>
        <w:fldChar w:fldCharType="separate"/>
      </w:r>
      <w:r w:rsidR="009D1493">
        <w:t>DFDL Simple Types</w:t>
      </w:r>
      <w:r w:rsidRPr="00065302">
        <w:rPr>
          <w:rStyle w:val="Hyperlink"/>
        </w:rPr>
        <w:fldChar w:fldCharType="end"/>
      </w:r>
      <w:r>
        <w:t xml:space="preserve">. </w:t>
      </w:r>
    </w:p>
    <w:p w14:paraId="2B8B7FB2"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[dataValue]</w:t>
      </w:r>
      <w:r w:rsidRPr="00BC0E74">
        <w:rPr>
          <w:rStyle w:val="Strong"/>
        </w:rPr>
        <w:t xml:space="preserve"> </w:t>
      </w:r>
      <w:r w:rsidRPr="00FE68AC">
        <w:rPr>
          <w:rStyle w:val="Strong"/>
          <w:b w:val="0"/>
          <w:bCs w:val="0"/>
        </w:rPr>
        <w:t xml:space="preserve">member has no value, and for a complex element the </w:t>
      </w:r>
      <w:r w:rsidRPr="00FE68AC">
        <w:rPr>
          <w:rStyle w:val="Strong"/>
        </w:rPr>
        <w:t>[children]</w:t>
      </w:r>
      <w:r w:rsidRPr="00FE68AC">
        <w:rPr>
          <w:rStyle w:val="Strong"/>
          <w:b w:val="0"/>
          <w:bCs w:val="0"/>
        </w:rPr>
        <w:t xml:space="preserve"> member has no value. If this member is true, then the Infoset item is said to be nil or nilled.</w:t>
      </w:r>
    </w:p>
    <w:p w14:paraId="21AE9B45"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[document]</w:t>
      </w:r>
      <w:r>
        <w:t xml:space="preserve"> The document information item representing the DFDL information set that contains this element. This element is empty except in the root element of an information set.</w:t>
      </w:r>
    </w:p>
    <w:p w14:paraId="4287641B"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[name]</w:t>
      </w:r>
      <w:r>
        <w:t xml:space="preserve"> String. The local part of the element name.</w:t>
      </w:r>
    </w:p>
    <w:p w14:paraId="5F1848EE"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[namespace]</w:t>
      </w:r>
      <w:r>
        <w:t xml:space="preserve"> String. The namespace, if any, of the element. If the element does not belong to a namespace, the value is the empty string.</w:t>
      </w:r>
    </w:p>
    <w:p w14:paraId="41B2CC98" w14:textId="383B596D" w:rsidR="00B46A03" w:rsidRDefault="00B46A03" w:rsidP="00EB2287">
      <w:pPr>
        <w:pStyle w:val="ListParagraph"/>
        <w:numPr>
          <w:ilvl w:val="0"/>
          <w:numId w:val="191"/>
        </w:numPr>
        <w:tabs>
          <w:tab w:val="clear" w:pos="403"/>
        </w:tabs>
        <w:spacing w:before="60" w:after="60" w:line="240" w:lineRule="auto"/>
        <w:jc w:val="left"/>
      </w:pPr>
      <w:r>
        <w:rPr>
          <w:rStyle w:val="Strong"/>
        </w:rPr>
        <w:t xml:space="preserve">[nilled] </w:t>
      </w:r>
      <w:r w:rsidRPr="00FE68AC">
        <w:rPr>
          <w:rStyle w:val="Strong"/>
          <w:b w:val="0"/>
          <w:bCs w:val="0"/>
        </w:rPr>
        <w:t>Boolean. True if the nillable item is nil. False if the nillable item is not nil. If the element is not nillable this member has no value.</w:t>
      </w:r>
    </w:p>
    <w:p w14:paraId="035FBFE9"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[parent]</w:t>
      </w:r>
      <w:r>
        <w:t xml:space="preserve"> The complex element information item which contains this information item in its </w:t>
      </w:r>
      <w:r w:rsidRPr="00FE68AC">
        <w:rPr>
          <w:b/>
          <w:bCs/>
        </w:rPr>
        <w:t>[children]</w:t>
      </w:r>
      <w:r>
        <w:t xml:space="preserve"> member. In the root element of an information set this member is empty.</w:t>
      </w:r>
    </w:p>
    <w:p w14:paraId="0B51F536" w14:textId="2359FACF" w:rsidR="00B46A03" w:rsidRDefault="00B46A03" w:rsidP="00EB2287">
      <w:pPr>
        <w:pStyle w:val="ListParagraph"/>
        <w:numPr>
          <w:ilvl w:val="0"/>
          <w:numId w:val="191"/>
        </w:numPr>
        <w:tabs>
          <w:tab w:val="clear" w:pos="403"/>
        </w:tabs>
        <w:spacing w:before="60" w:after="60" w:line="240" w:lineRule="auto"/>
        <w:jc w:val="left"/>
      </w:pPr>
      <w:r>
        <w:rPr>
          <w:rStyle w:val="Strong"/>
        </w:rPr>
        <w:t>[schema]</w:t>
      </w:r>
      <w:r>
        <w:t xml:space="preserve"> String. A reference to a schema component associated with this information item, if any. If not empty, the value MUST be an absolute or relative Schema Component Designator </w:t>
      </w:r>
      <w:r>
        <w:rPr>
          <w:noProof/>
        </w:rPr>
        <w:t>[</w:t>
      </w:r>
      <w:hyperlink w:anchor="a_SCD" w:history="1">
        <w:r>
          <w:rPr>
            <w:rStyle w:val="Hyperlink"/>
            <w:noProof/>
          </w:rPr>
          <w:t>SCD</w:t>
        </w:r>
      </w:hyperlink>
      <w:r>
        <w:rPr>
          <w:noProof/>
        </w:rPr>
        <w:t>]</w:t>
      </w:r>
      <w:r>
        <w:t>.</w:t>
      </w:r>
    </w:p>
    <w:p w14:paraId="6238C87F"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[unionMemberSchema]</w:t>
      </w:r>
      <w:r>
        <w:rPr>
          <w:rStyle w:val="FootnoteReference"/>
        </w:rPr>
        <w:footnoteReference w:id="4"/>
      </w:r>
      <w:r>
        <w:rPr>
          <w:rStyle w:val="Strong"/>
        </w:rPr>
        <w:t xml:space="preserve"> </w:t>
      </w:r>
      <w:r>
        <w:t>String. For simple element information items, this member contains an SCD reference to the member of the union that matched the value of the element. Empty if validation is not enabled. Empty if the element's type is not a union.</w:t>
      </w:r>
    </w:p>
    <w:p w14:paraId="37708C99" w14:textId="77777777" w:rsidR="00B46A03" w:rsidRDefault="00B46A03" w:rsidP="00EB2287">
      <w:pPr>
        <w:pStyle w:val="ListParagraph"/>
        <w:numPr>
          <w:ilvl w:val="0"/>
          <w:numId w:val="191"/>
        </w:numPr>
        <w:tabs>
          <w:tab w:val="clear" w:pos="403"/>
        </w:tabs>
        <w:spacing w:before="60" w:after="60" w:line="240" w:lineRule="auto"/>
        <w:jc w:val="left"/>
      </w:pPr>
      <w:r>
        <w:rPr>
          <w:rStyle w:val="Strong"/>
        </w:rPr>
        <w:t xml:space="preserve">[valid] </w:t>
      </w:r>
      <w:r>
        <w:t>Boolean</w:t>
      </w:r>
      <w:r>
        <w:rPr>
          <w:rStyle w:val="FootnoteReference"/>
          <w:bCs/>
        </w:rPr>
        <w:footnoteReference w:id="5"/>
      </w:r>
      <w:r>
        <w:t>.</w:t>
      </w:r>
      <w:r>
        <w:rPr>
          <w:rStyle w:val="Strong"/>
        </w:rPr>
        <w:t xml:space="preserve"> </w:t>
      </w:r>
      <w:r>
        <w:t xml:space="preserve">True if the element is valid as determined by a DFDL implementation that performs validation checking. A complex element information item is not valid if any of its </w:t>
      </w:r>
      <w:r w:rsidRPr="00BC0E74">
        <w:rPr>
          <w:b/>
        </w:rPr>
        <w:t>[children]</w:t>
      </w:r>
      <w:r>
        <w:t xml:space="preserve"> are not valid. Empty if validation is not enabled. </w:t>
      </w:r>
    </w:p>
    <w:p w14:paraId="73CEA8F7" w14:textId="77777777" w:rsidR="00B46A03" w:rsidRDefault="00B46A03" w:rsidP="00B46A03">
      <w:r>
        <w:t xml:space="preserve">On unparsing, any non-empty values for the </w:t>
      </w:r>
      <w:r>
        <w:rPr>
          <w:b/>
        </w:rPr>
        <w:t>[valid]</w:t>
      </w:r>
      <w:r>
        <w:t xml:space="preserve"> or </w:t>
      </w:r>
      <w:r>
        <w:rPr>
          <w:b/>
        </w:rPr>
        <w:t>[unionMemberSchema]</w:t>
      </w:r>
      <w:r>
        <w:t xml:space="preserve"> members are ignored. However, in the augmented Infoset which is built during the unparse operation </w:t>
      </w:r>
      <w:r>
        <w:rPr>
          <w:b/>
        </w:rPr>
        <w:t>[valid]</w:t>
      </w:r>
      <w:r>
        <w:t xml:space="preserve"> will have a value, and </w:t>
      </w:r>
      <w:r>
        <w:rPr>
          <w:b/>
        </w:rPr>
        <w:t>[unionMemberSchema]</w:t>
      </w:r>
      <w:r>
        <w:t xml:space="preserve"> may have a value.</w:t>
      </w:r>
    </w:p>
    <w:p w14:paraId="5A34EE56" w14:textId="77777777" w:rsidR="00B46A03" w:rsidRPr="00D71BE8" w:rsidRDefault="00B46A03" w:rsidP="00B46A03">
      <w:pPr>
        <w:pStyle w:val="Heading2"/>
        <w:tabs>
          <w:tab w:val="clear" w:pos="540"/>
          <w:tab w:val="clear" w:pos="700"/>
        </w:tabs>
        <w:suppressAutoHyphens w:val="0"/>
        <w:spacing w:before="120" w:after="60" w:line="240" w:lineRule="auto"/>
        <w:ind w:left="576" w:hanging="576"/>
      </w:pPr>
      <w:bookmarkStart w:id="908" w:name="_Toc234993862"/>
      <w:bookmarkStart w:id="909" w:name="_Toc234993865"/>
      <w:bookmarkStart w:id="910" w:name="_Toc234993866"/>
      <w:bookmarkStart w:id="911" w:name="_Toc234993868"/>
      <w:bookmarkStart w:id="912" w:name="_Toc397515166"/>
      <w:bookmarkStart w:id="913" w:name="_Toc396135499"/>
      <w:bookmarkStart w:id="914" w:name="_Toc394584544"/>
      <w:bookmarkStart w:id="915" w:name="_Toc393999753"/>
      <w:bookmarkStart w:id="916" w:name="_Toc393999498"/>
      <w:bookmarkStart w:id="917" w:name="_Toc393356929"/>
      <w:bookmarkStart w:id="918" w:name="_Toc391466188"/>
      <w:bookmarkStart w:id="919" w:name="_Toc385242782"/>
      <w:bookmarkStart w:id="920" w:name="_Toc384987233"/>
      <w:bookmarkStart w:id="921" w:name="_Toc384973669"/>
      <w:bookmarkStart w:id="922" w:name="_Toc199516227"/>
      <w:bookmarkStart w:id="923" w:name="_Toc349042620"/>
      <w:bookmarkStart w:id="924" w:name="_Toc243112745"/>
      <w:bookmarkStart w:id="925" w:name="_Toc62570054"/>
      <w:bookmarkStart w:id="926" w:name="_Toc210216776"/>
      <w:bookmarkStart w:id="927" w:name="_Toc219440908"/>
      <w:bookmarkStart w:id="928" w:name="_Toc194983906"/>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r>
        <w:t>DFDL Information Item Order</w:t>
      </w:r>
      <w:bookmarkEnd w:id="922"/>
      <w:bookmarkEnd w:id="923"/>
      <w:bookmarkEnd w:id="924"/>
      <w:bookmarkEnd w:id="925"/>
      <w:bookmarkEnd w:id="926"/>
      <w:bookmarkEnd w:id="927"/>
    </w:p>
    <w:p w14:paraId="3BA83495" w14:textId="77777777" w:rsidR="00B46A03" w:rsidRDefault="00B46A03" w:rsidP="00404546">
      <w:pPr>
        <w:pStyle w:val="nobreak"/>
      </w:pPr>
      <w:r>
        <w:t xml:space="preserve">On parsing and unparsing information items are presented in the order they are defined in the DFDL Schema. </w:t>
      </w:r>
    </w:p>
    <w:p w14:paraId="3EF5FBB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29" w:name="_Toc243112747"/>
      <w:bookmarkStart w:id="930" w:name="_Toc349042622"/>
      <w:bookmarkStart w:id="931" w:name="_Toc62570055"/>
      <w:bookmarkStart w:id="932" w:name="_Toc210216777"/>
      <w:bookmarkStart w:id="933" w:name="_Toc219440909"/>
      <w:bookmarkEnd w:id="928"/>
      <w:r>
        <w:t>DFDL Augmented Infoset</w:t>
      </w:r>
      <w:bookmarkEnd w:id="929"/>
      <w:bookmarkEnd w:id="930"/>
      <w:bookmarkEnd w:id="931"/>
      <w:bookmarkEnd w:id="932"/>
      <w:bookmarkEnd w:id="933"/>
      <w:r>
        <w:t xml:space="preserve"> </w:t>
      </w:r>
    </w:p>
    <w:p w14:paraId="7DC66F2C" w14:textId="3CBE232F" w:rsidR="00B46A03" w:rsidRDefault="00B46A03" w:rsidP="00B46A03">
      <w:pPr>
        <w:autoSpaceDE w:val="0"/>
        <w:autoSpaceDN w:val="0"/>
        <w:adjustRightInd w:val="0"/>
        <w:rPr>
          <w:rFonts w:eastAsia="MS Mincho"/>
          <w:lang w:eastAsia="ja-JP" w:bidi="he-IL"/>
        </w:rPr>
      </w:pPr>
      <w:r>
        <w:rPr>
          <w:rFonts w:eastAsia="MS Mincho"/>
          <w:lang w:eastAsia="ja-JP" w:bidi="he-IL"/>
        </w:rPr>
        <w:t xml:space="preserve">When unparsing, one begins with the DFDL schema and conceptually with the logical Infoset. This Infoset can be sparsely populated because the DFDL Schema can describe default values and computations to be done to obtain the values of some elements. As unparsing progresses and fills in these defaultable and calculated elements, these new item values augment the Infoset, that is, make it bigger. The resulting Infoset is called the </w:t>
      </w:r>
      <w:r>
        <w:rPr>
          <w:rFonts w:eastAsia="MS Mincho"/>
          <w:i/>
          <w:iCs/>
          <w:lang w:eastAsia="ja-JP" w:bidi="he-IL"/>
        </w:rPr>
        <w:t>augmented Infoset</w:t>
      </w:r>
      <w:r>
        <w:rPr>
          <w:rFonts w:eastAsia="MS Mincho"/>
          <w:lang w:eastAsia="ja-JP" w:bidi="he-IL"/>
        </w:rPr>
        <w:t>.</w:t>
      </w:r>
      <w:r>
        <w:rPr>
          <w:rFonts w:eastAsia="MS Mincho"/>
        </w:rPr>
        <w:t xml:space="preserve"> The details of this augmentation process are described in Section </w:t>
      </w:r>
      <w:r w:rsidRPr="00065302">
        <w:rPr>
          <w:rStyle w:val="Hyperlink"/>
        </w:rPr>
        <w:fldChar w:fldCharType="begin"/>
      </w:r>
      <w:r w:rsidRPr="00065302">
        <w:rPr>
          <w:rStyle w:val="Hyperlink"/>
        </w:rPr>
        <w:instrText xml:space="preserve"> REF _Ref37860950 \w \h </w:instrText>
      </w:r>
      <w:r w:rsidRPr="00065302">
        <w:rPr>
          <w:rStyle w:val="Hyperlink"/>
        </w:rPr>
      </w:r>
      <w:r w:rsidRPr="00065302">
        <w:rPr>
          <w:rStyle w:val="Hyperlink"/>
        </w:rPr>
        <w:fldChar w:fldCharType="separate"/>
      </w:r>
      <w:r w:rsidR="009D1493">
        <w:rPr>
          <w:rStyle w:val="Hyperlink"/>
        </w:rPr>
        <w:t>9.7</w:t>
      </w:r>
      <w:r w:rsidRPr="00065302">
        <w:rPr>
          <w:rStyle w:val="Hyperlink"/>
        </w:rPr>
        <w:fldChar w:fldCharType="end"/>
      </w:r>
      <w:r>
        <w:rPr>
          <w:rFonts w:eastAsia="MS Mincho"/>
        </w:rPr>
        <w:t xml:space="preserve"> </w:t>
      </w:r>
      <w:r w:rsidRPr="00065302">
        <w:rPr>
          <w:rStyle w:val="Hyperlink"/>
        </w:rPr>
        <w:fldChar w:fldCharType="begin"/>
      </w:r>
      <w:r w:rsidRPr="00065302">
        <w:rPr>
          <w:rStyle w:val="Hyperlink"/>
        </w:rPr>
        <w:instrText xml:space="preserve"> REF _Ref37860950 \h </w:instrText>
      </w:r>
      <w:r w:rsidRPr="00065302">
        <w:rPr>
          <w:rStyle w:val="Hyperlink"/>
        </w:rPr>
      </w:r>
      <w:r w:rsidRPr="00065302">
        <w:rPr>
          <w:rStyle w:val="Hyperlink"/>
        </w:rPr>
        <w:fldChar w:fldCharType="separate"/>
      </w:r>
      <w:r w:rsidR="009D1493">
        <w:rPr>
          <w:lang w:bidi="he-IL"/>
        </w:rPr>
        <w:t>Unparser Infoset Augmentation Algorithm</w:t>
      </w:r>
      <w:r w:rsidRPr="00065302">
        <w:rPr>
          <w:rStyle w:val="Hyperlink"/>
        </w:rPr>
        <w:fldChar w:fldCharType="end"/>
      </w:r>
      <w:r>
        <w:rPr>
          <w:rFonts w:eastAsia="MS Mincho"/>
        </w:rPr>
        <w:t>.</w:t>
      </w:r>
    </w:p>
    <w:p w14:paraId="40A3E711"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934" w:name="_Toc322911520"/>
      <w:bookmarkStart w:id="935" w:name="_Toc322912059"/>
      <w:bookmarkStart w:id="936" w:name="_Toc322911521"/>
      <w:bookmarkStart w:id="937" w:name="_Toc322912060"/>
      <w:bookmarkStart w:id="938" w:name="_DFDL_Schema_Component"/>
      <w:bookmarkStart w:id="939" w:name="_Toc199516229"/>
      <w:bookmarkStart w:id="940" w:name="_Toc194983907"/>
      <w:bookmarkStart w:id="941" w:name="_Toc243112748"/>
      <w:bookmarkStart w:id="942" w:name="_Toc349042623"/>
      <w:bookmarkStart w:id="943" w:name="_Ref39163521"/>
      <w:bookmarkStart w:id="944" w:name="_Ref39163534"/>
      <w:bookmarkStart w:id="945" w:name="_Toc62570056"/>
      <w:bookmarkStart w:id="946" w:name="_Toc210216778"/>
      <w:bookmarkStart w:id="947" w:name="_Toc219440910"/>
      <w:bookmarkEnd w:id="934"/>
      <w:bookmarkEnd w:id="935"/>
      <w:bookmarkEnd w:id="936"/>
      <w:bookmarkEnd w:id="937"/>
      <w:bookmarkEnd w:id="938"/>
      <w:r>
        <w:lastRenderedPageBreak/>
        <w:t>DFDL Schema Component Model</w:t>
      </w:r>
      <w:bookmarkEnd w:id="869"/>
      <w:bookmarkEnd w:id="870"/>
      <w:bookmarkEnd w:id="939"/>
      <w:bookmarkEnd w:id="940"/>
      <w:bookmarkEnd w:id="941"/>
      <w:bookmarkEnd w:id="942"/>
      <w:bookmarkEnd w:id="943"/>
      <w:bookmarkEnd w:id="944"/>
      <w:bookmarkEnd w:id="945"/>
      <w:bookmarkEnd w:id="946"/>
      <w:bookmarkEnd w:id="947"/>
    </w:p>
    <w:p w14:paraId="6AE44938" w14:textId="77777777" w:rsidR="00B46A03" w:rsidRDefault="00B46A03" w:rsidP="00B46A03">
      <w:r>
        <w:t xml:space="preserve">When using DFDL, the format of data is described by means of a </w:t>
      </w:r>
      <w:r>
        <w:rPr>
          <w:i/>
          <w:iCs/>
        </w:rPr>
        <w:t>DFDL Schema</w:t>
      </w:r>
      <w:r>
        <w:t>.</w:t>
      </w:r>
    </w:p>
    <w:p w14:paraId="52D9E593" w14:textId="77777777" w:rsidR="00B46A03" w:rsidRDefault="00B46A03" w:rsidP="00B46A03">
      <w:r>
        <w:t xml:space="preserve">The DFDL Schema Component Model is shown in conceptual UML in Figure 2. </w:t>
      </w:r>
    </w:p>
    <w:p w14:paraId="0C49188A" w14:textId="77777777" w:rsidR="00B46A03" w:rsidRDefault="00B46A03" w:rsidP="00B46A03">
      <w:r>
        <w:t xml:space="preserve">The shaded boxes have direct corresponding XML Schema syntax and therefore appear in DFDL schema. The unshaded boxes are conceptual classes often used in discussion of DFDL schemas. For example, the ModelGroup class is a generalization of Sequence and Choice classes which are the concrete classes corresponding to xs:sequence and xs:choice constructs of the schema. The class Term is a further generalization encompassing not only ModelGroup, but GroupReference, ElementReference, and ElementDeclaration. </w:t>
      </w:r>
    </w:p>
    <w:p w14:paraId="6B3F1B54" w14:textId="77777777" w:rsidR="00B46A03" w:rsidRDefault="00B46A03" w:rsidP="00B46A03">
      <w:r>
        <w:rPr>
          <w:noProof/>
        </w:rPr>
        <w:drawing>
          <wp:inline distT="0" distB="0" distL="0" distR="0" wp14:anchorId="30C59862" wp14:editId="2773B1A2">
            <wp:extent cx="4972050" cy="429577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972050" cy="4295775"/>
                    </a:xfrm>
                    <a:prstGeom prst="rect">
                      <a:avLst/>
                    </a:prstGeom>
                  </pic:spPr>
                </pic:pic>
              </a:graphicData>
            </a:graphic>
          </wp:inline>
        </w:drawing>
      </w:r>
    </w:p>
    <w:p w14:paraId="6F08645E" w14:textId="52072CFA" w:rsidR="00B46A03" w:rsidRDefault="00B46A03" w:rsidP="00B46A03">
      <w:pPr>
        <w:pStyle w:val="Caption"/>
      </w:pPr>
      <w:r>
        <w:t xml:space="preserve">Figure </w:t>
      </w:r>
      <w:r>
        <w:fldChar w:fldCharType="begin"/>
      </w:r>
      <w:r>
        <w:instrText xml:space="preserve"> SEQ Figure \* ARABIC </w:instrText>
      </w:r>
      <w:r>
        <w:fldChar w:fldCharType="separate"/>
      </w:r>
      <w:r w:rsidR="009D1493">
        <w:rPr>
          <w:noProof/>
        </w:rPr>
        <w:t>2</w:t>
      </w:r>
      <w:r>
        <w:rPr>
          <w:noProof/>
        </w:rPr>
        <w:fldChar w:fldCharType="end"/>
      </w:r>
      <w:r>
        <w:t xml:space="preserve"> DFDL Schema UML diagram</w:t>
      </w:r>
    </w:p>
    <w:p w14:paraId="2FFF57EB" w14:textId="77777777" w:rsidR="00B46A03" w:rsidRDefault="00B46A03" w:rsidP="00B46A03">
      <w:r>
        <w:t xml:space="preserve">Each object defined by a class in the above UML is called a </w:t>
      </w:r>
      <w:r>
        <w:rPr>
          <w:rStyle w:val="Emphasis"/>
        </w:rPr>
        <w:t>DFDL Schema component</w:t>
      </w:r>
      <w:r>
        <w:t>.</w:t>
      </w:r>
    </w:p>
    <w:p w14:paraId="71DCB041" w14:textId="77777777" w:rsidR="00B46A03" w:rsidRDefault="00B46A03" w:rsidP="00B46A03">
      <w:r>
        <w:t xml:space="preserve">The DFDL Schema Model is expressed using a subset of the XML Schema Description Language (XSD). XSD provides a standardized schema language suitable for expressing the DFDL Schema Model. </w:t>
      </w:r>
    </w:p>
    <w:p w14:paraId="3A629E4E" w14:textId="77777777" w:rsidR="00B46A03" w:rsidRDefault="00B46A03" w:rsidP="00B46A03">
      <w:r>
        <w:t>A DFDL Schema is an XML schema containing only a restricted subset of the constructs available in full W3C XML Schema Description Language. Within this XML schema, special DFDL annotations are distributed that carry the information about the data's format or representation.</w:t>
      </w:r>
    </w:p>
    <w:p w14:paraId="745FF75D" w14:textId="77777777" w:rsidR="00B46A03" w:rsidRDefault="00B46A03" w:rsidP="00B46A03">
      <w:r>
        <w:t>A DFDL Schema is a valid XML schema. However, the converse is not true in general since the DFDL Schema Model does not include many concepts that appear in XML schema.</w:t>
      </w:r>
    </w:p>
    <w:p w14:paraId="20A1B39B" w14:textId="77777777" w:rsidR="00B46A03" w:rsidRPr="000E5BE9" w:rsidRDefault="00B46A03" w:rsidP="00B46A03">
      <w:pPr>
        <w:pStyle w:val="Heading2"/>
        <w:tabs>
          <w:tab w:val="clear" w:pos="540"/>
          <w:tab w:val="clear" w:pos="700"/>
        </w:tabs>
        <w:suppressAutoHyphens w:val="0"/>
        <w:spacing w:before="120" w:after="60" w:line="240" w:lineRule="auto"/>
        <w:ind w:left="576" w:hanging="576"/>
      </w:pPr>
      <w:bookmarkStart w:id="948" w:name="_Ref50631257"/>
      <w:bookmarkStart w:id="949" w:name="_Ref50645729"/>
      <w:bookmarkStart w:id="950" w:name="_Toc62570057"/>
      <w:bookmarkStart w:id="951" w:name="_Toc210216779"/>
      <w:bookmarkStart w:id="952" w:name="_Toc219440911"/>
      <w:bookmarkStart w:id="953" w:name="_Toc99787969"/>
      <w:bookmarkStart w:id="954" w:name="_Toc99956882"/>
      <w:bookmarkStart w:id="955" w:name="_Toc177399028"/>
      <w:bookmarkStart w:id="956" w:name="_Toc175057315"/>
      <w:bookmarkStart w:id="957" w:name="_Toc199516230"/>
      <w:bookmarkStart w:id="958" w:name="_Toc194983908"/>
      <w:bookmarkStart w:id="959" w:name="_Toc243112749"/>
      <w:bookmarkStart w:id="960" w:name="_Ref273529945"/>
      <w:bookmarkStart w:id="961" w:name="_Ref273529953"/>
      <w:bookmarkStart w:id="962" w:name="_Ref274647262"/>
      <w:bookmarkStart w:id="963" w:name="_Ref274647268"/>
      <w:bookmarkStart w:id="964" w:name="_Ref346445132"/>
      <w:bookmarkStart w:id="965" w:name="_Toc349042624"/>
      <w:r>
        <w:t>DFDL Simple Types</w:t>
      </w:r>
      <w:bookmarkEnd w:id="948"/>
      <w:bookmarkEnd w:id="949"/>
      <w:bookmarkEnd w:id="950"/>
      <w:bookmarkEnd w:id="951"/>
      <w:bookmarkEnd w:id="952"/>
    </w:p>
    <w:p w14:paraId="76740EDB" w14:textId="77777777" w:rsidR="00B46A03" w:rsidRDefault="00B46A03" w:rsidP="00B46A03">
      <w:r>
        <w:t>The DFDL simple types are shown in Figure 3. The graph shows all the types defined by XML Schema version 1.0, and the subset of these types supported by DFDL are shown as shaded.</w:t>
      </w:r>
    </w:p>
    <w:p w14:paraId="5D6AE7AF" w14:textId="77777777" w:rsidR="00B46A03" w:rsidRDefault="00B46A03" w:rsidP="00B46A03">
      <w:pPr>
        <w:jc w:val="center"/>
      </w:pPr>
      <w:r>
        <w:rPr>
          <w:noProof/>
        </w:rPr>
        <w:lastRenderedPageBreak/>
        <w:drawing>
          <wp:inline distT="0" distB="0" distL="0" distR="0" wp14:anchorId="1C725903" wp14:editId="69CD94AA">
            <wp:extent cx="5486400" cy="3086100"/>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mple-types-diagram.svg"/>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486400" cy="3086100"/>
                    </a:xfrm>
                    <a:prstGeom prst="rect">
                      <a:avLst/>
                    </a:prstGeom>
                  </pic:spPr>
                </pic:pic>
              </a:graphicData>
            </a:graphic>
          </wp:inline>
        </w:drawing>
      </w:r>
    </w:p>
    <w:p w14:paraId="694715CA" w14:textId="4AC2309E" w:rsidR="00B46A03" w:rsidRDefault="00B46A03" w:rsidP="00B46A03">
      <w:pPr>
        <w:pStyle w:val="Caption"/>
      </w:pPr>
      <w:r>
        <w:t xml:space="preserve">Figure </w:t>
      </w:r>
      <w:r>
        <w:fldChar w:fldCharType="begin"/>
      </w:r>
      <w:r>
        <w:instrText xml:space="preserve"> SEQ Figure \* ARABIC </w:instrText>
      </w:r>
      <w:r>
        <w:fldChar w:fldCharType="separate"/>
      </w:r>
      <w:r w:rsidR="009D1493">
        <w:rPr>
          <w:noProof/>
        </w:rPr>
        <w:t>3</w:t>
      </w:r>
      <w:r>
        <w:rPr>
          <w:noProof/>
        </w:rPr>
        <w:fldChar w:fldCharType="end"/>
      </w:r>
      <w:r>
        <w:t xml:space="preserve"> DFDL simple types as a subset of XML Schema types</w:t>
      </w:r>
    </w:p>
    <w:p w14:paraId="671BD1D4" w14:textId="77777777" w:rsidR="00B46A03" w:rsidRDefault="00B46A03" w:rsidP="00B46A03">
      <w:r>
        <w:t>These types are defined as they are in XML Schema, with the exceptions of:</w:t>
      </w:r>
    </w:p>
    <w:p w14:paraId="314D9DFD" w14:textId="77777777" w:rsidR="00B46A03" w:rsidRDefault="00B46A03" w:rsidP="00EB2287">
      <w:pPr>
        <w:pStyle w:val="ListParagraph"/>
        <w:numPr>
          <w:ilvl w:val="0"/>
          <w:numId w:val="23"/>
        </w:numPr>
        <w:tabs>
          <w:tab w:val="clear" w:pos="403"/>
        </w:tabs>
        <w:spacing w:before="60" w:after="60" w:line="240" w:lineRule="auto"/>
        <w:jc w:val="left"/>
      </w:pPr>
      <w:r>
        <w:t>String – In DFDL a string can contain any character codes. None are reserved (Including the character with character code U+0000, which is not permitted in XML documents.)</w:t>
      </w:r>
    </w:p>
    <w:p w14:paraId="09B2C2F0" w14:textId="77777777" w:rsidR="00B46A03" w:rsidRDefault="00B46A03" w:rsidP="00B46A03">
      <w:r>
        <w:t>The simple types are placed into logical type groupings as shown in this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4"/>
        <w:gridCol w:w="7480"/>
      </w:tblGrid>
      <w:tr w:rsidR="00B46A03" w14:paraId="48D430CA" w14:textId="77777777" w:rsidTr="002D7261">
        <w:tc>
          <w:tcPr>
            <w:tcW w:w="1331" w:type="pct"/>
            <w:tcBorders>
              <w:top w:val="single" w:sz="4" w:space="0" w:color="auto"/>
              <w:left w:val="single" w:sz="4" w:space="0" w:color="auto"/>
              <w:bottom w:val="single" w:sz="4" w:space="0" w:color="auto"/>
              <w:right w:val="single" w:sz="4" w:space="0" w:color="auto"/>
            </w:tcBorders>
            <w:shd w:val="clear" w:color="auto" w:fill="F3F3F3"/>
            <w:hideMark/>
          </w:tcPr>
          <w:p w14:paraId="29ED245D" w14:textId="77777777" w:rsidR="00B46A03" w:rsidRDefault="00B46A03" w:rsidP="002D7261">
            <w:pPr>
              <w:jc w:val="left"/>
              <w:rPr>
                <w:b/>
              </w:rPr>
            </w:pPr>
            <w:r>
              <w:rPr>
                <w:b/>
              </w:rPr>
              <w:t>Logical Type Group</w:t>
            </w:r>
          </w:p>
        </w:tc>
        <w:tc>
          <w:tcPr>
            <w:tcW w:w="3669" w:type="pct"/>
            <w:tcBorders>
              <w:top w:val="single" w:sz="4" w:space="0" w:color="auto"/>
              <w:left w:val="single" w:sz="4" w:space="0" w:color="auto"/>
              <w:bottom w:val="single" w:sz="4" w:space="0" w:color="auto"/>
              <w:right w:val="single" w:sz="4" w:space="0" w:color="auto"/>
            </w:tcBorders>
            <w:shd w:val="clear" w:color="auto" w:fill="F3F3F3"/>
            <w:hideMark/>
          </w:tcPr>
          <w:p w14:paraId="0998DFF3" w14:textId="77777777" w:rsidR="00B46A03" w:rsidRDefault="00B46A03" w:rsidP="002D7261">
            <w:pPr>
              <w:jc w:val="left"/>
              <w:rPr>
                <w:b/>
              </w:rPr>
            </w:pPr>
            <w:r>
              <w:rPr>
                <w:b/>
              </w:rPr>
              <w:t>Types</w:t>
            </w:r>
          </w:p>
        </w:tc>
      </w:tr>
      <w:tr w:rsidR="00B46A03" w14:paraId="48C6B2C3" w14:textId="77777777" w:rsidTr="002D7261">
        <w:tc>
          <w:tcPr>
            <w:tcW w:w="1331" w:type="pct"/>
            <w:tcBorders>
              <w:top w:val="single" w:sz="4" w:space="0" w:color="auto"/>
              <w:left w:val="single" w:sz="4" w:space="0" w:color="auto"/>
              <w:bottom w:val="single" w:sz="4" w:space="0" w:color="auto"/>
              <w:right w:val="single" w:sz="4" w:space="0" w:color="auto"/>
            </w:tcBorders>
            <w:hideMark/>
          </w:tcPr>
          <w:p w14:paraId="0F60821D" w14:textId="77777777" w:rsidR="00B46A03" w:rsidRDefault="00B46A03" w:rsidP="002D7261">
            <w:pPr>
              <w:jc w:val="left"/>
              <w:rPr>
                <w:i/>
                <w:iCs/>
              </w:rPr>
            </w:pPr>
            <w:r>
              <w:t>Number</w:t>
            </w:r>
          </w:p>
        </w:tc>
        <w:tc>
          <w:tcPr>
            <w:tcW w:w="3669" w:type="pct"/>
            <w:tcBorders>
              <w:top w:val="single" w:sz="4" w:space="0" w:color="auto"/>
              <w:left w:val="single" w:sz="4" w:space="0" w:color="auto"/>
              <w:bottom w:val="single" w:sz="4" w:space="0" w:color="auto"/>
              <w:right w:val="single" w:sz="4" w:space="0" w:color="auto"/>
            </w:tcBorders>
            <w:hideMark/>
          </w:tcPr>
          <w:p w14:paraId="046C4604" w14:textId="77777777" w:rsidR="00B46A03" w:rsidRDefault="00B46A03" w:rsidP="002D7261">
            <w:pPr>
              <w:jc w:val="left"/>
              <w:rPr>
                <w:i/>
                <w:iCs/>
              </w:rPr>
            </w:pPr>
            <w:r>
              <w:t>xs:double, xs:float, xs:decimal, xs:integer, xs:nonNegativeInteger, xs:long, xs:int, xs:short, xs:byte, xs:unsignedLong, xs:unsignedInt, xs:unsignedShort, and xs:unsignedByte</w:t>
            </w:r>
          </w:p>
        </w:tc>
      </w:tr>
      <w:tr w:rsidR="00B46A03" w14:paraId="56C4AC25" w14:textId="77777777" w:rsidTr="002D7261">
        <w:tc>
          <w:tcPr>
            <w:tcW w:w="1331" w:type="pct"/>
            <w:tcBorders>
              <w:top w:val="single" w:sz="4" w:space="0" w:color="auto"/>
              <w:left w:val="single" w:sz="4" w:space="0" w:color="auto"/>
              <w:bottom w:val="single" w:sz="4" w:space="0" w:color="auto"/>
              <w:right w:val="single" w:sz="4" w:space="0" w:color="auto"/>
            </w:tcBorders>
            <w:hideMark/>
          </w:tcPr>
          <w:p w14:paraId="09C4BC3C" w14:textId="77777777" w:rsidR="00B46A03" w:rsidRDefault="00B46A03" w:rsidP="002D7261">
            <w:pPr>
              <w:jc w:val="left"/>
              <w:rPr>
                <w:i/>
                <w:iCs/>
              </w:rPr>
            </w:pPr>
            <w:r>
              <w:t>String</w:t>
            </w:r>
          </w:p>
        </w:tc>
        <w:tc>
          <w:tcPr>
            <w:tcW w:w="3669" w:type="pct"/>
            <w:tcBorders>
              <w:top w:val="single" w:sz="4" w:space="0" w:color="auto"/>
              <w:left w:val="single" w:sz="4" w:space="0" w:color="auto"/>
              <w:bottom w:val="single" w:sz="4" w:space="0" w:color="auto"/>
              <w:right w:val="single" w:sz="4" w:space="0" w:color="auto"/>
            </w:tcBorders>
            <w:hideMark/>
          </w:tcPr>
          <w:p w14:paraId="5B75F1A8" w14:textId="77777777" w:rsidR="00B46A03" w:rsidRDefault="00B46A03" w:rsidP="002D7261">
            <w:pPr>
              <w:jc w:val="left"/>
              <w:rPr>
                <w:i/>
                <w:iCs/>
              </w:rPr>
            </w:pPr>
            <w:r>
              <w:t>xs:string</w:t>
            </w:r>
          </w:p>
        </w:tc>
      </w:tr>
      <w:tr w:rsidR="00B46A03" w14:paraId="1CECD8A8" w14:textId="77777777" w:rsidTr="002D7261">
        <w:tc>
          <w:tcPr>
            <w:tcW w:w="1331" w:type="pct"/>
            <w:tcBorders>
              <w:top w:val="single" w:sz="4" w:space="0" w:color="auto"/>
              <w:left w:val="single" w:sz="4" w:space="0" w:color="auto"/>
              <w:bottom w:val="single" w:sz="4" w:space="0" w:color="auto"/>
              <w:right w:val="single" w:sz="4" w:space="0" w:color="auto"/>
            </w:tcBorders>
            <w:hideMark/>
          </w:tcPr>
          <w:p w14:paraId="520CF9C8" w14:textId="77777777" w:rsidR="00B46A03" w:rsidRDefault="00B46A03" w:rsidP="002D7261">
            <w:pPr>
              <w:jc w:val="left"/>
              <w:rPr>
                <w:i/>
                <w:iCs/>
              </w:rPr>
            </w:pPr>
            <w:r>
              <w:t>Calendar</w:t>
            </w:r>
          </w:p>
        </w:tc>
        <w:tc>
          <w:tcPr>
            <w:tcW w:w="3669" w:type="pct"/>
            <w:tcBorders>
              <w:top w:val="single" w:sz="4" w:space="0" w:color="auto"/>
              <w:left w:val="single" w:sz="4" w:space="0" w:color="auto"/>
              <w:bottom w:val="single" w:sz="4" w:space="0" w:color="auto"/>
              <w:right w:val="single" w:sz="4" w:space="0" w:color="auto"/>
            </w:tcBorders>
            <w:hideMark/>
          </w:tcPr>
          <w:p w14:paraId="56D74E8A" w14:textId="77777777" w:rsidR="00B46A03" w:rsidRDefault="00B46A03" w:rsidP="002D7261">
            <w:pPr>
              <w:jc w:val="left"/>
              <w:rPr>
                <w:i/>
                <w:iCs/>
              </w:rPr>
            </w:pPr>
            <w:r>
              <w:t>xs:dateTime, xs:date, xs:time</w:t>
            </w:r>
          </w:p>
        </w:tc>
      </w:tr>
      <w:tr w:rsidR="00B46A03" w14:paraId="2A48DB12" w14:textId="77777777" w:rsidTr="002D7261">
        <w:tc>
          <w:tcPr>
            <w:tcW w:w="1331" w:type="pct"/>
            <w:tcBorders>
              <w:top w:val="single" w:sz="4" w:space="0" w:color="auto"/>
              <w:left w:val="single" w:sz="4" w:space="0" w:color="auto"/>
              <w:bottom w:val="single" w:sz="4" w:space="0" w:color="auto"/>
              <w:right w:val="single" w:sz="4" w:space="0" w:color="auto"/>
            </w:tcBorders>
            <w:hideMark/>
          </w:tcPr>
          <w:p w14:paraId="45405450" w14:textId="77777777" w:rsidR="00B46A03" w:rsidRDefault="00B46A03" w:rsidP="002D7261">
            <w:pPr>
              <w:jc w:val="left"/>
              <w:rPr>
                <w:i/>
                <w:iCs/>
              </w:rPr>
            </w:pPr>
            <w:r>
              <w:t>Opaque</w:t>
            </w:r>
          </w:p>
        </w:tc>
        <w:tc>
          <w:tcPr>
            <w:tcW w:w="3669" w:type="pct"/>
            <w:tcBorders>
              <w:top w:val="single" w:sz="4" w:space="0" w:color="auto"/>
              <w:left w:val="single" w:sz="4" w:space="0" w:color="auto"/>
              <w:bottom w:val="single" w:sz="4" w:space="0" w:color="auto"/>
              <w:right w:val="single" w:sz="4" w:space="0" w:color="auto"/>
            </w:tcBorders>
            <w:hideMark/>
          </w:tcPr>
          <w:p w14:paraId="4FEF4C24" w14:textId="77777777" w:rsidR="00B46A03" w:rsidRDefault="00B46A03" w:rsidP="002D7261">
            <w:pPr>
              <w:jc w:val="left"/>
              <w:rPr>
                <w:i/>
                <w:iCs/>
              </w:rPr>
            </w:pPr>
            <w:r>
              <w:t>xs:hexBinary</w:t>
            </w:r>
          </w:p>
        </w:tc>
      </w:tr>
      <w:tr w:rsidR="00B46A03" w14:paraId="0EEABA99" w14:textId="77777777" w:rsidTr="002D7261">
        <w:tc>
          <w:tcPr>
            <w:tcW w:w="1331" w:type="pct"/>
            <w:tcBorders>
              <w:top w:val="single" w:sz="4" w:space="0" w:color="auto"/>
              <w:left w:val="single" w:sz="4" w:space="0" w:color="auto"/>
              <w:bottom w:val="single" w:sz="4" w:space="0" w:color="auto"/>
              <w:right w:val="single" w:sz="4" w:space="0" w:color="auto"/>
            </w:tcBorders>
            <w:hideMark/>
          </w:tcPr>
          <w:p w14:paraId="4808FAC9" w14:textId="77777777" w:rsidR="00B46A03" w:rsidRDefault="00B46A03" w:rsidP="002D7261">
            <w:pPr>
              <w:jc w:val="left"/>
              <w:rPr>
                <w:i/>
                <w:iCs/>
              </w:rPr>
            </w:pPr>
            <w:r>
              <w:t>Boolean</w:t>
            </w:r>
          </w:p>
        </w:tc>
        <w:tc>
          <w:tcPr>
            <w:tcW w:w="3669" w:type="pct"/>
            <w:tcBorders>
              <w:top w:val="single" w:sz="4" w:space="0" w:color="auto"/>
              <w:left w:val="single" w:sz="4" w:space="0" w:color="auto"/>
              <w:bottom w:val="single" w:sz="4" w:space="0" w:color="auto"/>
              <w:right w:val="single" w:sz="4" w:space="0" w:color="auto"/>
            </w:tcBorders>
            <w:hideMark/>
          </w:tcPr>
          <w:p w14:paraId="1B89C22B" w14:textId="77777777" w:rsidR="00B46A03" w:rsidRDefault="00B46A03" w:rsidP="002D7261">
            <w:pPr>
              <w:keepNext/>
              <w:jc w:val="left"/>
              <w:rPr>
                <w:i/>
                <w:iCs/>
              </w:rPr>
            </w:pPr>
            <w:r>
              <w:t>xs:boolean</w:t>
            </w:r>
          </w:p>
        </w:tc>
      </w:tr>
    </w:tbl>
    <w:p w14:paraId="5E05444A" w14:textId="06724A65"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1</w:t>
      </w:r>
      <w:r>
        <w:rPr>
          <w:noProof/>
        </w:rPr>
        <w:fldChar w:fldCharType="end"/>
      </w:r>
      <w:r>
        <w:t xml:space="preserve"> Logical type groupings</w:t>
      </w:r>
    </w:p>
    <w:p w14:paraId="0B19BA61" w14:textId="77777777" w:rsidR="00B46A03" w:rsidRPr="00F87639" w:rsidRDefault="00B46A03" w:rsidP="00B46A03">
      <w:r>
        <w:t xml:space="preserve">Note that DFDL does not have specific types corresponding to time intervals, nor are there special numeric types for geo-coordinates, currency, or complex numbers. These concepts must be described in DFDL using the available types. </w:t>
      </w:r>
    </w:p>
    <w:p w14:paraId="750FD98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66" w:name="_Ref50638650"/>
      <w:bookmarkStart w:id="967" w:name="_Ref50638660"/>
      <w:bookmarkStart w:id="968" w:name="_Toc62570058"/>
      <w:bookmarkStart w:id="969" w:name="_Toc210216780"/>
      <w:bookmarkStart w:id="970" w:name="_Toc219440912"/>
      <w:r>
        <w:t>DFDL Subset of XML Schema</w:t>
      </w:r>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7C180187" w14:textId="77777777" w:rsidR="00B46A03" w:rsidRDefault="00B46A03" w:rsidP="00404546">
      <w:pPr>
        <w:pStyle w:val="nobreak"/>
      </w:pPr>
      <w:r>
        <w:t>The DFDL subset of XSD is a general model for hierarchically nested data. It avoids the XSD features used to describe the peculiarities of XML as a syntactic textual representation of data and avoids features that are simply not needed by DFDL.</w:t>
      </w:r>
    </w:p>
    <w:p w14:paraId="3FFF85F7" w14:textId="77777777" w:rsidR="00B46A03" w:rsidRDefault="00B46A03" w:rsidP="00B46A03">
      <w:r>
        <w:t>The following lists detail the similarities and differences between general XSD and this subset.</w:t>
      </w:r>
    </w:p>
    <w:p w14:paraId="48C31A30" w14:textId="77777777" w:rsidR="00B46A03" w:rsidRDefault="00B46A03" w:rsidP="00B46A03">
      <w:r>
        <w:t>DFDL Schemas consist of:</w:t>
      </w:r>
    </w:p>
    <w:p w14:paraId="7FD08BE2"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Standard XSD namespace management</w:t>
      </w:r>
    </w:p>
    <w:p w14:paraId="7E93653E"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Standard XSD import and  management for multiple file schemas</w:t>
      </w:r>
    </w:p>
    <w:p w14:paraId="779FFD5F"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lastRenderedPageBreak/>
        <w:t>Local element declarations with dimensionality via XSD maxOccurs and XSD minOccurs.</w:t>
      </w:r>
    </w:p>
    <w:p w14:paraId="4FC81D79"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Global element declarations</w:t>
      </w:r>
    </w:p>
    <w:p w14:paraId="4B1F7D74"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Complex type definitions with empty or element-only content models.</w:t>
      </w:r>
    </w:p>
    <w:p w14:paraId="121CA475"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DFDL appinfo annotations describing the data format</w:t>
      </w:r>
    </w:p>
    <w:p w14:paraId="6FDDE3C2"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These simple types: string, float, double, decimal, integer, long, int, short, byte, nonNegativeInteger, unsignedLong, unsignedInt, unsignedShort, unsignedByte, boolean, date, time, dateTime, hexBinary</w:t>
      </w:r>
    </w:p>
    <w:p w14:paraId="2E777FB7"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These facets: minLength, maxLength, minInclusive, maxInclusive, minExclusive, maxExclusive, totalDigits, fractionDigits, enumeration, pattern (for xs:string type only)</w:t>
      </w:r>
    </w:p>
    <w:p w14:paraId="396B5B3C"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Fixed values</w:t>
      </w:r>
    </w:p>
    <w:p w14:paraId="6697D8C6"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Default values</w:t>
      </w:r>
    </w:p>
    <w:p w14:paraId="6A6404CF"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'sequence' model groups (without XSD minOccurs and XSD maxOccurs or with both XSD minOccurs="1" and XSD maxOccurs="1")</w:t>
      </w:r>
    </w:p>
    <w:p w14:paraId="1A197416"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'choice' model groups (without XSD minOccurs and XSD maxOccurs or with both XSD minOccurs="1" and XSD maxOccurs="1")</w:t>
      </w:r>
    </w:p>
    <w:p w14:paraId="5D871F45"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Simple type derivations derived by restriction from the allowed built-in types</w:t>
      </w:r>
    </w:p>
    <w:p w14:paraId="23C78B83"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Reusable Groups: named model group definitions can only contain one model group</w:t>
      </w:r>
    </w:p>
    <w:p w14:paraId="393FD437"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Element references with dimensionality via XSD maxOccurs and XSD minOccurs.</w:t>
      </w:r>
    </w:p>
    <w:p w14:paraId="60BD2196"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Group references without dimensionality</w:t>
      </w:r>
    </w:p>
    <w:p w14:paraId="52BE6F01"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 xml:space="preserve">Nillable attribute is "true" (that is, nillable="true" in the element declaration.) </w:t>
      </w:r>
    </w:p>
    <w:p w14:paraId="6EB54856"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Appinfo annotations for sources other than DFDL are permitted and ignored</w:t>
      </w:r>
    </w:p>
    <w:p w14:paraId="3BA4F651"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Unions; the memberTypes must be derived from the same simple type. DFDL annotations are not permitted on union members.</w:t>
      </w:r>
      <w:r w:rsidRPr="00E833BE">
        <w:footnoteReference w:id="6"/>
      </w:r>
    </w:p>
    <w:p w14:paraId="428A4AA2"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XML Entities</w:t>
      </w:r>
    </w:p>
    <w:p w14:paraId="4E5DEE16"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The xs:schema “elementFormDefault” attribute</w:t>
      </w:r>
    </w:p>
    <w:p w14:paraId="0483958B" w14:textId="77777777" w:rsidR="00B46A03" w:rsidRPr="00E833BE" w:rsidRDefault="00B46A03" w:rsidP="00EB2287">
      <w:pPr>
        <w:pStyle w:val="ListParagraph"/>
        <w:numPr>
          <w:ilvl w:val="0"/>
          <w:numId w:val="23"/>
        </w:numPr>
        <w:tabs>
          <w:tab w:val="clear" w:pos="403"/>
        </w:tabs>
        <w:spacing w:before="60" w:after="60" w:line="240" w:lineRule="auto"/>
        <w:jc w:val="left"/>
      </w:pPr>
      <w:r w:rsidRPr="00E833BE">
        <w:t>The xs:element “form” attribute</w:t>
      </w:r>
    </w:p>
    <w:p w14:paraId="470C96EA" w14:textId="77777777" w:rsidR="00B46A03" w:rsidRDefault="00B46A03" w:rsidP="00B46A03">
      <w:r>
        <w:t>Note: xs:nonNegativeInteger is treated as an unsigned xs:integer.</w:t>
      </w:r>
    </w:p>
    <w:p w14:paraId="4906694C" w14:textId="77777777" w:rsidR="00B46A03" w:rsidRDefault="00B46A03" w:rsidP="00B46A03">
      <w:r>
        <w:t>The following constructs from XML Schema are not used as part of the DFDL Schema Model of DFDL v1.0 schemas; however, they are all reserved</w:t>
      </w:r>
      <w:r>
        <w:rPr>
          <w:rStyle w:val="FootnoteReference"/>
        </w:rPr>
        <w:footnoteReference w:id="7"/>
      </w:r>
      <w:r>
        <w:t xml:space="preserve"> for future use since the data model may be extended to use them in future versions of DFDL: </w:t>
      </w:r>
    </w:p>
    <w:p w14:paraId="16025DBB"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Attribute declarations (local or global)</w:t>
      </w:r>
    </w:p>
    <w:p w14:paraId="73D28F98"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Attribute references</w:t>
      </w:r>
    </w:p>
    <w:p w14:paraId="6FDBB10D"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Attribute group definitions</w:t>
      </w:r>
    </w:p>
    <w:p w14:paraId="5A244338"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Complex type derivations where the base type is not xs:anyType.</w:t>
      </w:r>
    </w:p>
    <w:p w14:paraId="3C33B328"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Complex types having mixed content models or simple content models</w:t>
      </w:r>
    </w:p>
    <w:p w14:paraId="266CCA05"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List simple types</w:t>
      </w:r>
    </w:p>
    <w:p w14:paraId="368ED60B"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Union simple types where the member types are not derived from the same simple type.</w:t>
      </w:r>
    </w:p>
    <w:p w14:paraId="20B62EA0"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These atomic simple types: normalizedString, token, Name, NCName, QName, language, positiveInteger, nonPositiveInteger, negativeInteger,  gYear, gYearMonth, gMonth, gMonthDay, gDay, ID, IDREF, IDREFS, ENTITIES, ENTITY, NMTOKEN, NMTOKENS, NOTATION, anyURI, base64Binary</w:t>
      </w:r>
    </w:p>
    <w:p w14:paraId="082786AC"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XSD maxOccurs and XSD minOccurs on model groups (except if both are '1')</w:t>
      </w:r>
    </w:p>
    <w:p w14:paraId="6F662017"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rPr>
          <w:rFonts w:eastAsia="MS Mincho"/>
        </w:rPr>
        <w:t>XSD minOccurs = ‘0’ on branches of xs:choice model groups</w:t>
      </w:r>
    </w:p>
    <w:p w14:paraId="3BEA079E"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 xml:space="preserve">Identity Constraints </w:t>
      </w:r>
    </w:p>
    <w:p w14:paraId="1C331C94"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 xml:space="preserve">Substitution Groups </w:t>
      </w:r>
    </w:p>
    <w:p w14:paraId="6FDC2DFC"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xs:all groups</w:t>
      </w:r>
    </w:p>
    <w:p w14:paraId="6CDCFCAD"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 xml:space="preserve">xs:any element wildcards  </w:t>
      </w:r>
    </w:p>
    <w:p w14:paraId="74D67AD8"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lastRenderedPageBreak/>
        <w:t>Redefine - This version of DFDL does not support xs:redefine. DFDL schemas must not contain xs:redefine directly or indirectly in schemas they import or include.</w:t>
      </w:r>
    </w:p>
    <w:p w14:paraId="6333B65D"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whitespace facet</w:t>
      </w:r>
    </w:p>
    <w:p w14:paraId="51E7FE67" w14:textId="77777777" w:rsidR="00B46A03" w:rsidRPr="00E833BE" w:rsidRDefault="00B46A03" w:rsidP="00EB2287">
      <w:pPr>
        <w:pStyle w:val="ListParagraph"/>
        <w:numPr>
          <w:ilvl w:val="0"/>
          <w:numId w:val="134"/>
        </w:numPr>
        <w:tabs>
          <w:tab w:val="clear" w:pos="403"/>
        </w:tabs>
        <w:spacing w:before="60" w:after="60" w:line="240" w:lineRule="auto"/>
        <w:jc w:val="left"/>
      </w:pPr>
      <w:r w:rsidRPr="00E833BE">
        <w:t>Recursively defined types and elements (defined by way of type, group, or element references)</w:t>
      </w:r>
    </w:p>
    <w:p w14:paraId="4C178F7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71" w:name="_Toc199516231"/>
      <w:bookmarkStart w:id="972" w:name="_Toc194983909"/>
      <w:bookmarkStart w:id="973" w:name="_Toc243112750"/>
      <w:bookmarkStart w:id="974" w:name="_Ref346447428"/>
      <w:bookmarkStart w:id="975" w:name="_Toc349042625"/>
      <w:bookmarkStart w:id="976" w:name="_Toc62570059"/>
      <w:bookmarkStart w:id="977" w:name="_Toc210216781"/>
      <w:bookmarkStart w:id="978" w:name="_Toc219440913"/>
      <w:bookmarkStart w:id="979" w:name="_Ref161828896"/>
      <w:bookmarkStart w:id="980" w:name="_Toc177399029"/>
      <w:bookmarkStart w:id="981" w:name="_Toc175057316"/>
      <w:r>
        <w:t>XSD Facets, min/maxOccurs, default, and fixed</w:t>
      </w:r>
      <w:bookmarkEnd w:id="971"/>
      <w:bookmarkEnd w:id="972"/>
      <w:bookmarkEnd w:id="973"/>
      <w:bookmarkEnd w:id="974"/>
      <w:bookmarkEnd w:id="975"/>
      <w:bookmarkEnd w:id="976"/>
      <w:bookmarkEnd w:id="977"/>
      <w:bookmarkEnd w:id="978"/>
    </w:p>
    <w:p w14:paraId="3EE84843" w14:textId="77777777" w:rsidR="00B46A03" w:rsidRDefault="00B46A03" w:rsidP="00B46A03">
      <w:r>
        <w:t>XSD element declarations and references can carry several properties that express constraints on the described data. These constraints are mainly used for validation. These properties include:</w:t>
      </w:r>
    </w:p>
    <w:p w14:paraId="7028FF5D" w14:textId="77777777" w:rsidR="00B46A03" w:rsidRPr="00E833BE" w:rsidRDefault="00B46A03" w:rsidP="00EB2287">
      <w:pPr>
        <w:pStyle w:val="ListParagraph"/>
        <w:numPr>
          <w:ilvl w:val="0"/>
          <w:numId w:val="135"/>
        </w:numPr>
        <w:tabs>
          <w:tab w:val="clear" w:pos="403"/>
        </w:tabs>
        <w:spacing w:before="60" w:after="60" w:line="240" w:lineRule="auto"/>
        <w:jc w:val="left"/>
      </w:pPr>
      <w:r w:rsidRPr="00E833BE">
        <w:t>the facets</w:t>
      </w:r>
    </w:p>
    <w:p w14:paraId="6FD9887F" w14:textId="77777777" w:rsidR="00B46A03" w:rsidRPr="00E833BE" w:rsidRDefault="00B46A03" w:rsidP="00EB2287">
      <w:pPr>
        <w:pStyle w:val="ListParagraph"/>
        <w:numPr>
          <w:ilvl w:val="0"/>
          <w:numId w:val="135"/>
        </w:numPr>
        <w:tabs>
          <w:tab w:val="clear" w:pos="403"/>
        </w:tabs>
        <w:spacing w:before="60" w:after="60" w:line="240" w:lineRule="auto"/>
        <w:jc w:val="left"/>
      </w:pPr>
      <w:r w:rsidRPr="00E833BE">
        <w:t>minOccurs, maxOccurs</w:t>
      </w:r>
    </w:p>
    <w:p w14:paraId="075657C4" w14:textId="77777777" w:rsidR="00B46A03" w:rsidRPr="00E833BE" w:rsidRDefault="00B46A03" w:rsidP="00EB2287">
      <w:pPr>
        <w:pStyle w:val="ListParagraph"/>
        <w:numPr>
          <w:ilvl w:val="0"/>
          <w:numId w:val="135"/>
        </w:numPr>
        <w:tabs>
          <w:tab w:val="clear" w:pos="403"/>
        </w:tabs>
        <w:spacing w:before="60" w:after="60" w:line="240" w:lineRule="auto"/>
        <w:jc w:val="left"/>
      </w:pPr>
      <w:r w:rsidRPr="00E833BE">
        <w:t>default</w:t>
      </w:r>
    </w:p>
    <w:p w14:paraId="1671B5C6" w14:textId="77777777" w:rsidR="00B46A03" w:rsidRPr="00E833BE" w:rsidRDefault="00B46A03" w:rsidP="00EB2287">
      <w:pPr>
        <w:pStyle w:val="ListParagraph"/>
        <w:numPr>
          <w:ilvl w:val="0"/>
          <w:numId w:val="135"/>
        </w:numPr>
        <w:tabs>
          <w:tab w:val="clear" w:pos="403"/>
        </w:tabs>
        <w:spacing w:before="60" w:after="60" w:line="240" w:lineRule="auto"/>
        <w:jc w:val="left"/>
      </w:pPr>
      <w:r w:rsidRPr="00E833BE">
        <w:t>fixed</w:t>
      </w:r>
    </w:p>
    <w:p w14:paraId="23572FEB" w14:textId="77777777" w:rsidR="00B46A03" w:rsidRDefault="00B46A03" w:rsidP="00B46A03">
      <w:r>
        <w:t>The facets and the types they are applicable to are:</w:t>
      </w:r>
    </w:p>
    <w:p w14:paraId="62D60CAE" w14:textId="77777777" w:rsidR="00B46A03" w:rsidRPr="00E833BE" w:rsidRDefault="00B46A03" w:rsidP="00EB2287">
      <w:pPr>
        <w:pStyle w:val="ListParagraph"/>
        <w:numPr>
          <w:ilvl w:val="0"/>
          <w:numId w:val="136"/>
        </w:numPr>
        <w:tabs>
          <w:tab w:val="clear" w:pos="403"/>
        </w:tabs>
        <w:spacing w:before="60" w:after="60" w:line="240" w:lineRule="auto"/>
        <w:jc w:val="left"/>
      </w:pPr>
      <w:r w:rsidRPr="00E833BE">
        <w:t>minLength maxLength (for types xs:string, and xs:hexBinary)</w:t>
      </w:r>
    </w:p>
    <w:p w14:paraId="48B165E6" w14:textId="77777777" w:rsidR="00B46A03" w:rsidRPr="00E833BE" w:rsidRDefault="00B46A03" w:rsidP="00EB2287">
      <w:pPr>
        <w:pStyle w:val="ListParagraph"/>
        <w:numPr>
          <w:ilvl w:val="0"/>
          <w:numId w:val="136"/>
        </w:numPr>
        <w:tabs>
          <w:tab w:val="clear" w:pos="403"/>
        </w:tabs>
        <w:spacing w:before="60" w:after="60" w:line="240" w:lineRule="auto"/>
        <w:jc w:val="left"/>
      </w:pPr>
      <w:r w:rsidRPr="00E833BE">
        <w:t>pattern</w:t>
      </w:r>
    </w:p>
    <w:p w14:paraId="589EF79A" w14:textId="77777777" w:rsidR="00B46A03" w:rsidRPr="00E833BE" w:rsidRDefault="00B46A03" w:rsidP="00EB2287">
      <w:pPr>
        <w:pStyle w:val="ListParagraph"/>
        <w:numPr>
          <w:ilvl w:val="0"/>
          <w:numId w:val="136"/>
        </w:numPr>
        <w:tabs>
          <w:tab w:val="clear" w:pos="403"/>
        </w:tabs>
        <w:spacing w:before="60" w:after="60" w:line="240" w:lineRule="auto"/>
        <w:jc w:val="left"/>
      </w:pPr>
      <w:r w:rsidRPr="00E833BE">
        <w:t>enumeration (all types except xs:boolean)</w:t>
      </w:r>
    </w:p>
    <w:p w14:paraId="658DC0FC" w14:textId="3C019EEA" w:rsidR="00B46A03" w:rsidRPr="00E833BE" w:rsidRDefault="00B46A03" w:rsidP="00EB2287">
      <w:pPr>
        <w:pStyle w:val="ListParagraph"/>
        <w:numPr>
          <w:ilvl w:val="0"/>
          <w:numId w:val="136"/>
        </w:numPr>
        <w:tabs>
          <w:tab w:val="clear" w:pos="403"/>
        </w:tabs>
        <w:spacing w:before="60" w:after="60" w:line="240" w:lineRule="auto"/>
        <w:jc w:val="left"/>
      </w:pPr>
      <w:r w:rsidRPr="00E833BE">
        <w:t xml:space="preserve">maxInclusive, maxExclusive, minExclusive, minInclusive (for Number and Calendar types in Section </w:t>
      </w:r>
      <w:r w:rsidRPr="00E833BE">
        <w:fldChar w:fldCharType="begin"/>
      </w:r>
      <w:r w:rsidRPr="00E833BE">
        <w:instrText xml:space="preserve"> REF _Ref50645729 \w \h </w:instrText>
      </w:r>
      <w:r w:rsidRPr="00E833BE">
        <w:fldChar w:fldCharType="separate"/>
      </w:r>
      <w:r w:rsidR="009D1493">
        <w:t>5.1</w:t>
      </w:r>
      <w:r w:rsidRPr="00E833BE">
        <w:fldChar w:fldCharType="end"/>
      </w:r>
      <w:r w:rsidRPr="00E833BE">
        <w:t>)</w:t>
      </w:r>
    </w:p>
    <w:p w14:paraId="0A316EEC" w14:textId="4936A6C3" w:rsidR="00B46A03" w:rsidRPr="00E833BE" w:rsidRDefault="00B46A03" w:rsidP="00EB2287">
      <w:pPr>
        <w:pStyle w:val="ListParagraph"/>
        <w:numPr>
          <w:ilvl w:val="0"/>
          <w:numId w:val="136"/>
        </w:numPr>
        <w:tabs>
          <w:tab w:val="clear" w:pos="403"/>
        </w:tabs>
        <w:spacing w:before="60" w:after="60" w:line="240" w:lineRule="auto"/>
        <w:jc w:val="left"/>
      </w:pPr>
      <w:r w:rsidRPr="00E833BE">
        <w:t xml:space="preserve">totalDigits (for type xs:decimal and all supported integer types descending from xs:decimal in Section </w:t>
      </w:r>
      <w:r w:rsidRPr="00E833BE">
        <w:fldChar w:fldCharType="begin"/>
      </w:r>
      <w:r w:rsidRPr="00E833BE">
        <w:instrText xml:space="preserve"> REF _Ref50645729 \w \h  \* MERGEFORMAT </w:instrText>
      </w:r>
      <w:r w:rsidRPr="00E833BE">
        <w:fldChar w:fldCharType="separate"/>
      </w:r>
      <w:r w:rsidR="009D1493">
        <w:t>5.1</w:t>
      </w:r>
      <w:r w:rsidRPr="00E833BE">
        <w:fldChar w:fldCharType="end"/>
      </w:r>
      <w:r w:rsidRPr="00E833BE">
        <w:t>)</w:t>
      </w:r>
    </w:p>
    <w:p w14:paraId="25791260" w14:textId="77777777" w:rsidR="00B46A03" w:rsidRPr="00E833BE" w:rsidRDefault="00B46A03" w:rsidP="00EB2287">
      <w:pPr>
        <w:pStyle w:val="ListParagraph"/>
        <w:numPr>
          <w:ilvl w:val="0"/>
          <w:numId w:val="136"/>
        </w:numPr>
        <w:tabs>
          <w:tab w:val="clear" w:pos="403"/>
        </w:tabs>
        <w:spacing w:before="60" w:after="60" w:line="240" w:lineRule="auto"/>
        <w:jc w:val="left"/>
      </w:pPr>
      <w:r w:rsidRPr="00E833BE">
        <w:t>fractionDigits (for type xs:decimal)</w:t>
      </w:r>
    </w:p>
    <w:p w14:paraId="30C2C105" w14:textId="77777777" w:rsidR="00B46A03" w:rsidRDefault="00B46A03" w:rsidP="00B46A03">
      <w:r>
        <w:t>The facets (but not XSD maxOccurs nor XSD minOccurs) are also checked by the dfdl:checkConstraints DFDL expression language function.</w:t>
      </w:r>
    </w:p>
    <w:p w14:paraId="3A73B5FB" w14:textId="77777777" w:rsidR="00B46A03" w:rsidRDefault="00B46A03" w:rsidP="00B46A03">
      <w:r>
        <w:t>The following sections describe these in more detail.</w:t>
      </w:r>
    </w:p>
    <w:p w14:paraId="04193DD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82" w:name="_Toc322911525"/>
      <w:bookmarkStart w:id="983" w:name="_Toc322912064"/>
      <w:bookmarkStart w:id="984" w:name="_MinOccurs,_MaxOccurs"/>
      <w:bookmarkStart w:id="985" w:name="_Toc199516232"/>
      <w:bookmarkStart w:id="986" w:name="_Toc194983910"/>
      <w:bookmarkStart w:id="987" w:name="_Toc243112751"/>
      <w:bookmarkStart w:id="988" w:name="_Toc349042626"/>
      <w:bookmarkStart w:id="989" w:name="_Ref365392729"/>
      <w:bookmarkStart w:id="990" w:name="_Ref365392751"/>
      <w:bookmarkStart w:id="991" w:name="_Ref52973577"/>
      <w:bookmarkStart w:id="992" w:name="_Toc62570060"/>
      <w:bookmarkStart w:id="993" w:name="_Toc210216782"/>
      <w:bookmarkStart w:id="994" w:name="_Toc219440914"/>
      <w:bookmarkEnd w:id="982"/>
      <w:bookmarkEnd w:id="983"/>
      <w:bookmarkEnd w:id="984"/>
      <w:r>
        <w:rPr>
          <w:rFonts w:eastAsia="Times New Roman"/>
        </w:rPr>
        <w:t xml:space="preserve">MinOccurs, </w:t>
      </w:r>
      <w:bookmarkEnd w:id="985"/>
      <w:bookmarkEnd w:id="986"/>
      <w:bookmarkEnd w:id="987"/>
      <w:r>
        <w:rPr>
          <w:rFonts w:eastAsia="Times New Roman"/>
        </w:rPr>
        <w:t>MaxOccurs</w:t>
      </w:r>
      <w:bookmarkEnd w:id="988"/>
      <w:bookmarkEnd w:id="989"/>
      <w:bookmarkEnd w:id="990"/>
      <w:bookmarkEnd w:id="991"/>
      <w:bookmarkEnd w:id="992"/>
      <w:bookmarkEnd w:id="993"/>
      <w:bookmarkEnd w:id="994"/>
    </w:p>
    <w:p w14:paraId="576745C3" w14:textId="77777777" w:rsidR="00B46A03" w:rsidRPr="00253638" w:rsidRDefault="00B46A03" w:rsidP="00B46A03">
      <w:r w:rsidRPr="00253638">
        <w:t>XSD minOccurs and XSD maxOccurs are used in these definitions:</w:t>
      </w:r>
    </w:p>
    <w:p w14:paraId="2FEC3B0F" w14:textId="77777777" w:rsidR="00B46A03" w:rsidRPr="00E833BE" w:rsidRDefault="00B46A03" w:rsidP="00EB2287">
      <w:pPr>
        <w:pStyle w:val="ListParagraph"/>
        <w:numPr>
          <w:ilvl w:val="0"/>
          <w:numId w:val="137"/>
        </w:numPr>
        <w:tabs>
          <w:tab w:val="clear" w:pos="403"/>
        </w:tabs>
        <w:spacing w:before="60" w:after="60" w:line="240" w:lineRule="auto"/>
        <w:jc w:val="left"/>
      </w:pPr>
      <w:r w:rsidRPr="00E833BE">
        <w:t>An element declaration or reference where XSD minOccurs is greater than zero is said to be a required element.</w:t>
      </w:r>
    </w:p>
    <w:p w14:paraId="14A27389" w14:textId="77777777" w:rsidR="00B46A03" w:rsidRPr="00E833BE" w:rsidRDefault="00B46A03" w:rsidP="00EB2287">
      <w:pPr>
        <w:pStyle w:val="ListParagraph"/>
        <w:numPr>
          <w:ilvl w:val="0"/>
          <w:numId w:val="137"/>
        </w:numPr>
        <w:tabs>
          <w:tab w:val="clear" w:pos="403"/>
        </w:tabs>
        <w:spacing w:before="60" w:after="60" w:line="240" w:lineRule="auto"/>
        <w:jc w:val="left"/>
      </w:pPr>
      <w:r w:rsidRPr="00E833BE">
        <w:t>An element declaration or reference where XSD minOccurs is equal to zero is said to be an optional element.</w:t>
      </w:r>
    </w:p>
    <w:p w14:paraId="37371461" w14:textId="77777777" w:rsidR="00B46A03" w:rsidRPr="00E833BE" w:rsidRDefault="00B46A03" w:rsidP="00EB2287">
      <w:pPr>
        <w:pStyle w:val="ListParagraph"/>
        <w:numPr>
          <w:ilvl w:val="0"/>
          <w:numId w:val="137"/>
        </w:numPr>
        <w:tabs>
          <w:tab w:val="clear" w:pos="403"/>
        </w:tabs>
        <w:spacing w:before="60" w:after="60" w:line="240" w:lineRule="auto"/>
        <w:jc w:val="left"/>
      </w:pPr>
      <w:r w:rsidRPr="00E833BE">
        <w:t>A required element or optional element where XSD maxOccurs is greater than 1 is also said to be an array element.</w:t>
      </w:r>
    </w:p>
    <w:p w14:paraId="57159D43" w14:textId="77777777" w:rsidR="00B46A03" w:rsidRPr="00253638" w:rsidRDefault="00B46A03" w:rsidP="00B46A03">
      <w:r w:rsidRPr="00253638">
        <w:t xml:space="preserve">When validating, XSD minOccurs and XSD maxOccurs are used to determine the minimum and maximum valid number of occurrences of an element. </w:t>
      </w:r>
    </w:p>
    <w:p w14:paraId="733EECE0" w14:textId="7E0C6C5B" w:rsidR="00B46A03" w:rsidRPr="00253638" w:rsidRDefault="00B46A03" w:rsidP="00B46A03">
      <w:r w:rsidRPr="00253638">
        <w:t xml:space="preserve">The XSD minOccurs and XSD maxOccurs values are interpreted in conjunction with the DFDL dfdl:occursCountKind property. See Section </w:t>
      </w:r>
      <w:r w:rsidRPr="00253638">
        <w:fldChar w:fldCharType="begin"/>
      </w:r>
      <w:r w:rsidRPr="00253638">
        <w:instrText xml:space="preserve"> REF _Ref351913722 \r \h  \* MERGEFORMAT </w:instrText>
      </w:r>
      <w:r w:rsidRPr="00253638">
        <w:fldChar w:fldCharType="separate"/>
      </w:r>
      <w:r w:rsidR="009D1493">
        <w:t>16</w:t>
      </w:r>
      <w:r w:rsidRPr="00253638">
        <w:fldChar w:fldCharType="end"/>
      </w:r>
      <w:r w:rsidRPr="00253638">
        <w:t xml:space="preserve">, </w:t>
      </w:r>
      <w:r w:rsidRPr="00253638">
        <w:fldChar w:fldCharType="begin"/>
      </w:r>
      <w:r w:rsidRPr="00253638">
        <w:instrText xml:space="preserve"> REF _Ref351913750 \h  \* MERGEFORMAT </w:instrText>
      </w:r>
      <w:r w:rsidRPr="00253638">
        <w:fldChar w:fldCharType="separate"/>
      </w:r>
      <w:r w:rsidR="009D1493">
        <w:t>Properties for Array Elements and Optional Elements</w:t>
      </w:r>
      <w:r w:rsidRPr="00253638">
        <w:fldChar w:fldCharType="end"/>
      </w:r>
      <w:r w:rsidRPr="00253638">
        <w:t>, for more details.</w:t>
      </w:r>
    </w:p>
    <w:p w14:paraId="50124FE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95" w:name="_Toc351914639"/>
      <w:bookmarkStart w:id="996" w:name="_Toc351915073"/>
      <w:bookmarkStart w:id="997" w:name="_Toc361231111"/>
      <w:bookmarkStart w:id="998" w:name="_Toc361231637"/>
      <w:bookmarkStart w:id="999" w:name="_Toc362444919"/>
      <w:bookmarkStart w:id="1000" w:name="_Toc363908841"/>
      <w:bookmarkStart w:id="1001" w:name="_Toc364463263"/>
      <w:bookmarkStart w:id="1002" w:name="_Toc366077855"/>
      <w:bookmarkStart w:id="1003" w:name="_Toc366078474"/>
      <w:bookmarkStart w:id="1004" w:name="_Toc366079460"/>
      <w:bookmarkStart w:id="1005" w:name="_Toc366080072"/>
      <w:bookmarkStart w:id="1006" w:name="_Toc366080684"/>
      <w:bookmarkStart w:id="1007" w:name="_Toc366505024"/>
      <w:bookmarkStart w:id="1008" w:name="_Toc366508393"/>
      <w:bookmarkStart w:id="1009" w:name="_Toc366512894"/>
      <w:bookmarkStart w:id="1010" w:name="_Toc366574085"/>
      <w:bookmarkStart w:id="1011" w:name="_Toc366577878"/>
      <w:bookmarkStart w:id="1012" w:name="_Toc366578486"/>
      <w:bookmarkStart w:id="1013" w:name="_Toc366579080"/>
      <w:bookmarkStart w:id="1014" w:name="_Toc366579671"/>
      <w:bookmarkStart w:id="1015" w:name="_Toc366580263"/>
      <w:bookmarkStart w:id="1016" w:name="_Toc366580854"/>
      <w:bookmarkStart w:id="1017" w:name="_Toc366581446"/>
      <w:bookmarkStart w:id="1018" w:name="_Toc322911527"/>
      <w:bookmarkStart w:id="1019" w:name="_Toc322912066"/>
      <w:bookmarkStart w:id="1020" w:name="_Toc199516233"/>
      <w:bookmarkStart w:id="1021" w:name="_Toc194983911"/>
      <w:bookmarkStart w:id="1022" w:name="_Toc243112752"/>
      <w:bookmarkStart w:id="1023" w:name="_Toc349042627"/>
      <w:bookmarkStart w:id="1024" w:name="_Ref52291196"/>
      <w:bookmarkStart w:id="1025" w:name="_Ref52291218"/>
      <w:bookmarkStart w:id="1026" w:name="_Toc62570061"/>
      <w:bookmarkStart w:id="1027" w:name="_Toc210216783"/>
      <w:bookmarkStart w:id="1028" w:name="_Toc219440915"/>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r>
        <w:rPr>
          <w:rFonts w:eastAsia="Times New Roman"/>
        </w:rPr>
        <w:t>MinLength, MaxLength</w:t>
      </w:r>
      <w:bookmarkEnd w:id="1020"/>
      <w:bookmarkEnd w:id="1021"/>
      <w:bookmarkEnd w:id="1022"/>
      <w:bookmarkEnd w:id="1023"/>
      <w:bookmarkEnd w:id="1024"/>
      <w:bookmarkEnd w:id="1025"/>
      <w:bookmarkEnd w:id="1026"/>
      <w:bookmarkEnd w:id="1027"/>
      <w:bookmarkEnd w:id="1028"/>
    </w:p>
    <w:p w14:paraId="69901493" w14:textId="77777777" w:rsidR="00B46A03" w:rsidRDefault="00B46A03" w:rsidP="00404546">
      <w:pPr>
        <w:pStyle w:val="nobreak"/>
      </w:pPr>
      <w:r>
        <w:t>These facets are used:</w:t>
      </w:r>
    </w:p>
    <w:p w14:paraId="57724C6E" w14:textId="77777777" w:rsidR="00B46A03" w:rsidRDefault="00B46A03" w:rsidP="00EB2287">
      <w:pPr>
        <w:numPr>
          <w:ilvl w:val="0"/>
          <w:numId w:val="24"/>
        </w:numPr>
        <w:tabs>
          <w:tab w:val="clear" w:pos="403"/>
        </w:tabs>
        <w:spacing w:before="60" w:after="60" w:line="240" w:lineRule="auto"/>
        <w:jc w:val="left"/>
      </w:pPr>
      <w:r>
        <w:t>When dfdl:lengthKind is "implicit" and type is xs:string or xs:hexBinary. In that case the length is given by the value of the XSD maxLength facet. In this case the XSD minLength facet is required to be equal to the XSD maxLength facet (Schema Definition Error otherwise).</w:t>
      </w:r>
    </w:p>
    <w:p w14:paraId="56EAE98F" w14:textId="77777777" w:rsidR="00B46A03" w:rsidRDefault="00B46A03" w:rsidP="00EB2287">
      <w:pPr>
        <w:numPr>
          <w:ilvl w:val="0"/>
          <w:numId w:val="24"/>
        </w:numPr>
        <w:tabs>
          <w:tab w:val="clear" w:pos="403"/>
        </w:tabs>
        <w:spacing w:before="60" w:after="60" w:line="240" w:lineRule="auto"/>
        <w:jc w:val="left"/>
      </w:pPr>
      <w:r>
        <w:t>For validation of variable length string elements.</w:t>
      </w:r>
    </w:p>
    <w:p w14:paraId="0D0EE56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029" w:name="_Toc322911529"/>
      <w:bookmarkStart w:id="1030" w:name="_Toc322912068"/>
      <w:bookmarkStart w:id="1031" w:name="_Toc329092923"/>
      <w:bookmarkStart w:id="1032" w:name="_Toc332701436"/>
      <w:bookmarkStart w:id="1033" w:name="_Toc332701743"/>
      <w:bookmarkStart w:id="1034" w:name="_Toc332711537"/>
      <w:bookmarkStart w:id="1035" w:name="_Toc332711845"/>
      <w:bookmarkStart w:id="1036" w:name="_Toc332712147"/>
      <w:bookmarkStart w:id="1037" w:name="_Toc332724063"/>
      <w:bookmarkStart w:id="1038" w:name="_Toc332724363"/>
      <w:bookmarkStart w:id="1039" w:name="_Toc341102659"/>
      <w:bookmarkStart w:id="1040" w:name="_Toc347241391"/>
      <w:bookmarkStart w:id="1041" w:name="_Toc347744584"/>
      <w:bookmarkStart w:id="1042" w:name="_Toc348984367"/>
      <w:bookmarkStart w:id="1043" w:name="_Toc348984672"/>
      <w:bookmarkStart w:id="1044" w:name="_Toc349037835"/>
      <w:bookmarkStart w:id="1045" w:name="_Toc349038140"/>
      <w:bookmarkStart w:id="1046" w:name="_Toc349042628"/>
      <w:bookmarkStart w:id="1047" w:name="_Toc351912619"/>
      <w:bookmarkStart w:id="1048" w:name="_Toc351914641"/>
      <w:bookmarkStart w:id="1049" w:name="_Toc351915075"/>
      <w:bookmarkStart w:id="1050" w:name="_Toc361231113"/>
      <w:bookmarkStart w:id="1051" w:name="_Toc361231639"/>
      <w:bookmarkStart w:id="1052" w:name="_Toc362444921"/>
      <w:bookmarkStart w:id="1053" w:name="_Toc363908843"/>
      <w:bookmarkStart w:id="1054" w:name="_Toc364463265"/>
      <w:bookmarkStart w:id="1055" w:name="_Toc366077857"/>
      <w:bookmarkStart w:id="1056" w:name="_Toc366078476"/>
      <w:bookmarkStart w:id="1057" w:name="_Toc366079462"/>
      <w:bookmarkStart w:id="1058" w:name="_Toc366080074"/>
      <w:bookmarkStart w:id="1059" w:name="_Toc366080686"/>
      <w:bookmarkStart w:id="1060" w:name="_Toc366505026"/>
      <w:bookmarkStart w:id="1061" w:name="_Toc366508395"/>
      <w:bookmarkStart w:id="1062" w:name="_Toc366512896"/>
      <w:bookmarkStart w:id="1063" w:name="_Toc366574087"/>
      <w:bookmarkStart w:id="1064" w:name="_Toc366577880"/>
      <w:bookmarkStart w:id="1065" w:name="_Toc366578488"/>
      <w:bookmarkStart w:id="1066" w:name="_Toc366579082"/>
      <w:bookmarkStart w:id="1067" w:name="_Toc366579673"/>
      <w:bookmarkStart w:id="1068" w:name="_Toc366580265"/>
      <w:bookmarkStart w:id="1069" w:name="_Toc366580856"/>
      <w:bookmarkStart w:id="1070" w:name="_Toc366581448"/>
      <w:bookmarkStart w:id="1071" w:name="_Toc322911530"/>
      <w:bookmarkStart w:id="1072" w:name="_Toc322912069"/>
      <w:bookmarkStart w:id="1073" w:name="_Toc329092924"/>
      <w:bookmarkStart w:id="1074" w:name="_Toc332701437"/>
      <w:bookmarkStart w:id="1075" w:name="_Toc332701744"/>
      <w:bookmarkStart w:id="1076" w:name="_Toc332711538"/>
      <w:bookmarkStart w:id="1077" w:name="_Toc332711846"/>
      <w:bookmarkStart w:id="1078" w:name="_Toc332712148"/>
      <w:bookmarkStart w:id="1079" w:name="_Toc332724064"/>
      <w:bookmarkStart w:id="1080" w:name="_Toc332724364"/>
      <w:bookmarkStart w:id="1081" w:name="_Toc341102660"/>
      <w:bookmarkStart w:id="1082" w:name="_Toc347241392"/>
      <w:bookmarkStart w:id="1083" w:name="_Toc347744585"/>
      <w:bookmarkStart w:id="1084" w:name="_Toc348984368"/>
      <w:bookmarkStart w:id="1085" w:name="_Toc348984673"/>
      <w:bookmarkStart w:id="1086" w:name="_Toc349037836"/>
      <w:bookmarkStart w:id="1087" w:name="_Toc349038141"/>
      <w:bookmarkStart w:id="1088" w:name="_Toc349042629"/>
      <w:bookmarkStart w:id="1089" w:name="_Toc351912620"/>
      <w:bookmarkStart w:id="1090" w:name="_Toc351914642"/>
      <w:bookmarkStart w:id="1091" w:name="_Toc351915076"/>
      <w:bookmarkStart w:id="1092" w:name="_Toc361231114"/>
      <w:bookmarkStart w:id="1093" w:name="_Toc361231640"/>
      <w:bookmarkStart w:id="1094" w:name="_Toc362444922"/>
      <w:bookmarkStart w:id="1095" w:name="_Toc363908844"/>
      <w:bookmarkStart w:id="1096" w:name="_Toc364463266"/>
      <w:bookmarkStart w:id="1097" w:name="_Toc366077858"/>
      <w:bookmarkStart w:id="1098" w:name="_Toc366078477"/>
      <w:bookmarkStart w:id="1099" w:name="_Toc366079463"/>
      <w:bookmarkStart w:id="1100" w:name="_Toc366080075"/>
      <w:bookmarkStart w:id="1101" w:name="_Toc366080687"/>
      <w:bookmarkStart w:id="1102" w:name="_Toc366505027"/>
      <w:bookmarkStart w:id="1103" w:name="_Toc366508396"/>
      <w:bookmarkStart w:id="1104" w:name="_Toc366512897"/>
      <w:bookmarkStart w:id="1105" w:name="_Toc366574088"/>
      <w:bookmarkStart w:id="1106" w:name="_Toc366577881"/>
      <w:bookmarkStart w:id="1107" w:name="_Toc366578489"/>
      <w:bookmarkStart w:id="1108" w:name="_Toc366579083"/>
      <w:bookmarkStart w:id="1109" w:name="_Toc366579674"/>
      <w:bookmarkStart w:id="1110" w:name="_Toc366580266"/>
      <w:bookmarkStart w:id="1111" w:name="_Toc366580857"/>
      <w:bookmarkStart w:id="1112" w:name="_Toc366581449"/>
      <w:bookmarkStart w:id="1113" w:name="_Toc349042630"/>
      <w:bookmarkStart w:id="1114" w:name="_Toc62570062"/>
      <w:bookmarkStart w:id="1115" w:name="_Toc210216784"/>
      <w:bookmarkStart w:id="1116" w:name="_Toc219440916"/>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r>
        <w:rPr>
          <w:rFonts w:eastAsia="Times New Roman"/>
        </w:rPr>
        <w:lastRenderedPageBreak/>
        <w:t>MaxInclusive, MaxExclusive, MinExclusive, MinInclusive, TotalDigits, FractionDigits</w:t>
      </w:r>
      <w:bookmarkEnd w:id="1113"/>
      <w:bookmarkEnd w:id="1114"/>
      <w:bookmarkEnd w:id="1115"/>
      <w:bookmarkEnd w:id="1116"/>
    </w:p>
    <w:p w14:paraId="0F823FDC" w14:textId="77777777" w:rsidR="00B46A03" w:rsidRPr="00E833BE" w:rsidRDefault="00B46A03" w:rsidP="00EB2287">
      <w:pPr>
        <w:pStyle w:val="ListParagraph"/>
        <w:numPr>
          <w:ilvl w:val="0"/>
          <w:numId w:val="138"/>
        </w:numPr>
        <w:tabs>
          <w:tab w:val="clear" w:pos="403"/>
        </w:tabs>
        <w:spacing w:before="60" w:after="60" w:line="240" w:lineRule="auto"/>
        <w:jc w:val="left"/>
      </w:pPr>
      <w:r w:rsidRPr="00E833BE">
        <w:t>Used for validation only</w:t>
      </w:r>
    </w:p>
    <w:p w14:paraId="12D8A64E" w14:textId="77777777" w:rsidR="00B46A03" w:rsidRDefault="00B46A03" w:rsidP="00B46A03">
      <w:r>
        <w:t xml:space="preserve">The format of numbers is not derived from these facets. Rather DFDL properties are used to specify the format. </w:t>
      </w:r>
    </w:p>
    <w:p w14:paraId="1C70A77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17" w:name="_Toc322911532"/>
      <w:bookmarkStart w:id="1118" w:name="_Toc322912071"/>
      <w:bookmarkStart w:id="1119" w:name="_Toc243112754"/>
      <w:bookmarkStart w:id="1120" w:name="_Toc349042631"/>
      <w:bookmarkStart w:id="1121" w:name="_Toc62570063"/>
      <w:bookmarkStart w:id="1122" w:name="_Toc210216785"/>
      <w:bookmarkStart w:id="1123" w:name="_Toc219440917"/>
      <w:bookmarkEnd w:id="1117"/>
      <w:bookmarkEnd w:id="1118"/>
      <w:r>
        <w:rPr>
          <w:rFonts w:eastAsia="Times New Roman"/>
        </w:rPr>
        <w:t>Pattern</w:t>
      </w:r>
      <w:bookmarkEnd w:id="1119"/>
      <w:bookmarkEnd w:id="1120"/>
      <w:bookmarkEnd w:id="1121"/>
      <w:bookmarkEnd w:id="1122"/>
      <w:bookmarkEnd w:id="1123"/>
    </w:p>
    <w:p w14:paraId="28D59C15" w14:textId="20F40DC2" w:rsidR="00B46A03" w:rsidRPr="00E833BE" w:rsidRDefault="00B46A03" w:rsidP="00EB2287">
      <w:pPr>
        <w:pStyle w:val="ListParagraph"/>
        <w:numPr>
          <w:ilvl w:val="0"/>
          <w:numId w:val="138"/>
        </w:numPr>
        <w:tabs>
          <w:tab w:val="clear" w:pos="403"/>
        </w:tabs>
        <w:spacing w:before="60" w:after="60" w:line="240" w:lineRule="auto"/>
        <w:jc w:val="left"/>
      </w:pPr>
      <w:r w:rsidRPr="00E833BE">
        <w:t xml:space="preserve">Allowed only on elements of type xs:string or types derived from it in Section </w:t>
      </w:r>
      <w:r w:rsidRPr="00E833BE">
        <w:fldChar w:fldCharType="begin"/>
      </w:r>
      <w:r w:rsidRPr="00E833BE">
        <w:instrText xml:space="preserve"> REF _Ref50645729 \w \h </w:instrText>
      </w:r>
      <w:r w:rsidRPr="00E833BE">
        <w:fldChar w:fldCharType="separate"/>
      </w:r>
      <w:r w:rsidR="009D1493">
        <w:t>5.1</w:t>
      </w:r>
      <w:r w:rsidRPr="00E833BE">
        <w:fldChar w:fldCharType="end"/>
      </w:r>
      <w:r w:rsidRPr="00E833BE">
        <w:t>.</w:t>
      </w:r>
    </w:p>
    <w:p w14:paraId="25D1A447" w14:textId="77777777" w:rsidR="00B46A03" w:rsidRPr="00E833BE" w:rsidRDefault="00B46A03" w:rsidP="00EB2287">
      <w:pPr>
        <w:pStyle w:val="ListParagraph"/>
        <w:numPr>
          <w:ilvl w:val="0"/>
          <w:numId w:val="138"/>
        </w:numPr>
        <w:tabs>
          <w:tab w:val="clear" w:pos="403"/>
        </w:tabs>
        <w:spacing w:before="60" w:after="60" w:line="240" w:lineRule="auto"/>
        <w:jc w:val="left"/>
      </w:pPr>
      <w:r w:rsidRPr="00E833BE">
        <w:t>Used for validation only</w:t>
      </w:r>
    </w:p>
    <w:p w14:paraId="7697F8AE" w14:textId="77777777" w:rsidR="00B46A03" w:rsidRDefault="00B46A03" w:rsidP="00404546">
      <w:pPr>
        <w:pStyle w:val="nobreak"/>
      </w:pPr>
      <w:r>
        <w:t xml:space="preserve">It is important to avoid confusion of the pattern facet with other uses of regular expressions that are needed in DFDL (for example, to determine the length of an element by regular expression matching). </w:t>
      </w:r>
    </w:p>
    <w:p w14:paraId="3F2C1097" w14:textId="77777777" w:rsidR="00B46A03" w:rsidRDefault="00B46A03" w:rsidP="00B46A03">
      <w:r>
        <w:t>Note: in XSD, pattern is about the lexical representation of the data, and since all is text there, everything has a lexical representation. In DFDL only strings are guaranteed to have a lexical and logical value that is identical.</w:t>
      </w:r>
    </w:p>
    <w:p w14:paraId="1885418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24" w:name="_Toc243112755"/>
      <w:bookmarkStart w:id="1125" w:name="_Toc349042632"/>
      <w:bookmarkStart w:id="1126" w:name="_Toc62570064"/>
      <w:bookmarkStart w:id="1127" w:name="_Toc210216786"/>
      <w:bookmarkStart w:id="1128" w:name="_Toc219440918"/>
      <w:r>
        <w:rPr>
          <w:rFonts w:eastAsia="Times New Roman"/>
        </w:rPr>
        <w:t>Enumeration</w:t>
      </w:r>
      <w:bookmarkEnd w:id="1124"/>
      <w:bookmarkEnd w:id="1125"/>
      <w:r>
        <w:rPr>
          <w:rFonts w:eastAsia="Times New Roman"/>
        </w:rPr>
        <w:t xml:space="preserve"> Values</w:t>
      </w:r>
      <w:bookmarkEnd w:id="1126"/>
      <w:bookmarkEnd w:id="1127"/>
      <w:bookmarkEnd w:id="1128"/>
    </w:p>
    <w:p w14:paraId="4B30B01D" w14:textId="77777777" w:rsidR="00B46A03" w:rsidRDefault="00B46A03" w:rsidP="00404546">
      <w:pPr>
        <w:pStyle w:val="nobreak"/>
      </w:pPr>
      <w:r>
        <w:t xml:space="preserve">Enumerations are used to provide a list of valid values in XSD. </w:t>
      </w:r>
    </w:p>
    <w:p w14:paraId="25E125F9" w14:textId="77777777" w:rsidR="00B46A03" w:rsidRDefault="00B46A03" w:rsidP="00EB2287">
      <w:pPr>
        <w:numPr>
          <w:ilvl w:val="0"/>
          <w:numId w:val="26"/>
        </w:numPr>
        <w:tabs>
          <w:tab w:val="clear" w:pos="403"/>
        </w:tabs>
        <w:spacing w:before="60" w:after="60" w:line="240" w:lineRule="auto"/>
        <w:jc w:val="left"/>
      </w:pPr>
      <w:r>
        <w:t>Used for validation only</w:t>
      </w:r>
    </w:p>
    <w:p w14:paraId="497A8857" w14:textId="77777777" w:rsidR="00B46A03" w:rsidRDefault="00B46A03" w:rsidP="00B46A03">
      <w:r>
        <w:t>Note: in DFDL XSD enumerations are not used as a means to define symbolic constants. These may be captured using dfdl:defineVariable constructs so they can be referenced from expressions.</w:t>
      </w:r>
    </w:p>
    <w:p w14:paraId="7CCD44F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29" w:name="_Toc243112757"/>
      <w:bookmarkStart w:id="1130" w:name="_Toc349042633"/>
      <w:bookmarkStart w:id="1131" w:name="_Toc62570065"/>
      <w:bookmarkStart w:id="1132" w:name="_Toc210216787"/>
      <w:bookmarkStart w:id="1133" w:name="_Toc219440919"/>
      <w:r>
        <w:rPr>
          <w:rFonts w:eastAsia="Times New Roman"/>
        </w:rPr>
        <w:t>Default</w:t>
      </w:r>
      <w:bookmarkEnd w:id="1129"/>
      <w:bookmarkEnd w:id="1130"/>
      <w:bookmarkEnd w:id="1131"/>
      <w:bookmarkEnd w:id="1132"/>
      <w:bookmarkEnd w:id="1133"/>
    </w:p>
    <w:p w14:paraId="69DCF135" w14:textId="16CA227B" w:rsidR="00B46A03" w:rsidRDefault="00B46A03" w:rsidP="00B46A03">
      <w:r>
        <w:t xml:space="preserve">The XSD default property is used both when parsing and unparsing, to provide the default value of an element when the situation warrants it. See </w:t>
      </w:r>
      <w:r w:rsidRPr="00065302">
        <w:rPr>
          <w:rStyle w:val="Hyperlink"/>
        </w:rPr>
        <w:fldChar w:fldCharType="begin"/>
      </w:r>
      <w:r w:rsidRPr="00065302">
        <w:rPr>
          <w:rStyle w:val="Hyperlink"/>
        </w:rPr>
        <w:instrText xml:space="preserve"> REF _Ref362445437 \r \h </w:instrText>
      </w:r>
      <w:r w:rsidRPr="00065302">
        <w:rPr>
          <w:rStyle w:val="Hyperlink"/>
        </w:rPr>
      </w:r>
      <w:r w:rsidRPr="00065302">
        <w:rPr>
          <w:rStyle w:val="Hyperlink"/>
        </w:rPr>
        <w:fldChar w:fldCharType="separate"/>
      </w:r>
      <w:r w:rsidR="009D1493">
        <w:rPr>
          <w:rStyle w:val="Hyperlink"/>
        </w:rPr>
        <w:t>9.4</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_Ref362445437 \h </w:instrText>
      </w:r>
      <w:r w:rsidRPr="00065302">
        <w:rPr>
          <w:rStyle w:val="Hyperlink"/>
        </w:rPr>
      </w:r>
      <w:r w:rsidRPr="00065302">
        <w:rPr>
          <w:rStyle w:val="Hyperlink"/>
        </w:rPr>
        <w:fldChar w:fldCharType="separate"/>
      </w:r>
      <w:r w:rsidR="009D1493">
        <w:t>Element Defaults</w:t>
      </w:r>
      <w:r w:rsidRPr="00065302">
        <w:rPr>
          <w:rStyle w:val="Hyperlink"/>
        </w:rPr>
        <w:fldChar w:fldCharType="end"/>
      </w:r>
      <w:r>
        <w:t>.</w:t>
      </w:r>
      <w:r w:rsidDel="00772FEB">
        <w:t xml:space="preserve"> </w:t>
      </w:r>
    </w:p>
    <w:p w14:paraId="5C1E60C9" w14:textId="77777777" w:rsidR="00B46A03" w:rsidRDefault="00B46A03" w:rsidP="00B46A03">
      <w:r>
        <w:t xml:space="preserve">Note that the XSD fixed and XSD default properties are mutually exclusive on an element declaration. </w:t>
      </w:r>
    </w:p>
    <w:p w14:paraId="1473D36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34" w:name="_Toc384987246"/>
      <w:bookmarkStart w:id="1135" w:name="_Toc322911536"/>
      <w:bookmarkStart w:id="1136" w:name="_Toc322912075"/>
      <w:bookmarkStart w:id="1137" w:name="_Toc243112758"/>
      <w:bookmarkStart w:id="1138" w:name="_Toc349042634"/>
      <w:bookmarkStart w:id="1139" w:name="_Ref53068668"/>
      <w:bookmarkStart w:id="1140" w:name="_Toc62570066"/>
      <w:bookmarkStart w:id="1141" w:name="_Toc210216788"/>
      <w:bookmarkStart w:id="1142" w:name="_Toc219440920"/>
      <w:bookmarkEnd w:id="1134"/>
      <w:bookmarkEnd w:id="1135"/>
      <w:bookmarkEnd w:id="1136"/>
      <w:r>
        <w:rPr>
          <w:rFonts w:eastAsia="Times New Roman"/>
        </w:rPr>
        <w:t>Fixed</w:t>
      </w:r>
      <w:bookmarkEnd w:id="1137"/>
      <w:bookmarkEnd w:id="1138"/>
      <w:bookmarkEnd w:id="1139"/>
      <w:bookmarkEnd w:id="1140"/>
      <w:bookmarkEnd w:id="1141"/>
      <w:bookmarkEnd w:id="1142"/>
    </w:p>
    <w:p w14:paraId="3A816B09" w14:textId="77777777" w:rsidR="00B46A03" w:rsidRDefault="00B46A03" w:rsidP="00B46A03">
      <w:r>
        <w:t>The XSD fixed property is used in the same ways as the XSD default property but in addition:</w:t>
      </w:r>
    </w:p>
    <w:p w14:paraId="11F40B98" w14:textId="77777777" w:rsidR="00B46A03" w:rsidRDefault="00B46A03" w:rsidP="00EB2287">
      <w:pPr>
        <w:numPr>
          <w:ilvl w:val="0"/>
          <w:numId w:val="25"/>
        </w:numPr>
        <w:tabs>
          <w:tab w:val="clear" w:pos="403"/>
        </w:tabs>
        <w:spacing w:before="60" w:after="60" w:line="240" w:lineRule="auto"/>
        <w:jc w:val="left"/>
      </w:pPr>
      <w:r>
        <w:t>To constrain the logical value of an element when validating.</w:t>
      </w:r>
    </w:p>
    <w:p w14:paraId="5A6D7918" w14:textId="77777777" w:rsidR="00B46A03" w:rsidRDefault="00B46A03" w:rsidP="00B46A03">
      <w:r>
        <w:t>Note that the XSD fixed and XSD default properties are mutually exclusive on an element declaration.</w:t>
      </w:r>
    </w:p>
    <w:p w14:paraId="34CB745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43" w:name="_Toc62570067"/>
      <w:bookmarkStart w:id="1144" w:name="_Toc210216789"/>
      <w:bookmarkStart w:id="1145" w:name="_Toc219440921"/>
      <w:r>
        <w:t>Compatibility with Other Annotation Language Schemas</w:t>
      </w:r>
      <w:bookmarkEnd w:id="1143"/>
      <w:bookmarkEnd w:id="1144"/>
      <w:bookmarkEnd w:id="1145"/>
    </w:p>
    <w:p w14:paraId="7C3C3481" w14:textId="77777777" w:rsidR="00B46A03" w:rsidRDefault="00B46A03" w:rsidP="00B46A03">
      <w:r>
        <w:t>A DFDL Schema only applies DFDL annotations on a subset of the XML Schema constructs. Hence,one normally thinks that a DFDL schema cannot contain any of the constructs outside of the DFDL subset. For example, the DFDL subset of XML Schema does not use attributes, hence, a DFDL schema normally would not contain attribute declarations.</w:t>
      </w:r>
    </w:p>
    <w:p w14:paraId="2CB72A75" w14:textId="77777777" w:rsidR="00B46A03" w:rsidRDefault="00B46A03" w:rsidP="00B46A03">
      <w:r>
        <w:t xml:space="preserve">There is an exception to this, however. One reason to xs:include/xs:import another XML schema document is purely for its use in validating annotations within the schema itself. Such an XML schema is describing not data, but a schema language extension of non-DFDL xs:annotation elements to be used in the rest of the schema. </w:t>
      </w:r>
    </w:p>
    <w:p w14:paraId="09E48C12" w14:textId="77777777" w:rsidR="00B46A03" w:rsidRDefault="00B46A03" w:rsidP="00B46A03">
      <w:r>
        <w:t>Hence, the complete set of files making up a schema by way of xs:include/xs:import may include a mixture of DFDL schemas that use only the DFDL subset of XSD, as well as other XML Schemas that describe just annotations. These annotation schemas are unrestricted by the DFDL subset of XML Schema. For example, they may include elements containing xs:attribute declarations.</w:t>
      </w:r>
    </w:p>
    <w:p w14:paraId="1FDE3F8B" w14:textId="77777777" w:rsidR="00B46A03" w:rsidRDefault="00B46A03" w:rsidP="00B46A03">
      <w:r>
        <w:t>A DFDL processor needs a way to tell these schema files apart so that it can enforce the DFDL subset in schema files that are describing data formats and ignore the XML schema files that are for unknown annotation languages that are to be ignored by the DFDL processor.</w:t>
      </w:r>
    </w:p>
    <w:p w14:paraId="2C388965" w14:textId="77777777" w:rsidR="00B46A03" w:rsidRDefault="00B46A03" w:rsidP="00B46A03">
      <w:r>
        <w:lastRenderedPageBreak/>
        <w:t xml:space="preserve">Hence, this rule: a DFDL implementation MUST ignore any schema file included or imported by a DFDL schema if the top level xs:schema element of that included/imported schema does not have an XML namespace binding for the DFDL namespace. </w:t>
      </w:r>
    </w:p>
    <w:p w14:paraId="0FFBAFA0"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46" w:name="_DFDL_Syntax_Basics"/>
      <w:bookmarkStart w:id="1147" w:name="_Toc199516240"/>
      <w:bookmarkStart w:id="1148" w:name="_Toc194983918"/>
      <w:bookmarkStart w:id="1149" w:name="_Toc243112759"/>
      <w:bookmarkStart w:id="1150" w:name="_Toc349042635"/>
      <w:bookmarkStart w:id="1151" w:name="_Ref39163631"/>
      <w:bookmarkStart w:id="1152" w:name="_Ref39163649"/>
      <w:bookmarkStart w:id="1153" w:name="_Toc62570068"/>
      <w:bookmarkStart w:id="1154" w:name="_Toc210216790"/>
      <w:bookmarkStart w:id="1155" w:name="_Ref217914399"/>
      <w:bookmarkStart w:id="1156" w:name="_Ref217914423"/>
      <w:bookmarkStart w:id="1157" w:name="_Toc219440922"/>
      <w:bookmarkEnd w:id="1146"/>
      <w:r>
        <w:lastRenderedPageBreak/>
        <w:t>DFDL Syntax Basics</w:t>
      </w:r>
      <w:bookmarkEnd w:id="979"/>
      <w:bookmarkEnd w:id="980"/>
      <w:bookmarkEnd w:id="981"/>
      <w:bookmarkEnd w:id="1147"/>
      <w:bookmarkEnd w:id="1148"/>
      <w:bookmarkEnd w:id="1149"/>
      <w:bookmarkEnd w:id="1150"/>
      <w:bookmarkEnd w:id="1151"/>
      <w:bookmarkEnd w:id="1152"/>
      <w:bookmarkEnd w:id="1153"/>
      <w:bookmarkEnd w:id="1154"/>
      <w:bookmarkEnd w:id="1155"/>
      <w:bookmarkEnd w:id="1156"/>
      <w:bookmarkEnd w:id="1157"/>
    </w:p>
    <w:p w14:paraId="458D4EFD" w14:textId="77777777" w:rsidR="00B46A03" w:rsidRDefault="00B46A03" w:rsidP="00B46A03">
      <w:r>
        <w:t>Using DFDL, a data format is described by placing special annotations at various positions within an XML schema. A DFDL processor requires these annotations, along with the structural information of the enclosing XML schema, to make sense of the physical data model.</w:t>
      </w:r>
    </w:p>
    <w:p w14:paraId="591C0CC9"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58" w:name="_Toc177399030"/>
      <w:bookmarkStart w:id="1159" w:name="_Toc175057317"/>
      <w:bookmarkStart w:id="1160" w:name="_Toc199516241"/>
      <w:bookmarkStart w:id="1161" w:name="_Toc194983919"/>
      <w:bookmarkStart w:id="1162" w:name="_Toc243112760"/>
      <w:bookmarkStart w:id="1163" w:name="_Toc349042636"/>
      <w:bookmarkStart w:id="1164" w:name="_Toc62570069"/>
      <w:bookmarkStart w:id="1165" w:name="_Toc210216791"/>
      <w:bookmarkStart w:id="1166" w:name="_Toc219440923"/>
      <w:r>
        <w:t>Namespaces</w:t>
      </w:r>
      <w:bookmarkEnd w:id="1158"/>
      <w:bookmarkEnd w:id="1159"/>
      <w:bookmarkEnd w:id="1160"/>
      <w:bookmarkEnd w:id="1161"/>
      <w:bookmarkEnd w:id="1162"/>
      <w:bookmarkEnd w:id="1163"/>
      <w:bookmarkEnd w:id="1164"/>
      <w:bookmarkEnd w:id="1165"/>
      <w:bookmarkEnd w:id="1166"/>
    </w:p>
    <w:p w14:paraId="242362CC" w14:textId="77777777" w:rsidR="00B46A03" w:rsidRDefault="00B46A03" w:rsidP="00404546">
      <w:pPr>
        <w:pStyle w:val="nobreak"/>
      </w:pPr>
      <w:r>
        <w:t>The xs:appinfo source URI http://www.ogf.org/dfdl/ is used to distinguish DFDL annotations from other annotations.</w:t>
      </w:r>
    </w:p>
    <w:p w14:paraId="7C91F589" w14:textId="160B76BA" w:rsidR="00B46A03" w:rsidRDefault="00B46A03" w:rsidP="00404546">
      <w:pPr>
        <w:pStyle w:val="nobreak"/>
      </w:pPr>
      <w:r>
        <w:t xml:space="preserve">The element and attribute names in the DFDL syntax are in a namespace defined by the URI </w:t>
      </w:r>
      <w:hyperlink r:id="rId39" w:history="1">
        <w:r w:rsidRPr="00DA623F">
          <w:rPr>
            <w:rStyle w:val="Hyperlink"/>
            <w:rFonts w:eastAsia="MS Mincho"/>
          </w:rPr>
          <w:t>http://www.ogf.org/dfdl/dfdl-1.0/</w:t>
        </w:r>
      </w:hyperlink>
      <w:r>
        <w:rPr>
          <w:rStyle w:val="FootnoteReference"/>
        </w:rPr>
        <w:footnoteReference w:id="8"/>
      </w:r>
      <w:r>
        <w:t>. All symbols in this namespace are reserved. DFDL implementations MUST NOT provide extensions to the DFDL standard using names in this namespace. Within this specification, the namespace prefix for DFDL is "dfdl" referring to the namespace http://www.ogf.org/dfdl/dfdl-1.0/.</w:t>
      </w:r>
    </w:p>
    <w:p w14:paraId="06858946" w14:textId="77777777" w:rsidR="00B46A03" w:rsidRDefault="00B46A03" w:rsidP="00B46A03">
      <w:r>
        <w:t>Attributes on DFDL annotations that are not in the DFDL namespace or in no namespace are ignored by a DFDL processor.</w:t>
      </w:r>
    </w:p>
    <w:p w14:paraId="4BF009B0" w14:textId="77777777" w:rsidR="00B46A03" w:rsidRDefault="00B46A03" w:rsidP="00B46A03">
      <w:r>
        <w:t xml:space="preserve">A DFDL Schema document contains XML schema annotation elements that define and assign names to parts of the format specification. These names are defined using the target namespace of the schema document where they reside and are referenced using QNames in the usual manner. A DFDL schema document can include or import another schema document, and namespaces work in the usual manner for XML schema documents. The </w:t>
      </w:r>
      <w:r>
        <w:rPr>
          <w:i/>
          <w:iCs/>
        </w:rPr>
        <w:t>schema</w:t>
      </w:r>
      <w:r>
        <w:t xml:space="preserve"> as a whole includes all additional schema documents referenced through import and include. Generally, in this specification, when referring to the DFDL Schema this is intended to mean the schema as a whole. When referring to a specific document, the term DFDL Schema document is used. </w:t>
      </w:r>
    </w:p>
    <w:p w14:paraId="52B074C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67" w:name="_Toc322911540"/>
      <w:bookmarkStart w:id="1168" w:name="_Toc322912079"/>
      <w:bookmarkStart w:id="1169" w:name="_Toc157593753"/>
      <w:bookmarkStart w:id="1170" w:name="_Toc177399031"/>
      <w:bookmarkStart w:id="1171" w:name="_Toc175057318"/>
      <w:bookmarkStart w:id="1172" w:name="_Toc199516242"/>
      <w:bookmarkStart w:id="1173" w:name="_Toc194983920"/>
      <w:bookmarkStart w:id="1174" w:name="_Ref234817946"/>
      <w:bookmarkStart w:id="1175" w:name="_Ref234817971"/>
      <w:bookmarkStart w:id="1176" w:name="_Toc243112761"/>
      <w:bookmarkStart w:id="1177" w:name="_Toc349042637"/>
      <w:bookmarkStart w:id="1178" w:name="_Toc62570070"/>
      <w:bookmarkStart w:id="1179" w:name="_Toc210216792"/>
      <w:bookmarkStart w:id="1180" w:name="_Toc219440924"/>
      <w:bookmarkEnd w:id="1167"/>
      <w:bookmarkEnd w:id="1168"/>
      <w:r>
        <w:t>The DFDL Annotation Elements</w:t>
      </w:r>
      <w:bookmarkEnd w:id="1169"/>
      <w:bookmarkEnd w:id="1170"/>
      <w:bookmarkEnd w:id="1171"/>
      <w:bookmarkEnd w:id="1172"/>
      <w:bookmarkEnd w:id="1173"/>
      <w:bookmarkEnd w:id="1174"/>
      <w:bookmarkEnd w:id="1175"/>
      <w:bookmarkEnd w:id="1176"/>
      <w:bookmarkEnd w:id="1177"/>
      <w:bookmarkEnd w:id="1178"/>
      <w:bookmarkEnd w:id="1179"/>
      <w:bookmarkEnd w:id="1180"/>
    </w:p>
    <w:p w14:paraId="567E1B2A" w14:textId="77777777" w:rsidR="00B46A03" w:rsidRDefault="00B46A03" w:rsidP="00B46A03">
      <w:r>
        <w:t xml:space="preserve">DFDL annotations must be positioned specifically where DFDL annotations are allowed within an XML schema document. These positions are known as </w:t>
      </w:r>
      <w:r>
        <w:rPr>
          <w:rStyle w:val="Emphasis"/>
        </w:rPr>
        <w:t>annotation points</w:t>
      </w:r>
      <w:r>
        <w:t>. When an annotation is positioned at an annotation point, it binds some additional information to the schema component that encloses it. The description of a data format is achieved by correctly placing annotations on the structural components of the schema.</w:t>
      </w:r>
    </w:p>
    <w:p w14:paraId="3EE4FEAA" w14:textId="77777777" w:rsidR="00B46A03" w:rsidRDefault="00B46A03" w:rsidP="00B46A03">
      <w:r>
        <w:t>DFDL specifies a collection of annotations for different purposes. They are organized into three different annotation types: Format Annotations, Statement Annotations, and Defining Annotations</w:t>
      </w:r>
    </w:p>
    <w:p w14:paraId="720A8284" w14:textId="77777777" w:rsidR="00B46A03" w:rsidRDefault="00B46A03" w:rsidP="00B46A03">
      <w:r>
        <w:t xml:space="preserve">At any single annotation point of the schema there can be only one format annotation, but there can be several statement annotations. There are rules about which of these are allowed to co-exist which are described in sections about those specific annotation types. </w:t>
      </w:r>
    </w:p>
    <w:p w14:paraId="183DFC17" w14:textId="77777777" w:rsidR="00B46A03" w:rsidRDefault="00B46A03" w:rsidP="00B46A03">
      <w:pPr>
        <w:rPr>
          <w:iCs/>
        </w:rPr>
      </w:pPr>
      <w:r>
        <w:rPr>
          <w:bCs/>
        </w:rPr>
        <w:t>The</w:t>
      </w:r>
      <w:r>
        <w:rPr>
          <w:b/>
          <w:i/>
          <w:iCs/>
        </w:rPr>
        <w:t xml:space="preserve"> </w:t>
      </w:r>
      <w:r>
        <w:rPr>
          <w:bCs/>
          <w:i/>
          <w:iCs/>
        </w:rPr>
        <w:t>resolved set of annotations</w:t>
      </w:r>
      <w:r>
        <w:rPr>
          <w:iCs/>
        </w:rPr>
        <w:t xml:space="preserve"> for an annotation point is a combined set of annotations taken from:</w:t>
      </w:r>
    </w:p>
    <w:p w14:paraId="1CFCB4D5" w14:textId="77777777" w:rsidR="00B46A03" w:rsidRPr="0071658F" w:rsidRDefault="00B46A03" w:rsidP="00EB2287">
      <w:pPr>
        <w:pStyle w:val="ListParagraph"/>
        <w:numPr>
          <w:ilvl w:val="0"/>
          <w:numId w:val="133"/>
        </w:numPr>
        <w:tabs>
          <w:tab w:val="clear" w:pos="403"/>
        </w:tabs>
        <w:spacing w:before="60" w:after="60" w:line="240" w:lineRule="auto"/>
        <w:jc w:val="left"/>
      </w:pPr>
      <w:r>
        <w:rPr>
          <w:iCs/>
        </w:rPr>
        <w:t>a simple type definition and the base simple type it references.</w:t>
      </w:r>
    </w:p>
    <w:p w14:paraId="25B204E1" w14:textId="77777777" w:rsidR="00B46A03" w:rsidRDefault="00B46A03" w:rsidP="00EB2287">
      <w:pPr>
        <w:pStyle w:val="ListParagraph"/>
        <w:numPr>
          <w:ilvl w:val="0"/>
          <w:numId w:val="133"/>
        </w:numPr>
        <w:tabs>
          <w:tab w:val="clear" w:pos="403"/>
        </w:tabs>
        <w:spacing w:before="60" w:after="60" w:line="240" w:lineRule="auto"/>
        <w:jc w:val="left"/>
      </w:pPr>
      <w:r>
        <w:rPr>
          <w:iCs/>
        </w:rPr>
        <w:t>an element declaration and the type definition from (1) it references.</w:t>
      </w:r>
    </w:p>
    <w:p w14:paraId="3971F9BD" w14:textId="77777777" w:rsidR="00B46A03" w:rsidRDefault="00B46A03" w:rsidP="00EB2287">
      <w:pPr>
        <w:pStyle w:val="ListParagraph"/>
        <w:numPr>
          <w:ilvl w:val="0"/>
          <w:numId w:val="133"/>
        </w:numPr>
        <w:tabs>
          <w:tab w:val="clear" w:pos="403"/>
        </w:tabs>
        <w:spacing w:before="60" w:after="60" w:line="240" w:lineRule="auto"/>
        <w:jc w:val="left"/>
      </w:pPr>
      <w:r>
        <w:rPr>
          <w:iCs/>
        </w:rPr>
        <w:t>an element reference and the global element declaration from (2) it references.</w:t>
      </w:r>
    </w:p>
    <w:p w14:paraId="6486A4DE" w14:textId="77777777" w:rsidR="00B46A03" w:rsidRDefault="00B46A03" w:rsidP="00EB2287">
      <w:pPr>
        <w:pStyle w:val="ListParagraph"/>
        <w:numPr>
          <w:ilvl w:val="0"/>
          <w:numId w:val="133"/>
        </w:numPr>
        <w:tabs>
          <w:tab w:val="clear" w:pos="403"/>
        </w:tabs>
        <w:spacing w:before="60" w:after="60" w:line="240" w:lineRule="auto"/>
        <w:jc w:val="left"/>
      </w:pPr>
      <w:r>
        <w:rPr>
          <w:iCs/>
        </w:rPr>
        <w:t>a group reference and the global group definition it references</w:t>
      </w:r>
    </w:p>
    <w:tbl>
      <w:tblPr>
        <w:tblStyle w:val="Table"/>
        <w:tblW w:w="5000" w:type="pct"/>
        <w:tblInd w:w="0" w:type="dxa"/>
        <w:tblLook w:val="0620" w:firstRow="1" w:lastRow="0" w:firstColumn="0" w:lastColumn="0" w:noHBand="1" w:noVBand="1"/>
      </w:tblPr>
      <w:tblGrid>
        <w:gridCol w:w="1537"/>
        <w:gridCol w:w="2630"/>
        <w:gridCol w:w="6027"/>
      </w:tblGrid>
      <w:tr w:rsidR="00B46A03" w:rsidRPr="00262495" w14:paraId="777E83CD" w14:textId="77777777" w:rsidTr="002D7261">
        <w:trPr>
          <w:cnfStyle w:val="100000000000" w:firstRow="1" w:lastRow="0" w:firstColumn="0" w:lastColumn="0" w:oddVBand="0" w:evenVBand="0" w:oddHBand="0" w:evenHBand="0" w:firstRowFirstColumn="0" w:firstRowLastColumn="0" w:lastRowFirstColumn="0" w:lastRowLastColumn="0"/>
        </w:trPr>
        <w:tc>
          <w:tcPr>
            <w:tcW w:w="0" w:type="auto"/>
            <w:hideMark/>
          </w:tcPr>
          <w:p w14:paraId="1C6FD75B" w14:textId="77777777" w:rsidR="00B46A03" w:rsidRPr="00262495" w:rsidRDefault="00B46A03" w:rsidP="002D7261">
            <w:pPr>
              <w:keepNext/>
              <w:jc w:val="left"/>
              <w:rPr>
                <w:rFonts w:ascii="Cambria" w:hAnsi="Cambria"/>
              </w:rPr>
            </w:pPr>
            <w:r w:rsidRPr="00262495">
              <w:rPr>
                <w:rFonts w:ascii="Cambria" w:hAnsi="Cambria"/>
              </w:rPr>
              <w:t>Annotation Type</w:t>
            </w:r>
          </w:p>
        </w:tc>
        <w:tc>
          <w:tcPr>
            <w:tcW w:w="0" w:type="auto"/>
            <w:hideMark/>
          </w:tcPr>
          <w:p w14:paraId="09A57775" w14:textId="77777777" w:rsidR="00B46A03" w:rsidRPr="00262495" w:rsidRDefault="00B46A03" w:rsidP="002D7261">
            <w:pPr>
              <w:keepNext/>
              <w:jc w:val="left"/>
              <w:rPr>
                <w:rFonts w:ascii="Cambria" w:hAnsi="Cambria"/>
              </w:rPr>
            </w:pPr>
            <w:r w:rsidRPr="00262495">
              <w:rPr>
                <w:rFonts w:ascii="Cambria" w:hAnsi="Cambria"/>
              </w:rPr>
              <w:t>Annotation Element</w:t>
            </w:r>
          </w:p>
        </w:tc>
        <w:tc>
          <w:tcPr>
            <w:tcW w:w="0" w:type="auto"/>
            <w:hideMark/>
          </w:tcPr>
          <w:p w14:paraId="2BE47C3A" w14:textId="77777777" w:rsidR="00B46A03" w:rsidRPr="00262495" w:rsidRDefault="00B46A03" w:rsidP="002D7261">
            <w:pPr>
              <w:keepNext/>
              <w:jc w:val="left"/>
              <w:rPr>
                <w:rFonts w:ascii="Cambria" w:hAnsi="Cambria"/>
              </w:rPr>
            </w:pPr>
            <w:r w:rsidRPr="00262495">
              <w:rPr>
                <w:rFonts w:ascii="Cambria" w:hAnsi="Cambria"/>
              </w:rPr>
              <w:t>Description</w:t>
            </w:r>
          </w:p>
        </w:tc>
      </w:tr>
      <w:tr w:rsidR="00B46A03" w:rsidRPr="00262495" w14:paraId="1B1524B8" w14:textId="77777777" w:rsidTr="002D7261">
        <w:tc>
          <w:tcPr>
            <w:tcW w:w="0" w:type="auto"/>
            <w:vMerge w:val="restart"/>
            <w:tcBorders>
              <w:top w:val="single" w:sz="4" w:space="0" w:color="auto"/>
              <w:left w:val="single" w:sz="4" w:space="0" w:color="auto"/>
              <w:bottom w:val="single" w:sz="4" w:space="0" w:color="auto"/>
              <w:right w:val="single" w:sz="4" w:space="0" w:color="auto"/>
            </w:tcBorders>
            <w:hideMark/>
          </w:tcPr>
          <w:p w14:paraId="4B933B4B" w14:textId="77777777" w:rsidR="00B46A03" w:rsidRPr="00262495" w:rsidRDefault="00B46A03" w:rsidP="002D7261">
            <w:pPr>
              <w:keepNext/>
              <w:jc w:val="left"/>
              <w:rPr>
                <w:rFonts w:ascii="Cambria" w:hAnsi="Cambria"/>
              </w:rPr>
            </w:pPr>
            <w:r w:rsidRPr="00262495">
              <w:rPr>
                <w:rFonts w:ascii="Cambria" w:hAnsi="Cambria"/>
              </w:rPr>
              <w:t>Format Annotation</w:t>
            </w:r>
          </w:p>
        </w:tc>
        <w:tc>
          <w:tcPr>
            <w:tcW w:w="0" w:type="auto"/>
            <w:tcBorders>
              <w:top w:val="single" w:sz="4" w:space="0" w:color="auto"/>
              <w:left w:val="single" w:sz="4" w:space="0" w:color="auto"/>
              <w:bottom w:val="single" w:sz="4" w:space="0" w:color="auto"/>
              <w:right w:val="single" w:sz="4" w:space="0" w:color="auto"/>
            </w:tcBorders>
            <w:hideMark/>
          </w:tcPr>
          <w:p w14:paraId="6A5694C5" w14:textId="77777777" w:rsidR="00B46A03" w:rsidRPr="00262495" w:rsidRDefault="00B46A03" w:rsidP="002D7261">
            <w:pPr>
              <w:keepNext/>
              <w:jc w:val="left"/>
              <w:rPr>
                <w:rFonts w:ascii="Cambria" w:hAnsi="Cambria"/>
              </w:rPr>
            </w:pPr>
            <w:r w:rsidRPr="00262495">
              <w:rPr>
                <w:rFonts w:ascii="Cambria" w:hAnsi="Cambria"/>
              </w:rPr>
              <w:t>dfdl:choice</w:t>
            </w:r>
          </w:p>
        </w:tc>
        <w:tc>
          <w:tcPr>
            <w:tcW w:w="0" w:type="auto"/>
            <w:tcBorders>
              <w:top w:val="single" w:sz="4" w:space="0" w:color="auto"/>
              <w:left w:val="single" w:sz="4" w:space="0" w:color="auto"/>
              <w:bottom w:val="single" w:sz="4" w:space="0" w:color="auto"/>
              <w:right w:val="single" w:sz="4" w:space="0" w:color="auto"/>
            </w:tcBorders>
            <w:hideMark/>
          </w:tcPr>
          <w:p w14:paraId="16963252" w14:textId="5105E523"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of an xs:choice group. See Section </w:t>
            </w:r>
            <w:r w:rsidRPr="00262495">
              <w:rPr>
                <w:rStyle w:val="Hyperlink"/>
                <w:rFonts w:eastAsia="MS Mincho"/>
              </w:rPr>
              <w:fldChar w:fldCharType="begin"/>
            </w:r>
            <w:r w:rsidRPr="00262495">
              <w:rPr>
                <w:rStyle w:val="Hyperlink"/>
                <w:rFonts w:ascii="Cambria" w:eastAsia="MS Mincho" w:hAnsi="Cambria"/>
              </w:rPr>
              <w:instrText xml:space="preserve"> REF _Ref366097672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 xml:space="preserve">. </w:t>
            </w:r>
          </w:p>
        </w:tc>
      </w:tr>
      <w:tr w:rsidR="00B46A03" w:rsidRPr="00262495" w14:paraId="48891EAB"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152E71C6"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1CF84FC" w14:textId="77777777" w:rsidR="00B46A03" w:rsidRPr="00262495" w:rsidRDefault="00B46A03" w:rsidP="002D7261">
            <w:pPr>
              <w:keepNext/>
              <w:jc w:val="left"/>
              <w:rPr>
                <w:rFonts w:ascii="Cambria" w:hAnsi="Cambria"/>
              </w:rPr>
            </w:pPr>
            <w:r w:rsidRPr="00262495">
              <w:rPr>
                <w:rFonts w:ascii="Cambria" w:hAnsi="Cambria"/>
              </w:rPr>
              <w:t>dfdl:element</w:t>
            </w:r>
          </w:p>
        </w:tc>
        <w:tc>
          <w:tcPr>
            <w:tcW w:w="0" w:type="auto"/>
            <w:tcBorders>
              <w:top w:val="single" w:sz="4" w:space="0" w:color="auto"/>
              <w:left w:val="single" w:sz="4" w:space="0" w:color="auto"/>
              <w:bottom w:val="single" w:sz="4" w:space="0" w:color="auto"/>
              <w:right w:val="single" w:sz="4" w:space="0" w:color="auto"/>
            </w:tcBorders>
            <w:hideMark/>
          </w:tcPr>
          <w:p w14:paraId="012D790A" w14:textId="75EA9C3E"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of an xs:element and xs:element reference. See Section </w:t>
            </w:r>
            <w:r w:rsidRPr="00262495">
              <w:rPr>
                <w:rStyle w:val="Hyperlink"/>
                <w:rFonts w:eastAsia="MS Mincho"/>
              </w:rPr>
              <w:fldChar w:fldCharType="begin"/>
            </w:r>
            <w:r w:rsidRPr="00262495">
              <w:rPr>
                <w:rStyle w:val="Hyperlink"/>
                <w:rFonts w:ascii="Cambria" w:eastAsia="MS Mincho" w:hAnsi="Cambria"/>
              </w:rPr>
              <w:instrText xml:space="preserve"> REF _Ref366097687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w:t>
            </w:r>
          </w:p>
        </w:tc>
      </w:tr>
      <w:tr w:rsidR="00B46A03" w:rsidRPr="00262495" w14:paraId="5DDC9A55"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4F6A5C24"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E5DA419" w14:textId="77777777" w:rsidR="00B46A03" w:rsidRPr="00262495" w:rsidRDefault="00B46A03" w:rsidP="002D7261">
            <w:pPr>
              <w:keepNext/>
              <w:jc w:val="left"/>
              <w:rPr>
                <w:rFonts w:ascii="Cambria" w:hAnsi="Cambria"/>
              </w:rPr>
            </w:pPr>
            <w:r w:rsidRPr="00262495">
              <w:rPr>
                <w:rFonts w:ascii="Cambria" w:hAnsi="Cambria"/>
              </w:rPr>
              <w:t>dfdl:format</w:t>
            </w:r>
          </w:p>
        </w:tc>
        <w:tc>
          <w:tcPr>
            <w:tcW w:w="0" w:type="auto"/>
            <w:tcBorders>
              <w:top w:val="single" w:sz="4" w:space="0" w:color="auto"/>
              <w:left w:val="single" w:sz="4" w:space="0" w:color="auto"/>
              <w:bottom w:val="single" w:sz="4" w:space="0" w:color="auto"/>
              <w:right w:val="single" w:sz="4" w:space="0" w:color="auto"/>
            </w:tcBorders>
            <w:hideMark/>
          </w:tcPr>
          <w:p w14:paraId="296D36D0" w14:textId="6E1A00B3"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for multiple DFDL schema constructs. Used on an xs:schema and as a child of a </w:t>
            </w:r>
            <w:r w:rsidRPr="00262495">
              <w:rPr>
                <w:rFonts w:ascii="Cambria" w:hAnsi="Cambria"/>
              </w:rPr>
              <w:lastRenderedPageBreak/>
              <w:t xml:space="preserve">dfdl:defineFormat annotation. This includes aspects such as the encodings, separators, and many more. See Section </w:t>
            </w:r>
            <w:r w:rsidRPr="00262495">
              <w:rPr>
                <w:rStyle w:val="Hyperlink"/>
                <w:rFonts w:eastAsia="MS Mincho"/>
              </w:rPr>
              <w:fldChar w:fldCharType="begin"/>
            </w:r>
            <w:r w:rsidRPr="00262495">
              <w:rPr>
                <w:rStyle w:val="Hyperlink"/>
                <w:rFonts w:ascii="Cambria" w:eastAsia="MS Mincho" w:hAnsi="Cambria"/>
              </w:rPr>
              <w:instrText xml:space="preserve"> REF _Ref251074571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w:t>
            </w:r>
          </w:p>
        </w:tc>
      </w:tr>
      <w:tr w:rsidR="00B46A03" w:rsidRPr="00262495" w14:paraId="2D8E5B24"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7319A7BC"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A44D6FA" w14:textId="77777777" w:rsidR="00B46A03" w:rsidRPr="00262495" w:rsidRDefault="00B46A03" w:rsidP="002D7261">
            <w:pPr>
              <w:keepNext/>
              <w:jc w:val="left"/>
              <w:rPr>
                <w:rFonts w:ascii="Cambria" w:hAnsi="Cambria"/>
              </w:rPr>
            </w:pPr>
            <w:r w:rsidRPr="00262495">
              <w:rPr>
                <w:rFonts w:ascii="Cambria" w:hAnsi="Cambria"/>
              </w:rPr>
              <w:t>dfdl:group</w:t>
            </w:r>
          </w:p>
        </w:tc>
        <w:tc>
          <w:tcPr>
            <w:tcW w:w="0" w:type="auto"/>
            <w:tcBorders>
              <w:top w:val="single" w:sz="4" w:space="0" w:color="auto"/>
              <w:left w:val="single" w:sz="4" w:space="0" w:color="auto"/>
              <w:bottom w:val="single" w:sz="4" w:space="0" w:color="auto"/>
              <w:right w:val="single" w:sz="4" w:space="0" w:color="auto"/>
            </w:tcBorders>
            <w:hideMark/>
          </w:tcPr>
          <w:p w14:paraId="7DF7FC13" w14:textId="035B1203"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of an xs:group reference. See Section </w:t>
            </w:r>
            <w:r w:rsidRPr="00262495">
              <w:rPr>
                <w:rStyle w:val="Hyperlink"/>
                <w:rFonts w:eastAsia="MS Mincho"/>
              </w:rPr>
              <w:fldChar w:fldCharType="begin"/>
            </w:r>
            <w:r w:rsidRPr="00262495">
              <w:rPr>
                <w:rStyle w:val="Hyperlink"/>
                <w:rFonts w:ascii="Cambria" w:eastAsia="MS Mincho" w:hAnsi="Cambria"/>
              </w:rPr>
              <w:instrText xml:space="preserve"> REF _Ref366097731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w:t>
            </w:r>
          </w:p>
        </w:tc>
      </w:tr>
      <w:tr w:rsidR="00B46A03" w:rsidRPr="00262495" w14:paraId="6A2B7311"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494B3FD5"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66DC9A5B" w14:textId="77777777" w:rsidR="00B46A03" w:rsidRPr="00262495" w:rsidRDefault="00B46A03" w:rsidP="002D7261">
            <w:pPr>
              <w:keepNext/>
              <w:jc w:val="left"/>
              <w:rPr>
                <w:rFonts w:ascii="Cambria" w:hAnsi="Cambria"/>
              </w:rPr>
            </w:pPr>
            <w:r w:rsidRPr="00262495">
              <w:rPr>
                <w:rFonts w:ascii="Cambria" w:hAnsi="Cambria"/>
              </w:rPr>
              <w:t>dfdl:property</w:t>
            </w:r>
          </w:p>
        </w:tc>
        <w:tc>
          <w:tcPr>
            <w:tcW w:w="0" w:type="auto"/>
            <w:tcBorders>
              <w:top w:val="single" w:sz="4" w:space="0" w:color="auto"/>
              <w:left w:val="single" w:sz="4" w:space="0" w:color="auto"/>
              <w:bottom w:val="single" w:sz="4" w:space="0" w:color="auto"/>
              <w:right w:val="single" w:sz="4" w:space="0" w:color="auto"/>
            </w:tcBorders>
            <w:hideMark/>
          </w:tcPr>
          <w:p w14:paraId="381A75F1" w14:textId="3197627C" w:rsidR="00B46A03" w:rsidRPr="00262495" w:rsidRDefault="00B46A03" w:rsidP="002D7261">
            <w:pPr>
              <w:keepNext/>
              <w:jc w:val="left"/>
              <w:rPr>
                <w:rStyle w:val="TableFont"/>
                <w:rFonts w:ascii="Cambria" w:hAnsi="Cambria"/>
                <w:sz w:val="22"/>
              </w:rPr>
            </w:pPr>
            <w:r w:rsidRPr="00262495">
              <w:rPr>
                <w:rFonts w:ascii="Cambria" w:hAnsi="Cambria"/>
              </w:rPr>
              <w:t xml:space="preserve">Used in the syntax of format annotations. See Section </w:t>
            </w:r>
            <w:r w:rsidRPr="00262495">
              <w:rPr>
                <w:rStyle w:val="Hyperlink"/>
                <w:rFonts w:eastAsia="MS Mincho"/>
              </w:rPr>
              <w:fldChar w:fldCharType="begin"/>
            </w:r>
            <w:r w:rsidRPr="00262495">
              <w:rPr>
                <w:rStyle w:val="Hyperlink"/>
                <w:rFonts w:ascii="Cambria" w:eastAsia="MS Mincho" w:hAnsi="Cambria"/>
              </w:rPr>
              <w:instrText xml:space="preserve"> REF _Ref161823626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7.1.1.2</w:t>
            </w:r>
            <w:r w:rsidRPr="00262495">
              <w:rPr>
                <w:rStyle w:val="Hyperlink"/>
                <w:rFonts w:eastAsia="MS Mincho"/>
              </w:rPr>
              <w:fldChar w:fldCharType="end"/>
            </w:r>
            <w:r w:rsidRPr="00262495">
              <w:rPr>
                <w:rFonts w:ascii="Cambria" w:hAnsi="Cambria"/>
              </w:rPr>
              <w:t>.</w:t>
            </w:r>
          </w:p>
        </w:tc>
      </w:tr>
      <w:tr w:rsidR="00B46A03" w:rsidRPr="00262495" w14:paraId="13261938"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1FEA4F2F"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7AEC8926" w14:textId="77777777" w:rsidR="00B46A03" w:rsidRPr="00262495" w:rsidRDefault="00B46A03" w:rsidP="002D7261">
            <w:pPr>
              <w:keepNext/>
              <w:jc w:val="left"/>
              <w:rPr>
                <w:rFonts w:ascii="Cambria" w:hAnsi="Cambria"/>
              </w:rPr>
            </w:pPr>
            <w:r w:rsidRPr="00262495">
              <w:rPr>
                <w:rFonts w:ascii="Cambria" w:hAnsi="Cambria"/>
              </w:rPr>
              <w:t>dfdl:sequence</w:t>
            </w:r>
          </w:p>
        </w:tc>
        <w:tc>
          <w:tcPr>
            <w:tcW w:w="0" w:type="auto"/>
            <w:tcBorders>
              <w:top w:val="single" w:sz="4" w:space="0" w:color="auto"/>
              <w:left w:val="single" w:sz="4" w:space="0" w:color="auto"/>
              <w:bottom w:val="single" w:sz="4" w:space="0" w:color="auto"/>
              <w:right w:val="single" w:sz="4" w:space="0" w:color="auto"/>
            </w:tcBorders>
            <w:hideMark/>
          </w:tcPr>
          <w:p w14:paraId="5F567728" w14:textId="6E499EFC"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of an xs:sequence group. See Section </w:t>
            </w:r>
            <w:r w:rsidRPr="00262495">
              <w:rPr>
                <w:rStyle w:val="Hyperlink"/>
                <w:rFonts w:eastAsia="MS Mincho"/>
              </w:rPr>
              <w:fldChar w:fldCharType="begin"/>
            </w:r>
            <w:r w:rsidRPr="00262495">
              <w:rPr>
                <w:rStyle w:val="Hyperlink"/>
                <w:rFonts w:ascii="Cambria" w:eastAsia="MS Mincho" w:hAnsi="Cambria"/>
              </w:rPr>
              <w:instrText xml:space="preserve"> REF _Ref366097780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w:t>
            </w:r>
          </w:p>
        </w:tc>
      </w:tr>
      <w:tr w:rsidR="00B46A03" w:rsidRPr="00262495" w14:paraId="1C96F70A"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37A22B19"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635C28EF" w14:textId="77777777" w:rsidR="00B46A03" w:rsidRPr="00262495" w:rsidRDefault="00B46A03" w:rsidP="002D7261">
            <w:pPr>
              <w:keepNext/>
              <w:jc w:val="left"/>
              <w:rPr>
                <w:rFonts w:ascii="Cambria" w:hAnsi="Cambria"/>
              </w:rPr>
            </w:pPr>
            <w:r w:rsidRPr="00262495">
              <w:rPr>
                <w:rFonts w:ascii="Cambria" w:hAnsi="Cambria"/>
              </w:rPr>
              <w:t>dfdl:simpleType</w:t>
            </w:r>
          </w:p>
        </w:tc>
        <w:tc>
          <w:tcPr>
            <w:tcW w:w="0" w:type="auto"/>
            <w:tcBorders>
              <w:top w:val="single" w:sz="4" w:space="0" w:color="auto"/>
              <w:left w:val="single" w:sz="4" w:space="0" w:color="auto"/>
              <w:bottom w:val="single" w:sz="4" w:space="0" w:color="auto"/>
              <w:right w:val="single" w:sz="4" w:space="0" w:color="auto"/>
            </w:tcBorders>
            <w:hideMark/>
          </w:tcPr>
          <w:p w14:paraId="619B4445" w14:textId="54D22C9B" w:rsidR="00B46A03" w:rsidRPr="00262495" w:rsidRDefault="00B46A03" w:rsidP="002D7261">
            <w:pPr>
              <w:keepNext/>
              <w:jc w:val="left"/>
              <w:rPr>
                <w:rStyle w:val="TableFont"/>
                <w:rFonts w:ascii="Cambria" w:hAnsi="Cambria"/>
                <w:sz w:val="22"/>
              </w:rPr>
            </w:pPr>
            <w:r w:rsidRPr="00262495">
              <w:rPr>
                <w:rFonts w:ascii="Cambria" w:hAnsi="Cambria"/>
              </w:rPr>
              <w:t xml:space="preserve">Defines the physical data format properties of an xs:simpleType. See Section </w:t>
            </w:r>
            <w:r w:rsidRPr="00262495">
              <w:rPr>
                <w:rStyle w:val="Hyperlink"/>
                <w:rFonts w:eastAsia="MS Mincho"/>
              </w:rPr>
              <w:fldChar w:fldCharType="begin"/>
            </w:r>
            <w:r w:rsidRPr="00262495">
              <w:rPr>
                <w:rStyle w:val="Hyperlink"/>
                <w:rFonts w:ascii="Cambria" w:eastAsia="MS Mincho" w:hAnsi="Cambria"/>
              </w:rPr>
              <w:instrText xml:space="preserve"> REF _Ref366097797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7.1</w:t>
            </w:r>
            <w:r w:rsidRPr="00262495">
              <w:rPr>
                <w:rStyle w:val="Hyperlink"/>
                <w:rFonts w:eastAsia="MS Mincho"/>
              </w:rPr>
              <w:fldChar w:fldCharType="end"/>
            </w:r>
            <w:r w:rsidRPr="00262495">
              <w:rPr>
                <w:rFonts w:ascii="Cambria" w:hAnsi="Cambria"/>
              </w:rPr>
              <w:t>.</w:t>
            </w:r>
          </w:p>
        </w:tc>
      </w:tr>
      <w:tr w:rsidR="00B46A03" w:rsidRPr="00262495" w14:paraId="42AA1F67"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66900AA7"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EF5A892" w14:textId="77777777" w:rsidR="00B46A03" w:rsidRPr="00262495" w:rsidRDefault="00B46A03" w:rsidP="002D7261">
            <w:pPr>
              <w:keepNext/>
              <w:jc w:val="left"/>
              <w:rPr>
                <w:rFonts w:ascii="Cambria" w:hAnsi="Cambria"/>
              </w:rPr>
            </w:pPr>
            <w:r w:rsidRPr="00262495">
              <w:rPr>
                <w:rFonts w:ascii="Cambria" w:hAnsi="Cambria"/>
              </w:rPr>
              <w:t>dfdl:escapeScheme</w:t>
            </w:r>
          </w:p>
        </w:tc>
        <w:tc>
          <w:tcPr>
            <w:tcW w:w="0" w:type="auto"/>
            <w:tcBorders>
              <w:top w:val="single" w:sz="4" w:space="0" w:color="auto"/>
              <w:left w:val="single" w:sz="4" w:space="0" w:color="auto"/>
              <w:bottom w:val="single" w:sz="4" w:space="0" w:color="auto"/>
              <w:right w:val="single" w:sz="4" w:space="0" w:color="auto"/>
            </w:tcBorders>
            <w:hideMark/>
          </w:tcPr>
          <w:p w14:paraId="7150C533" w14:textId="6A66EACF" w:rsidR="00B46A03" w:rsidRPr="00262495" w:rsidRDefault="00B46A03" w:rsidP="002D7261">
            <w:pPr>
              <w:keepNext/>
              <w:jc w:val="left"/>
              <w:rPr>
                <w:rStyle w:val="TableFont"/>
                <w:rFonts w:ascii="Cambria" w:hAnsi="Cambria"/>
                <w:sz w:val="22"/>
              </w:rPr>
            </w:pPr>
            <w:r w:rsidRPr="00262495">
              <w:rPr>
                <w:rFonts w:ascii="Cambria" w:hAnsi="Cambria"/>
              </w:rPr>
              <w:t xml:space="preserve">Defines the scheme by which quotation marks and escape characters can be specified. This is for use with delimited text formats. See Section </w:t>
            </w:r>
            <w:r w:rsidRPr="00262495">
              <w:rPr>
                <w:rStyle w:val="Hyperlink"/>
                <w:rFonts w:eastAsia="MS Mincho"/>
              </w:rPr>
              <w:fldChar w:fldCharType="begin"/>
            </w:r>
            <w:r w:rsidRPr="00262495">
              <w:rPr>
                <w:rStyle w:val="Hyperlink"/>
                <w:rFonts w:ascii="Cambria" w:eastAsia="MS Mincho" w:hAnsi="Cambria"/>
              </w:rPr>
              <w:instrText xml:space="preserve"> REF _Ref220489733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7.4</w:t>
            </w:r>
            <w:r w:rsidRPr="00262495">
              <w:rPr>
                <w:rStyle w:val="Hyperlink"/>
                <w:rFonts w:eastAsia="MS Mincho"/>
              </w:rPr>
              <w:fldChar w:fldCharType="end"/>
            </w:r>
            <w:r w:rsidRPr="00262495">
              <w:rPr>
                <w:rFonts w:ascii="Cambria" w:hAnsi="Cambria"/>
              </w:rPr>
              <w:t xml:space="preserve">. </w:t>
            </w:r>
          </w:p>
        </w:tc>
      </w:tr>
      <w:tr w:rsidR="00B46A03" w:rsidRPr="00262495" w14:paraId="71DA059B" w14:textId="77777777" w:rsidTr="002D7261">
        <w:tc>
          <w:tcPr>
            <w:tcW w:w="0" w:type="auto"/>
            <w:vMerge w:val="restart"/>
            <w:tcBorders>
              <w:top w:val="single" w:sz="4" w:space="0" w:color="auto"/>
              <w:left w:val="single" w:sz="4" w:space="0" w:color="auto"/>
              <w:bottom w:val="single" w:sz="4" w:space="0" w:color="auto"/>
              <w:right w:val="single" w:sz="4" w:space="0" w:color="auto"/>
            </w:tcBorders>
            <w:hideMark/>
          </w:tcPr>
          <w:p w14:paraId="13837F39" w14:textId="77777777" w:rsidR="00B46A03" w:rsidRPr="00262495" w:rsidRDefault="00B46A03" w:rsidP="002D7261">
            <w:pPr>
              <w:keepNext/>
              <w:jc w:val="left"/>
              <w:rPr>
                <w:rFonts w:ascii="Cambria" w:hAnsi="Cambria"/>
              </w:rPr>
            </w:pPr>
            <w:r w:rsidRPr="00262495">
              <w:rPr>
                <w:rFonts w:ascii="Cambria" w:hAnsi="Cambria"/>
              </w:rPr>
              <w:t>Statement Annotation</w:t>
            </w:r>
          </w:p>
        </w:tc>
        <w:tc>
          <w:tcPr>
            <w:tcW w:w="0" w:type="auto"/>
            <w:tcBorders>
              <w:top w:val="single" w:sz="4" w:space="0" w:color="auto"/>
              <w:left w:val="single" w:sz="4" w:space="0" w:color="auto"/>
              <w:bottom w:val="single" w:sz="4" w:space="0" w:color="auto"/>
              <w:right w:val="single" w:sz="4" w:space="0" w:color="auto"/>
            </w:tcBorders>
            <w:hideMark/>
          </w:tcPr>
          <w:p w14:paraId="36B46827" w14:textId="77777777" w:rsidR="00B46A03" w:rsidRPr="00262495" w:rsidRDefault="00B46A03" w:rsidP="002D7261">
            <w:pPr>
              <w:keepNext/>
              <w:jc w:val="left"/>
              <w:rPr>
                <w:rFonts w:ascii="Cambria" w:hAnsi="Cambria"/>
              </w:rPr>
            </w:pPr>
            <w:r w:rsidRPr="00262495">
              <w:rPr>
                <w:rFonts w:ascii="Cambria" w:hAnsi="Cambria"/>
              </w:rPr>
              <w:t>dfdl:assert</w:t>
            </w:r>
          </w:p>
        </w:tc>
        <w:tc>
          <w:tcPr>
            <w:tcW w:w="0" w:type="auto"/>
            <w:tcBorders>
              <w:top w:val="single" w:sz="4" w:space="0" w:color="auto"/>
              <w:left w:val="single" w:sz="4" w:space="0" w:color="auto"/>
              <w:bottom w:val="single" w:sz="4" w:space="0" w:color="auto"/>
              <w:right w:val="single" w:sz="4" w:space="0" w:color="auto"/>
            </w:tcBorders>
            <w:hideMark/>
          </w:tcPr>
          <w:p w14:paraId="420C6DB8" w14:textId="1D3439EE" w:rsidR="00B46A03" w:rsidRPr="00262495" w:rsidRDefault="00B46A03" w:rsidP="002D7261">
            <w:pPr>
              <w:keepNext/>
              <w:jc w:val="left"/>
              <w:rPr>
                <w:rStyle w:val="TableFont"/>
                <w:rFonts w:ascii="Cambria" w:hAnsi="Cambria"/>
                <w:sz w:val="22"/>
              </w:rPr>
            </w:pPr>
            <w:r w:rsidRPr="00262495">
              <w:rPr>
                <w:rFonts w:ascii="Cambria" w:hAnsi="Cambria"/>
              </w:rPr>
              <w:t xml:space="preserve">Defines a test to be used to ensure the data are well formed. Assert is used only when parsing data. See Section </w:t>
            </w:r>
            <w:r w:rsidRPr="00262495">
              <w:rPr>
                <w:rStyle w:val="Hyperlink"/>
                <w:rFonts w:eastAsia="MS Mincho"/>
              </w:rPr>
              <w:fldChar w:fldCharType="begin"/>
            </w:r>
            <w:r w:rsidRPr="00262495">
              <w:rPr>
                <w:rFonts w:ascii="Cambria" w:hAnsi="Cambria"/>
              </w:rPr>
              <w:instrText xml:space="preserve"> REF _Ref38541924 \r \h </w:instrText>
            </w:r>
            <w:r w:rsidR="007E4A70" w:rsidRPr="00262495">
              <w:rPr>
                <w:rStyle w:val="Hyperlink"/>
                <w:rFonts w:ascii="Cambria" w:eastAsia="MS Mincho" w:hAnsi="Cambria"/>
              </w:rPr>
              <w:instrText xml:space="preserve"> \* MERGEFORMAT </w:instrText>
            </w:r>
            <w:r w:rsidRPr="00262495">
              <w:rPr>
                <w:rStyle w:val="Hyperlink"/>
                <w:rFonts w:eastAsia="MS Mincho"/>
              </w:rPr>
            </w:r>
            <w:r w:rsidRPr="00262495">
              <w:rPr>
                <w:rStyle w:val="Hyperlink"/>
                <w:rFonts w:eastAsia="MS Mincho"/>
              </w:rPr>
              <w:fldChar w:fldCharType="separate"/>
            </w:r>
            <w:r w:rsidR="009D1493" w:rsidRPr="00262495">
              <w:rPr>
                <w:rFonts w:ascii="Cambria" w:hAnsi="Cambria"/>
              </w:rPr>
              <w:t>7.5</w:t>
            </w:r>
            <w:r w:rsidRPr="00262495">
              <w:rPr>
                <w:rStyle w:val="Hyperlink"/>
                <w:rFonts w:eastAsia="MS Mincho"/>
              </w:rPr>
              <w:fldChar w:fldCharType="end"/>
            </w:r>
          </w:p>
        </w:tc>
      </w:tr>
      <w:tr w:rsidR="00B46A03" w:rsidRPr="00262495" w14:paraId="28A1EE18"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5415FC60"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6A7FCC75" w14:textId="77777777" w:rsidR="00B46A03" w:rsidRPr="00262495" w:rsidRDefault="00B46A03" w:rsidP="002D7261">
            <w:pPr>
              <w:keepNext/>
              <w:jc w:val="left"/>
              <w:rPr>
                <w:rFonts w:ascii="Cambria" w:hAnsi="Cambria"/>
              </w:rPr>
            </w:pPr>
            <w:r w:rsidRPr="00262495">
              <w:rPr>
                <w:rFonts w:ascii="Cambria" w:hAnsi="Cambria"/>
              </w:rPr>
              <w:t>dfdl:discriminator</w:t>
            </w:r>
          </w:p>
        </w:tc>
        <w:tc>
          <w:tcPr>
            <w:tcW w:w="0" w:type="auto"/>
            <w:tcBorders>
              <w:top w:val="single" w:sz="4" w:space="0" w:color="auto"/>
              <w:left w:val="single" w:sz="4" w:space="0" w:color="auto"/>
              <w:bottom w:val="single" w:sz="4" w:space="0" w:color="auto"/>
              <w:right w:val="single" w:sz="4" w:space="0" w:color="auto"/>
            </w:tcBorders>
            <w:hideMark/>
          </w:tcPr>
          <w:p w14:paraId="43D39FB0" w14:textId="2F6C52EB" w:rsidR="00B46A03" w:rsidRPr="00262495" w:rsidRDefault="00B46A03" w:rsidP="002D7261">
            <w:pPr>
              <w:keepNext/>
              <w:jc w:val="left"/>
              <w:rPr>
                <w:rStyle w:val="TableFont"/>
                <w:rFonts w:ascii="Cambria" w:hAnsi="Cambria"/>
                <w:sz w:val="22"/>
              </w:rPr>
            </w:pPr>
            <w:r w:rsidRPr="00262495">
              <w:rPr>
                <w:rFonts w:ascii="Cambria" w:hAnsi="Cambria"/>
              </w:rPr>
              <w:t xml:space="preserve">Defines a test to be used when resolving choice branches and optional element occurrences. A dfdl:discriminator is used only when parsing data. See Section </w:t>
            </w:r>
            <w:r w:rsidRPr="00262495">
              <w:rPr>
                <w:rStyle w:val="Hyperlink"/>
                <w:rFonts w:eastAsia="MS Mincho"/>
              </w:rPr>
              <w:fldChar w:fldCharType="begin"/>
            </w:r>
            <w:r w:rsidRPr="00262495">
              <w:rPr>
                <w:rStyle w:val="Hyperlink"/>
                <w:rFonts w:ascii="Cambria" w:eastAsia="MS Mincho" w:hAnsi="Cambria"/>
              </w:rPr>
              <w:instrText xml:space="preserve"> REF _Ref251074211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7.6</w:t>
            </w:r>
            <w:r w:rsidRPr="00262495">
              <w:rPr>
                <w:rStyle w:val="Hyperlink"/>
                <w:rFonts w:eastAsia="MS Mincho"/>
              </w:rPr>
              <w:fldChar w:fldCharType="end"/>
            </w:r>
            <w:r w:rsidRPr="00262495">
              <w:rPr>
                <w:rFonts w:ascii="Cambria" w:hAnsi="Cambria"/>
              </w:rPr>
              <w:t xml:space="preserve"> </w:t>
            </w:r>
          </w:p>
        </w:tc>
      </w:tr>
      <w:tr w:rsidR="00B46A03" w:rsidRPr="00262495" w14:paraId="0A82D9D8"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6737C950"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6232DD8C" w14:textId="77777777" w:rsidR="00B46A03" w:rsidRPr="00262495" w:rsidRDefault="00B46A03" w:rsidP="002D7261">
            <w:pPr>
              <w:keepNext/>
              <w:jc w:val="left"/>
              <w:rPr>
                <w:rStyle w:val="TableFont"/>
                <w:rFonts w:ascii="Cambria" w:hAnsi="Cambria"/>
                <w:sz w:val="22"/>
              </w:rPr>
            </w:pPr>
            <w:r w:rsidRPr="00262495">
              <w:rPr>
                <w:rFonts w:ascii="Cambria" w:hAnsi="Cambria"/>
              </w:rPr>
              <w:t>dfdl:newVariableInstance</w:t>
            </w:r>
          </w:p>
        </w:tc>
        <w:tc>
          <w:tcPr>
            <w:tcW w:w="0" w:type="auto"/>
            <w:tcBorders>
              <w:top w:val="single" w:sz="4" w:space="0" w:color="auto"/>
              <w:left w:val="single" w:sz="4" w:space="0" w:color="auto"/>
              <w:bottom w:val="single" w:sz="4" w:space="0" w:color="auto"/>
              <w:right w:val="single" w:sz="4" w:space="0" w:color="auto"/>
            </w:tcBorders>
            <w:hideMark/>
          </w:tcPr>
          <w:p w14:paraId="546A3BBE" w14:textId="7D885C3D" w:rsidR="00B46A03" w:rsidRPr="00262495" w:rsidRDefault="00B46A03" w:rsidP="002D7261">
            <w:pPr>
              <w:keepNext/>
              <w:jc w:val="left"/>
              <w:rPr>
                <w:rStyle w:val="TableFont"/>
                <w:rFonts w:ascii="Cambria" w:hAnsi="Cambria"/>
                <w:sz w:val="22"/>
              </w:rPr>
            </w:pPr>
            <w:r w:rsidRPr="00262495">
              <w:rPr>
                <w:rFonts w:ascii="Cambria" w:hAnsi="Cambria"/>
              </w:rPr>
              <w:t xml:space="preserve">Creates a new instance of a variable. See Section </w:t>
            </w:r>
            <w:r w:rsidRPr="00262495">
              <w:rPr>
                <w:rStyle w:val="Hyperlink"/>
                <w:rFonts w:eastAsia="MS Mincho"/>
              </w:rPr>
              <w:fldChar w:fldCharType="begin"/>
            </w:r>
            <w:r w:rsidRPr="00262495">
              <w:rPr>
                <w:rStyle w:val="Hyperlink"/>
                <w:rFonts w:ascii="Cambria" w:eastAsia="MS Mincho" w:hAnsi="Cambria"/>
              </w:rPr>
              <w:instrText xml:space="preserve"> REF _Ref255466447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7.7.2</w:t>
            </w:r>
            <w:r w:rsidRPr="00262495">
              <w:rPr>
                <w:rStyle w:val="Hyperlink"/>
                <w:rFonts w:eastAsia="MS Mincho"/>
              </w:rPr>
              <w:fldChar w:fldCharType="end"/>
            </w:r>
          </w:p>
        </w:tc>
      </w:tr>
      <w:tr w:rsidR="00B46A03" w:rsidRPr="00262495" w14:paraId="7C41B533"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58EBE392"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6C864967" w14:textId="77777777" w:rsidR="00B46A03" w:rsidRPr="00262495" w:rsidRDefault="00B46A03" w:rsidP="002D7261">
            <w:pPr>
              <w:keepNext/>
              <w:jc w:val="left"/>
              <w:rPr>
                <w:rFonts w:ascii="Cambria" w:hAnsi="Cambria"/>
              </w:rPr>
            </w:pPr>
            <w:r w:rsidRPr="00262495">
              <w:rPr>
                <w:rFonts w:ascii="Cambria" w:hAnsi="Cambria"/>
              </w:rPr>
              <w:t>dfdl:setVariable</w:t>
            </w:r>
          </w:p>
        </w:tc>
        <w:tc>
          <w:tcPr>
            <w:tcW w:w="0" w:type="auto"/>
            <w:tcBorders>
              <w:top w:val="single" w:sz="4" w:space="0" w:color="auto"/>
              <w:left w:val="single" w:sz="4" w:space="0" w:color="auto"/>
              <w:bottom w:val="single" w:sz="4" w:space="0" w:color="auto"/>
              <w:right w:val="single" w:sz="4" w:space="0" w:color="auto"/>
            </w:tcBorders>
            <w:hideMark/>
          </w:tcPr>
          <w:p w14:paraId="76BAEDCC" w14:textId="1A9F9B5D" w:rsidR="00B46A03" w:rsidRPr="00262495" w:rsidRDefault="00B46A03" w:rsidP="002D7261">
            <w:pPr>
              <w:keepNext/>
              <w:jc w:val="left"/>
              <w:rPr>
                <w:rStyle w:val="TableFont"/>
                <w:rFonts w:ascii="Cambria" w:hAnsi="Cambria"/>
                <w:sz w:val="22"/>
              </w:rPr>
            </w:pPr>
            <w:r w:rsidRPr="00262495">
              <w:rPr>
                <w:rFonts w:ascii="Cambria" w:hAnsi="Cambria"/>
              </w:rPr>
              <w:t xml:space="preserve">Sets the value of a variable whose declaration is in scope See Section </w:t>
            </w:r>
            <w:r w:rsidRPr="00262495">
              <w:rPr>
                <w:rStyle w:val="Hyperlink"/>
                <w:rFonts w:eastAsia="MS Mincho"/>
              </w:rPr>
              <w:fldChar w:fldCharType="begin"/>
            </w:r>
            <w:r w:rsidRPr="00262495">
              <w:rPr>
                <w:rStyle w:val="Hyperlink"/>
                <w:rFonts w:ascii="Cambria" w:eastAsia="MS Mincho" w:hAnsi="Cambria"/>
              </w:rPr>
              <w:instrText xml:space="preserve"> REF _Ref251074807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7.7.3</w:t>
            </w:r>
            <w:r w:rsidRPr="00262495">
              <w:rPr>
                <w:rStyle w:val="Hyperlink"/>
                <w:rFonts w:eastAsia="MS Mincho"/>
              </w:rPr>
              <w:fldChar w:fldCharType="end"/>
            </w:r>
          </w:p>
        </w:tc>
      </w:tr>
      <w:tr w:rsidR="00B46A03" w:rsidRPr="00262495" w14:paraId="6C6301AE" w14:textId="77777777" w:rsidTr="002D7261">
        <w:tc>
          <w:tcPr>
            <w:tcW w:w="0" w:type="auto"/>
            <w:vMerge w:val="restart"/>
            <w:tcBorders>
              <w:top w:val="single" w:sz="4" w:space="0" w:color="auto"/>
              <w:left w:val="single" w:sz="4" w:space="0" w:color="auto"/>
              <w:bottom w:val="single" w:sz="4" w:space="0" w:color="auto"/>
              <w:right w:val="single" w:sz="4" w:space="0" w:color="auto"/>
            </w:tcBorders>
            <w:hideMark/>
          </w:tcPr>
          <w:p w14:paraId="7FD15CBC" w14:textId="77777777" w:rsidR="00B46A03" w:rsidRPr="00262495" w:rsidRDefault="00B46A03" w:rsidP="002D7261">
            <w:pPr>
              <w:keepNext/>
              <w:jc w:val="left"/>
              <w:rPr>
                <w:rFonts w:ascii="Cambria" w:hAnsi="Cambria"/>
              </w:rPr>
            </w:pPr>
            <w:r w:rsidRPr="00262495">
              <w:rPr>
                <w:rFonts w:ascii="Cambria" w:hAnsi="Cambria"/>
              </w:rPr>
              <w:t>Defining Annotation</w:t>
            </w:r>
          </w:p>
        </w:tc>
        <w:tc>
          <w:tcPr>
            <w:tcW w:w="0" w:type="auto"/>
            <w:tcBorders>
              <w:top w:val="single" w:sz="4" w:space="0" w:color="auto"/>
              <w:left w:val="single" w:sz="4" w:space="0" w:color="auto"/>
              <w:bottom w:val="single" w:sz="4" w:space="0" w:color="auto"/>
              <w:right w:val="single" w:sz="4" w:space="0" w:color="auto"/>
            </w:tcBorders>
            <w:hideMark/>
          </w:tcPr>
          <w:p w14:paraId="1DDF9834" w14:textId="77777777" w:rsidR="00B46A03" w:rsidRPr="00262495" w:rsidRDefault="00B46A03" w:rsidP="002D7261">
            <w:pPr>
              <w:keepNext/>
              <w:jc w:val="left"/>
              <w:rPr>
                <w:rFonts w:ascii="Cambria" w:hAnsi="Cambria"/>
              </w:rPr>
            </w:pPr>
            <w:r w:rsidRPr="00262495">
              <w:rPr>
                <w:rFonts w:ascii="Cambria" w:hAnsi="Cambria"/>
              </w:rPr>
              <w:t>dfdl:defineEscapeScheme</w:t>
            </w:r>
          </w:p>
        </w:tc>
        <w:tc>
          <w:tcPr>
            <w:tcW w:w="0" w:type="auto"/>
            <w:tcBorders>
              <w:top w:val="single" w:sz="4" w:space="0" w:color="auto"/>
              <w:left w:val="single" w:sz="4" w:space="0" w:color="auto"/>
              <w:bottom w:val="single" w:sz="4" w:space="0" w:color="auto"/>
              <w:right w:val="single" w:sz="4" w:space="0" w:color="auto"/>
            </w:tcBorders>
            <w:hideMark/>
          </w:tcPr>
          <w:p w14:paraId="25DEB8C4" w14:textId="4BA42FC4" w:rsidR="00B46A03" w:rsidRPr="00262495" w:rsidRDefault="00B46A03" w:rsidP="002D7261">
            <w:pPr>
              <w:keepNext/>
              <w:jc w:val="left"/>
              <w:rPr>
                <w:rStyle w:val="TableFont"/>
                <w:rFonts w:ascii="Cambria" w:hAnsi="Cambria"/>
                <w:sz w:val="22"/>
              </w:rPr>
            </w:pPr>
            <w:r w:rsidRPr="00262495">
              <w:rPr>
                <w:rFonts w:ascii="Cambria" w:hAnsi="Cambria"/>
              </w:rPr>
              <w:t xml:space="preserve">Defines a named, reusable escapeScheme See Section </w:t>
            </w:r>
            <w:r w:rsidRPr="00262495">
              <w:rPr>
                <w:rStyle w:val="Hyperlink"/>
                <w:rFonts w:eastAsia="MS Mincho"/>
              </w:rPr>
              <w:fldChar w:fldCharType="begin"/>
            </w:r>
            <w:r w:rsidRPr="00262495">
              <w:rPr>
                <w:rStyle w:val="Hyperlink"/>
                <w:rFonts w:ascii="Cambria" w:eastAsia="MS Mincho" w:hAnsi="Cambria"/>
              </w:rPr>
              <w:instrText xml:space="preserve"> REF _Ref251074286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7.3</w:t>
            </w:r>
            <w:r w:rsidRPr="00262495">
              <w:rPr>
                <w:rStyle w:val="Hyperlink"/>
                <w:rFonts w:eastAsia="MS Mincho"/>
              </w:rPr>
              <w:fldChar w:fldCharType="end"/>
            </w:r>
            <w:r w:rsidRPr="00262495">
              <w:rPr>
                <w:rFonts w:ascii="Cambria" w:hAnsi="Cambria"/>
              </w:rPr>
              <w:t xml:space="preserve"> </w:t>
            </w:r>
          </w:p>
        </w:tc>
      </w:tr>
      <w:tr w:rsidR="00B46A03" w:rsidRPr="00262495" w14:paraId="476A98ED"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2D445F2E"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3044200" w14:textId="77777777" w:rsidR="00B46A03" w:rsidRPr="00262495" w:rsidRDefault="00B46A03" w:rsidP="002D7261">
            <w:pPr>
              <w:keepNext/>
              <w:jc w:val="left"/>
              <w:rPr>
                <w:rFonts w:ascii="Cambria" w:hAnsi="Cambria"/>
              </w:rPr>
            </w:pPr>
            <w:r w:rsidRPr="00262495">
              <w:rPr>
                <w:rFonts w:ascii="Cambria" w:hAnsi="Cambria"/>
              </w:rPr>
              <w:t>dfdl:defineFormat</w:t>
            </w:r>
          </w:p>
        </w:tc>
        <w:tc>
          <w:tcPr>
            <w:tcW w:w="0" w:type="auto"/>
            <w:tcBorders>
              <w:top w:val="single" w:sz="4" w:space="0" w:color="auto"/>
              <w:left w:val="single" w:sz="4" w:space="0" w:color="auto"/>
              <w:bottom w:val="single" w:sz="4" w:space="0" w:color="auto"/>
              <w:right w:val="single" w:sz="4" w:space="0" w:color="auto"/>
            </w:tcBorders>
            <w:hideMark/>
          </w:tcPr>
          <w:p w14:paraId="4564CF1E" w14:textId="6C6DF186" w:rsidR="00B46A03" w:rsidRPr="00262495" w:rsidRDefault="00B46A03" w:rsidP="002D7261">
            <w:pPr>
              <w:keepNext/>
              <w:jc w:val="left"/>
              <w:rPr>
                <w:rStyle w:val="TableFont"/>
                <w:rFonts w:ascii="Cambria" w:hAnsi="Cambria"/>
                <w:sz w:val="22"/>
              </w:rPr>
            </w:pPr>
            <w:r w:rsidRPr="00262495">
              <w:rPr>
                <w:rFonts w:ascii="Cambria" w:hAnsi="Cambria"/>
              </w:rPr>
              <w:t xml:space="preserve">Defines a reusable data format by collecting together other annotations and associating them with a name that can be referenced from elsewhere. See Section </w:t>
            </w:r>
            <w:r w:rsidRPr="00262495">
              <w:rPr>
                <w:rStyle w:val="Hyperlink"/>
                <w:rFonts w:eastAsia="MS Mincho"/>
              </w:rPr>
              <w:fldChar w:fldCharType="begin"/>
            </w:r>
            <w:r w:rsidRPr="00262495">
              <w:rPr>
                <w:rStyle w:val="Hyperlink"/>
                <w:rFonts w:ascii="Cambria" w:eastAsia="MS Mincho" w:hAnsi="Cambria"/>
              </w:rPr>
              <w:instrText xml:space="preserve"> REF _Ref251074304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7.2</w:t>
            </w:r>
            <w:r w:rsidRPr="00262495">
              <w:rPr>
                <w:rStyle w:val="Hyperlink"/>
                <w:rFonts w:eastAsia="MS Mincho"/>
              </w:rPr>
              <w:fldChar w:fldCharType="end"/>
            </w:r>
            <w:r w:rsidRPr="00262495">
              <w:rPr>
                <w:rFonts w:ascii="Cambria" w:hAnsi="Cambria"/>
              </w:rPr>
              <w:t xml:space="preserve"> </w:t>
            </w:r>
          </w:p>
        </w:tc>
      </w:tr>
      <w:tr w:rsidR="00B46A03" w:rsidRPr="00262495" w14:paraId="693D7FF1" w14:textId="77777777" w:rsidTr="002D7261">
        <w:tc>
          <w:tcPr>
            <w:tcW w:w="0" w:type="auto"/>
            <w:vMerge/>
            <w:tcBorders>
              <w:top w:val="single" w:sz="4" w:space="0" w:color="auto"/>
              <w:left w:val="single" w:sz="4" w:space="0" w:color="auto"/>
              <w:bottom w:val="single" w:sz="4" w:space="0" w:color="auto"/>
              <w:right w:val="single" w:sz="4" w:space="0" w:color="auto"/>
            </w:tcBorders>
            <w:hideMark/>
          </w:tcPr>
          <w:p w14:paraId="5F798C92" w14:textId="77777777" w:rsidR="00B46A03" w:rsidRPr="00262495" w:rsidRDefault="00B46A03" w:rsidP="002D726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55129A06" w14:textId="77777777" w:rsidR="00B46A03" w:rsidRPr="00262495" w:rsidRDefault="00B46A03" w:rsidP="002D7261">
            <w:pPr>
              <w:keepNext/>
              <w:jc w:val="left"/>
              <w:rPr>
                <w:rFonts w:ascii="Cambria" w:hAnsi="Cambria"/>
              </w:rPr>
            </w:pPr>
            <w:r w:rsidRPr="00262495">
              <w:rPr>
                <w:rFonts w:ascii="Cambria" w:hAnsi="Cambria"/>
              </w:rPr>
              <w:t>dfdl:defineVariable</w:t>
            </w:r>
          </w:p>
        </w:tc>
        <w:tc>
          <w:tcPr>
            <w:tcW w:w="0" w:type="auto"/>
            <w:tcBorders>
              <w:top w:val="single" w:sz="4" w:space="0" w:color="auto"/>
              <w:left w:val="single" w:sz="4" w:space="0" w:color="auto"/>
              <w:bottom w:val="single" w:sz="4" w:space="0" w:color="auto"/>
              <w:right w:val="single" w:sz="4" w:space="0" w:color="auto"/>
            </w:tcBorders>
            <w:hideMark/>
          </w:tcPr>
          <w:p w14:paraId="45ABC1FA" w14:textId="1268A44C" w:rsidR="00B46A03" w:rsidRPr="00262495" w:rsidRDefault="00B46A03" w:rsidP="002D7261">
            <w:pPr>
              <w:keepNext/>
              <w:jc w:val="left"/>
              <w:rPr>
                <w:rStyle w:val="TableFont"/>
                <w:rFonts w:ascii="Cambria" w:hAnsi="Cambria"/>
                <w:sz w:val="22"/>
              </w:rPr>
            </w:pPr>
            <w:r w:rsidRPr="00262495">
              <w:rPr>
                <w:rFonts w:ascii="Cambria" w:hAnsi="Cambria"/>
              </w:rPr>
              <w:t xml:space="preserve">Defines a variable that can be referenced elsewhere. This can be used to communicate a parameter from one part of processing to another part. See Section </w:t>
            </w:r>
            <w:r w:rsidRPr="00262495">
              <w:rPr>
                <w:rStyle w:val="Hyperlink"/>
                <w:rFonts w:eastAsia="MS Mincho"/>
              </w:rPr>
              <w:fldChar w:fldCharType="begin"/>
            </w:r>
            <w:r w:rsidRPr="00262495">
              <w:rPr>
                <w:rStyle w:val="Hyperlink"/>
                <w:rFonts w:ascii="Cambria" w:eastAsia="MS Mincho" w:hAnsi="Cambria"/>
              </w:rPr>
              <w:instrText xml:space="preserve"> REF _Ref222567026 \r \h  \* MERGEFORMAT </w:instrText>
            </w:r>
            <w:r w:rsidRPr="00262495">
              <w:rPr>
                <w:rStyle w:val="Hyperlink"/>
                <w:rFonts w:eastAsia="MS Mincho"/>
              </w:rPr>
            </w:r>
            <w:r w:rsidRPr="00262495">
              <w:rPr>
                <w:rStyle w:val="Hyperlink"/>
                <w:rFonts w:eastAsia="MS Mincho"/>
              </w:rPr>
              <w:fldChar w:fldCharType="separate"/>
            </w:r>
            <w:r w:rsidR="009D1493" w:rsidRPr="00262495">
              <w:rPr>
                <w:rStyle w:val="Hyperlink"/>
                <w:rFonts w:ascii="Cambria" w:eastAsia="MS Mincho" w:hAnsi="Cambria"/>
              </w:rPr>
              <w:t>7.7</w:t>
            </w:r>
            <w:r w:rsidRPr="00262495">
              <w:rPr>
                <w:rStyle w:val="Hyperlink"/>
                <w:rFonts w:eastAsia="MS Mincho"/>
              </w:rPr>
              <w:fldChar w:fldCharType="end"/>
            </w:r>
            <w:r w:rsidRPr="00262495">
              <w:rPr>
                <w:rFonts w:ascii="Cambria" w:hAnsi="Cambria"/>
              </w:rPr>
              <w:t xml:space="preserve"> </w:t>
            </w:r>
          </w:p>
        </w:tc>
      </w:tr>
    </w:tbl>
    <w:p w14:paraId="77621E82" w14:textId="75E54BF8" w:rsidR="00B46A03" w:rsidRPr="00E276B6" w:rsidRDefault="00B46A03" w:rsidP="007E4A70">
      <w:pPr>
        <w:pStyle w:val="TableCaption"/>
        <w:jc w:val="left"/>
        <w:rPr>
          <w:rFonts w:ascii="Cambria" w:hAnsi="Cambria"/>
        </w:rPr>
      </w:pPr>
      <w:bookmarkStart w:id="1181" w:name="_Ref274653575"/>
      <w:r w:rsidRPr="00E276B6">
        <w:rPr>
          <w:rFonts w:ascii="Cambria" w:hAnsi="Cambria"/>
        </w:rPr>
        <w:t xml:space="preserve">Table </w:t>
      </w:r>
      <w:r w:rsidRPr="00E276B6">
        <w:rPr>
          <w:rFonts w:ascii="Cambria" w:hAnsi="Cambria"/>
        </w:rPr>
        <w:fldChar w:fldCharType="begin"/>
      </w:r>
      <w:r w:rsidRPr="00E276B6">
        <w:rPr>
          <w:rFonts w:ascii="Cambria" w:hAnsi="Cambria"/>
        </w:rPr>
        <w:instrText xml:space="preserve"> SEQ Table \* ARABIC </w:instrText>
      </w:r>
      <w:r w:rsidRPr="00E276B6">
        <w:rPr>
          <w:rFonts w:ascii="Cambria" w:hAnsi="Cambria"/>
        </w:rPr>
        <w:fldChar w:fldCharType="separate"/>
      </w:r>
      <w:r w:rsidR="009D1493">
        <w:rPr>
          <w:rFonts w:ascii="Cambria" w:hAnsi="Cambria"/>
          <w:noProof/>
        </w:rPr>
        <w:t>2</w:t>
      </w:r>
      <w:r w:rsidRPr="00E276B6">
        <w:rPr>
          <w:rFonts w:ascii="Cambria" w:hAnsi="Cambria"/>
        </w:rPr>
        <w:fldChar w:fldCharType="end"/>
      </w:r>
      <w:r w:rsidRPr="00E276B6">
        <w:rPr>
          <w:rFonts w:ascii="Cambria" w:hAnsi="Cambria"/>
        </w:rPr>
        <w:t xml:space="preserve"> DFDL Annotation Elements</w:t>
      </w:r>
      <w:bookmarkEnd w:id="1181"/>
    </w:p>
    <w:p w14:paraId="0A3958E4" w14:textId="77777777" w:rsidR="00B46A03" w:rsidRDefault="00B46A03" w:rsidP="00B46A03">
      <w:r>
        <w:t>DFDL defining annotation elements may only appear at</w:t>
      </w:r>
      <w:r>
        <w:rPr>
          <w:i/>
          <w:iCs/>
        </w:rPr>
        <w:t xml:space="preserve"> top-level</w:t>
      </w:r>
      <w:r>
        <w:t xml:space="preserve">, that is, as annotation children of the xs:schema element. The order of their appearance does not matter, nor does their position relative to other children of the xs:schema. </w:t>
      </w:r>
    </w:p>
    <w:p w14:paraId="5513D97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82" w:name="_Toc322911542"/>
      <w:bookmarkStart w:id="1183" w:name="_Toc322912081"/>
      <w:bookmarkStart w:id="1184" w:name="_Toc349042638"/>
      <w:bookmarkStart w:id="1185" w:name="_Toc62570071"/>
      <w:bookmarkStart w:id="1186" w:name="_Toc210216793"/>
      <w:bookmarkStart w:id="1187" w:name="_Toc219440925"/>
      <w:bookmarkStart w:id="1188" w:name="_Toc177399033"/>
      <w:bookmarkStart w:id="1189" w:name="_Toc175057320"/>
      <w:bookmarkStart w:id="1190" w:name="_Toc199516244"/>
      <w:bookmarkStart w:id="1191" w:name="_Toc194983922"/>
      <w:bookmarkStart w:id="1192" w:name="_Toc243112762"/>
      <w:bookmarkStart w:id="1193" w:name="_Toc138694334"/>
      <w:bookmarkStart w:id="1194" w:name="_Toc138694360"/>
      <w:bookmarkStart w:id="1195" w:name="_Ref135731088"/>
      <w:bookmarkStart w:id="1196" w:name="_Toc138694356"/>
      <w:bookmarkStart w:id="1197" w:name="_Toc52008003"/>
      <w:bookmarkStart w:id="1198" w:name="_Toc73354123"/>
      <w:bookmarkStart w:id="1199" w:name="_Toc86658204"/>
      <w:bookmarkStart w:id="1200" w:name="_Toc99787971"/>
      <w:bookmarkEnd w:id="1182"/>
      <w:bookmarkEnd w:id="1183"/>
      <w:r>
        <w:t>DFDL Properties</w:t>
      </w:r>
      <w:bookmarkEnd w:id="1184"/>
      <w:bookmarkEnd w:id="1185"/>
      <w:bookmarkEnd w:id="1186"/>
      <w:bookmarkEnd w:id="1187"/>
    </w:p>
    <w:p w14:paraId="7589FA93" w14:textId="77777777" w:rsidR="00B46A03" w:rsidRDefault="00B46A03" w:rsidP="00404546">
      <w:pPr>
        <w:pStyle w:val="nobreak"/>
      </w:pPr>
      <w:r>
        <w:t xml:space="preserve">A DFDL </w:t>
      </w:r>
      <w:r>
        <w:rPr>
          <w:i/>
          <w:iCs/>
        </w:rPr>
        <w:t>property</w:t>
      </w:r>
      <w:r>
        <w:t xml:space="preserve"> is a specific DFDL construct that tells the DFDL processor some characteristic about the data format. </w:t>
      </w:r>
    </w:p>
    <w:p w14:paraId="495EC586" w14:textId="392BA604" w:rsidR="00B46A03" w:rsidRPr="00F612D6" w:rsidRDefault="00B46A03" w:rsidP="00B46A03">
      <w:r>
        <w:t xml:space="preserve">Properties carried on the component format annotations (See Section </w:t>
      </w:r>
      <w:r>
        <w:fldChar w:fldCharType="begin"/>
      </w:r>
      <w:r>
        <w:instrText xml:space="preserve"> REF _Ref53662686 \r \h </w:instrText>
      </w:r>
      <w:r>
        <w:fldChar w:fldCharType="separate"/>
      </w:r>
      <w:r w:rsidR="009D1493">
        <w:t>7.1</w:t>
      </w:r>
      <w:r>
        <w:fldChar w:fldCharType="end"/>
      </w:r>
      <w:r>
        <w:t xml:space="preserve">) are called </w:t>
      </w:r>
      <w:r w:rsidRPr="00CD24DA">
        <w:rPr>
          <w:i/>
          <w:iCs/>
        </w:rPr>
        <w:t>format properties</w:t>
      </w:r>
      <w:r>
        <w:t xml:space="preserve">. A format property that is used to describe a physical characteristic of a component is called a </w:t>
      </w:r>
      <w:r w:rsidRPr="001B688B">
        <w:rPr>
          <w:i/>
          <w:iCs/>
        </w:rPr>
        <w:t>representation</w:t>
      </w:r>
      <w:r>
        <w:t xml:space="preserve"> property.</w:t>
      </w:r>
    </w:p>
    <w:p w14:paraId="53CC83B7" w14:textId="77777777" w:rsidR="00B46A03" w:rsidRDefault="00B46A03" w:rsidP="00404546">
      <w:pPr>
        <w:pStyle w:val="nobreak"/>
      </w:pPr>
      <w:r>
        <w:t>Properties on DFDL annotations may have values of one or more of the following types</w:t>
      </w:r>
    </w:p>
    <w:p w14:paraId="67E5DBBE" w14:textId="77777777" w:rsidR="00B46A03" w:rsidRDefault="00B46A03" w:rsidP="00EB2287">
      <w:pPr>
        <w:numPr>
          <w:ilvl w:val="0"/>
          <w:numId w:val="27"/>
        </w:numPr>
        <w:tabs>
          <w:tab w:val="clear" w:pos="403"/>
        </w:tabs>
        <w:spacing w:before="60" w:after="60" w:line="240" w:lineRule="auto"/>
        <w:jc w:val="left"/>
      </w:pPr>
      <w:r>
        <w:rPr>
          <w:rFonts w:eastAsia="MS Mincho"/>
        </w:rPr>
        <w:t>Enumeration</w:t>
      </w:r>
      <w:r>
        <w:rPr>
          <w:rFonts w:eastAsia="MS Mincho"/>
        </w:rPr>
        <w:br/>
        <w:t xml:space="preserve">The property value is an XSD xs:token the value of which is one of the allowed values listed in the property description. </w:t>
      </w:r>
    </w:p>
    <w:p w14:paraId="782C072C" w14:textId="77777777" w:rsidR="00B46A03" w:rsidRDefault="00B46A03" w:rsidP="00B46A03">
      <w:pPr>
        <w:ind w:left="1080"/>
        <w:rPr>
          <w:rFonts w:eastAsia="MS Mincho"/>
        </w:rPr>
      </w:pPr>
      <w:r>
        <w:rPr>
          <w:rFonts w:eastAsia="MS Mincho"/>
        </w:rPr>
        <w:t>Example: the dfdl:lengthKind property, which has values taken from “delimited”, “fixed”, “explicit”, “implicit”, “prefixed”, “pattern”, and “endOfParent”. For example:</w:t>
      </w:r>
    </w:p>
    <w:p w14:paraId="4C1C2C8D"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lastRenderedPageBreak/>
        <w:t>lengthKind='delimited'</w:t>
      </w:r>
    </w:p>
    <w:p w14:paraId="6FE609F1" w14:textId="008464D9" w:rsidR="00B46A03" w:rsidRDefault="00B46A03" w:rsidP="00EB2287">
      <w:pPr>
        <w:numPr>
          <w:ilvl w:val="0"/>
          <w:numId w:val="27"/>
        </w:numPr>
        <w:tabs>
          <w:tab w:val="clear" w:pos="403"/>
        </w:tabs>
        <w:suppressAutoHyphens/>
        <w:spacing w:before="60" w:after="60" w:line="240" w:lineRule="auto"/>
        <w:jc w:val="left"/>
      </w:pPr>
      <w:hyperlink w:anchor="_DFDL_String_Literals" w:history="1">
        <w:r w:rsidRPr="00951C77">
          <w:rPr>
            <w:rStyle w:val="Hyperlink"/>
            <w:rFonts w:cs="Arial"/>
          </w:rPr>
          <w:t>DFDL string literal</w:t>
        </w:r>
      </w:hyperlink>
      <w:r>
        <w:rPr>
          <w:rFonts w:eastAsia="MS Mincho" w:cs="Arial"/>
          <w:lang w:eastAsia="ja-JP"/>
        </w:rPr>
        <w:t xml:space="preserve"> (Section </w:t>
      </w:r>
      <w:r>
        <w:rPr>
          <w:rFonts w:eastAsia="MS Mincho" w:cs="Arial"/>
          <w:lang w:eastAsia="ja-JP"/>
        </w:rPr>
        <w:fldChar w:fldCharType="begin"/>
      </w:r>
      <w:r>
        <w:rPr>
          <w:rFonts w:eastAsia="MS Mincho" w:cs="Arial"/>
          <w:lang w:eastAsia="ja-JP"/>
        </w:rPr>
        <w:instrText xml:space="preserve"> REF _Ref52976172 \r \h </w:instrText>
      </w:r>
      <w:r>
        <w:rPr>
          <w:rFonts w:eastAsia="MS Mincho" w:cs="Arial"/>
          <w:lang w:eastAsia="ja-JP"/>
        </w:rPr>
      </w:r>
      <w:r>
        <w:rPr>
          <w:rFonts w:eastAsia="MS Mincho" w:cs="Arial"/>
          <w:lang w:eastAsia="ja-JP"/>
        </w:rPr>
        <w:fldChar w:fldCharType="separate"/>
      </w:r>
      <w:r w:rsidR="009D1493">
        <w:rPr>
          <w:rFonts w:eastAsia="MS Mincho" w:cs="Arial"/>
          <w:lang w:eastAsia="ja-JP"/>
        </w:rPr>
        <w:t>6.3.1</w:t>
      </w:r>
      <w:r>
        <w:rPr>
          <w:rFonts w:eastAsia="MS Mincho" w:cs="Arial"/>
          <w:lang w:eastAsia="ja-JP"/>
        </w:rPr>
        <w:fldChar w:fldCharType="end"/>
      </w:r>
      <w:r>
        <w:rPr>
          <w:rFonts w:eastAsia="MS Mincho" w:cs="Arial"/>
          <w:lang w:eastAsia="ja-JP"/>
        </w:rPr>
        <w:t xml:space="preserve">): </w:t>
      </w:r>
      <w:r>
        <w:rPr>
          <w:rFonts w:eastAsia="MS Mincho" w:cs="Arial"/>
          <w:lang w:eastAsia="ja-JP"/>
        </w:rPr>
        <w:br/>
        <w:t xml:space="preserve">The property value represents a sequence of literal bytes or characters which represent data which appears in the data stream. The value type is a restriction of the XSD xs:token that further disallows the space character. </w:t>
      </w:r>
      <w:hyperlink w:anchor="_DFDL_Character_Entities," w:history="1">
        <w:r w:rsidRPr="00951C77">
          <w:rPr>
            <w:rStyle w:val="Hyperlink"/>
          </w:rPr>
          <w:t>DFDL entities</w:t>
        </w:r>
      </w:hyperlink>
      <w:r>
        <w:rPr>
          <w:rFonts w:eastAsia="MS Mincho"/>
        </w:rPr>
        <w:t xml:space="preserve"> must be used to express whitespace in a DFDL String Literal.</w:t>
      </w:r>
    </w:p>
    <w:p w14:paraId="671851E4" w14:textId="77777777" w:rsidR="00B46A03" w:rsidRDefault="00B46A03" w:rsidP="00B46A03">
      <w:pPr>
        <w:suppressAutoHyphens/>
        <w:ind w:left="1080"/>
      </w:pPr>
      <w:r>
        <w:rPr>
          <w:rFonts w:eastAsia="MS Mincho" w:cs="Arial"/>
          <w:lang w:eastAsia="ja-JP"/>
        </w:rPr>
        <w:t>Example:</w:t>
      </w:r>
      <w:r>
        <w:t xml:space="preserve"> the dfdl:terminator property, which expresses characters or bytes to be found in the data stream to mark the termination of an element or model group instance. An example terminator might be:</w:t>
      </w:r>
    </w:p>
    <w:p w14:paraId="2B0A9509"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terminator='%NL;'</w:t>
      </w:r>
    </w:p>
    <w:p w14:paraId="500441C0" w14:textId="73F294FB" w:rsidR="00B46A03" w:rsidRDefault="00B46A03" w:rsidP="00B46A03">
      <w:pPr>
        <w:suppressAutoHyphens/>
        <w:ind w:left="1080"/>
      </w:pPr>
      <w:r>
        <w:t xml:space="preserve">This uses DFDL’s string-literal character class entity syntax (see Section </w:t>
      </w:r>
      <w:r w:rsidRPr="00065302">
        <w:rPr>
          <w:rStyle w:val="Hyperlink"/>
        </w:rPr>
        <w:fldChar w:fldCharType="begin"/>
      </w:r>
      <w:r w:rsidRPr="00065302">
        <w:rPr>
          <w:rStyle w:val="Hyperlink"/>
        </w:rPr>
        <w:instrText xml:space="preserve"> REF _Ref37865472 \r \h </w:instrText>
      </w:r>
      <w:r w:rsidRPr="00065302">
        <w:rPr>
          <w:rStyle w:val="Hyperlink"/>
        </w:rPr>
      </w:r>
      <w:r w:rsidRPr="00065302">
        <w:rPr>
          <w:rStyle w:val="Hyperlink"/>
        </w:rPr>
        <w:fldChar w:fldCharType="separate"/>
      </w:r>
      <w:r w:rsidR="009D1493">
        <w:rPr>
          <w:rStyle w:val="Hyperlink"/>
        </w:rPr>
        <w:t>6.3.1.3</w:t>
      </w:r>
      <w:r w:rsidRPr="00065302">
        <w:rPr>
          <w:rStyle w:val="Hyperlink"/>
        </w:rPr>
        <w:fldChar w:fldCharType="end"/>
      </w:r>
      <w:r>
        <w:t xml:space="preserve">) to express that the element or model group is terminated by a line ending in the data stream. </w:t>
      </w:r>
    </w:p>
    <w:p w14:paraId="4E5B4787" w14:textId="3776F154" w:rsidR="00B46A03" w:rsidRDefault="00B46A03" w:rsidP="00EB2287">
      <w:pPr>
        <w:numPr>
          <w:ilvl w:val="0"/>
          <w:numId w:val="27"/>
        </w:numPr>
        <w:tabs>
          <w:tab w:val="clear" w:pos="403"/>
        </w:tabs>
        <w:suppressAutoHyphens/>
        <w:spacing w:before="60" w:after="60" w:line="240" w:lineRule="auto"/>
        <w:jc w:val="left"/>
      </w:pPr>
      <w:hyperlink w:anchor="_DFDL_Expressions" w:history="1">
        <w:r w:rsidRPr="00951C77">
          <w:rPr>
            <w:rStyle w:val="Hyperlink"/>
            <w:rFonts w:cs="Arial"/>
          </w:rPr>
          <w:t>DFDL expression</w:t>
        </w:r>
      </w:hyperlink>
      <w:r>
        <w:rPr>
          <w:rFonts w:eastAsia="MS Mincho" w:cs="Arial"/>
          <w:lang w:eastAsia="ja-JP"/>
        </w:rPr>
        <w:t xml:space="preserve"> (Section </w:t>
      </w:r>
      <w:r>
        <w:rPr>
          <w:rFonts w:eastAsia="MS Mincho" w:cs="Arial"/>
          <w:lang w:eastAsia="ja-JP"/>
        </w:rPr>
        <w:fldChar w:fldCharType="begin"/>
      </w:r>
      <w:r>
        <w:rPr>
          <w:rFonts w:eastAsia="MS Mincho" w:cs="Arial"/>
          <w:lang w:eastAsia="ja-JP"/>
        </w:rPr>
        <w:instrText xml:space="preserve"> REF _Ref52976582 \r \h </w:instrText>
      </w:r>
      <w:r>
        <w:rPr>
          <w:rFonts w:eastAsia="MS Mincho" w:cs="Arial"/>
          <w:lang w:eastAsia="ja-JP"/>
        </w:rPr>
      </w:r>
      <w:r>
        <w:rPr>
          <w:rFonts w:eastAsia="MS Mincho" w:cs="Arial"/>
          <w:lang w:eastAsia="ja-JP"/>
        </w:rPr>
        <w:fldChar w:fldCharType="separate"/>
      </w:r>
      <w:r w:rsidR="009D1493">
        <w:rPr>
          <w:rFonts w:eastAsia="MS Mincho" w:cs="Arial"/>
          <w:lang w:eastAsia="ja-JP"/>
        </w:rPr>
        <w:t>6.3.2</w:t>
      </w:r>
      <w:r>
        <w:rPr>
          <w:rFonts w:eastAsia="MS Mincho" w:cs="Arial"/>
          <w:lang w:eastAsia="ja-JP"/>
        </w:rPr>
        <w:fldChar w:fldCharType="end"/>
      </w:r>
      <w:r>
        <w:rPr>
          <w:rFonts w:eastAsia="MS Mincho" w:cs="Arial"/>
          <w:lang w:eastAsia="ja-JP"/>
        </w:rPr>
        <w:t>)</w:t>
      </w:r>
      <w:r>
        <w:rPr>
          <w:rFonts w:eastAsia="MS Mincho"/>
        </w:rPr>
        <w:t xml:space="preserve"> </w:t>
      </w:r>
      <w:r>
        <w:rPr>
          <w:rFonts w:eastAsia="MS Mincho"/>
        </w:rPr>
        <w:br/>
      </w:r>
      <w:r>
        <w:rPr>
          <w:rFonts w:eastAsia="MS Mincho" w:cs="Arial"/>
          <w:lang w:eastAsia="ja-JP"/>
        </w:rPr>
        <w:t>The property is an xs:string the value of which is a DFDL expression that returns a value derived from other property values and/or from the DFDL Infoset. Leading and trailing whitespace is trimmed for DFDL expressions.</w:t>
      </w:r>
    </w:p>
    <w:p w14:paraId="1ED3EBA6" w14:textId="77777777" w:rsidR="00B46A03" w:rsidRDefault="00B46A03" w:rsidP="00B46A03">
      <w:pPr>
        <w:suppressAutoHyphens/>
        <w:ind w:left="1080"/>
      </w:pPr>
      <w:r>
        <w:t>Example: the dfdl:occursCount property takes an expression which commonly looks in the Infoset via an expression, to obtain the count from another element. An example dfdl:occursCount property might be:</w:t>
      </w:r>
    </w:p>
    <w:p w14:paraId="4303FE78"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occursCount='{ ../hdr/count }'</w:t>
      </w:r>
    </w:p>
    <w:p w14:paraId="0B462028" w14:textId="643E3F0F" w:rsidR="00B46A03" w:rsidRDefault="00B46A03" w:rsidP="00EB2287">
      <w:pPr>
        <w:numPr>
          <w:ilvl w:val="0"/>
          <w:numId w:val="28"/>
        </w:numPr>
        <w:tabs>
          <w:tab w:val="clear" w:pos="403"/>
        </w:tabs>
        <w:spacing w:before="60" w:after="60" w:line="240" w:lineRule="auto"/>
        <w:jc w:val="left"/>
      </w:pPr>
      <w:hyperlink w:anchor="_DFDL_Regular_Expressions_1" w:history="1">
        <w:r w:rsidRPr="009657F2">
          <w:rPr>
            <w:rStyle w:val="Hyperlink"/>
            <w:rFonts w:cs="Arial"/>
          </w:rPr>
          <w:t>DFDL regular expression</w:t>
        </w:r>
      </w:hyperlink>
      <w:r>
        <w:rPr>
          <w:rFonts w:eastAsia="MS Mincho" w:cs="Arial"/>
          <w:lang w:eastAsia="ja-JP"/>
        </w:rPr>
        <w:t xml:space="preserve"> (Section </w:t>
      </w:r>
      <w:r>
        <w:rPr>
          <w:rFonts w:eastAsia="MS Mincho" w:cs="Arial"/>
          <w:lang w:eastAsia="ja-JP"/>
        </w:rPr>
        <w:fldChar w:fldCharType="begin"/>
      </w:r>
      <w:r>
        <w:rPr>
          <w:rFonts w:eastAsia="MS Mincho" w:cs="Arial"/>
          <w:lang w:eastAsia="ja-JP"/>
        </w:rPr>
        <w:instrText xml:space="preserve"> REF _Ref52976566 \r \h </w:instrText>
      </w:r>
      <w:r>
        <w:rPr>
          <w:rFonts w:eastAsia="MS Mincho" w:cs="Arial"/>
          <w:lang w:eastAsia="ja-JP"/>
        </w:rPr>
      </w:r>
      <w:r>
        <w:rPr>
          <w:rFonts w:eastAsia="MS Mincho" w:cs="Arial"/>
          <w:lang w:eastAsia="ja-JP"/>
        </w:rPr>
        <w:fldChar w:fldCharType="separate"/>
      </w:r>
      <w:r w:rsidR="009D1493">
        <w:rPr>
          <w:rFonts w:eastAsia="MS Mincho" w:cs="Arial"/>
          <w:lang w:eastAsia="ja-JP"/>
        </w:rPr>
        <w:t>6.3.3</w:t>
      </w:r>
      <w:r>
        <w:rPr>
          <w:rFonts w:eastAsia="MS Mincho" w:cs="Arial"/>
          <w:lang w:eastAsia="ja-JP"/>
        </w:rPr>
        <w:fldChar w:fldCharType="end"/>
      </w:r>
      <w:r>
        <w:rPr>
          <w:rFonts w:eastAsia="MS Mincho" w:cs="Arial"/>
          <w:lang w:eastAsia="ja-JP"/>
        </w:rPr>
        <w:t>)</w:t>
      </w:r>
      <w:r>
        <w:rPr>
          <w:rFonts w:eastAsia="MS Mincho"/>
        </w:rPr>
        <w:t xml:space="preserve"> </w:t>
      </w:r>
      <w:r>
        <w:rPr>
          <w:rFonts w:eastAsia="MS Mincho"/>
        </w:rPr>
        <w:br/>
      </w:r>
      <w:r>
        <w:rPr>
          <w:rFonts w:eastAsia="MS Mincho" w:cs="Arial"/>
          <w:lang w:eastAsia="ja-JP"/>
        </w:rPr>
        <w:t>The property is an xs:string the value of which is a regular expression that can be used as a pattern to calculate the length of an element by applying that pattern to the sequence of literal bytes or characters which appear in the data stream. Note that leading and trailing whitespace is not trimmed and is part of the regular expression value.</w:t>
      </w:r>
    </w:p>
    <w:p w14:paraId="1C4C5ADA" w14:textId="77777777" w:rsidR="00B46A03" w:rsidRDefault="00B46A03" w:rsidP="00B46A03">
      <w:pPr>
        <w:ind w:left="1080"/>
      </w:pPr>
      <w:r>
        <w:t>Example: the dfdl:lengthPattern property takes a regular expression which is used to scan the data stream for matching data. An example might be:</w:t>
      </w:r>
    </w:p>
    <w:p w14:paraId="384619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lengthPattern="\w{1,5};"</w:t>
      </w:r>
    </w:p>
    <w:p w14:paraId="743F398A" w14:textId="77777777" w:rsidR="00B46A03" w:rsidRDefault="00B46A03" w:rsidP="00B46A03">
      <w:pPr>
        <w:ind w:left="1080"/>
      </w:pPr>
      <w:r>
        <w:t>This scans the data stream for from 1 to 5 word-characters followed by a semi-colon character.</w:t>
      </w:r>
    </w:p>
    <w:p w14:paraId="388F5D91" w14:textId="77777777" w:rsidR="00B46A03" w:rsidRDefault="00B46A03" w:rsidP="00EB2287">
      <w:pPr>
        <w:pStyle w:val="ListParagraph"/>
        <w:numPr>
          <w:ilvl w:val="0"/>
          <w:numId w:val="25"/>
        </w:numPr>
        <w:tabs>
          <w:tab w:val="clear" w:pos="403"/>
        </w:tabs>
        <w:spacing w:before="60" w:after="60" w:line="240" w:lineRule="auto"/>
        <w:jc w:val="left"/>
      </w:pPr>
      <w:r w:rsidRPr="00EA309B">
        <w:rPr>
          <w:rFonts w:eastAsia="MS Mincho" w:cs="Arial"/>
          <w:lang w:eastAsia="ja-JP"/>
        </w:rPr>
        <w:t>Logical Value.</w:t>
      </w:r>
      <w:r w:rsidRPr="00EA309B">
        <w:rPr>
          <w:rFonts w:eastAsia="MS Mincho" w:cs="Arial"/>
          <w:lang w:eastAsia="ja-JP"/>
        </w:rPr>
        <w:br/>
        <w:t>The property value is a string that describes a logical value. The type of the logical value is one of the XML schema simple types. The string must conform to the XML schema lexical representation for the type.</w:t>
      </w:r>
      <w:r>
        <w:t xml:space="preserve"> </w:t>
      </w:r>
    </w:p>
    <w:p w14:paraId="6F055605" w14:textId="77777777" w:rsidR="00B46A03" w:rsidRDefault="00B46A03" w:rsidP="00B46A03">
      <w:pPr>
        <w:ind w:left="1080"/>
      </w:pPr>
      <w:r>
        <w:t>Example: the dfdl:nilValue property can be used to provide a logical value that if it matches the element's logical value is used to indicate the data is nilled. For example for an element of type xs:int:</w:t>
      </w:r>
    </w:p>
    <w:p w14:paraId="3AC1EF8F"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nilValue='0'</w:t>
      </w:r>
    </w:p>
    <w:p w14:paraId="3D101099" w14:textId="58C34802" w:rsidR="00B46A03" w:rsidRDefault="00B46A03" w:rsidP="00EB2287">
      <w:pPr>
        <w:numPr>
          <w:ilvl w:val="0"/>
          <w:numId w:val="28"/>
        </w:numPr>
        <w:tabs>
          <w:tab w:val="clear" w:pos="403"/>
        </w:tabs>
        <w:spacing w:before="60" w:after="60" w:line="240" w:lineRule="auto"/>
        <w:jc w:val="left"/>
      </w:pPr>
      <w:r>
        <w:rPr>
          <w:rFonts w:eastAsia="MS Mincho" w:cs="Arial"/>
          <w:lang w:eastAsia="ja-JP"/>
        </w:rPr>
        <w:t>QName</w:t>
      </w:r>
      <w:r>
        <w:rPr>
          <w:rFonts w:eastAsia="MS Mincho" w:cs="Arial"/>
          <w:lang w:eastAsia="ja-JP"/>
        </w:rPr>
        <w:br/>
        <w:t xml:space="preserve">The property value is an XML Qualified Name as specified in "Namespaces in XML"  </w:t>
      </w:r>
      <w:r>
        <w:rPr>
          <w:rFonts w:eastAsia="MS Mincho" w:cs="Arial"/>
          <w:noProof/>
          <w:lang w:eastAsia="ja-JP"/>
        </w:rPr>
        <w:t>[</w:t>
      </w:r>
      <w:hyperlink w:anchor="a_XMLNamespaces" w:history="1">
        <w:r>
          <w:rPr>
            <w:rStyle w:val="Hyperlink"/>
            <w:rFonts w:cs="Arial"/>
            <w:noProof/>
          </w:rPr>
          <w:t>XMLNamespaces</w:t>
        </w:r>
      </w:hyperlink>
      <w:r>
        <w:rPr>
          <w:rFonts w:eastAsia="MS Mincho" w:cs="Arial"/>
          <w:noProof/>
          <w:lang w:eastAsia="ja-JP"/>
        </w:rPr>
        <w:t>]</w:t>
      </w:r>
    </w:p>
    <w:p w14:paraId="2C599AA5" w14:textId="77777777" w:rsidR="00B46A03" w:rsidRDefault="00B46A03" w:rsidP="00B46A03">
      <w:pPr>
        <w:ind w:left="1080"/>
      </w:pPr>
      <w:r>
        <w:t>Example: The dfdl:escapeSchemeRef property refers to a named escape scheme definition via its qualified name. For example:</w:t>
      </w:r>
    </w:p>
    <w:p w14:paraId="048E7659"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escapeSchemeRef='ex:backslashScheme'</w:t>
      </w:r>
    </w:p>
    <w:p w14:paraId="685EF5F8" w14:textId="77777777" w:rsidR="00B46A03" w:rsidRDefault="00B46A03" w:rsidP="00B46A03">
      <w:r>
        <w:t>Some properties accept a list or union of types</w:t>
      </w:r>
    </w:p>
    <w:p w14:paraId="1E0F096E" w14:textId="77777777" w:rsidR="00B46A03" w:rsidRDefault="00B46A03" w:rsidP="00EB2287">
      <w:pPr>
        <w:numPr>
          <w:ilvl w:val="0"/>
          <w:numId w:val="28"/>
        </w:numPr>
        <w:tabs>
          <w:tab w:val="clear" w:pos="403"/>
        </w:tabs>
        <w:spacing w:before="60" w:after="60" w:line="240" w:lineRule="auto"/>
        <w:jc w:val="left"/>
      </w:pPr>
      <w:r>
        <w:rPr>
          <w:rFonts w:eastAsia="MS Mincho" w:cs="Arial"/>
          <w:lang w:eastAsia="ja-JP"/>
        </w:rPr>
        <w:t xml:space="preserve">List of DFDL String Literals or Logical Values </w:t>
      </w:r>
      <w:r>
        <w:rPr>
          <w:rFonts w:eastAsia="MS Mincho"/>
        </w:rPr>
        <w:t xml:space="preserve"> </w:t>
      </w:r>
      <w:r>
        <w:rPr>
          <w:rFonts w:eastAsia="MS Mincho"/>
        </w:rPr>
        <w:br/>
      </w:r>
      <w:r>
        <w:rPr>
          <w:rFonts w:eastAsia="MS Mincho" w:cs="Arial"/>
          <w:lang w:eastAsia="ja-JP"/>
        </w:rPr>
        <w:t xml:space="preserve">The property value is a whitespace separated list of the specified type. When parsing, if more than one string literal in the list matches the portion of the data stream being evaluated then the longest </w:t>
      </w:r>
      <w:r>
        <w:rPr>
          <w:rFonts w:eastAsia="MS Mincho" w:cs="Arial"/>
          <w:lang w:eastAsia="ja-JP"/>
        </w:rPr>
        <w:lastRenderedPageBreak/>
        <w:t>matching value in the list must be used. When unparsing, the first value in the list must be used.  String literals containing whitespace or string literals representing the empty string must use character class entities in their syntax.</w:t>
      </w:r>
    </w:p>
    <w:p w14:paraId="41E98EBD" w14:textId="77777777" w:rsidR="00B46A03" w:rsidRDefault="00B46A03" w:rsidP="00B46A03">
      <w:pPr>
        <w:ind w:left="1080"/>
      </w:pPr>
      <w:r>
        <w:t>Example: The dfdl:separator property below indicates that the items of a sequence are separated either by a comma or a tab character.</w:t>
      </w:r>
    </w:p>
    <w:p w14:paraId="3815B0F7"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separator=', %HT;'</w:t>
      </w:r>
    </w:p>
    <w:p w14:paraId="3332D86F" w14:textId="77777777" w:rsidR="00B46A03" w:rsidRDefault="00B46A03" w:rsidP="00EB2287">
      <w:pPr>
        <w:numPr>
          <w:ilvl w:val="0"/>
          <w:numId w:val="28"/>
        </w:numPr>
        <w:tabs>
          <w:tab w:val="clear" w:pos="403"/>
        </w:tabs>
        <w:spacing w:before="60" w:after="60" w:line="240" w:lineRule="auto"/>
        <w:jc w:val="left"/>
      </w:pPr>
      <w:r>
        <w:rPr>
          <w:rFonts w:eastAsia="MS Mincho" w:cs="Arial"/>
          <w:lang w:eastAsia="ja-JP"/>
        </w:rPr>
        <w:t>Union of types and expressions.</w:t>
      </w:r>
      <w:r>
        <w:rPr>
          <w:rFonts w:eastAsia="MS Mincho" w:cs="Arial"/>
          <w:lang w:eastAsia="ja-JP"/>
        </w:rPr>
        <w:br/>
        <w:t>The property value is a union of DFDL expression and exactly one of the other types. The expression must resolve to a value of the other type.</w:t>
      </w:r>
    </w:p>
    <w:p w14:paraId="40A5F8F5" w14:textId="77777777" w:rsidR="00B46A03" w:rsidRDefault="00B46A03" w:rsidP="00B46A03">
      <w:pPr>
        <w:ind w:left="1080"/>
      </w:pPr>
      <w:r>
        <w:t>Example: Below are two examples of the dfdl:length property. One uses an expression that resolves to an unsigned integer, the other a literal unsigned integer.</w:t>
      </w:r>
    </w:p>
    <w:p w14:paraId="3A4CB8A7"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length='{ xs:unsignedInt(../hdr/len) }'</w:t>
      </w:r>
    </w:p>
    <w:p w14:paraId="2C54BCDB"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p>
    <w:p w14:paraId="49DDDD66" w14:textId="77777777" w:rsidR="00B46A03" w:rsidRDefault="00B46A03" w:rsidP="00B46A03">
      <w:pPr>
        <w:pStyle w:val="Codeblock0"/>
        <w:pBdr>
          <w:top w:val="single" w:sz="4" w:space="1" w:color="auto"/>
          <w:left w:val="single" w:sz="4" w:space="4" w:color="auto"/>
          <w:bottom w:val="single" w:sz="4" w:space="1" w:color="auto"/>
          <w:right w:val="single" w:sz="4" w:space="4" w:color="auto"/>
        </w:pBdr>
        <w:ind w:left="1440"/>
      </w:pPr>
      <w:r>
        <w:t>length='14'</w:t>
      </w:r>
    </w:p>
    <w:p w14:paraId="5F83629A" w14:textId="77777777" w:rsidR="00B46A03" w:rsidRDefault="00B46A03" w:rsidP="00EB2287">
      <w:pPr>
        <w:numPr>
          <w:ilvl w:val="0"/>
          <w:numId w:val="28"/>
        </w:numPr>
        <w:tabs>
          <w:tab w:val="clear" w:pos="403"/>
        </w:tabs>
        <w:spacing w:before="60" w:after="60" w:line="240" w:lineRule="auto"/>
        <w:jc w:val="left"/>
      </w:pPr>
      <w:r>
        <w:rPr>
          <w:rFonts w:eastAsia="MS Mincho" w:cs="Arial"/>
          <w:lang w:eastAsia="ja-JP"/>
        </w:rPr>
        <w:t>Union of types.</w:t>
      </w:r>
      <w:r>
        <w:rPr>
          <w:rFonts w:eastAsia="MS Mincho" w:cs="Arial"/>
          <w:lang w:eastAsia="ja-JP"/>
        </w:rPr>
        <w:br/>
        <w:t xml:space="preserve">The property value is a union of two or more types. The type is often dependent on the value of another property. </w:t>
      </w:r>
    </w:p>
    <w:p w14:paraId="4E6A91E6" w14:textId="77777777" w:rsidR="00B46A03" w:rsidRDefault="00B46A03" w:rsidP="00B46A03">
      <w:pPr>
        <w:ind w:left="1080"/>
      </w:pPr>
      <w:r>
        <w:rPr>
          <w:rFonts w:eastAsia="MS Mincho" w:cs="Arial"/>
          <w:lang w:eastAsia="ja-JP"/>
        </w:rPr>
        <w:t xml:space="preserve">For example, dfdl:nilValue can be a List of DFDL String Literals or a List of Logical Values depending on dfdl:nilKind. Another example is the dfdl:alignment property which can have as its value an unsigned integer or the distinguished enum value 'implicit'. </w:t>
      </w:r>
    </w:p>
    <w:p w14:paraId="696C0A3B"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01" w:name="_Toc322911544"/>
      <w:bookmarkStart w:id="1202" w:name="_Toc322912083"/>
      <w:bookmarkStart w:id="1203" w:name="_DFDL_String_Literals"/>
      <w:bookmarkStart w:id="1204" w:name="_Toc349042639"/>
      <w:bookmarkStart w:id="1205" w:name="_Ref365969145"/>
      <w:bookmarkStart w:id="1206" w:name="_Ref365969149"/>
      <w:bookmarkStart w:id="1207" w:name="_Ref52976172"/>
      <w:bookmarkStart w:id="1208" w:name="_Toc62570072"/>
      <w:bookmarkStart w:id="1209" w:name="_Toc210216794"/>
      <w:bookmarkStart w:id="1210" w:name="_Toc219440926"/>
      <w:bookmarkEnd w:id="1201"/>
      <w:bookmarkEnd w:id="1202"/>
      <w:bookmarkEnd w:id="1203"/>
      <w:r>
        <w:rPr>
          <w:rFonts w:eastAsia="Times New Roman"/>
        </w:rPr>
        <w:t>DFDL String Literals</w:t>
      </w:r>
      <w:bookmarkEnd w:id="1204"/>
      <w:bookmarkEnd w:id="1205"/>
      <w:bookmarkEnd w:id="1206"/>
      <w:bookmarkEnd w:id="1207"/>
      <w:bookmarkEnd w:id="1208"/>
      <w:bookmarkEnd w:id="1209"/>
      <w:bookmarkEnd w:id="1210"/>
      <w:r>
        <w:rPr>
          <w:rFonts w:eastAsia="Times New Roman"/>
        </w:rPr>
        <w:t xml:space="preserve"> </w:t>
      </w:r>
      <w:bookmarkEnd w:id="1188"/>
      <w:bookmarkEnd w:id="1189"/>
      <w:bookmarkEnd w:id="1190"/>
      <w:bookmarkEnd w:id="1191"/>
      <w:bookmarkEnd w:id="1192"/>
    </w:p>
    <w:p w14:paraId="70D165ED" w14:textId="77777777" w:rsidR="00B46A03" w:rsidRDefault="00B46A03" w:rsidP="00B46A03">
      <w:r>
        <w:t>DFDL String Literals</w:t>
      </w:r>
      <w:r>
        <w:rPr>
          <w:rFonts w:eastAsia="MS Mincho" w:cs="Arial"/>
          <w:lang w:eastAsia="ja-JP"/>
        </w:rPr>
        <w:t xml:space="preserve"> represent a sequence of literal bytes or characters which appear in the data stream. </w:t>
      </w:r>
      <w:r>
        <w:t>This presents the following challenges:</w:t>
      </w:r>
    </w:p>
    <w:p w14:paraId="2C4035E7" w14:textId="77777777" w:rsidR="00B46A03" w:rsidRDefault="00B46A03" w:rsidP="00EB2287">
      <w:pPr>
        <w:numPr>
          <w:ilvl w:val="0"/>
          <w:numId w:val="29"/>
        </w:numPr>
        <w:tabs>
          <w:tab w:val="clear" w:pos="403"/>
        </w:tabs>
        <w:spacing w:before="60" w:after="60" w:line="240" w:lineRule="auto"/>
        <w:jc w:val="left"/>
      </w:pPr>
      <w:r>
        <w:t>the literal characters in the data stream might not be in the same character set encoding as the DFDL schema</w:t>
      </w:r>
    </w:p>
    <w:p w14:paraId="36609BB0" w14:textId="77777777" w:rsidR="00B46A03" w:rsidRDefault="00B46A03" w:rsidP="00EB2287">
      <w:pPr>
        <w:numPr>
          <w:ilvl w:val="0"/>
          <w:numId w:val="29"/>
        </w:numPr>
        <w:tabs>
          <w:tab w:val="clear" w:pos="403"/>
        </w:tabs>
        <w:spacing w:before="60" w:after="60" w:line="240" w:lineRule="auto"/>
        <w:jc w:val="left"/>
      </w:pPr>
      <w:r>
        <w:t>it may be necessary to specify a literal character which is not valid in an XML document</w:t>
      </w:r>
    </w:p>
    <w:p w14:paraId="33416E54" w14:textId="77777777" w:rsidR="00B46A03" w:rsidRDefault="00B46A03" w:rsidP="00EB2287">
      <w:pPr>
        <w:numPr>
          <w:ilvl w:val="0"/>
          <w:numId w:val="29"/>
        </w:numPr>
        <w:tabs>
          <w:tab w:val="clear" w:pos="403"/>
        </w:tabs>
        <w:spacing w:before="60" w:after="60" w:line="240" w:lineRule="auto"/>
        <w:jc w:val="left"/>
      </w:pPr>
      <w:r>
        <w:t>it may be necessary to specify one or more raw byte values</w:t>
      </w:r>
    </w:p>
    <w:p w14:paraId="7032599D" w14:textId="77777777" w:rsidR="00B46A03" w:rsidRDefault="00B46A03" w:rsidP="00B46A03">
      <w:r>
        <w:t>A DFDL string literal can describe any of the following types of literal data in any combination:</w:t>
      </w:r>
    </w:p>
    <w:p w14:paraId="56A4D8B7" w14:textId="77777777" w:rsidR="00B46A03" w:rsidRDefault="00B46A03" w:rsidP="00EB2287">
      <w:pPr>
        <w:numPr>
          <w:ilvl w:val="0"/>
          <w:numId w:val="29"/>
        </w:numPr>
        <w:tabs>
          <w:tab w:val="clear" w:pos="403"/>
        </w:tabs>
        <w:spacing w:before="60" w:after="60" w:line="240" w:lineRule="auto"/>
        <w:jc w:val="left"/>
      </w:pPr>
      <w:r>
        <w:t>a single literal character in any encoding</w:t>
      </w:r>
    </w:p>
    <w:p w14:paraId="0D1AC7EA" w14:textId="77777777" w:rsidR="00B46A03" w:rsidRDefault="00B46A03" w:rsidP="00EB2287">
      <w:pPr>
        <w:numPr>
          <w:ilvl w:val="0"/>
          <w:numId w:val="29"/>
        </w:numPr>
        <w:tabs>
          <w:tab w:val="clear" w:pos="403"/>
        </w:tabs>
        <w:spacing w:before="60" w:after="60" w:line="240" w:lineRule="auto"/>
        <w:jc w:val="left"/>
      </w:pPr>
      <w:r>
        <w:t>a string of literal characters in any encoding</w:t>
      </w:r>
    </w:p>
    <w:p w14:paraId="577410E8" w14:textId="77777777" w:rsidR="00B46A03" w:rsidRDefault="00B46A03" w:rsidP="00EB2287">
      <w:pPr>
        <w:numPr>
          <w:ilvl w:val="0"/>
          <w:numId w:val="29"/>
        </w:numPr>
        <w:tabs>
          <w:tab w:val="clear" w:pos="403"/>
        </w:tabs>
        <w:spacing w:before="60" w:after="60" w:line="240" w:lineRule="auto"/>
        <w:jc w:val="left"/>
      </w:pPr>
      <w:r>
        <w:t>one or more characters from a set of related characters (e.g. end-of-line characters)</w:t>
      </w:r>
    </w:p>
    <w:p w14:paraId="1AB97744" w14:textId="77777777" w:rsidR="00B46A03" w:rsidRDefault="00B46A03" w:rsidP="00EB2287">
      <w:pPr>
        <w:numPr>
          <w:ilvl w:val="0"/>
          <w:numId w:val="29"/>
        </w:numPr>
        <w:tabs>
          <w:tab w:val="clear" w:pos="403"/>
        </w:tabs>
        <w:spacing w:before="60" w:after="60" w:line="240" w:lineRule="auto"/>
        <w:jc w:val="left"/>
      </w:pPr>
      <w:r>
        <w:t xml:space="preserve">a literal byte value </w:t>
      </w:r>
    </w:p>
    <w:p w14:paraId="58211D28" w14:textId="77777777" w:rsidR="00B46A03" w:rsidRDefault="00B46A03" w:rsidP="00B46A03">
      <w:r>
        <w:t>A DFDL string literal is therefore able to describe any arbitrary sequence of bytes and characters.</w:t>
      </w:r>
    </w:p>
    <w:p w14:paraId="09685CE1" w14:textId="02383771" w:rsidR="00B46A03" w:rsidRDefault="00B46A03" w:rsidP="00B46A03">
      <w:r>
        <w:t xml:space="preserve">Details on how a string literal is matched against the data stream for parsing are given in </w:t>
      </w:r>
      <w:r w:rsidRPr="00065302">
        <w:rPr>
          <w:rStyle w:val="Hyperlink"/>
        </w:rPr>
        <w:fldChar w:fldCharType="begin"/>
      </w:r>
      <w:r w:rsidRPr="00065302">
        <w:rPr>
          <w:rStyle w:val="Hyperlink"/>
        </w:rPr>
        <w:instrText xml:space="preserve"> REF _Ref39067485 \h </w:instrText>
      </w:r>
      <w:r w:rsidRPr="00065302">
        <w:rPr>
          <w:rStyle w:val="Hyperlink"/>
        </w:rPr>
      </w:r>
      <w:r w:rsidRPr="00065302">
        <w:rPr>
          <w:rStyle w:val="Hyperlink"/>
        </w:rPr>
        <w:fldChar w:fldCharType="separate"/>
      </w:r>
      <w:r w:rsidR="009D1493">
        <w:t>Appendix C: Processing of DFDL String literals</w:t>
      </w:r>
      <w:r w:rsidRPr="00065302">
        <w:rPr>
          <w:rStyle w:val="Hyperlink"/>
        </w:rPr>
        <w:fldChar w:fldCharType="end"/>
      </w:r>
      <w:r>
        <w:t>.</w:t>
      </w:r>
    </w:p>
    <w:p w14:paraId="03BFD2F2" w14:textId="77777777" w:rsidR="00B46A03" w:rsidRDefault="00B46A03" w:rsidP="00B46A03">
      <w:pPr>
        <w:rPr>
          <w:rFonts w:cs="Arial"/>
        </w:rPr>
      </w:pPr>
      <w:r>
        <w:rPr>
          <w:rFonts w:cs="Arial"/>
          <w:b/>
          <w:i/>
        </w:rPr>
        <w:t>Empty String:</w:t>
      </w:r>
      <w:r>
        <w:rPr>
          <w:rFonts w:cs="Arial"/>
        </w:rPr>
        <w:t xml:space="preserve"> The special DFDL entity %ES; is provided for describing an empty string or an empty byte sequence. The %ES; entity is the only way to do this. A DFDL string literal with value "" (the empty string) is usually invalid. There are a few properties that explicitly allow an empty DFDL String Literal, and these properties assign a property-specific meaning to the empty string value.</w:t>
      </w:r>
    </w:p>
    <w:p w14:paraId="710C5205" w14:textId="77777777" w:rsidR="00B46A03" w:rsidRDefault="00B46A03" w:rsidP="00B46A03">
      <w:r>
        <w:rPr>
          <w:b/>
          <w:i/>
        </w:rPr>
        <w:t xml:space="preserve">Whitespace: </w:t>
      </w:r>
      <w:r>
        <w:t>When whitespace must be used as part of a property value, the DFDL string literal must use entities (such as %WSP;) to represent the whitespace. (This allows a property to represent lists of DFDL string literals by using literal spaces to separate list elements.)</w:t>
      </w:r>
    </w:p>
    <w:p w14:paraId="00B38E4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lastRenderedPageBreak/>
        <w:t>Character strings in DFDL String Literals</w:t>
      </w:r>
    </w:p>
    <w:p w14:paraId="03668C1F" w14:textId="77777777" w:rsidR="00B46A03" w:rsidRDefault="00B46A03" w:rsidP="00B46A03">
      <w:r>
        <w:t>A literal string in a DFDL Schema is written in the character set encoding specified by the XML directive that begins all XML documents:</w:t>
      </w:r>
    </w:p>
    <w:p w14:paraId="101A2F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&lt;?xml version="1.0" encoding="UTF-8" ?&gt;</w:t>
      </w:r>
    </w:p>
    <w:p w14:paraId="579FBCC0" w14:textId="77777777" w:rsidR="00B46A03" w:rsidRDefault="00B46A03" w:rsidP="00B46A03">
      <w:r>
        <w:t>In this example, the DFDL schema is written in UTF-8, so any literal strings contained in it, and particularly string literals found in its representation property bindings in the format annotations, are expressed in UTF-8.</w:t>
      </w:r>
    </w:p>
    <w:p w14:paraId="261901FA" w14:textId="77777777" w:rsidR="00B46A03" w:rsidRDefault="00B46A03" w:rsidP="00B46A03">
      <w:r>
        <w:t xml:space="preserve">However, these strings are being used to describe features of text data that are commonly in other character set encodings. For example,a DFDL schema may describe EBCDIC data that is comma separated. A comma in EBCDIC has a single-byte code unit of 0x6B in the data, the numeric value of which does not correspond to the Unicode character code for comma which is U+002C. However, when the schema indicates that an item is "," (comma) separated and specifies this using a string literal along with specifying the 'encoding' property to be 'ebcdic-cp-us' then this means that the data are separated by EBCDIC commas regardless of what character set encoding is used to write the DFDL Schema. </w:t>
      </w:r>
    </w:p>
    <w:p w14:paraId="286D92E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&lt;?xml version="1.0" encoding="UTF-8"&gt;</w:t>
      </w:r>
    </w:p>
    <w:p w14:paraId="0EA9CC3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 &gt;</w:t>
      </w:r>
    </w:p>
    <w:p w14:paraId="230D00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44DCCF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 xml:space="preserve">    &lt;dfdl:format encoding="ebcdic-cp-us" separator=","</w:t>
      </w:r>
      <w:r>
        <w:t>/&gt;</w:t>
      </w:r>
    </w:p>
    <w:p w14:paraId="6611BDF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rStyle w:val="CodeCharacter"/>
          <w:szCs w:val="20"/>
        </w:rPr>
        <w:t>...</w:t>
      </w:r>
    </w:p>
    <w:p w14:paraId="51B088D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7C7F569B" w14:textId="77777777" w:rsidR="00B46A03" w:rsidRDefault="00B46A03" w:rsidP="00B46A03">
      <w:r>
        <w:t xml:space="preserve">When a DFDL processor uses the separator expressed in this manner, the string literal "," is </w:t>
      </w:r>
      <w:r>
        <w:rPr>
          <w:rStyle w:val="Emphasis"/>
        </w:rPr>
        <w:t>translated</w:t>
      </w:r>
      <w:r>
        <w:t xml:space="preserve"> into the character set encoding of the data it is separating as specified by the dfdl:encoding representation property. Hence, in this case the processor would be searching the data for a character with codepoint 0x6B (the EBCDIC comma), not a UTF-8 or Unicode (0x2C) comma which is what exists in the DFDL schema document.</w:t>
      </w:r>
    </w:p>
    <w:p w14:paraId="3C2A6DB9"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1211" w:name="_DFDL_Character_Entities,"/>
      <w:bookmarkStart w:id="1212" w:name="_Toc177399034"/>
      <w:bookmarkStart w:id="1213" w:name="_Toc175057321"/>
      <w:bookmarkStart w:id="1214" w:name="_Toc199516245"/>
      <w:bookmarkStart w:id="1215" w:name="_Toc194983923"/>
      <w:bookmarkStart w:id="1216" w:name="_Toc243112763"/>
      <w:bookmarkStart w:id="1217" w:name="_Ref384972745"/>
      <w:bookmarkStart w:id="1218" w:name="_Ref384972753"/>
      <w:bookmarkEnd w:id="1211"/>
      <w:r>
        <w:rPr>
          <w:rFonts w:eastAsia="Times New Roman"/>
        </w:rPr>
        <w:t>DFDL Character Entities, Character Class Entities, and Byte Values in String Literals</w:t>
      </w:r>
      <w:bookmarkEnd w:id="1212"/>
      <w:bookmarkEnd w:id="1213"/>
      <w:bookmarkEnd w:id="1214"/>
      <w:bookmarkEnd w:id="1215"/>
      <w:bookmarkEnd w:id="1216"/>
      <w:bookmarkEnd w:id="1217"/>
      <w:bookmarkEnd w:id="1218"/>
    </w:p>
    <w:p w14:paraId="42C01DF6" w14:textId="77777777" w:rsidR="00B46A03" w:rsidRDefault="00B46A03" w:rsidP="00B46A03">
      <w:r>
        <w:t>DFDL character entities specify a single Unicode character and provide a convenient way to specify code points that appear in the data stream but would be difficult to specify in XML strings. For example, DFDL character entities can express common non-printable characters or code points, such as 0x00, that are not valid in XML documents. DFDL entities are based on XML entities, which can also be used in a DFDL schema. Examples:</w:t>
      </w:r>
    </w:p>
    <w:p w14:paraId="5F4A325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separator='%HT;'</w:t>
      </w:r>
    </w:p>
    <w:p w14:paraId="3C7A3AD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terminator='%WSP*;//'</w:t>
      </w:r>
    </w:p>
    <w:p w14:paraId="383091B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fillByte='%#x00;'</w:t>
      </w:r>
    </w:p>
    <w:p w14:paraId="3A52EF2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textStringPadCharacter='%#x7F;' </w:t>
      </w:r>
    </w:p>
    <w:p w14:paraId="1AAC69B5" w14:textId="77777777" w:rsidR="00B46A03" w:rsidRDefault="00B46A03" w:rsidP="00B46A03">
      <w:r>
        <w:t xml:space="preserve">In some cases, regular XML character entities may be used instead. For example, the above '%#x7F;' could be expressed as '&amp;#x7F;' but this is not always the case. There is no way in XSD to express the character code 0 (i.e., the ASCII NUL code point), even as an XML character entity; hence, one must often use DFDL character entities like '%#x00;' above, or their named equivalents. The DFDL string literal syntax allows the author to always use DFDL character entity syntax instead of jumping back and forth between XSD character entities and DFDL character entities. </w:t>
      </w:r>
    </w:p>
    <w:p w14:paraId="635FF861" w14:textId="77777777" w:rsidR="00B46A03" w:rsidRDefault="00B46A03" w:rsidP="00B46A03">
      <w:r>
        <w:t>The following grammar gives the syntax of DFDL String Literals generally, including the various kinds of entities.</w:t>
      </w: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535"/>
        <w:gridCol w:w="470"/>
        <w:gridCol w:w="7189"/>
      </w:tblGrid>
      <w:tr w:rsidR="00B46A03" w:rsidRPr="00262495" w14:paraId="18B2428D" w14:textId="77777777" w:rsidTr="002D7261">
        <w:tc>
          <w:tcPr>
            <w:tcW w:w="0" w:type="auto"/>
            <w:tcBorders>
              <w:top w:val="single" w:sz="4" w:space="0" w:color="auto"/>
              <w:left w:val="single" w:sz="4" w:space="0" w:color="auto"/>
              <w:bottom w:val="nil"/>
              <w:right w:val="nil"/>
            </w:tcBorders>
            <w:hideMark/>
          </w:tcPr>
          <w:p w14:paraId="73C880D8" w14:textId="77777777" w:rsidR="00B46A03" w:rsidRPr="00262495" w:rsidRDefault="00B46A03" w:rsidP="002D7261">
            <w:pPr>
              <w:jc w:val="left"/>
              <w:rPr>
                <w:rFonts w:ascii="Arial" w:hAnsi="Arial" w:cs="Arial"/>
              </w:rPr>
            </w:pPr>
            <w:r w:rsidRPr="00262495">
              <w:rPr>
                <w:rFonts w:ascii="Arial" w:hAnsi="Arial" w:cs="Arial"/>
                <w:lang w:eastAsia="en-GB"/>
              </w:rPr>
              <w:t>DfdlStringLiteral</w:t>
            </w:r>
          </w:p>
        </w:tc>
        <w:tc>
          <w:tcPr>
            <w:tcW w:w="0" w:type="auto"/>
            <w:tcBorders>
              <w:top w:val="single" w:sz="4" w:space="0" w:color="auto"/>
              <w:left w:val="nil"/>
              <w:bottom w:val="nil"/>
              <w:right w:val="nil"/>
            </w:tcBorders>
            <w:hideMark/>
          </w:tcPr>
          <w:p w14:paraId="6E03D5FA" w14:textId="77777777" w:rsidR="00B46A03" w:rsidRPr="00262495" w:rsidRDefault="00B46A03" w:rsidP="002D7261">
            <w:pPr>
              <w:jc w:val="left"/>
              <w:rPr>
                <w:rFonts w:ascii="Arial" w:hAnsi="Arial" w:cs="Arial"/>
              </w:rPr>
            </w:pPr>
            <w:r w:rsidRPr="00262495">
              <w:rPr>
                <w:rFonts w:ascii="Arial" w:hAnsi="Arial" w:cs="Arial"/>
                <w:lang w:eastAsia="en-GB"/>
              </w:rPr>
              <w:t>::=</w:t>
            </w:r>
          </w:p>
        </w:tc>
        <w:tc>
          <w:tcPr>
            <w:tcW w:w="0" w:type="auto"/>
            <w:tcBorders>
              <w:top w:val="single" w:sz="4" w:space="0" w:color="auto"/>
              <w:left w:val="nil"/>
              <w:bottom w:val="nil"/>
              <w:right w:val="single" w:sz="4" w:space="0" w:color="auto"/>
            </w:tcBorders>
            <w:hideMark/>
          </w:tcPr>
          <w:p w14:paraId="2434CD3C" w14:textId="77777777" w:rsidR="00B46A03" w:rsidRPr="00262495" w:rsidRDefault="00B46A03" w:rsidP="002D7261">
            <w:pPr>
              <w:jc w:val="left"/>
              <w:rPr>
                <w:rFonts w:ascii="Arial" w:hAnsi="Arial" w:cs="Arial"/>
              </w:rPr>
            </w:pPr>
            <w:r w:rsidRPr="00262495">
              <w:rPr>
                <w:rFonts w:ascii="Arial" w:hAnsi="Arial" w:cs="Arial"/>
              </w:rPr>
              <w:t>(DfdlStringLiteralPart)+ | DfdlESEntity</w:t>
            </w:r>
          </w:p>
        </w:tc>
      </w:tr>
      <w:tr w:rsidR="00B46A03" w:rsidRPr="00262495" w14:paraId="581B8F66" w14:textId="77777777" w:rsidTr="002D7261">
        <w:tc>
          <w:tcPr>
            <w:tcW w:w="0" w:type="auto"/>
            <w:tcBorders>
              <w:top w:val="nil"/>
              <w:left w:val="single" w:sz="4" w:space="0" w:color="auto"/>
              <w:bottom w:val="nil"/>
              <w:right w:val="nil"/>
            </w:tcBorders>
            <w:hideMark/>
          </w:tcPr>
          <w:p w14:paraId="09AFE734" w14:textId="77777777" w:rsidR="00B46A03" w:rsidRPr="00262495" w:rsidRDefault="00B46A03" w:rsidP="002D7261">
            <w:pPr>
              <w:jc w:val="left"/>
              <w:rPr>
                <w:rFonts w:ascii="Arial" w:hAnsi="Arial" w:cs="Arial"/>
                <w:lang w:eastAsia="en-GB"/>
              </w:rPr>
            </w:pPr>
            <w:r w:rsidRPr="00262495">
              <w:rPr>
                <w:rFonts w:ascii="Arial" w:hAnsi="Arial" w:cs="Arial"/>
                <w:lang w:eastAsia="en-GB"/>
              </w:rPr>
              <w:t>DfdlStringLiteralPart</w:t>
            </w:r>
          </w:p>
        </w:tc>
        <w:tc>
          <w:tcPr>
            <w:tcW w:w="0" w:type="auto"/>
            <w:tcBorders>
              <w:top w:val="nil"/>
              <w:left w:val="nil"/>
              <w:bottom w:val="nil"/>
              <w:right w:val="nil"/>
            </w:tcBorders>
            <w:hideMark/>
          </w:tcPr>
          <w:p w14:paraId="3C457069"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4EF640AA" w14:textId="77777777" w:rsidR="00B46A03" w:rsidRPr="00262495" w:rsidRDefault="00B46A03" w:rsidP="002D7261">
            <w:pPr>
              <w:jc w:val="left"/>
              <w:rPr>
                <w:rFonts w:ascii="Arial" w:hAnsi="Arial" w:cs="Arial"/>
              </w:rPr>
            </w:pPr>
            <w:r w:rsidRPr="00262495">
              <w:rPr>
                <w:rFonts w:ascii="Arial" w:hAnsi="Arial" w:cs="Arial"/>
              </w:rPr>
              <w:t>LiteralString | DfdlCharEntity | DfdlCharClass | ByteValue</w:t>
            </w:r>
          </w:p>
        </w:tc>
      </w:tr>
      <w:tr w:rsidR="00B46A03" w:rsidRPr="00262495" w14:paraId="4BAB40F2" w14:textId="77777777" w:rsidTr="002D7261">
        <w:tc>
          <w:tcPr>
            <w:tcW w:w="0" w:type="auto"/>
            <w:tcBorders>
              <w:top w:val="nil"/>
              <w:left w:val="single" w:sz="4" w:space="0" w:color="auto"/>
              <w:bottom w:val="nil"/>
              <w:right w:val="nil"/>
            </w:tcBorders>
            <w:hideMark/>
          </w:tcPr>
          <w:p w14:paraId="34592D7F" w14:textId="77777777" w:rsidR="00B46A03" w:rsidRPr="00262495" w:rsidRDefault="00B46A03" w:rsidP="002D7261">
            <w:pPr>
              <w:jc w:val="left"/>
              <w:rPr>
                <w:rFonts w:ascii="Arial" w:hAnsi="Arial" w:cs="Arial"/>
                <w:lang w:eastAsia="en-GB"/>
              </w:rPr>
            </w:pPr>
            <w:r w:rsidRPr="00262495">
              <w:rPr>
                <w:rFonts w:ascii="Arial" w:hAnsi="Arial" w:cs="Arial"/>
                <w:lang w:eastAsia="en-GB"/>
              </w:rPr>
              <w:t>LiteralString</w:t>
            </w:r>
          </w:p>
        </w:tc>
        <w:tc>
          <w:tcPr>
            <w:tcW w:w="0" w:type="auto"/>
            <w:tcBorders>
              <w:top w:val="nil"/>
              <w:left w:val="nil"/>
              <w:bottom w:val="nil"/>
              <w:right w:val="nil"/>
            </w:tcBorders>
            <w:hideMark/>
          </w:tcPr>
          <w:p w14:paraId="5C333B20"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34701A3C" w14:textId="77777777" w:rsidR="00B46A03" w:rsidRPr="00262495" w:rsidRDefault="00B46A03" w:rsidP="002D7261">
            <w:pPr>
              <w:jc w:val="left"/>
              <w:rPr>
                <w:rFonts w:ascii="Arial" w:hAnsi="Arial" w:cs="Arial"/>
              </w:rPr>
            </w:pPr>
            <w:r w:rsidRPr="00262495">
              <w:rPr>
                <w:rFonts w:ascii="Arial" w:hAnsi="Arial" w:cs="Arial"/>
              </w:rPr>
              <w:t>A string of literal characters</w:t>
            </w:r>
          </w:p>
        </w:tc>
      </w:tr>
      <w:tr w:rsidR="00B46A03" w:rsidRPr="00262495" w14:paraId="1ECA6AF9" w14:textId="77777777" w:rsidTr="002D7261">
        <w:tc>
          <w:tcPr>
            <w:tcW w:w="0" w:type="auto"/>
            <w:tcBorders>
              <w:top w:val="nil"/>
              <w:left w:val="single" w:sz="4" w:space="0" w:color="auto"/>
              <w:bottom w:val="nil"/>
              <w:right w:val="nil"/>
            </w:tcBorders>
            <w:hideMark/>
          </w:tcPr>
          <w:p w14:paraId="03E752E4" w14:textId="77777777" w:rsidR="00B46A03" w:rsidRPr="00262495" w:rsidRDefault="00B46A03" w:rsidP="002D7261">
            <w:pPr>
              <w:jc w:val="left"/>
              <w:rPr>
                <w:rFonts w:ascii="Arial" w:hAnsi="Arial" w:cs="Arial"/>
                <w:lang w:eastAsia="en-GB"/>
              </w:rPr>
            </w:pPr>
            <w:r w:rsidRPr="00262495">
              <w:rPr>
                <w:rFonts w:ascii="Arial" w:hAnsi="Arial" w:cs="Arial"/>
              </w:rPr>
              <w:t>DfdlCharEntity</w:t>
            </w:r>
          </w:p>
        </w:tc>
        <w:tc>
          <w:tcPr>
            <w:tcW w:w="0" w:type="auto"/>
            <w:tcBorders>
              <w:top w:val="nil"/>
              <w:left w:val="nil"/>
              <w:bottom w:val="nil"/>
              <w:right w:val="nil"/>
            </w:tcBorders>
            <w:hideMark/>
          </w:tcPr>
          <w:p w14:paraId="5C63B989"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78D1AC42" w14:textId="77777777" w:rsidR="00B46A03" w:rsidRPr="00262495" w:rsidRDefault="00B46A03" w:rsidP="002D7261">
            <w:pPr>
              <w:jc w:val="left"/>
              <w:rPr>
                <w:rFonts w:ascii="Arial" w:hAnsi="Arial" w:cs="Arial"/>
                <w:lang w:eastAsia="en-GB"/>
              </w:rPr>
            </w:pPr>
            <w:r w:rsidRPr="00262495">
              <w:rPr>
                <w:rFonts w:ascii="Arial" w:hAnsi="Arial" w:cs="Arial"/>
                <w:lang w:eastAsia="en-GB"/>
              </w:rPr>
              <w:t>DfdlEntity | DecimalCodePoint | HexadecimalCodePoint</w:t>
            </w:r>
          </w:p>
        </w:tc>
      </w:tr>
      <w:tr w:rsidR="00B46A03" w:rsidRPr="00262495" w14:paraId="5AC4CB97" w14:textId="77777777" w:rsidTr="002D7261">
        <w:tc>
          <w:tcPr>
            <w:tcW w:w="0" w:type="auto"/>
            <w:tcBorders>
              <w:top w:val="nil"/>
              <w:left w:val="single" w:sz="4" w:space="0" w:color="auto"/>
              <w:bottom w:val="nil"/>
              <w:right w:val="nil"/>
            </w:tcBorders>
            <w:hideMark/>
          </w:tcPr>
          <w:p w14:paraId="567683D5" w14:textId="77777777" w:rsidR="00B46A03" w:rsidRPr="00262495" w:rsidRDefault="00B46A03" w:rsidP="002D7261">
            <w:pPr>
              <w:jc w:val="left"/>
              <w:rPr>
                <w:rFonts w:ascii="Arial" w:hAnsi="Arial" w:cs="Arial"/>
              </w:rPr>
            </w:pPr>
            <w:r w:rsidRPr="00262495">
              <w:rPr>
                <w:rFonts w:ascii="Arial" w:hAnsi="Arial" w:cs="Arial"/>
                <w:lang w:eastAsia="en-GB"/>
              </w:rPr>
              <w:t xml:space="preserve">DfdlCharClass            </w:t>
            </w:r>
          </w:p>
        </w:tc>
        <w:tc>
          <w:tcPr>
            <w:tcW w:w="0" w:type="auto"/>
            <w:tcBorders>
              <w:top w:val="nil"/>
              <w:left w:val="nil"/>
              <w:bottom w:val="nil"/>
              <w:right w:val="nil"/>
            </w:tcBorders>
            <w:hideMark/>
          </w:tcPr>
          <w:p w14:paraId="1BAC771F" w14:textId="77777777" w:rsidR="00B46A03" w:rsidRPr="00262495" w:rsidRDefault="00B46A03" w:rsidP="002D7261">
            <w:pPr>
              <w:jc w:val="left"/>
              <w:rPr>
                <w:rFonts w:ascii="Arial" w:hAnsi="Arial" w:cs="Arial"/>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42629396" w14:textId="77777777" w:rsidR="00B46A03" w:rsidRPr="00262495" w:rsidRDefault="00B46A03" w:rsidP="002D7261">
            <w:pPr>
              <w:jc w:val="left"/>
              <w:rPr>
                <w:rFonts w:ascii="Arial" w:hAnsi="Arial" w:cs="Arial"/>
              </w:rPr>
            </w:pPr>
            <w:r w:rsidRPr="00262495">
              <w:rPr>
                <w:rFonts w:ascii="Arial" w:hAnsi="Arial" w:cs="Arial"/>
                <w:lang w:eastAsia="en-GB"/>
              </w:rPr>
              <w:t>'%' DfdlCharClassName ';'</w:t>
            </w:r>
          </w:p>
        </w:tc>
      </w:tr>
      <w:tr w:rsidR="00B46A03" w:rsidRPr="00262495" w14:paraId="0DC7012B" w14:textId="77777777" w:rsidTr="002D7261">
        <w:tc>
          <w:tcPr>
            <w:tcW w:w="0" w:type="auto"/>
            <w:tcBorders>
              <w:top w:val="nil"/>
              <w:left w:val="single" w:sz="4" w:space="0" w:color="auto"/>
              <w:bottom w:val="nil"/>
              <w:right w:val="nil"/>
            </w:tcBorders>
            <w:hideMark/>
          </w:tcPr>
          <w:p w14:paraId="4AC3417D" w14:textId="77777777" w:rsidR="00B46A03" w:rsidRPr="00262495" w:rsidRDefault="00B46A03" w:rsidP="002D7261">
            <w:pPr>
              <w:jc w:val="left"/>
              <w:rPr>
                <w:rFonts w:ascii="Arial" w:hAnsi="Arial" w:cs="Arial"/>
              </w:rPr>
            </w:pPr>
            <w:r w:rsidRPr="00262495">
              <w:rPr>
                <w:rFonts w:ascii="Arial" w:hAnsi="Arial" w:cs="Arial"/>
                <w:lang w:eastAsia="en-GB"/>
              </w:rPr>
              <w:t xml:space="preserve">ByteValue                </w:t>
            </w:r>
          </w:p>
        </w:tc>
        <w:tc>
          <w:tcPr>
            <w:tcW w:w="0" w:type="auto"/>
            <w:tcBorders>
              <w:top w:val="nil"/>
              <w:left w:val="nil"/>
              <w:bottom w:val="nil"/>
              <w:right w:val="nil"/>
            </w:tcBorders>
            <w:hideMark/>
          </w:tcPr>
          <w:p w14:paraId="3FB425E3" w14:textId="77777777" w:rsidR="00B46A03" w:rsidRPr="00262495" w:rsidRDefault="00B46A03" w:rsidP="002D7261">
            <w:pPr>
              <w:jc w:val="left"/>
              <w:rPr>
                <w:rFonts w:ascii="Arial" w:hAnsi="Arial" w:cs="Arial"/>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7D1E4842" w14:textId="77777777" w:rsidR="00B46A03" w:rsidRPr="00262495" w:rsidRDefault="00B46A03" w:rsidP="002D7261">
            <w:pPr>
              <w:jc w:val="left"/>
              <w:rPr>
                <w:rFonts w:ascii="Arial" w:hAnsi="Arial" w:cs="Arial"/>
              </w:rPr>
            </w:pPr>
            <w:r w:rsidRPr="00262495">
              <w:rPr>
                <w:rFonts w:ascii="Arial" w:hAnsi="Arial" w:cs="Arial"/>
                <w:lang w:eastAsia="en-GB"/>
              </w:rPr>
              <w:t>'%#r' [0-9a-fA-F]{2} ';'</w:t>
            </w:r>
          </w:p>
        </w:tc>
      </w:tr>
      <w:tr w:rsidR="00B46A03" w:rsidRPr="00262495" w14:paraId="14201703" w14:textId="77777777" w:rsidTr="002D7261">
        <w:tc>
          <w:tcPr>
            <w:tcW w:w="0" w:type="auto"/>
            <w:tcBorders>
              <w:top w:val="nil"/>
              <w:left w:val="single" w:sz="4" w:space="0" w:color="auto"/>
              <w:bottom w:val="nil"/>
              <w:right w:val="nil"/>
            </w:tcBorders>
            <w:hideMark/>
          </w:tcPr>
          <w:p w14:paraId="26848565" w14:textId="77777777" w:rsidR="00B46A03" w:rsidRPr="00262495" w:rsidRDefault="00B46A03" w:rsidP="002D7261">
            <w:pPr>
              <w:jc w:val="left"/>
              <w:rPr>
                <w:rFonts w:ascii="Arial" w:hAnsi="Arial" w:cs="Arial"/>
              </w:rPr>
            </w:pPr>
            <w:r w:rsidRPr="00262495">
              <w:rPr>
                <w:rFonts w:ascii="Arial" w:hAnsi="Arial" w:cs="Arial"/>
                <w:lang w:eastAsia="en-GB"/>
              </w:rPr>
              <w:lastRenderedPageBreak/>
              <w:t xml:space="preserve">DfdlEntity         </w:t>
            </w:r>
          </w:p>
        </w:tc>
        <w:tc>
          <w:tcPr>
            <w:tcW w:w="0" w:type="auto"/>
            <w:tcBorders>
              <w:top w:val="nil"/>
              <w:left w:val="nil"/>
              <w:bottom w:val="nil"/>
              <w:right w:val="nil"/>
            </w:tcBorders>
            <w:hideMark/>
          </w:tcPr>
          <w:p w14:paraId="44FE4510"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69AC5AB1" w14:textId="77777777" w:rsidR="00B46A03" w:rsidRPr="00262495" w:rsidRDefault="00B46A03" w:rsidP="002D7261">
            <w:pPr>
              <w:jc w:val="left"/>
              <w:rPr>
                <w:rFonts w:ascii="Arial" w:hAnsi="Arial" w:cs="Arial"/>
                <w:lang w:eastAsia="en-GB"/>
              </w:rPr>
            </w:pPr>
            <w:r w:rsidRPr="00262495">
              <w:rPr>
                <w:rFonts w:ascii="Arial" w:hAnsi="Arial" w:cs="Arial"/>
                <w:lang w:eastAsia="en-GB"/>
              </w:rPr>
              <w:t>'%' DfdlEntityName ';'</w:t>
            </w:r>
          </w:p>
        </w:tc>
      </w:tr>
      <w:tr w:rsidR="00B46A03" w:rsidRPr="00262495" w14:paraId="5B264912" w14:textId="77777777" w:rsidTr="002D7261">
        <w:tc>
          <w:tcPr>
            <w:tcW w:w="0" w:type="auto"/>
            <w:tcBorders>
              <w:top w:val="nil"/>
              <w:left w:val="single" w:sz="4" w:space="0" w:color="auto"/>
              <w:bottom w:val="nil"/>
              <w:right w:val="nil"/>
            </w:tcBorders>
            <w:hideMark/>
          </w:tcPr>
          <w:p w14:paraId="2E1F9858" w14:textId="77777777" w:rsidR="00B46A03" w:rsidRPr="00262495" w:rsidRDefault="00B46A03" w:rsidP="002D7261">
            <w:pPr>
              <w:jc w:val="left"/>
              <w:rPr>
                <w:rFonts w:ascii="Arial" w:hAnsi="Arial" w:cs="Arial"/>
              </w:rPr>
            </w:pPr>
            <w:r w:rsidRPr="00262495">
              <w:rPr>
                <w:rFonts w:ascii="Arial" w:hAnsi="Arial" w:cs="Arial"/>
              </w:rPr>
              <w:t xml:space="preserve">DecimalCodePoint       </w:t>
            </w:r>
          </w:p>
        </w:tc>
        <w:tc>
          <w:tcPr>
            <w:tcW w:w="0" w:type="auto"/>
            <w:tcBorders>
              <w:top w:val="nil"/>
              <w:left w:val="nil"/>
              <w:bottom w:val="nil"/>
              <w:right w:val="nil"/>
            </w:tcBorders>
            <w:hideMark/>
          </w:tcPr>
          <w:p w14:paraId="0D244209"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4306137C" w14:textId="77777777" w:rsidR="00B46A03" w:rsidRPr="00262495" w:rsidRDefault="00B46A03" w:rsidP="002D7261">
            <w:pPr>
              <w:jc w:val="left"/>
              <w:rPr>
                <w:rFonts w:ascii="Arial" w:hAnsi="Arial" w:cs="Arial"/>
                <w:lang w:eastAsia="en-GB"/>
              </w:rPr>
            </w:pPr>
            <w:r w:rsidRPr="00262495">
              <w:rPr>
                <w:rFonts w:ascii="Arial" w:hAnsi="Arial" w:cs="Arial"/>
                <w:lang w:eastAsia="en-GB"/>
              </w:rPr>
              <w:t>'%#' [0-9]+ ';'</w:t>
            </w:r>
          </w:p>
        </w:tc>
      </w:tr>
      <w:tr w:rsidR="00B46A03" w:rsidRPr="00262495" w14:paraId="7F9EE5EC" w14:textId="77777777" w:rsidTr="002D7261">
        <w:tc>
          <w:tcPr>
            <w:tcW w:w="0" w:type="auto"/>
            <w:tcBorders>
              <w:top w:val="nil"/>
              <w:left w:val="single" w:sz="4" w:space="0" w:color="auto"/>
              <w:bottom w:val="nil"/>
              <w:right w:val="nil"/>
            </w:tcBorders>
            <w:hideMark/>
          </w:tcPr>
          <w:p w14:paraId="66CE2D40" w14:textId="77777777" w:rsidR="00B46A03" w:rsidRPr="00262495" w:rsidRDefault="00B46A03" w:rsidP="002D7261">
            <w:pPr>
              <w:jc w:val="left"/>
              <w:rPr>
                <w:rFonts w:ascii="Arial" w:hAnsi="Arial" w:cs="Arial"/>
              </w:rPr>
            </w:pPr>
            <w:r w:rsidRPr="00262495">
              <w:rPr>
                <w:rFonts w:ascii="Arial" w:hAnsi="Arial" w:cs="Arial"/>
              </w:rPr>
              <w:t xml:space="preserve">HexadecimalCodePoint   </w:t>
            </w:r>
          </w:p>
        </w:tc>
        <w:tc>
          <w:tcPr>
            <w:tcW w:w="0" w:type="auto"/>
            <w:tcBorders>
              <w:top w:val="nil"/>
              <w:left w:val="nil"/>
              <w:bottom w:val="nil"/>
              <w:right w:val="nil"/>
            </w:tcBorders>
            <w:hideMark/>
          </w:tcPr>
          <w:p w14:paraId="0EAAD7CE"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4B25AE5C" w14:textId="77777777" w:rsidR="00B46A03" w:rsidRPr="00262495" w:rsidRDefault="00B46A03" w:rsidP="002D7261">
            <w:pPr>
              <w:jc w:val="left"/>
              <w:rPr>
                <w:rFonts w:ascii="Arial" w:hAnsi="Arial" w:cs="Arial"/>
                <w:lang w:eastAsia="en-GB"/>
              </w:rPr>
            </w:pPr>
            <w:r w:rsidRPr="00262495">
              <w:rPr>
                <w:rFonts w:ascii="Arial" w:hAnsi="Arial" w:cs="Arial"/>
                <w:lang w:eastAsia="en-GB"/>
              </w:rPr>
              <w:t>'%#x' [0-9a-fA-F]+ ';'</w:t>
            </w:r>
          </w:p>
        </w:tc>
      </w:tr>
      <w:tr w:rsidR="00B46A03" w:rsidRPr="00262495" w14:paraId="1E37A929" w14:textId="77777777" w:rsidTr="002D7261">
        <w:tc>
          <w:tcPr>
            <w:tcW w:w="0" w:type="auto"/>
            <w:tcBorders>
              <w:top w:val="nil"/>
              <w:left w:val="single" w:sz="4" w:space="0" w:color="auto"/>
              <w:bottom w:val="nil"/>
              <w:right w:val="nil"/>
            </w:tcBorders>
            <w:hideMark/>
          </w:tcPr>
          <w:p w14:paraId="0DE77B29" w14:textId="77777777" w:rsidR="00B46A03" w:rsidRPr="00262495" w:rsidRDefault="00B46A03" w:rsidP="002D7261">
            <w:pPr>
              <w:jc w:val="left"/>
              <w:rPr>
                <w:rFonts w:ascii="Arial" w:hAnsi="Arial" w:cs="Arial"/>
              </w:rPr>
            </w:pPr>
            <w:r w:rsidRPr="00262495">
              <w:rPr>
                <w:rFonts w:ascii="Arial" w:hAnsi="Arial" w:cs="Arial"/>
              </w:rPr>
              <w:t xml:space="preserve">DfdlEntityName       </w:t>
            </w:r>
          </w:p>
        </w:tc>
        <w:tc>
          <w:tcPr>
            <w:tcW w:w="0" w:type="auto"/>
            <w:tcBorders>
              <w:top w:val="nil"/>
              <w:left w:val="nil"/>
              <w:bottom w:val="nil"/>
              <w:right w:val="nil"/>
            </w:tcBorders>
            <w:hideMark/>
          </w:tcPr>
          <w:p w14:paraId="046C8115"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51A0A40C"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'NUL'|'SOH''|'STX'|'ETX'|         </w:t>
            </w:r>
          </w:p>
          <w:p w14:paraId="1AC23AA7"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'EOT'|'ENQ'|'ACK'|'BEL'|         </w:t>
            </w:r>
          </w:p>
          <w:p w14:paraId="2850C76D"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'BS'|'HT'|'LF'|'VT'|'FF'|        </w:t>
            </w:r>
          </w:p>
          <w:p w14:paraId="3DFF6143"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'CR'|'SO'|'SI'|'DLE'|        </w:t>
            </w:r>
          </w:p>
          <w:p w14:paraId="094317D1"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'DC1'|'DC2'|'DC3'|'DC4'|         </w:t>
            </w:r>
          </w:p>
          <w:p w14:paraId="6DF5638C"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'NAK'|'SYN'|'ETB'|'CAN'|         </w:t>
            </w:r>
          </w:p>
          <w:p w14:paraId="79F8DBA8"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'EM'|'SUB'|'ESC'|'FS'|         </w:t>
            </w:r>
          </w:p>
          <w:p w14:paraId="5B0FA827" w14:textId="77777777" w:rsidR="00B46A03" w:rsidRPr="00262495" w:rsidRDefault="00B46A03" w:rsidP="002D7261">
            <w:pPr>
              <w:jc w:val="left"/>
              <w:rPr>
                <w:rFonts w:ascii="Arial" w:hAnsi="Arial" w:cs="Arial"/>
                <w:lang w:eastAsia="en-GB"/>
              </w:rPr>
            </w:pPr>
            <w:r w:rsidRPr="00262495">
              <w:rPr>
                <w:rFonts w:ascii="Arial" w:hAnsi="Arial" w:cs="Arial"/>
                <w:lang w:eastAsia="en-GB"/>
              </w:rPr>
              <w:t xml:space="preserve">'GS'|'RS'|'US'|'SP'|           </w:t>
            </w:r>
          </w:p>
          <w:p w14:paraId="02B2BE35" w14:textId="77777777" w:rsidR="00B46A03" w:rsidRPr="00262495" w:rsidRDefault="00B46A03" w:rsidP="002D7261">
            <w:pPr>
              <w:jc w:val="left"/>
              <w:rPr>
                <w:rFonts w:ascii="Arial" w:hAnsi="Arial" w:cs="Arial"/>
                <w:lang w:eastAsia="en-GB"/>
              </w:rPr>
            </w:pPr>
            <w:r w:rsidRPr="00262495">
              <w:rPr>
                <w:rFonts w:ascii="Arial" w:hAnsi="Arial" w:cs="Arial"/>
                <w:lang w:eastAsia="en-GB"/>
              </w:rPr>
              <w:t>'DEL'|'NBSP'|'NEL'|'LS'</w:t>
            </w:r>
          </w:p>
        </w:tc>
      </w:tr>
      <w:tr w:rsidR="00B46A03" w:rsidRPr="00262495" w14:paraId="2197400D" w14:textId="77777777" w:rsidTr="002D7261">
        <w:tc>
          <w:tcPr>
            <w:tcW w:w="0" w:type="auto"/>
            <w:tcBorders>
              <w:top w:val="nil"/>
              <w:left w:val="single" w:sz="4" w:space="0" w:color="auto"/>
              <w:bottom w:val="nil"/>
              <w:right w:val="nil"/>
            </w:tcBorders>
            <w:hideMark/>
          </w:tcPr>
          <w:p w14:paraId="58613C53" w14:textId="77777777" w:rsidR="00B46A03" w:rsidRPr="00262495" w:rsidRDefault="00B46A03" w:rsidP="002D7261">
            <w:pPr>
              <w:jc w:val="left"/>
              <w:rPr>
                <w:rFonts w:ascii="Arial" w:hAnsi="Arial" w:cs="Arial"/>
              </w:rPr>
            </w:pPr>
            <w:r w:rsidRPr="00262495">
              <w:rPr>
                <w:rFonts w:ascii="Arial" w:hAnsi="Arial" w:cs="Arial"/>
              </w:rPr>
              <w:t xml:space="preserve">DfdlCharClassName       </w:t>
            </w:r>
          </w:p>
        </w:tc>
        <w:tc>
          <w:tcPr>
            <w:tcW w:w="0" w:type="auto"/>
            <w:tcBorders>
              <w:top w:val="nil"/>
              <w:left w:val="nil"/>
              <w:bottom w:val="nil"/>
              <w:right w:val="nil"/>
            </w:tcBorders>
            <w:hideMark/>
          </w:tcPr>
          <w:p w14:paraId="25541000"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24F68D4B" w14:textId="77777777" w:rsidR="00B46A03" w:rsidRPr="00262495" w:rsidRDefault="00B46A03" w:rsidP="002D7261">
            <w:pPr>
              <w:jc w:val="left"/>
              <w:rPr>
                <w:rFonts w:ascii="Arial" w:hAnsi="Arial" w:cs="Arial"/>
                <w:lang w:eastAsia="en-GB"/>
              </w:rPr>
            </w:pPr>
            <w:r w:rsidRPr="00262495">
              <w:rPr>
                <w:rFonts w:ascii="Arial" w:hAnsi="Arial" w:cs="Arial"/>
              </w:rPr>
              <w:t>DfdlNLEntity</w:t>
            </w:r>
            <w:r w:rsidRPr="00262495">
              <w:rPr>
                <w:rFonts w:ascii="Arial" w:hAnsi="Arial" w:cs="Arial"/>
                <w:lang w:eastAsia="en-GB"/>
              </w:rPr>
              <w:t xml:space="preserve"> | </w:t>
            </w:r>
            <w:r w:rsidRPr="00262495">
              <w:rPr>
                <w:rFonts w:ascii="Arial" w:hAnsi="Arial" w:cs="Arial"/>
              </w:rPr>
              <w:t>DfdlWSPEntity</w:t>
            </w:r>
            <w:r w:rsidRPr="00262495">
              <w:rPr>
                <w:rFonts w:ascii="Arial" w:hAnsi="Arial" w:cs="Arial"/>
                <w:lang w:eastAsia="en-GB"/>
              </w:rPr>
              <w:t xml:space="preserve"> | </w:t>
            </w:r>
            <w:r w:rsidRPr="00262495">
              <w:rPr>
                <w:rFonts w:ascii="Arial" w:hAnsi="Arial" w:cs="Arial"/>
              </w:rPr>
              <w:t>DfdlWSPStarEntity</w:t>
            </w:r>
            <w:r w:rsidRPr="00262495">
              <w:rPr>
                <w:rFonts w:ascii="Arial" w:hAnsi="Arial" w:cs="Arial"/>
                <w:lang w:eastAsia="en-GB"/>
              </w:rPr>
              <w:t xml:space="preserve"> | </w:t>
            </w:r>
            <w:r w:rsidRPr="00262495">
              <w:rPr>
                <w:rFonts w:ascii="Arial" w:hAnsi="Arial" w:cs="Arial"/>
              </w:rPr>
              <w:t>DfdlWSPPlusEntity</w:t>
            </w:r>
          </w:p>
        </w:tc>
      </w:tr>
      <w:tr w:rsidR="00B46A03" w:rsidRPr="00262495" w14:paraId="016181D9" w14:textId="77777777" w:rsidTr="002D7261">
        <w:tc>
          <w:tcPr>
            <w:tcW w:w="0" w:type="auto"/>
            <w:tcBorders>
              <w:top w:val="nil"/>
              <w:left w:val="single" w:sz="4" w:space="0" w:color="auto"/>
              <w:bottom w:val="nil"/>
              <w:right w:val="nil"/>
            </w:tcBorders>
            <w:hideMark/>
          </w:tcPr>
          <w:p w14:paraId="42810957" w14:textId="77777777" w:rsidR="00B46A03" w:rsidRPr="00262495" w:rsidRDefault="00B46A03" w:rsidP="002D7261">
            <w:pPr>
              <w:jc w:val="left"/>
              <w:rPr>
                <w:rFonts w:ascii="Arial" w:hAnsi="Arial" w:cs="Arial"/>
              </w:rPr>
            </w:pPr>
            <w:r w:rsidRPr="00262495">
              <w:rPr>
                <w:rFonts w:ascii="Arial" w:hAnsi="Arial" w:cs="Arial"/>
              </w:rPr>
              <w:t>DfdlNLEntity</w:t>
            </w:r>
          </w:p>
        </w:tc>
        <w:tc>
          <w:tcPr>
            <w:tcW w:w="0" w:type="auto"/>
            <w:tcBorders>
              <w:top w:val="nil"/>
              <w:left w:val="nil"/>
              <w:bottom w:val="nil"/>
              <w:right w:val="nil"/>
            </w:tcBorders>
            <w:hideMark/>
          </w:tcPr>
          <w:p w14:paraId="6B50278B"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7D09F0A2" w14:textId="77777777" w:rsidR="00B46A03" w:rsidRPr="00262495" w:rsidRDefault="00B46A03" w:rsidP="002D7261">
            <w:pPr>
              <w:jc w:val="left"/>
              <w:rPr>
                <w:rFonts w:ascii="Arial" w:hAnsi="Arial" w:cs="Arial"/>
                <w:lang w:eastAsia="en-GB"/>
              </w:rPr>
            </w:pPr>
            <w:r w:rsidRPr="00262495">
              <w:rPr>
                <w:rFonts w:ascii="Arial" w:hAnsi="Arial" w:cs="Arial"/>
                <w:lang w:eastAsia="en-GB"/>
              </w:rPr>
              <w:t>'NL'</w:t>
            </w:r>
          </w:p>
        </w:tc>
      </w:tr>
      <w:tr w:rsidR="00B46A03" w:rsidRPr="00262495" w14:paraId="700BD49D" w14:textId="77777777" w:rsidTr="002D7261">
        <w:tc>
          <w:tcPr>
            <w:tcW w:w="0" w:type="auto"/>
            <w:tcBorders>
              <w:top w:val="nil"/>
              <w:left w:val="single" w:sz="4" w:space="0" w:color="auto"/>
              <w:bottom w:val="nil"/>
              <w:right w:val="nil"/>
            </w:tcBorders>
            <w:hideMark/>
          </w:tcPr>
          <w:p w14:paraId="14BF1336" w14:textId="77777777" w:rsidR="00B46A03" w:rsidRPr="00262495" w:rsidRDefault="00B46A03" w:rsidP="002D7261">
            <w:pPr>
              <w:jc w:val="left"/>
              <w:rPr>
                <w:rFonts w:ascii="Arial" w:hAnsi="Arial" w:cs="Arial"/>
              </w:rPr>
            </w:pPr>
            <w:r w:rsidRPr="00262495">
              <w:rPr>
                <w:rFonts w:ascii="Arial" w:hAnsi="Arial" w:cs="Arial"/>
              </w:rPr>
              <w:t>DfdlWSPEntity</w:t>
            </w:r>
          </w:p>
        </w:tc>
        <w:tc>
          <w:tcPr>
            <w:tcW w:w="0" w:type="auto"/>
            <w:tcBorders>
              <w:top w:val="nil"/>
              <w:left w:val="nil"/>
              <w:bottom w:val="nil"/>
              <w:right w:val="nil"/>
            </w:tcBorders>
            <w:hideMark/>
          </w:tcPr>
          <w:p w14:paraId="0150CCFF"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13D51178" w14:textId="77777777" w:rsidR="00B46A03" w:rsidRPr="00262495" w:rsidRDefault="00B46A03" w:rsidP="002D7261">
            <w:pPr>
              <w:jc w:val="left"/>
              <w:rPr>
                <w:rFonts w:ascii="Arial" w:hAnsi="Arial" w:cs="Arial"/>
                <w:lang w:eastAsia="en-GB"/>
              </w:rPr>
            </w:pPr>
            <w:r w:rsidRPr="00262495">
              <w:rPr>
                <w:rFonts w:ascii="Arial" w:hAnsi="Arial" w:cs="Arial"/>
                <w:lang w:eastAsia="en-GB"/>
              </w:rPr>
              <w:t>'WSP'</w:t>
            </w:r>
          </w:p>
        </w:tc>
      </w:tr>
      <w:tr w:rsidR="00B46A03" w:rsidRPr="00262495" w14:paraId="1E196D16" w14:textId="77777777" w:rsidTr="002D7261">
        <w:tc>
          <w:tcPr>
            <w:tcW w:w="0" w:type="auto"/>
            <w:tcBorders>
              <w:top w:val="nil"/>
              <w:left w:val="single" w:sz="4" w:space="0" w:color="auto"/>
              <w:bottom w:val="nil"/>
              <w:right w:val="nil"/>
            </w:tcBorders>
            <w:hideMark/>
          </w:tcPr>
          <w:p w14:paraId="10E87895" w14:textId="77777777" w:rsidR="00B46A03" w:rsidRPr="00262495" w:rsidRDefault="00B46A03" w:rsidP="002D7261">
            <w:pPr>
              <w:jc w:val="left"/>
              <w:rPr>
                <w:rFonts w:ascii="Arial" w:hAnsi="Arial" w:cs="Arial"/>
              </w:rPr>
            </w:pPr>
            <w:r w:rsidRPr="00262495">
              <w:rPr>
                <w:rFonts w:ascii="Arial" w:hAnsi="Arial" w:cs="Arial"/>
              </w:rPr>
              <w:t>DfdlWSPStarEntity</w:t>
            </w:r>
          </w:p>
        </w:tc>
        <w:tc>
          <w:tcPr>
            <w:tcW w:w="0" w:type="auto"/>
            <w:tcBorders>
              <w:top w:val="nil"/>
              <w:left w:val="nil"/>
              <w:bottom w:val="nil"/>
              <w:right w:val="nil"/>
            </w:tcBorders>
            <w:hideMark/>
          </w:tcPr>
          <w:p w14:paraId="4166B52F"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1C41A9BD" w14:textId="77777777" w:rsidR="00B46A03" w:rsidRPr="00262495" w:rsidRDefault="00B46A03" w:rsidP="002D7261">
            <w:pPr>
              <w:jc w:val="left"/>
              <w:rPr>
                <w:rFonts w:ascii="Arial" w:hAnsi="Arial" w:cs="Arial"/>
                <w:lang w:eastAsia="en-GB"/>
              </w:rPr>
            </w:pPr>
            <w:r w:rsidRPr="00262495">
              <w:rPr>
                <w:rFonts w:ascii="Arial" w:hAnsi="Arial" w:cs="Arial"/>
                <w:lang w:eastAsia="en-GB"/>
              </w:rPr>
              <w:t>'WSP*'</w:t>
            </w:r>
          </w:p>
        </w:tc>
      </w:tr>
      <w:tr w:rsidR="00B46A03" w:rsidRPr="00262495" w14:paraId="5765BADD" w14:textId="77777777" w:rsidTr="002D7261">
        <w:tc>
          <w:tcPr>
            <w:tcW w:w="0" w:type="auto"/>
            <w:tcBorders>
              <w:top w:val="nil"/>
              <w:left w:val="single" w:sz="4" w:space="0" w:color="auto"/>
              <w:bottom w:val="nil"/>
              <w:right w:val="nil"/>
            </w:tcBorders>
            <w:hideMark/>
          </w:tcPr>
          <w:p w14:paraId="507AAC06" w14:textId="77777777" w:rsidR="00B46A03" w:rsidRPr="00262495" w:rsidRDefault="00B46A03" w:rsidP="002D7261">
            <w:pPr>
              <w:jc w:val="left"/>
              <w:rPr>
                <w:rFonts w:ascii="Arial" w:hAnsi="Arial" w:cs="Arial"/>
              </w:rPr>
            </w:pPr>
            <w:r w:rsidRPr="00262495">
              <w:rPr>
                <w:rFonts w:ascii="Arial" w:hAnsi="Arial" w:cs="Arial"/>
              </w:rPr>
              <w:t>DfdlWSPPlusEntity</w:t>
            </w:r>
          </w:p>
        </w:tc>
        <w:tc>
          <w:tcPr>
            <w:tcW w:w="0" w:type="auto"/>
            <w:tcBorders>
              <w:top w:val="nil"/>
              <w:left w:val="nil"/>
              <w:bottom w:val="nil"/>
              <w:right w:val="nil"/>
            </w:tcBorders>
            <w:hideMark/>
          </w:tcPr>
          <w:p w14:paraId="0D264384"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nil"/>
              <w:right w:val="single" w:sz="4" w:space="0" w:color="auto"/>
            </w:tcBorders>
            <w:hideMark/>
          </w:tcPr>
          <w:p w14:paraId="0FF8D08F" w14:textId="77777777" w:rsidR="00B46A03" w:rsidRPr="00262495" w:rsidRDefault="00B46A03" w:rsidP="002D7261">
            <w:pPr>
              <w:jc w:val="left"/>
              <w:rPr>
                <w:rFonts w:ascii="Arial" w:hAnsi="Arial" w:cs="Arial"/>
                <w:lang w:eastAsia="en-GB"/>
              </w:rPr>
            </w:pPr>
            <w:r w:rsidRPr="00262495">
              <w:rPr>
                <w:rFonts w:ascii="Arial" w:hAnsi="Arial" w:cs="Arial"/>
                <w:lang w:eastAsia="en-GB"/>
              </w:rPr>
              <w:t>'WSP+'</w:t>
            </w:r>
          </w:p>
        </w:tc>
      </w:tr>
      <w:tr w:rsidR="00B46A03" w:rsidRPr="00262495" w14:paraId="4409E40D" w14:textId="77777777" w:rsidTr="002D7261">
        <w:tc>
          <w:tcPr>
            <w:tcW w:w="0" w:type="auto"/>
            <w:tcBorders>
              <w:top w:val="nil"/>
              <w:left w:val="single" w:sz="4" w:space="0" w:color="auto"/>
              <w:bottom w:val="single" w:sz="4" w:space="0" w:color="auto"/>
              <w:right w:val="nil"/>
            </w:tcBorders>
            <w:hideMark/>
          </w:tcPr>
          <w:p w14:paraId="74BEA3F9" w14:textId="77777777" w:rsidR="00B46A03" w:rsidRPr="00262495" w:rsidRDefault="00B46A03" w:rsidP="002D7261">
            <w:pPr>
              <w:jc w:val="left"/>
              <w:rPr>
                <w:rFonts w:ascii="Arial" w:hAnsi="Arial" w:cs="Arial"/>
              </w:rPr>
            </w:pPr>
            <w:r w:rsidRPr="00262495">
              <w:rPr>
                <w:rFonts w:ascii="Arial" w:hAnsi="Arial" w:cs="Arial"/>
              </w:rPr>
              <w:t>DfdlESEntity</w:t>
            </w:r>
          </w:p>
        </w:tc>
        <w:tc>
          <w:tcPr>
            <w:tcW w:w="0" w:type="auto"/>
            <w:tcBorders>
              <w:top w:val="nil"/>
              <w:left w:val="nil"/>
              <w:bottom w:val="single" w:sz="4" w:space="0" w:color="auto"/>
              <w:right w:val="nil"/>
            </w:tcBorders>
            <w:hideMark/>
          </w:tcPr>
          <w:p w14:paraId="50A572AE" w14:textId="77777777" w:rsidR="00B46A03" w:rsidRPr="00262495" w:rsidRDefault="00B46A03" w:rsidP="002D7261">
            <w:pPr>
              <w:jc w:val="left"/>
              <w:rPr>
                <w:rFonts w:ascii="Arial" w:hAnsi="Arial" w:cs="Arial"/>
                <w:lang w:eastAsia="en-GB"/>
              </w:rPr>
            </w:pPr>
            <w:r w:rsidRPr="00262495">
              <w:rPr>
                <w:rFonts w:ascii="Arial" w:hAnsi="Arial" w:cs="Arial"/>
                <w:lang w:eastAsia="en-GB"/>
              </w:rPr>
              <w:t>::=</w:t>
            </w:r>
          </w:p>
        </w:tc>
        <w:tc>
          <w:tcPr>
            <w:tcW w:w="0" w:type="auto"/>
            <w:tcBorders>
              <w:top w:val="nil"/>
              <w:left w:val="nil"/>
              <w:bottom w:val="single" w:sz="4" w:space="0" w:color="auto"/>
              <w:right w:val="single" w:sz="4" w:space="0" w:color="auto"/>
            </w:tcBorders>
            <w:hideMark/>
          </w:tcPr>
          <w:p w14:paraId="762D5459" w14:textId="77777777" w:rsidR="00B46A03" w:rsidRPr="00262495" w:rsidRDefault="00B46A03" w:rsidP="002D7261">
            <w:pPr>
              <w:jc w:val="left"/>
              <w:rPr>
                <w:rFonts w:ascii="Arial" w:hAnsi="Arial" w:cs="Arial"/>
                <w:lang w:eastAsia="en-GB"/>
              </w:rPr>
            </w:pPr>
            <w:r w:rsidRPr="00262495">
              <w:rPr>
                <w:rFonts w:ascii="Arial" w:hAnsi="Arial" w:cs="Arial"/>
                <w:lang w:eastAsia="en-GB"/>
              </w:rPr>
              <w:t>'ES'</w:t>
            </w:r>
          </w:p>
        </w:tc>
      </w:tr>
    </w:tbl>
    <w:p w14:paraId="4A7E9B2B" w14:textId="183F6739" w:rsidR="00B46A03" w:rsidRDefault="00B46A03" w:rsidP="00B46A03">
      <w:pPr>
        <w:pStyle w:val="Caption"/>
        <w:rPr>
          <w:rFonts w:cs="Arial"/>
        </w:rPr>
      </w:pPr>
      <w:bookmarkStart w:id="1219" w:name="_Ref18842880"/>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3</w:t>
      </w:r>
      <w:r>
        <w:rPr>
          <w:rFonts w:cs="Arial"/>
        </w:rPr>
        <w:fldChar w:fldCharType="end"/>
      </w:r>
      <w:r>
        <w:rPr>
          <w:rFonts w:cs="Arial"/>
          <w:noProof/>
        </w:rPr>
        <w:t xml:space="preserve"> DFDL Character Entity, Character Class Entity, and Byte Value Entity Syntax</w:t>
      </w:r>
      <w:bookmarkEnd w:id="1219"/>
    </w:p>
    <w:p w14:paraId="76138F4B" w14:textId="77777777" w:rsidR="00B46A03" w:rsidRDefault="00B46A03" w:rsidP="00B46A03">
      <w:pPr>
        <w:rPr>
          <w:rFonts w:cs="Arial"/>
        </w:rPr>
      </w:pPr>
      <w:r>
        <w:rPr>
          <w:rFonts w:cs="Arial"/>
        </w:rPr>
        <w:t>Using %% inserts a single literal "%" into the string literal. This "%" is subject to character set encoding translation as is any other character.</w:t>
      </w:r>
    </w:p>
    <w:p w14:paraId="676D25CE" w14:textId="77777777" w:rsidR="00B46A03" w:rsidRDefault="00B46A03" w:rsidP="00B46A03">
      <w:pPr>
        <w:rPr>
          <w:rFonts w:cs="Arial"/>
        </w:rPr>
      </w:pPr>
      <w:r>
        <w:rPr>
          <w:rFonts w:cs="Arial"/>
        </w:rPr>
        <w:t xml:space="preserve">A </w:t>
      </w:r>
      <w:r>
        <w:rPr>
          <w:rFonts w:cs="Arial"/>
          <w:lang w:eastAsia="en-GB"/>
        </w:rPr>
        <w:t xml:space="preserve">HexadecimalCodePoint </w:t>
      </w:r>
      <w:r>
        <w:rPr>
          <w:rFonts w:cs="Arial"/>
        </w:rPr>
        <w:t xml:space="preserve">provides a hexadecimal representation of the character's code point in ISO/IEC 10646. </w:t>
      </w:r>
    </w:p>
    <w:p w14:paraId="61504FE3" w14:textId="77777777" w:rsidR="00B46A03" w:rsidRDefault="00B46A03" w:rsidP="00B46A03">
      <w:pPr>
        <w:rPr>
          <w:rFonts w:cs="Arial"/>
        </w:rPr>
      </w:pPr>
      <w:r>
        <w:rPr>
          <w:rFonts w:cs="Arial"/>
        </w:rPr>
        <w:t xml:space="preserve">A </w:t>
      </w:r>
      <w:r>
        <w:rPr>
          <w:rFonts w:cs="Arial"/>
          <w:lang w:eastAsia="en-GB"/>
        </w:rPr>
        <w:t>DecimalCodePoint</w:t>
      </w:r>
      <w:r>
        <w:rPr>
          <w:rFonts w:cs="Arial"/>
        </w:rPr>
        <w:t xml:space="preserve"> provides a decimal representation of the character's code point in ISO/IEC 10646.</w:t>
      </w:r>
    </w:p>
    <w:p w14:paraId="6115A190" w14:textId="77777777" w:rsidR="00B46A03" w:rsidRDefault="00B46A03" w:rsidP="00B46A03">
      <w:pPr>
        <w:rPr>
          <w:rFonts w:cs="Arial"/>
          <w:lang w:bidi="he-IL"/>
        </w:rPr>
      </w:pPr>
      <w:r>
        <w:rPr>
          <w:rFonts w:eastAsia="MS Mincho"/>
        </w:rPr>
        <w:t xml:space="preserve">A </w:t>
      </w:r>
      <w:r>
        <w:rPr>
          <w:rFonts w:cs="Arial"/>
          <w:lang w:eastAsia="en-GB"/>
        </w:rPr>
        <w:t xml:space="preserve">DfdlEntityName is </w:t>
      </w:r>
      <w:r>
        <w:rPr>
          <w:rFonts w:cs="Arial"/>
        </w:rPr>
        <w:t xml:space="preserve">one of the mnemonics given in the following tables. </w:t>
      </w:r>
    </w:p>
    <w:tbl>
      <w:tblPr>
        <w:tblStyle w:val="Table"/>
        <w:tblW w:w="5000" w:type="pct"/>
        <w:tblInd w:w="0" w:type="dxa"/>
        <w:tblLook w:val="04A0" w:firstRow="1" w:lastRow="0" w:firstColumn="1" w:lastColumn="0" w:noHBand="0" w:noVBand="1"/>
      </w:tblPr>
      <w:tblGrid>
        <w:gridCol w:w="1990"/>
        <w:gridCol w:w="4098"/>
        <w:gridCol w:w="4106"/>
      </w:tblGrid>
      <w:tr w:rsidR="00B46A03" w:rsidRPr="00E276B6" w14:paraId="4F7CE073" w14:textId="77777777" w:rsidTr="002D7261">
        <w:trPr>
          <w:cnfStyle w:val="100000000000" w:firstRow="1" w:lastRow="0" w:firstColumn="0" w:lastColumn="0" w:oddVBand="0" w:evenVBand="0" w:oddHBand="0" w:evenHBand="0" w:firstRowFirstColumn="0" w:firstRowLastColumn="0" w:lastRowFirstColumn="0" w:lastRowLastColumn="0"/>
        </w:trPr>
        <w:tc>
          <w:tcPr>
            <w:tcW w:w="0" w:type="auto"/>
            <w:hideMark/>
          </w:tcPr>
          <w:p w14:paraId="15E3F2F2" w14:textId="77777777" w:rsidR="00B46A03" w:rsidRPr="00E276B6" w:rsidRDefault="00B46A03" w:rsidP="002D7261">
            <w:pPr>
              <w:jc w:val="left"/>
              <w:rPr>
                <w:rFonts w:ascii="Cambria" w:hAnsi="Cambria"/>
              </w:rPr>
            </w:pPr>
            <w:r w:rsidRPr="00E276B6">
              <w:rPr>
                <w:rFonts w:ascii="Cambria" w:hAnsi="Cambria"/>
              </w:rPr>
              <w:t>Mnemonic</w:t>
            </w:r>
          </w:p>
        </w:tc>
        <w:tc>
          <w:tcPr>
            <w:tcW w:w="0" w:type="auto"/>
            <w:hideMark/>
          </w:tcPr>
          <w:p w14:paraId="64EBFB63" w14:textId="77777777" w:rsidR="00B46A03" w:rsidRPr="00E276B6" w:rsidRDefault="00B46A03" w:rsidP="002D7261">
            <w:pPr>
              <w:jc w:val="left"/>
              <w:rPr>
                <w:rFonts w:ascii="Cambria" w:hAnsi="Cambria"/>
              </w:rPr>
            </w:pPr>
            <w:r w:rsidRPr="00E276B6">
              <w:rPr>
                <w:rFonts w:ascii="Cambria" w:hAnsi="Cambria"/>
              </w:rPr>
              <w:t>Meaning</w:t>
            </w:r>
          </w:p>
        </w:tc>
        <w:tc>
          <w:tcPr>
            <w:tcW w:w="0" w:type="auto"/>
            <w:hideMark/>
          </w:tcPr>
          <w:p w14:paraId="4C17FE20" w14:textId="77777777" w:rsidR="00B46A03" w:rsidRPr="00E276B6" w:rsidRDefault="00B46A03" w:rsidP="002D7261">
            <w:pPr>
              <w:jc w:val="left"/>
              <w:rPr>
                <w:rFonts w:ascii="Cambria" w:hAnsi="Cambria"/>
              </w:rPr>
            </w:pPr>
            <w:r w:rsidRPr="00E276B6">
              <w:rPr>
                <w:rFonts w:ascii="Cambria" w:hAnsi="Cambria"/>
              </w:rPr>
              <w:t>Unicode Character Code</w:t>
            </w:r>
          </w:p>
        </w:tc>
      </w:tr>
      <w:tr w:rsidR="00B46A03" w:rsidRPr="00E276B6" w14:paraId="4C11C09B"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04BB78EB" w14:textId="77777777" w:rsidR="00B46A03" w:rsidRPr="00E276B6" w:rsidRDefault="00B46A03" w:rsidP="002D7261">
            <w:pPr>
              <w:jc w:val="left"/>
              <w:rPr>
                <w:rFonts w:ascii="Cambria" w:hAnsi="Cambria"/>
              </w:rPr>
            </w:pPr>
            <w:r w:rsidRPr="00E276B6">
              <w:rPr>
                <w:rFonts w:ascii="Cambria" w:hAnsi="Cambria"/>
              </w:rPr>
              <w:t>NUL</w:t>
            </w:r>
          </w:p>
        </w:tc>
        <w:tc>
          <w:tcPr>
            <w:tcW w:w="0" w:type="auto"/>
            <w:tcBorders>
              <w:top w:val="single" w:sz="4" w:space="0" w:color="auto"/>
              <w:left w:val="single" w:sz="4" w:space="0" w:color="auto"/>
              <w:bottom w:val="single" w:sz="4" w:space="0" w:color="auto"/>
              <w:right w:val="single" w:sz="4" w:space="0" w:color="auto"/>
            </w:tcBorders>
            <w:hideMark/>
          </w:tcPr>
          <w:p w14:paraId="271A7A62" w14:textId="77777777" w:rsidR="00B46A03" w:rsidRPr="00E276B6" w:rsidRDefault="00B46A03" w:rsidP="002D7261">
            <w:pPr>
              <w:jc w:val="left"/>
              <w:rPr>
                <w:rFonts w:ascii="Cambria" w:hAnsi="Cambria"/>
              </w:rPr>
            </w:pPr>
            <w:r w:rsidRPr="00E276B6">
              <w:rPr>
                <w:rFonts w:ascii="Cambria" w:hAnsi="Cambria"/>
              </w:rPr>
              <w:t xml:space="preserve">null </w:t>
            </w:r>
          </w:p>
        </w:tc>
        <w:tc>
          <w:tcPr>
            <w:tcW w:w="0" w:type="auto"/>
            <w:tcBorders>
              <w:top w:val="single" w:sz="4" w:space="0" w:color="auto"/>
              <w:left w:val="single" w:sz="4" w:space="0" w:color="auto"/>
              <w:bottom w:val="single" w:sz="4" w:space="0" w:color="auto"/>
              <w:right w:val="single" w:sz="4" w:space="0" w:color="auto"/>
            </w:tcBorders>
            <w:hideMark/>
          </w:tcPr>
          <w:p w14:paraId="3DD5BF1E" w14:textId="77777777" w:rsidR="00B46A03" w:rsidRPr="00E276B6" w:rsidRDefault="00B46A03" w:rsidP="002D7261">
            <w:pPr>
              <w:jc w:val="left"/>
              <w:rPr>
                <w:rFonts w:ascii="Cambria" w:hAnsi="Cambria"/>
              </w:rPr>
            </w:pPr>
            <w:r w:rsidRPr="00E276B6">
              <w:rPr>
                <w:rFonts w:ascii="Cambria" w:hAnsi="Cambria"/>
              </w:rPr>
              <w:t>U+0000</w:t>
            </w:r>
          </w:p>
        </w:tc>
      </w:tr>
      <w:tr w:rsidR="00B46A03" w14:paraId="1A4E4DFC"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016EAED" w14:textId="77777777" w:rsidR="00B46A03" w:rsidRPr="00E276B6" w:rsidRDefault="00B46A03" w:rsidP="002D7261">
            <w:pPr>
              <w:jc w:val="left"/>
              <w:rPr>
                <w:rFonts w:ascii="Cambria" w:hAnsi="Cambria"/>
              </w:rPr>
            </w:pPr>
            <w:r w:rsidRPr="00E276B6">
              <w:rPr>
                <w:rFonts w:ascii="Cambria" w:hAnsi="Cambria"/>
              </w:rPr>
              <w:t>SOH</w:t>
            </w:r>
          </w:p>
        </w:tc>
        <w:tc>
          <w:tcPr>
            <w:tcW w:w="0" w:type="auto"/>
            <w:tcBorders>
              <w:top w:val="single" w:sz="4" w:space="0" w:color="auto"/>
              <w:left w:val="single" w:sz="4" w:space="0" w:color="auto"/>
              <w:bottom w:val="single" w:sz="4" w:space="0" w:color="auto"/>
              <w:right w:val="single" w:sz="4" w:space="0" w:color="auto"/>
            </w:tcBorders>
            <w:hideMark/>
          </w:tcPr>
          <w:p w14:paraId="6A3F6029" w14:textId="77777777" w:rsidR="00B46A03" w:rsidRPr="00E276B6" w:rsidRDefault="00B46A03" w:rsidP="002D7261">
            <w:pPr>
              <w:jc w:val="left"/>
              <w:rPr>
                <w:rFonts w:ascii="Cambria" w:hAnsi="Cambria"/>
              </w:rPr>
            </w:pPr>
            <w:r w:rsidRPr="00E276B6">
              <w:rPr>
                <w:rFonts w:ascii="Cambria" w:hAnsi="Cambria"/>
              </w:rPr>
              <w:t>start of heading</w:t>
            </w:r>
          </w:p>
        </w:tc>
        <w:tc>
          <w:tcPr>
            <w:tcW w:w="0" w:type="auto"/>
            <w:tcBorders>
              <w:top w:val="single" w:sz="4" w:space="0" w:color="auto"/>
              <w:left w:val="single" w:sz="4" w:space="0" w:color="auto"/>
              <w:bottom w:val="single" w:sz="4" w:space="0" w:color="auto"/>
              <w:right w:val="single" w:sz="4" w:space="0" w:color="auto"/>
            </w:tcBorders>
            <w:hideMark/>
          </w:tcPr>
          <w:p w14:paraId="1C58EB79" w14:textId="77777777" w:rsidR="00B46A03" w:rsidRPr="00E276B6" w:rsidRDefault="00B46A03" w:rsidP="002D7261">
            <w:pPr>
              <w:jc w:val="left"/>
              <w:rPr>
                <w:rFonts w:ascii="Cambria" w:hAnsi="Cambria"/>
              </w:rPr>
            </w:pPr>
            <w:r w:rsidRPr="00E276B6">
              <w:rPr>
                <w:rFonts w:ascii="Cambria" w:hAnsi="Cambria"/>
              </w:rPr>
              <w:t>U+0001</w:t>
            </w:r>
          </w:p>
        </w:tc>
      </w:tr>
      <w:tr w:rsidR="00B46A03" w14:paraId="12E4A726"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49128BE5" w14:textId="77777777" w:rsidR="00B46A03" w:rsidRPr="00E276B6" w:rsidRDefault="00B46A03" w:rsidP="002D7261">
            <w:pPr>
              <w:jc w:val="left"/>
              <w:rPr>
                <w:rFonts w:ascii="Cambria" w:hAnsi="Cambria"/>
              </w:rPr>
            </w:pPr>
            <w:r w:rsidRPr="00E276B6">
              <w:rPr>
                <w:rFonts w:ascii="Cambria" w:hAnsi="Cambria"/>
              </w:rPr>
              <w:t>STX</w:t>
            </w:r>
          </w:p>
        </w:tc>
        <w:tc>
          <w:tcPr>
            <w:tcW w:w="0" w:type="auto"/>
            <w:tcBorders>
              <w:top w:val="single" w:sz="4" w:space="0" w:color="auto"/>
              <w:left w:val="single" w:sz="4" w:space="0" w:color="auto"/>
              <w:bottom w:val="single" w:sz="4" w:space="0" w:color="auto"/>
              <w:right w:val="single" w:sz="4" w:space="0" w:color="auto"/>
            </w:tcBorders>
            <w:hideMark/>
          </w:tcPr>
          <w:p w14:paraId="678DB7BD" w14:textId="77777777" w:rsidR="00B46A03" w:rsidRPr="00E276B6" w:rsidRDefault="00B46A03" w:rsidP="002D7261">
            <w:pPr>
              <w:jc w:val="left"/>
              <w:rPr>
                <w:rFonts w:ascii="Cambria" w:hAnsi="Cambria"/>
              </w:rPr>
            </w:pPr>
            <w:r w:rsidRPr="00E276B6">
              <w:rPr>
                <w:rFonts w:ascii="Cambria" w:hAnsi="Cambria"/>
              </w:rPr>
              <w:t xml:space="preserve">start of text </w:t>
            </w:r>
          </w:p>
        </w:tc>
        <w:tc>
          <w:tcPr>
            <w:tcW w:w="0" w:type="auto"/>
            <w:tcBorders>
              <w:top w:val="single" w:sz="4" w:space="0" w:color="auto"/>
              <w:left w:val="single" w:sz="4" w:space="0" w:color="auto"/>
              <w:bottom w:val="single" w:sz="4" w:space="0" w:color="auto"/>
              <w:right w:val="single" w:sz="4" w:space="0" w:color="auto"/>
            </w:tcBorders>
            <w:hideMark/>
          </w:tcPr>
          <w:p w14:paraId="42CECEE9" w14:textId="77777777" w:rsidR="00B46A03" w:rsidRPr="00E276B6" w:rsidRDefault="00B46A03" w:rsidP="002D7261">
            <w:pPr>
              <w:jc w:val="left"/>
              <w:rPr>
                <w:rFonts w:ascii="Cambria" w:hAnsi="Cambria"/>
              </w:rPr>
            </w:pPr>
            <w:r w:rsidRPr="00E276B6">
              <w:rPr>
                <w:rFonts w:ascii="Cambria" w:hAnsi="Cambria"/>
              </w:rPr>
              <w:t>U+0002</w:t>
            </w:r>
          </w:p>
        </w:tc>
      </w:tr>
      <w:tr w:rsidR="00B46A03" w14:paraId="14CC7F5F"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8ED22DC" w14:textId="77777777" w:rsidR="00B46A03" w:rsidRPr="00E276B6" w:rsidRDefault="00B46A03" w:rsidP="002D7261">
            <w:pPr>
              <w:jc w:val="left"/>
              <w:rPr>
                <w:rFonts w:ascii="Cambria" w:hAnsi="Cambria"/>
              </w:rPr>
            </w:pPr>
            <w:r w:rsidRPr="00E276B6">
              <w:rPr>
                <w:rFonts w:ascii="Cambria" w:hAnsi="Cambria"/>
              </w:rPr>
              <w:t>ETX</w:t>
            </w:r>
          </w:p>
        </w:tc>
        <w:tc>
          <w:tcPr>
            <w:tcW w:w="0" w:type="auto"/>
            <w:tcBorders>
              <w:top w:val="single" w:sz="4" w:space="0" w:color="auto"/>
              <w:left w:val="single" w:sz="4" w:space="0" w:color="auto"/>
              <w:bottom w:val="single" w:sz="4" w:space="0" w:color="auto"/>
              <w:right w:val="single" w:sz="4" w:space="0" w:color="auto"/>
            </w:tcBorders>
            <w:hideMark/>
          </w:tcPr>
          <w:p w14:paraId="6C5F4BC1" w14:textId="77777777" w:rsidR="00B46A03" w:rsidRPr="00E276B6" w:rsidRDefault="00B46A03" w:rsidP="002D7261">
            <w:pPr>
              <w:jc w:val="left"/>
              <w:rPr>
                <w:rFonts w:ascii="Cambria" w:hAnsi="Cambria"/>
              </w:rPr>
            </w:pPr>
            <w:r w:rsidRPr="00E276B6">
              <w:rPr>
                <w:rFonts w:ascii="Cambria" w:hAnsi="Cambria"/>
              </w:rPr>
              <w:t xml:space="preserve">end of text </w:t>
            </w:r>
          </w:p>
        </w:tc>
        <w:tc>
          <w:tcPr>
            <w:tcW w:w="0" w:type="auto"/>
            <w:tcBorders>
              <w:top w:val="single" w:sz="4" w:space="0" w:color="auto"/>
              <w:left w:val="single" w:sz="4" w:space="0" w:color="auto"/>
              <w:bottom w:val="single" w:sz="4" w:space="0" w:color="auto"/>
              <w:right w:val="single" w:sz="4" w:space="0" w:color="auto"/>
            </w:tcBorders>
            <w:hideMark/>
          </w:tcPr>
          <w:p w14:paraId="1EEA124B" w14:textId="77777777" w:rsidR="00B46A03" w:rsidRPr="00E276B6" w:rsidRDefault="00B46A03" w:rsidP="002D7261">
            <w:pPr>
              <w:jc w:val="left"/>
              <w:rPr>
                <w:rFonts w:ascii="Cambria" w:hAnsi="Cambria"/>
              </w:rPr>
            </w:pPr>
            <w:r w:rsidRPr="00E276B6">
              <w:rPr>
                <w:rFonts w:ascii="Cambria" w:hAnsi="Cambria"/>
              </w:rPr>
              <w:t>U+0003</w:t>
            </w:r>
          </w:p>
        </w:tc>
      </w:tr>
      <w:tr w:rsidR="00B46A03" w14:paraId="0739179E"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043F14DD" w14:textId="77777777" w:rsidR="00B46A03" w:rsidRPr="00E276B6" w:rsidRDefault="00B46A03" w:rsidP="002D7261">
            <w:pPr>
              <w:jc w:val="left"/>
              <w:rPr>
                <w:rFonts w:ascii="Cambria" w:hAnsi="Cambria"/>
              </w:rPr>
            </w:pPr>
            <w:r w:rsidRPr="00E276B6">
              <w:rPr>
                <w:rFonts w:ascii="Cambria" w:hAnsi="Cambria"/>
              </w:rPr>
              <w:t>EOT</w:t>
            </w:r>
          </w:p>
        </w:tc>
        <w:tc>
          <w:tcPr>
            <w:tcW w:w="0" w:type="auto"/>
            <w:tcBorders>
              <w:top w:val="single" w:sz="4" w:space="0" w:color="auto"/>
              <w:left w:val="single" w:sz="4" w:space="0" w:color="auto"/>
              <w:bottom w:val="single" w:sz="4" w:space="0" w:color="auto"/>
              <w:right w:val="single" w:sz="4" w:space="0" w:color="auto"/>
            </w:tcBorders>
            <w:hideMark/>
          </w:tcPr>
          <w:p w14:paraId="0310225A" w14:textId="77777777" w:rsidR="00B46A03" w:rsidRPr="00E276B6" w:rsidRDefault="00B46A03" w:rsidP="002D7261">
            <w:pPr>
              <w:jc w:val="left"/>
              <w:rPr>
                <w:rFonts w:ascii="Cambria" w:hAnsi="Cambria"/>
                <w:sz w:val="18"/>
                <w:szCs w:val="18"/>
              </w:rPr>
            </w:pPr>
            <w:r w:rsidRPr="00E276B6">
              <w:rPr>
                <w:rFonts w:ascii="Cambria" w:hAnsi="Cambria"/>
              </w:rPr>
              <w:t>end of transmission</w:t>
            </w:r>
          </w:p>
        </w:tc>
        <w:tc>
          <w:tcPr>
            <w:tcW w:w="0" w:type="auto"/>
            <w:tcBorders>
              <w:top w:val="single" w:sz="4" w:space="0" w:color="auto"/>
              <w:left w:val="single" w:sz="4" w:space="0" w:color="auto"/>
              <w:bottom w:val="single" w:sz="4" w:space="0" w:color="auto"/>
              <w:right w:val="single" w:sz="4" w:space="0" w:color="auto"/>
            </w:tcBorders>
            <w:hideMark/>
          </w:tcPr>
          <w:p w14:paraId="1D0295CA" w14:textId="77777777" w:rsidR="00B46A03" w:rsidRPr="00E276B6" w:rsidRDefault="00B46A03" w:rsidP="002D7261">
            <w:pPr>
              <w:jc w:val="left"/>
              <w:rPr>
                <w:rFonts w:ascii="Cambria" w:hAnsi="Cambria"/>
              </w:rPr>
            </w:pPr>
            <w:r w:rsidRPr="00E276B6">
              <w:rPr>
                <w:rFonts w:ascii="Cambria" w:hAnsi="Cambria"/>
              </w:rPr>
              <w:t>U+0004</w:t>
            </w:r>
          </w:p>
        </w:tc>
      </w:tr>
      <w:tr w:rsidR="00B46A03" w14:paraId="7684E07C"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344BB97A" w14:textId="77777777" w:rsidR="00B46A03" w:rsidRPr="00E276B6" w:rsidRDefault="00B46A03" w:rsidP="002D7261">
            <w:pPr>
              <w:jc w:val="left"/>
              <w:rPr>
                <w:rFonts w:ascii="Cambria" w:hAnsi="Cambria"/>
              </w:rPr>
            </w:pPr>
            <w:r w:rsidRPr="00E276B6">
              <w:rPr>
                <w:rFonts w:ascii="Cambria" w:hAnsi="Cambria"/>
              </w:rPr>
              <w:t>ENQ</w:t>
            </w:r>
          </w:p>
        </w:tc>
        <w:tc>
          <w:tcPr>
            <w:tcW w:w="0" w:type="auto"/>
            <w:tcBorders>
              <w:top w:val="single" w:sz="4" w:space="0" w:color="auto"/>
              <w:left w:val="single" w:sz="4" w:space="0" w:color="auto"/>
              <w:bottom w:val="single" w:sz="4" w:space="0" w:color="auto"/>
              <w:right w:val="single" w:sz="4" w:space="0" w:color="auto"/>
            </w:tcBorders>
            <w:hideMark/>
          </w:tcPr>
          <w:p w14:paraId="5817562F" w14:textId="77777777" w:rsidR="00B46A03" w:rsidRPr="00E276B6" w:rsidRDefault="00B46A03" w:rsidP="002D7261">
            <w:pPr>
              <w:jc w:val="left"/>
              <w:rPr>
                <w:rFonts w:ascii="Cambria" w:hAnsi="Cambria"/>
                <w:sz w:val="18"/>
                <w:szCs w:val="18"/>
              </w:rPr>
            </w:pPr>
            <w:r w:rsidRPr="00E276B6">
              <w:rPr>
                <w:rFonts w:ascii="Cambria" w:hAnsi="Cambria"/>
              </w:rPr>
              <w:t>enquiry</w:t>
            </w:r>
          </w:p>
        </w:tc>
        <w:tc>
          <w:tcPr>
            <w:tcW w:w="0" w:type="auto"/>
            <w:tcBorders>
              <w:top w:val="single" w:sz="4" w:space="0" w:color="auto"/>
              <w:left w:val="single" w:sz="4" w:space="0" w:color="auto"/>
              <w:bottom w:val="single" w:sz="4" w:space="0" w:color="auto"/>
              <w:right w:val="single" w:sz="4" w:space="0" w:color="auto"/>
            </w:tcBorders>
            <w:hideMark/>
          </w:tcPr>
          <w:p w14:paraId="12523340" w14:textId="77777777" w:rsidR="00B46A03" w:rsidRPr="00E276B6" w:rsidRDefault="00B46A03" w:rsidP="002D7261">
            <w:pPr>
              <w:jc w:val="left"/>
              <w:rPr>
                <w:rFonts w:ascii="Cambria" w:hAnsi="Cambria"/>
              </w:rPr>
            </w:pPr>
            <w:r w:rsidRPr="00E276B6">
              <w:rPr>
                <w:rFonts w:ascii="Cambria" w:hAnsi="Cambria"/>
              </w:rPr>
              <w:t>U+0005</w:t>
            </w:r>
          </w:p>
        </w:tc>
      </w:tr>
      <w:tr w:rsidR="00B46A03" w14:paraId="5F71834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2A4E4C3" w14:textId="77777777" w:rsidR="00B46A03" w:rsidRPr="00E276B6" w:rsidRDefault="00B46A03" w:rsidP="002D7261">
            <w:pPr>
              <w:jc w:val="left"/>
              <w:rPr>
                <w:rFonts w:ascii="Cambria" w:hAnsi="Cambria"/>
              </w:rPr>
            </w:pPr>
            <w:r w:rsidRPr="00E276B6">
              <w:rPr>
                <w:rFonts w:ascii="Cambria" w:hAnsi="Cambria"/>
              </w:rPr>
              <w:t>ACK</w:t>
            </w:r>
          </w:p>
        </w:tc>
        <w:tc>
          <w:tcPr>
            <w:tcW w:w="0" w:type="auto"/>
            <w:tcBorders>
              <w:top w:val="single" w:sz="4" w:space="0" w:color="auto"/>
              <w:left w:val="single" w:sz="4" w:space="0" w:color="auto"/>
              <w:bottom w:val="single" w:sz="4" w:space="0" w:color="auto"/>
              <w:right w:val="single" w:sz="4" w:space="0" w:color="auto"/>
            </w:tcBorders>
            <w:hideMark/>
          </w:tcPr>
          <w:p w14:paraId="6AE90672" w14:textId="77777777" w:rsidR="00B46A03" w:rsidRPr="00E276B6" w:rsidRDefault="00B46A03" w:rsidP="002D7261">
            <w:pPr>
              <w:jc w:val="left"/>
              <w:rPr>
                <w:rFonts w:ascii="Cambria" w:hAnsi="Cambria"/>
                <w:sz w:val="18"/>
                <w:szCs w:val="18"/>
              </w:rPr>
            </w:pPr>
            <w:r w:rsidRPr="00E276B6">
              <w:rPr>
                <w:rFonts w:ascii="Cambria" w:hAnsi="Cambria"/>
              </w:rPr>
              <w:t>acknowledge</w:t>
            </w:r>
          </w:p>
        </w:tc>
        <w:tc>
          <w:tcPr>
            <w:tcW w:w="0" w:type="auto"/>
            <w:tcBorders>
              <w:top w:val="single" w:sz="4" w:space="0" w:color="auto"/>
              <w:left w:val="single" w:sz="4" w:space="0" w:color="auto"/>
              <w:bottom w:val="single" w:sz="4" w:space="0" w:color="auto"/>
              <w:right w:val="single" w:sz="4" w:space="0" w:color="auto"/>
            </w:tcBorders>
            <w:hideMark/>
          </w:tcPr>
          <w:p w14:paraId="08A93C0D" w14:textId="77777777" w:rsidR="00B46A03" w:rsidRPr="00E276B6" w:rsidRDefault="00B46A03" w:rsidP="002D7261">
            <w:pPr>
              <w:jc w:val="left"/>
              <w:rPr>
                <w:rFonts w:ascii="Cambria" w:hAnsi="Cambria"/>
              </w:rPr>
            </w:pPr>
            <w:r w:rsidRPr="00E276B6">
              <w:rPr>
                <w:rFonts w:ascii="Cambria" w:hAnsi="Cambria"/>
              </w:rPr>
              <w:t>U+0006</w:t>
            </w:r>
          </w:p>
        </w:tc>
      </w:tr>
      <w:tr w:rsidR="00B46A03" w14:paraId="4004DF77"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0C642B7" w14:textId="77777777" w:rsidR="00B46A03" w:rsidRPr="00E276B6" w:rsidRDefault="00B46A03" w:rsidP="002D7261">
            <w:pPr>
              <w:jc w:val="left"/>
              <w:rPr>
                <w:rFonts w:ascii="Cambria" w:hAnsi="Cambria"/>
              </w:rPr>
            </w:pPr>
            <w:r w:rsidRPr="00E276B6">
              <w:rPr>
                <w:rFonts w:ascii="Cambria" w:hAnsi="Cambria"/>
              </w:rPr>
              <w:t>BEL</w:t>
            </w:r>
          </w:p>
        </w:tc>
        <w:tc>
          <w:tcPr>
            <w:tcW w:w="0" w:type="auto"/>
            <w:tcBorders>
              <w:top w:val="single" w:sz="4" w:space="0" w:color="auto"/>
              <w:left w:val="single" w:sz="4" w:space="0" w:color="auto"/>
              <w:bottom w:val="single" w:sz="4" w:space="0" w:color="auto"/>
              <w:right w:val="single" w:sz="4" w:space="0" w:color="auto"/>
            </w:tcBorders>
            <w:hideMark/>
          </w:tcPr>
          <w:p w14:paraId="70FA2CFC" w14:textId="77777777" w:rsidR="00B46A03" w:rsidRPr="00E276B6" w:rsidRDefault="00B46A03" w:rsidP="002D7261">
            <w:pPr>
              <w:jc w:val="left"/>
              <w:rPr>
                <w:rFonts w:ascii="Cambria" w:hAnsi="Cambria"/>
                <w:sz w:val="18"/>
                <w:szCs w:val="18"/>
              </w:rPr>
            </w:pPr>
            <w:r w:rsidRPr="00E276B6">
              <w:rPr>
                <w:rFonts w:ascii="Cambria" w:hAnsi="Cambria"/>
              </w:rPr>
              <w:t>bell</w:t>
            </w:r>
          </w:p>
        </w:tc>
        <w:tc>
          <w:tcPr>
            <w:tcW w:w="0" w:type="auto"/>
            <w:tcBorders>
              <w:top w:val="single" w:sz="4" w:space="0" w:color="auto"/>
              <w:left w:val="single" w:sz="4" w:space="0" w:color="auto"/>
              <w:bottom w:val="single" w:sz="4" w:space="0" w:color="auto"/>
              <w:right w:val="single" w:sz="4" w:space="0" w:color="auto"/>
            </w:tcBorders>
            <w:hideMark/>
          </w:tcPr>
          <w:p w14:paraId="489CBCD4" w14:textId="77777777" w:rsidR="00B46A03" w:rsidRPr="00E276B6" w:rsidRDefault="00B46A03" w:rsidP="002D7261">
            <w:pPr>
              <w:jc w:val="left"/>
              <w:rPr>
                <w:rFonts w:ascii="Cambria" w:hAnsi="Cambria"/>
              </w:rPr>
            </w:pPr>
            <w:r w:rsidRPr="00E276B6">
              <w:rPr>
                <w:rFonts w:ascii="Cambria" w:hAnsi="Cambria"/>
              </w:rPr>
              <w:t>U+0007</w:t>
            </w:r>
          </w:p>
        </w:tc>
      </w:tr>
      <w:tr w:rsidR="00B46A03" w14:paraId="40364867"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15FDB8E4" w14:textId="77777777" w:rsidR="00B46A03" w:rsidRPr="00E276B6" w:rsidRDefault="00B46A03" w:rsidP="002D7261">
            <w:pPr>
              <w:jc w:val="left"/>
              <w:rPr>
                <w:rFonts w:ascii="Cambria" w:hAnsi="Cambria"/>
              </w:rPr>
            </w:pPr>
            <w:r w:rsidRPr="00E276B6">
              <w:rPr>
                <w:rFonts w:ascii="Cambria" w:hAnsi="Cambria"/>
              </w:rPr>
              <w:t>BS</w:t>
            </w:r>
          </w:p>
        </w:tc>
        <w:tc>
          <w:tcPr>
            <w:tcW w:w="0" w:type="auto"/>
            <w:tcBorders>
              <w:top w:val="single" w:sz="4" w:space="0" w:color="auto"/>
              <w:left w:val="single" w:sz="4" w:space="0" w:color="auto"/>
              <w:bottom w:val="single" w:sz="4" w:space="0" w:color="auto"/>
              <w:right w:val="single" w:sz="4" w:space="0" w:color="auto"/>
            </w:tcBorders>
            <w:hideMark/>
          </w:tcPr>
          <w:p w14:paraId="41AAC271" w14:textId="77777777" w:rsidR="00B46A03" w:rsidRPr="00E276B6" w:rsidRDefault="00B46A03" w:rsidP="002D7261">
            <w:pPr>
              <w:jc w:val="left"/>
              <w:rPr>
                <w:rFonts w:ascii="Cambria" w:hAnsi="Cambria"/>
              </w:rPr>
            </w:pPr>
            <w:r w:rsidRPr="00E276B6">
              <w:rPr>
                <w:rFonts w:ascii="Cambria" w:hAnsi="Cambria"/>
              </w:rPr>
              <w:t>backspace</w:t>
            </w:r>
          </w:p>
        </w:tc>
        <w:tc>
          <w:tcPr>
            <w:tcW w:w="0" w:type="auto"/>
            <w:tcBorders>
              <w:top w:val="single" w:sz="4" w:space="0" w:color="auto"/>
              <w:left w:val="single" w:sz="4" w:space="0" w:color="auto"/>
              <w:bottom w:val="single" w:sz="4" w:space="0" w:color="auto"/>
              <w:right w:val="single" w:sz="4" w:space="0" w:color="auto"/>
            </w:tcBorders>
            <w:hideMark/>
          </w:tcPr>
          <w:p w14:paraId="4EF24B0E" w14:textId="77777777" w:rsidR="00B46A03" w:rsidRPr="00E276B6" w:rsidRDefault="00B46A03" w:rsidP="002D7261">
            <w:pPr>
              <w:jc w:val="left"/>
              <w:rPr>
                <w:rFonts w:ascii="Cambria" w:hAnsi="Cambria"/>
              </w:rPr>
            </w:pPr>
            <w:r w:rsidRPr="00E276B6">
              <w:rPr>
                <w:rFonts w:ascii="Cambria" w:hAnsi="Cambria"/>
              </w:rPr>
              <w:t>U+0008</w:t>
            </w:r>
          </w:p>
        </w:tc>
      </w:tr>
      <w:tr w:rsidR="00B46A03" w14:paraId="0B48AEC2"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D847BF8" w14:textId="77777777" w:rsidR="00B46A03" w:rsidRPr="00E276B6" w:rsidRDefault="00B46A03" w:rsidP="002D7261">
            <w:pPr>
              <w:jc w:val="left"/>
              <w:rPr>
                <w:rFonts w:ascii="Cambria" w:hAnsi="Cambria"/>
              </w:rPr>
            </w:pPr>
            <w:r w:rsidRPr="00E276B6">
              <w:rPr>
                <w:rFonts w:ascii="Cambria" w:hAnsi="Cambria"/>
              </w:rPr>
              <w:t>HT</w:t>
            </w:r>
          </w:p>
        </w:tc>
        <w:tc>
          <w:tcPr>
            <w:tcW w:w="0" w:type="auto"/>
            <w:tcBorders>
              <w:top w:val="single" w:sz="4" w:space="0" w:color="auto"/>
              <w:left w:val="single" w:sz="4" w:space="0" w:color="auto"/>
              <w:bottom w:val="single" w:sz="4" w:space="0" w:color="auto"/>
              <w:right w:val="single" w:sz="4" w:space="0" w:color="auto"/>
            </w:tcBorders>
            <w:hideMark/>
          </w:tcPr>
          <w:p w14:paraId="5E94D027" w14:textId="77777777" w:rsidR="00B46A03" w:rsidRPr="00E276B6" w:rsidRDefault="00B46A03" w:rsidP="002D7261">
            <w:pPr>
              <w:jc w:val="left"/>
              <w:rPr>
                <w:rFonts w:ascii="Cambria" w:hAnsi="Cambria"/>
              </w:rPr>
            </w:pPr>
            <w:r w:rsidRPr="00E276B6">
              <w:rPr>
                <w:rFonts w:ascii="Cambria" w:hAnsi="Cambria"/>
              </w:rPr>
              <w:t>horizontal tab</w:t>
            </w:r>
          </w:p>
        </w:tc>
        <w:tc>
          <w:tcPr>
            <w:tcW w:w="0" w:type="auto"/>
            <w:tcBorders>
              <w:top w:val="single" w:sz="4" w:space="0" w:color="auto"/>
              <w:left w:val="single" w:sz="4" w:space="0" w:color="auto"/>
              <w:bottom w:val="single" w:sz="4" w:space="0" w:color="auto"/>
              <w:right w:val="single" w:sz="4" w:space="0" w:color="auto"/>
            </w:tcBorders>
            <w:hideMark/>
          </w:tcPr>
          <w:p w14:paraId="0E025A23" w14:textId="77777777" w:rsidR="00B46A03" w:rsidRPr="00E276B6" w:rsidRDefault="00B46A03" w:rsidP="002D7261">
            <w:pPr>
              <w:jc w:val="left"/>
              <w:rPr>
                <w:rFonts w:ascii="Cambria" w:hAnsi="Cambria"/>
              </w:rPr>
            </w:pPr>
            <w:r w:rsidRPr="00E276B6">
              <w:rPr>
                <w:rFonts w:ascii="Cambria" w:hAnsi="Cambria"/>
              </w:rPr>
              <w:t>U+0009</w:t>
            </w:r>
          </w:p>
        </w:tc>
      </w:tr>
      <w:tr w:rsidR="00B46A03" w14:paraId="6DEE707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E650B3C" w14:textId="77777777" w:rsidR="00B46A03" w:rsidRPr="00E276B6" w:rsidRDefault="00B46A03" w:rsidP="002D7261">
            <w:pPr>
              <w:jc w:val="left"/>
              <w:rPr>
                <w:rFonts w:ascii="Cambria" w:hAnsi="Cambria"/>
              </w:rPr>
            </w:pPr>
            <w:r w:rsidRPr="00E276B6">
              <w:rPr>
                <w:rFonts w:ascii="Cambria" w:hAnsi="Cambria"/>
              </w:rPr>
              <w:lastRenderedPageBreak/>
              <w:t>LF</w:t>
            </w:r>
          </w:p>
        </w:tc>
        <w:tc>
          <w:tcPr>
            <w:tcW w:w="0" w:type="auto"/>
            <w:tcBorders>
              <w:top w:val="single" w:sz="4" w:space="0" w:color="auto"/>
              <w:left w:val="single" w:sz="4" w:space="0" w:color="auto"/>
              <w:bottom w:val="single" w:sz="4" w:space="0" w:color="auto"/>
              <w:right w:val="single" w:sz="4" w:space="0" w:color="auto"/>
            </w:tcBorders>
            <w:hideMark/>
          </w:tcPr>
          <w:p w14:paraId="056CF6EF" w14:textId="77777777" w:rsidR="00B46A03" w:rsidRPr="00E276B6" w:rsidRDefault="00B46A03" w:rsidP="002D7261">
            <w:pPr>
              <w:jc w:val="left"/>
              <w:rPr>
                <w:rFonts w:ascii="Cambria" w:hAnsi="Cambria"/>
              </w:rPr>
            </w:pPr>
            <w:r w:rsidRPr="00E276B6">
              <w:rPr>
                <w:rFonts w:ascii="Cambria" w:hAnsi="Cambria"/>
              </w:rPr>
              <w:t>line feed</w:t>
            </w:r>
          </w:p>
        </w:tc>
        <w:tc>
          <w:tcPr>
            <w:tcW w:w="0" w:type="auto"/>
            <w:tcBorders>
              <w:top w:val="single" w:sz="4" w:space="0" w:color="auto"/>
              <w:left w:val="single" w:sz="4" w:space="0" w:color="auto"/>
              <w:bottom w:val="single" w:sz="4" w:space="0" w:color="auto"/>
              <w:right w:val="single" w:sz="4" w:space="0" w:color="auto"/>
            </w:tcBorders>
            <w:hideMark/>
          </w:tcPr>
          <w:p w14:paraId="4049E54C" w14:textId="77777777" w:rsidR="00B46A03" w:rsidRPr="00E276B6" w:rsidRDefault="00B46A03" w:rsidP="002D7261">
            <w:pPr>
              <w:jc w:val="left"/>
              <w:rPr>
                <w:rFonts w:ascii="Cambria" w:hAnsi="Cambria"/>
              </w:rPr>
            </w:pPr>
            <w:r w:rsidRPr="00E276B6">
              <w:rPr>
                <w:rFonts w:ascii="Cambria" w:hAnsi="Cambria"/>
              </w:rPr>
              <w:t>U+000A</w:t>
            </w:r>
          </w:p>
        </w:tc>
      </w:tr>
      <w:tr w:rsidR="00B46A03" w14:paraId="3F8CC062"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F5D9FF4" w14:textId="77777777" w:rsidR="00B46A03" w:rsidRPr="00E276B6" w:rsidRDefault="00B46A03" w:rsidP="002D7261">
            <w:pPr>
              <w:jc w:val="left"/>
              <w:rPr>
                <w:rFonts w:ascii="Cambria" w:hAnsi="Cambria"/>
              </w:rPr>
            </w:pPr>
            <w:r w:rsidRPr="00E276B6">
              <w:rPr>
                <w:rFonts w:ascii="Cambria" w:hAnsi="Cambria"/>
              </w:rPr>
              <w:t>VT</w:t>
            </w:r>
          </w:p>
        </w:tc>
        <w:tc>
          <w:tcPr>
            <w:tcW w:w="0" w:type="auto"/>
            <w:tcBorders>
              <w:top w:val="single" w:sz="4" w:space="0" w:color="auto"/>
              <w:left w:val="single" w:sz="4" w:space="0" w:color="auto"/>
              <w:bottom w:val="single" w:sz="4" w:space="0" w:color="auto"/>
              <w:right w:val="single" w:sz="4" w:space="0" w:color="auto"/>
            </w:tcBorders>
            <w:hideMark/>
          </w:tcPr>
          <w:p w14:paraId="75CE5749" w14:textId="77777777" w:rsidR="00B46A03" w:rsidRPr="00E276B6" w:rsidRDefault="00B46A03" w:rsidP="002D7261">
            <w:pPr>
              <w:jc w:val="left"/>
              <w:rPr>
                <w:rFonts w:ascii="Cambria" w:hAnsi="Cambria"/>
              </w:rPr>
            </w:pPr>
            <w:r w:rsidRPr="00E276B6">
              <w:rPr>
                <w:rFonts w:ascii="Cambria" w:hAnsi="Cambria"/>
              </w:rPr>
              <w:t>vertical tab</w:t>
            </w:r>
          </w:p>
        </w:tc>
        <w:tc>
          <w:tcPr>
            <w:tcW w:w="0" w:type="auto"/>
            <w:tcBorders>
              <w:top w:val="single" w:sz="4" w:space="0" w:color="auto"/>
              <w:left w:val="single" w:sz="4" w:space="0" w:color="auto"/>
              <w:bottom w:val="single" w:sz="4" w:space="0" w:color="auto"/>
              <w:right w:val="single" w:sz="4" w:space="0" w:color="auto"/>
            </w:tcBorders>
            <w:hideMark/>
          </w:tcPr>
          <w:p w14:paraId="07F79145" w14:textId="77777777" w:rsidR="00B46A03" w:rsidRPr="00E276B6" w:rsidRDefault="00B46A03" w:rsidP="002D7261">
            <w:pPr>
              <w:jc w:val="left"/>
              <w:rPr>
                <w:rFonts w:ascii="Cambria" w:hAnsi="Cambria"/>
              </w:rPr>
            </w:pPr>
            <w:r w:rsidRPr="00E276B6">
              <w:rPr>
                <w:rFonts w:ascii="Cambria" w:hAnsi="Cambria"/>
              </w:rPr>
              <w:t>U+000B</w:t>
            </w:r>
          </w:p>
        </w:tc>
      </w:tr>
      <w:tr w:rsidR="00B46A03" w14:paraId="6D1259B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15BD51E9" w14:textId="77777777" w:rsidR="00B46A03" w:rsidRPr="00E276B6" w:rsidRDefault="00B46A03" w:rsidP="002D7261">
            <w:pPr>
              <w:jc w:val="left"/>
              <w:rPr>
                <w:rFonts w:ascii="Cambria" w:hAnsi="Cambria"/>
              </w:rPr>
            </w:pPr>
            <w:r w:rsidRPr="00E276B6">
              <w:rPr>
                <w:rFonts w:ascii="Cambria" w:hAnsi="Cambria"/>
              </w:rPr>
              <w:t>FF</w:t>
            </w:r>
          </w:p>
        </w:tc>
        <w:tc>
          <w:tcPr>
            <w:tcW w:w="0" w:type="auto"/>
            <w:tcBorders>
              <w:top w:val="single" w:sz="4" w:space="0" w:color="auto"/>
              <w:left w:val="single" w:sz="4" w:space="0" w:color="auto"/>
              <w:bottom w:val="single" w:sz="4" w:space="0" w:color="auto"/>
              <w:right w:val="single" w:sz="4" w:space="0" w:color="auto"/>
            </w:tcBorders>
            <w:hideMark/>
          </w:tcPr>
          <w:p w14:paraId="1AFC171D" w14:textId="77777777" w:rsidR="00B46A03" w:rsidRPr="00E276B6" w:rsidRDefault="00B46A03" w:rsidP="002D7261">
            <w:pPr>
              <w:jc w:val="left"/>
              <w:rPr>
                <w:rFonts w:ascii="Cambria" w:hAnsi="Cambria"/>
              </w:rPr>
            </w:pPr>
            <w:r w:rsidRPr="00E276B6">
              <w:rPr>
                <w:rFonts w:ascii="Cambria" w:hAnsi="Cambria"/>
              </w:rPr>
              <w:t>form feed</w:t>
            </w:r>
          </w:p>
        </w:tc>
        <w:tc>
          <w:tcPr>
            <w:tcW w:w="0" w:type="auto"/>
            <w:tcBorders>
              <w:top w:val="single" w:sz="4" w:space="0" w:color="auto"/>
              <w:left w:val="single" w:sz="4" w:space="0" w:color="auto"/>
              <w:bottom w:val="single" w:sz="4" w:space="0" w:color="auto"/>
              <w:right w:val="single" w:sz="4" w:space="0" w:color="auto"/>
            </w:tcBorders>
            <w:hideMark/>
          </w:tcPr>
          <w:p w14:paraId="540F613E" w14:textId="77777777" w:rsidR="00B46A03" w:rsidRPr="00E276B6" w:rsidRDefault="00B46A03" w:rsidP="002D7261">
            <w:pPr>
              <w:jc w:val="left"/>
              <w:rPr>
                <w:rFonts w:ascii="Cambria" w:hAnsi="Cambria"/>
              </w:rPr>
            </w:pPr>
            <w:r w:rsidRPr="00E276B6">
              <w:rPr>
                <w:rFonts w:ascii="Cambria" w:hAnsi="Cambria"/>
              </w:rPr>
              <w:t>U+000C</w:t>
            </w:r>
          </w:p>
        </w:tc>
      </w:tr>
      <w:tr w:rsidR="00B46A03" w14:paraId="7F8F46DA"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408CBA5" w14:textId="77777777" w:rsidR="00B46A03" w:rsidRPr="00E276B6" w:rsidRDefault="00B46A03" w:rsidP="002D7261">
            <w:pPr>
              <w:jc w:val="left"/>
              <w:rPr>
                <w:rFonts w:ascii="Cambria" w:hAnsi="Cambria"/>
              </w:rPr>
            </w:pPr>
            <w:r w:rsidRPr="00E276B6">
              <w:rPr>
                <w:rFonts w:ascii="Cambria" w:hAnsi="Cambria"/>
              </w:rPr>
              <w:t>CR</w:t>
            </w:r>
          </w:p>
        </w:tc>
        <w:tc>
          <w:tcPr>
            <w:tcW w:w="0" w:type="auto"/>
            <w:tcBorders>
              <w:top w:val="single" w:sz="4" w:space="0" w:color="auto"/>
              <w:left w:val="single" w:sz="4" w:space="0" w:color="auto"/>
              <w:bottom w:val="single" w:sz="4" w:space="0" w:color="auto"/>
              <w:right w:val="single" w:sz="4" w:space="0" w:color="auto"/>
            </w:tcBorders>
            <w:hideMark/>
          </w:tcPr>
          <w:p w14:paraId="1079770D" w14:textId="77777777" w:rsidR="00B46A03" w:rsidRPr="00E276B6" w:rsidRDefault="00B46A03" w:rsidP="002D7261">
            <w:pPr>
              <w:jc w:val="left"/>
              <w:rPr>
                <w:rFonts w:ascii="Cambria" w:hAnsi="Cambria"/>
              </w:rPr>
            </w:pPr>
            <w:r w:rsidRPr="00E276B6">
              <w:rPr>
                <w:rFonts w:ascii="Cambria" w:hAnsi="Cambria"/>
              </w:rPr>
              <w:t>carriage return</w:t>
            </w:r>
          </w:p>
        </w:tc>
        <w:tc>
          <w:tcPr>
            <w:tcW w:w="0" w:type="auto"/>
            <w:tcBorders>
              <w:top w:val="single" w:sz="4" w:space="0" w:color="auto"/>
              <w:left w:val="single" w:sz="4" w:space="0" w:color="auto"/>
              <w:bottom w:val="single" w:sz="4" w:space="0" w:color="auto"/>
              <w:right w:val="single" w:sz="4" w:space="0" w:color="auto"/>
            </w:tcBorders>
            <w:hideMark/>
          </w:tcPr>
          <w:p w14:paraId="1ED8D5D0" w14:textId="77777777" w:rsidR="00B46A03" w:rsidRPr="00E276B6" w:rsidRDefault="00B46A03" w:rsidP="002D7261">
            <w:pPr>
              <w:jc w:val="left"/>
              <w:rPr>
                <w:rFonts w:ascii="Cambria" w:hAnsi="Cambria"/>
              </w:rPr>
            </w:pPr>
            <w:r w:rsidRPr="00E276B6">
              <w:rPr>
                <w:rFonts w:ascii="Cambria" w:hAnsi="Cambria"/>
              </w:rPr>
              <w:t>U+000D</w:t>
            </w:r>
          </w:p>
        </w:tc>
      </w:tr>
      <w:tr w:rsidR="00B46A03" w14:paraId="26BE9555"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369E2589" w14:textId="77777777" w:rsidR="00B46A03" w:rsidRPr="00E276B6" w:rsidRDefault="00B46A03" w:rsidP="002D7261">
            <w:pPr>
              <w:jc w:val="left"/>
              <w:rPr>
                <w:rFonts w:ascii="Cambria" w:hAnsi="Cambria"/>
              </w:rPr>
            </w:pPr>
            <w:r w:rsidRPr="00E276B6">
              <w:rPr>
                <w:rFonts w:ascii="Cambria" w:hAnsi="Cambria"/>
              </w:rPr>
              <w:t>SO</w:t>
            </w:r>
          </w:p>
        </w:tc>
        <w:tc>
          <w:tcPr>
            <w:tcW w:w="0" w:type="auto"/>
            <w:tcBorders>
              <w:top w:val="single" w:sz="4" w:space="0" w:color="auto"/>
              <w:left w:val="single" w:sz="4" w:space="0" w:color="auto"/>
              <w:bottom w:val="single" w:sz="4" w:space="0" w:color="auto"/>
              <w:right w:val="single" w:sz="4" w:space="0" w:color="auto"/>
            </w:tcBorders>
            <w:hideMark/>
          </w:tcPr>
          <w:p w14:paraId="6C12DAD9" w14:textId="77777777" w:rsidR="00B46A03" w:rsidRPr="00E276B6" w:rsidRDefault="00B46A03" w:rsidP="002D7261">
            <w:pPr>
              <w:jc w:val="left"/>
              <w:rPr>
                <w:rFonts w:ascii="Cambria" w:hAnsi="Cambria"/>
              </w:rPr>
            </w:pPr>
            <w:r w:rsidRPr="00E276B6">
              <w:rPr>
                <w:rFonts w:ascii="Cambria" w:hAnsi="Cambria"/>
              </w:rPr>
              <w:t>shift out</w:t>
            </w:r>
          </w:p>
        </w:tc>
        <w:tc>
          <w:tcPr>
            <w:tcW w:w="0" w:type="auto"/>
            <w:tcBorders>
              <w:top w:val="single" w:sz="4" w:space="0" w:color="auto"/>
              <w:left w:val="single" w:sz="4" w:space="0" w:color="auto"/>
              <w:bottom w:val="single" w:sz="4" w:space="0" w:color="auto"/>
              <w:right w:val="single" w:sz="4" w:space="0" w:color="auto"/>
            </w:tcBorders>
            <w:hideMark/>
          </w:tcPr>
          <w:p w14:paraId="2A62AE1F" w14:textId="77777777" w:rsidR="00B46A03" w:rsidRPr="00E276B6" w:rsidRDefault="00B46A03" w:rsidP="002D7261">
            <w:pPr>
              <w:jc w:val="left"/>
              <w:rPr>
                <w:rFonts w:ascii="Cambria" w:hAnsi="Cambria"/>
              </w:rPr>
            </w:pPr>
            <w:r w:rsidRPr="00E276B6">
              <w:rPr>
                <w:rFonts w:ascii="Cambria" w:hAnsi="Cambria"/>
              </w:rPr>
              <w:t>U+000E</w:t>
            </w:r>
          </w:p>
        </w:tc>
      </w:tr>
      <w:tr w:rsidR="00B46A03" w14:paraId="22C1CA5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873AEF3" w14:textId="77777777" w:rsidR="00B46A03" w:rsidRPr="00E276B6" w:rsidRDefault="00B46A03" w:rsidP="002D7261">
            <w:pPr>
              <w:jc w:val="left"/>
              <w:rPr>
                <w:rFonts w:ascii="Cambria" w:hAnsi="Cambria"/>
              </w:rPr>
            </w:pPr>
            <w:r w:rsidRPr="00E276B6">
              <w:rPr>
                <w:rFonts w:ascii="Cambria" w:hAnsi="Cambria"/>
              </w:rPr>
              <w:t>SI</w:t>
            </w:r>
          </w:p>
        </w:tc>
        <w:tc>
          <w:tcPr>
            <w:tcW w:w="0" w:type="auto"/>
            <w:tcBorders>
              <w:top w:val="single" w:sz="4" w:space="0" w:color="auto"/>
              <w:left w:val="single" w:sz="4" w:space="0" w:color="auto"/>
              <w:bottom w:val="single" w:sz="4" w:space="0" w:color="auto"/>
              <w:right w:val="single" w:sz="4" w:space="0" w:color="auto"/>
            </w:tcBorders>
            <w:hideMark/>
          </w:tcPr>
          <w:p w14:paraId="090B8EA7" w14:textId="77777777" w:rsidR="00B46A03" w:rsidRPr="00E276B6" w:rsidRDefault="00B46A03" w:rsidP="002D7261">
            <w:pPr>
              <w:jc w:val="left"/>
              <w:rPr>
                <w:rFonts w:ascii="Cambria" w:hAnsi="Cambria"/>
              </w:rPr>
            </w:pPr>
            <w:r w:rsidRPr="00E276B6">
              <w:rPr>
                <w:rFonts w:ascii="Cambria" w:hAnsi="Cambria"/>
              </w:rPr>
              <w:t>shift in</w:t>
            </w:r>
          </w:p>
        </w:tc>
        <w:tc>
          <w:tcPr>
            <w:tcW w:w="0" w:type="auto"/>
            <w:tcBorders>
              <w:top w:val="single" w:sz="4" w:space="0" w:color="auto"/>
              <w:left w:val="single" w:sz="4" w:space="0" w:color="auto"/>
              <w:bottom w:val="single" w:sz="4" w:space="0" w:color="auto"/>
              <w:right w:val="single" w:sz="4" w:space="0" w:color="auto"/>
            </w:tcBorders>
            <w:hideMark/>
          </w:tcPr>
          <w:p w14:paraId="1B6C3F36" w14:textId="77777777" w:rsidR="00B46A03" w:rsidRPr="00E276B6" w:rsidRDefault="00B46A03" w:rsidP="002D7261">
            <w:pPr>
              <w:jc w:val="left"/>
              <w:rPr>
                <w:rFonts w:ascii="Cambria" w:hAnsi="Cambria"/>
              </w:rPr>
            </w:pPr>
            <w:r w:rsidRPr="00E276B6">
              <w:rPr>
                <w:rFonts w:ascii="Cambria" w:hAnsi="Cambria"/>
              </w:rPr>
              <w:t>U+000F</w:t>
            </w:r>
          </w:p>
        </w:tc>
      </w:tr>
      <w:tr w:rsidR="00B46A03" w14:paraId="3F620225"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F7C4FA2" w14:textId="77777777" w:rsidR="00B46A03" w:rsidRPr="00E276B6" w:rsidRDefault="00B46A03" w:rsidP="002D7261">
            <w:pPr>
              <w:jc w:val="left"/>
              <w:rPr>
                <w:rFonts w:ascii="Cambria" w:hAnsi="Cambria"/>
              </w:rPr>
            </w:pPr>
            <w:r w:rsidRPr="00E276B6">
              <w:rPr>
                <w:rFonts w:ascii="Cambria" w:hAnsi="Cambria"/>
              </w:rPr>
              <w:t>DLE</w:t>
            </w:r>
          </w:p>
        </w:tc>
        <w:tc>
          <w:tcPr>
            <w:tcW w:w="0" w:type="auto"/>
            <w:tcBorders>
              <w:top w:val="single" w:sz="4" w:space="0" w:color="auto"/>
              <w:left w:val="single" w:sz="4" w:space="0" w:color="auto"/>
              <w:bottom w:val="single" w:sz="4" w:space="0" w:color="auto"/>
              <w:right w:val="single" w:sz="4" w:space="0" w:color="auto"/>
            </w:tcBorders>
            <w:hideMark/>
          </w:tcPr>
          <w:p w14:paraId="5F07E67F" w14:textId="77777777" w:rsidR="00B46A03" w:rsidRPr="00E276B6" w:rsidRDefault="00B46A03" w:rsidP="002D7261">
            <w:pPr>
              <w:jc w:val="left"/>
              <w:rPr>
                <w:rFonts w:ascii="Cambria" w:hAnsi="Cambria"/>
              </w:rPr>
            </w:pPr>
            <w:r w:rsidRPr="00E276B6">
              <w:rPr>
                <w:rFonts w:ascii="Cambria" w:hAnsi="Cambria"/>
              </w:rPr>
              <w:t>data link escape</w:t>
            </w:r>
          </w:p>
        </w:tc>
        <w:tc>
          <w:tcPr>
            <w:tcW w:w="0" w:type="auto"/>
            <w:tcBorders>
              <w:top w:val="single" w:sz="4" w:space="0" w:color="auto"/>
              <w:left w:val="single" w:sz="4" w:space="0" w:color="auto"/>
              <w:bottom w:val="single" w:sz="4" w:space="0" w:color="auto"/>
              <w:right w:val="single" w:sz="4" w:space="0" w:color="auto"/>
            </w:tcBorders>
            <w:hideMark/>
          </w:tcPr>
          <w:p w14:paraId="4D227EA9" w14:textId="77777777" w:rsidR="00B46A03" w:rsidRPr="00E276B6" w:rsidRDefault="00B46A03" w:rsidP="002D7261">
            <w:pPr>
              <w:jc w:val="left"/>
              <w:rPr>
                <w:rFonts w:ascii="Cambria" w:hAnsi="Cambria"/>
              </w:rPr>
            </w:pPr>
            <w:r w:rsidRPr="00E276B6">
              <w:rPr>
                <w:rFonts w:ascii="Cambria" w:hAnsi="Cambria"/>
              </w:rPr>
              <w:t>U+0010</w:t>
            </w:r>
          </w:p>
        </w:tc>
      </w:tr>
      <w:tr w:rsidR="00B46A03" w14:paraId="14B0711E"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DF91CBC" w14:textId="77777777" w:rsidR="00B46A03" w:rsidRPr="00E276B6" w:rsidRDefault="00B46A03" w:rsidP="002D7261">
            <w:pPr>
              <w:jc w:val="left"/>
              <w:rPr>
                <w:rFonts w:ascii="Cambria" w:hAnsi="Cambria"/>
              </w:rPr>
            </w:pPr>
            <w:r w:rsidRPr="00E276B6">
              <w:rPr>
                <w:rFonts w:ascii="Cambria" w:hAnsi="Cambria"/>
              </w:rPr>
              <w:t>DC1</w:t>
            </w:r>
          </w:p>
        </w:tc>
        <w:tc>
          <w:tcPr>
            <w:tcW w:w="0" w:type="auto"/>
            <w:tcBorders>
              <w:top w:val="single" w:sz="4" w:space="0" w:color="auto"/>
              <w:left w:val="single" w:sz="4" w:space="0" w:color="auto"/>
              <w:bottom w:val="single" w:sz="4" w:space="0" w:color="auto"/>
              <w:right w:val="single" w:sz="4" w:space="0" w:color="auto"/>
            </w:tcBorders>
            <w:hideMark/>
          </w:tcPr>
          <w:p w14:paraId="48D0233A" w14:textId="77777777" w:rsidR="00B46A03" w:rsidRPr="00E276B6" w:rsidRDefault="00B46A03" w:rsidP="002D7261">
            <w:pPr>
              <w:jc w:val="left"/>
              <w:rPr>
                <w:rFonts w:ascii="Cambria" w:hAnsi="Cambria"/>
              </w:rPr>
            </w:pPr>
            <w:r w:rsidRPr="00E276B6">
              <w:rPr>
                <w:rFonts w:ascii="Cambria" w:hAnsi="Cambria"/>
              </w:rPr>
              <w:t>device control 1</w:t>
            </w:r>
          </w:p>
        </w:tc>
        <w:tc>
          <w:tcPr>
            <w:tcW w:w="0" w:type="auto"/>
            <w:tcBorders>
              <w:top w:val="single" w:sz="4" w:space="0" w:color="auto"/>
              <w:left w:val="single" w:sz="4" w:space="0" w:color="auto"/>
              <w:bottom w:val="single" w:sz="4" w:space="0" w:color="auto"/>
              <w:right w:val="single" w:sz="4" w:space="0" w:color="auto"/>
            </w:tcBorders>
            <w:hideMark/>
          </w:tcPr>
          <w:p w14:paraId="73E4341F" w14:textId="77777777" w:rsidR="00B46A03" w:rsidRPr="00E276B6" w:rsidRDefault="00B46A03" w:rsidP="002D7261">
            <w:pPr>
              <w:jc w:val="left"/>
              <w:rPr>
                <w:rFonts w:ascii="Cambria" w:hAnsi="Cambria"/>
              </w:rPr>
            </w:pPr>
            <w:r w:rsidRPr="00E276B6">
              <w:rPr>
                <w:rFonts w:ascii="Cambria" w:hAnsi="Cambria"/>
              </w:rPr>
              <w:t>U+0011</w:t>
            </w:r>
          </w:p>
        </w:tc>
      </w:tr>
      <w:tr w:rsidR="00B46A03" w14:paraId="3A8A9F55"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4FF03615" w14:textId="77777777" w:rsidR="00B46A03" w:rsidRPr="00E276B6" w:rsidRDefault="00B46A03" w:rsidP="002D7261">
            <w:pPr>
              <w:jc w:val="left"/>
              <w:rPr>
                <w:rFonts w:ascii="Cambria" w:hAnsi="Cambria"/>
              </w:rPr>
            </w:pPr>
            <w:r w:rsidRPr="00E276B6">
              <w:rPr>
                <w:rFonts w:ascii="Cambria" w:hAnsi="Cambria"/>
              </w:rPr>
              <w:t>DC2</w:t>
            </w:r>
          </w:p>
        </w:tc>
        <w:tc>
          <w:tcPr>
            <w:tcW w:w="0" w:type="auto"/>
            <w:tcBorders>
              <w:top w:val="single" w:sz="4" w:space="0" w:color="auto"/>
              <w:left w:val="single" w:sz="4" w:space="0" w:color="auto"/>
              <w:bottom w:val="single" w:sz="4" w:space="0" w:color="auto"/>
              <w:right w:val="single" w:sz="4" w:space="0" w:color="auto"/>
            </w:tcBorders>
            <w:hideMark/>
          </w:tcPr>
          <w:p w14:paraId="4D57A795" w14:textId="77777777" w:rsidR="00B46A03" w:rsidRPr="00E276B6" w:rsidRDefault="00B46A03" w:rsidP="002D7261">
            <w:pPr>
              <w:jc w:val="left"/>
              <w:rPr>
                <w:rFonts w:ascii="Cambria" w:hAnsi="Cambria"/>
              </w:rPr>
            </w:pPr>
            <w:r w:rsidRPr="00E276B6">
              <w:rPr>
                <w:rFonts w:ascii="Cambria" w:hAnsi="Cambria"/>
              </w:rPr>
              <w:t>device control 2</w:t>
            </w:r>
          </w:p>
        </w:tc>
        <w:tc>
          <w:tcPr>
            <w:tcW w:w="0" w:type="auto"/>
            <w:tcBorders>
              <w:top w:val="single" w:sz="4" w:space="0" w:color="auto"/>
              <w:left w:val="single" w:sz="4" w:space="0" w:color="auto"/>
              <w:bottom w:val="single" w:sz="4" w:space="0" w:color="auto"/>
              <w:right w:val="single" w:sz="4" w:space="0" w:color="auto"/>
            </w:tcBorders>
            <w:hideMark/>
          </w:tcPr>
          <w:p w14:paraId="36C4E4CF" w14:textId="77777777" w:rsidR="00B46A03" w:rsidRPr="00E276B6" w:rsidRDefault="00B46A03" w:rsidP="002D7261">
            <w:pPr>
              <w:jc w:val="left"/>
              <w:rPr>
                <w:rFonts w:ascii="Cambria" w:hAnsi="Cambria"/>
              </w:rPr>
            </w:pPr>
            <w:r w:rsidRPr="00E276B6">
              <w:rPr>
                <w:rFonts w:ascii="Cambria" w:hAnsi="Cambria"/>
              </w:rPr>
              <w:t>U+0012</w:t>
            </w:r>
          </w:p>
        </w:tc>
      </w:tr>
      <w:tr w:rsidR="00B46A03" w14:paraId="40A1FD8F"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30F5A51" w14:textId="77777777" w:rsidR="00B46A03" w:rsidRPr="00E276B6" w:rsidRDefault="00B46A03" w:rsidP="002D7261">
            <w:pPr>
              <w:jc w:val="left"/>
              <w:rPr>
                <w:rFonts w:ascii="Cambria" w:hAnsi="Cambria"/>
              </w:rPr>
            </w:pPr>
            <w:r w:rsidRPr="00E276B6">
              <w:rPr>
                <w:rFonts w:ascii="Cambria" w:hAnsi="Cambria"/>
              </w:rPr>
              <w:t>DC3</w:t>
            </w:r>
          </w:p>
        </w:tc>
        <w:tc>
          <w:tcPr>
            <w:tcW w:w="0" w:type="auto"/>
            <w:tcBorders>
              <w:top w:val="single" w:sz="4" w:space="0" w:color="auto"/>
              <w:left w:val="single" w:sz="4" w:space="0" w:color="auto"/>
              <w:bottom w:val="single" w:sz="4" w:space="0" w:color="auto"/>
              <w:right w:val="single" w:sz="4" w:space="0" w:color="auto"/>
            </w:tcBorders>
            <w:hideMark/>
          </w:tcPr>
          <w:p w14:paraId="2F08B87B" w14:textId="77777777" w:rsidR="00B46A03" w:rsidRPr="00E276B6" w:rsidRDefault="00B46A03" w:rsidP="002D7261">
            <w:pPr>
              <w:jc w:val="left"/>
              <w:rPr>
                <w:rFonts w:ascii="Cambria" w:hAnsi="Cambria"/>
              </w:rPr>
            </w:pPr>
            <w:r w:rsidRPr="00E276B6">
              <w:rPr>
                <w:rFonts w:ascii="Cambria" w:hAnsi="Cambria"/>
              </w:rPr>
              <w:t>device control 3</w:t>
            </w:r>
          </w:p>
        </w:tc>
        <w:tc>
          <w:tcPr>
            <w:tcW w:w="0" w:type="auto"/>
            <w:tcBorders>
              <w:top w:val="single" w:sz="4" w:space="0" w:color="auto"/>
              <w:left w:val="single" w:sz="4" w:space="0" w:color="auto"/>
              <w:bottom w:val="single" w:sz="4" w:space="0" w:color="auto"/>
              <w:right w:val="single" w:sz="4" w:space="0" w:color="auto"/>
            </w:tcBorders>
            <w:hideMark/>
          </w:tcPr>
          <w:p w14:paraId="7C9A259D" w14:textId="77777777" w:rsidR="00B46A03" w:rsidRPr="00E276B6" w:rsidRDefault="00B46A03" w:rsidP="002D7261">
            <w:pPr>
              <w:jc w:val="left"/>
              <w:rPr>
                <w:rFonts w:ascii="Cambria" w:hAnsi="Cambria"/>
              </w:rPr>
            </w:pPr>
            <w:r w:rsidRPr="00E276B6">
              <w:rPr>
                <w:rFonts w:ascii="Cambria" w:hAnsi="Cambria"/>
              </w:rPr>
              <w:t>U+0013</w:t>
            </w:r>
          </w:p>
        </w:tc>
      </w:tr>
      <w:tr w:rsidR="00B46A03" w14:paraId="4AC4DF1A"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18924CD" w14:textId="77777777" w:rsidR="00B46A03" w:rsidRPr="00E276B6" w:rsidRDefault="00B46A03" w:rsidP="002D7261">
            <w:pPr>
              <w:jc w:val="left"/>
              <w:rPr>
                <w:rFonts w:ascii="Cambria" w:hAnsi="Cambria"/>
              </w:rPr>
            </w:pPr>
            <w:r w:rsidRPr="00E276B6">
              <w:rPr>
                <w:rFonts w:ascii="Cambria" w:hAnsi="Cambria"/>
              </w:rPr>
              <w:t>DC4</w:t>
            </w:r>
          </w:p>
        </w:tc>
        <w:tc>
          <w:tcPr>
            <w:tcW w:w="0" w:type="auto"/>
            <w:tcBorders>
              <w:top w:val="single" w:sz="4" w:space="0" w:color="auto"/>
              <w:left w:val="single" w:sz="4" w:space="0" w:color="auto"/>
              <w:bottom w:val="single" w:sz="4" w:space="0" w:color="auto"/>
              <w:right w:val="single" w:sz="4" w:space="0" w:color="auto"/>
            </w:tcBorders>
            <w:hideMark/>
          </w:tcPr>
          <w:p w14:paraId="25559BC0" w14:textId="77777777" w:rsidR="00B46A03" w:rsidRPr="00E276B6" w:rsidRDefault="00B46A03" w:rsidP="002D7261">
            <w:pPr>
              <w:jc w:val="left"/>
              <w:rPr>
                <w:rFonts w:ascii="Cambria" w:hAnsi="Cambria"/>
              </w:rPr>
            </w:pPr>
            <w:r w:rsidRPr="00E276B6">
              <w:rPr>
                <w:rFonts w:ascii="Cambria" w:hAnsi="Cambria"/>
              </w:rPr>
              <w:t>device control 4</w:t>
            </w:r>
          </w:p>
        </w:tc>
        <w:tc>
          <w:tcPr>
            <w:tcW w:w="0" w:type="auto"/>
            <w:tcBorders>
              <w:top w:val="single" w:sz="4" w:space="0" w:color="auto"/>
              <w:left w:val="single" w:sz="4" w:space="0" w:color="auto"/>
              <w:bottom w:val="single" w:sz="4" w:space="0" w:color="auto"/>
              <w:right w:val="single" w:sz="4" w:space="0" w:color="auto"/>
            </w:tcBorders>
            <w:hideMark/>
          </w:tcPr>
          <w:p w14:paraId="6044CEF8" w14:textId="77777777" w:rsidR="00B46A03" w:rsidRPr="00E276B6" w:rsidRDefault="00B46A03" w:rsidP="002D7261">
            <w:pPr>
              <w:jc w:val="left"/>
              <w:rPr>
                <w:rFonts w:ascii="Cambria" w:hAnsi="Cambria"/>
              </w:rPr>
            </w:pPr>
            <w:r w:rsidRPr="00E276B6">
              <w:rPr>
                <w:rFonts w:ascii="Cambria" w:hAnsi="Cambria"/>
              </w:rPr>
              <w:t>U+0014</w:t>
            </w:r>
          </w:p>
        </w:tc>
      </w:tr>
      <w:tr w:rsidR="00B46A03" w14:paraId="45793005"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DAFCE92" w14:textId="77777777" w:rsidR="00B46A03" w:rsidRPr="00E276B6" w:rsidRDefault="00B46A03" w:rsidP="002D7261">
            <w:pPr>
              <w:jc w:val="left"/>
              <w:rPr>
                <w:rFonts w:ascii="Cambria" w:hAnsi="Cambria"/>
              </w:rPr>
            </w:pPr>
            <w:r w:rsidRPr="00E276B6">
              <w:rPr>
                <w:rFonts w:ascii="Cambria" w:hAnsi="Cambria"/>
              </w:rPr>
              <w:t>NAK</w:t>
            </w:r>
          </w:p>
        </w:tc>
        <w:tc>
          <w:tcPr>
            <w:tcW w:w="0" w:type="auto"/>
            <w:tcBorders>
              <w:top w:val="single" w:sz="4" w:space="0" w:color="auto"/>
              <w:left w:val="single" w:sz="4" w:space="0" w:color="auto"/>
              <w:bottom w:val="single" w:sz="4" w:space="0" w:color="auto"/>
              <w:right w:val="single" w:sz="4" w:space="0" w:color="auto"/>
            </w:tcBorders>
            <w:hideMark/>
          </w:tcPr>
          <w:p w14:paraId="5C94A6FB" w14:textId="77777777" w:rsidR="00B46A03" w:rsidRPr="00E276B6" w:rsidRDefault="00B46A03" w:rsidP="002D7261">
            <w:pPr>
              <w:jc w:val="left"/>
              <w:rPr>
                <w:rFonts w:ascii="Cambria" w:hAnsi="Cambria"/>
              </w:rPr>
            </w:pPr>
            <w:r w:rsidRPr="00E276B6">
              <w:rPr>
                <w:rFonts w:ascii="Cambria" w:hAnsi="Cambria"/>
              </w:rPr>
              <w:t>negative acknowledge</w:t>
            </w:r>
          </w:p>
        </w:tc>
        <w:tc>
          <w:tcPr>
            <w:tcW w:w="0" w:type="auto"/>
            <w:tcBorders>
              <w:top w:val="single" w:sz="4" w:space="0" w:color="auto"/>
              <w:left w:val="single" w:sz="4" w:space="0" w:color="auto"/>
              <w:bottom w:val="single" w:sz="4" w:space="0" w:color="auto"/>
              <w:right w:val="single" w:sz="4" w:space="0" w:color="auto"/>
            </w:tcBorders>
            <w:hideMark/>
          </w:tcPr>
          <w:p w14:paraId="4DD6D369" w14:textId="77777777" w:rsidR="00B46A03" w:rsidRPr="00E276B6" w:rsidRDefault="00B46A03" w:rsidP="002D7261">
            <w:pPr>
              <w:jc w:val="left"/>
              <w:rPr>
                <w:rFonts w:ascii="Cambria" w:hAnsi="Cambria"/>
              </w:rPr>
            </w:pPr>
            <w:r w:rsidRPr="00E276B6">
              <w:rPr>
                <w:rFonts w:ascii="Cambria" w:hAnsi="Cambria"/>
              </w:rPr>
              <w:t>U+0015</w:t>
            </w:r>
          </w:p>
        </w:tc>
      </w:tr>
      <w:tr w:rsidR="00B46A03" w14:paraId="62A6F19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55341797" w14:textId="77777777" w:rsidR="00B46A03" w:rsidRPr="00E276B6" w:rsidRDefault="00B46A03" w:rsidP="002D7261">
            <w:pPr>
              <w:jc w:val="left"/>
              <w:rPr>
                <w:rFonts w:ascii="Cambria" w:hAnsi="Cambria"/>
              </w:rPr>
            </w:pPr>
            <w:r w:rsidRPr="00E276B6">
              <w:rPr>
                <w:rFonts w:ascii="Cambria" w:hAnsi="Cambria"/>
              </w:rPr>
              <w:t>SYN</w:t>
            </w:r>
          </w:p>
        </w:tc>
        <w:tc>
          <w:tcPr>
            <w:tcW w:w="0" w:type="auto"/>
            <w:tcBorders>
              <w:top w:val="single" w:sz="4" w:space="0" w:color="auto"/>
              <w:left w:val="single" w:sz="4" w:space="0" w:color="auto"/>
              <w:bottom w:val="single" w:sz="4" w:space="0" w:color="auto"/>
              <w:right w:val="single" w:sz="4" w:space="0" w:color="auto"/>
            </w:tcBorders>
            <w:hideMark/>
          </w:tcPr>
          <w:p w14:paraId="4A79EBA6" w14:textId="77777777" w:rsidR="00B46A03" w:rsidRPr="00E276B6" w:rsidRDefault="00B46A03" w:rsidP="002D7261">
            <w:pPr>
              <w:jc w:val="left"/>
              <w:rPr>
                <w:rFonts w:ascii="Cambria" w:hAnsi="Cambria"/>
              </w:rPr>
            </w:pPr>
            <w:r w:rsidRPr="00E276B6">
              <w:rPr>
                <w:rFonts w:ascii="Cambria" w:hAnsi="Cambria"/>
              </w:rPr>
              <w:t>synchronous idle</w:t>
            </w:r>
          </w:p>
        </w:tc>
        <w:tc>
          <w:tcPr>
            <w:tcW w:w="0" w:type="auto"/>
            <w:tcBorders>
              <w:top w:val="single" w:sz="4" w:space="0" w:color="auto"/>
              <w:left w:val="single" w:sz="4" w:space="0" w:color="auto"/>
              <w:bottom w:val="single" w:sz="4" w:space="0" w:color="auto"/>
              <w:right w:val="single" w:sz="4" w:space="0" w:color="auto"/>
            </w:tcBorders>
            <w:hideMark/>
          </w:tcPr>
          <w:p w14:paraId="42521972" w14:textId="77777777" w:rsidR="00B46A03" w:rsidRPr="00E276B6" w:rsidRDefault="00B46A03" w:rsidP="002D7261">
            <w:pPr>
              <w:jc w:val="left"/>
              <w:rPr>
                <w:rFonts w:ascii="Cambria" w:hAnsi="Cambria"/>
              </w:rPr>
            </w:pPr>
            <w:r w:rsidRPr="00E276B6">
              <w:rPr>
                <w:rFonts w:ascii="Cambria" w:hAnsi="Cambria"/>
              </w:rPr>
              <w:t>U+0016</w:t>
            </w:r>
          </w:p>
        </w:tc>
      </w:tr>
      <w:tr w:rsidR="00B46A03" w14:paraId="2B9373E3"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398F437D" w14:textId="77777777" w:rsidR="00B46A03" w:rsidRPr="00E276B6" w:rsidRDefault="00B46A03" w:rsidP="002D7261">
            <w:pPr>
              <w:jc w:val="left"/>
              <w:rPr>
                <w:rFonts w:ascii="Cambria" w:hAnsi="Cambria"/>
              </w:rPr>
            </w:pPr>
            <w:r w:rsidRPr="00E276B6">
              <w:rPr>
                <w:rFonts w:ascii="Cambria" w:hAnsi="Cambria"/>
              </w:rPr>
              <w:t>ETB</w:t>
            </w:r>
          </w:p>
        </w:tc>
        <w:tc>
          <w:tcPr>
            <w:tcW w:w="0" w:type="auto"/>
            <w:tcBorders>
              <w:top w:val="single" w:sz="4" w:space="0" w:color="auto"/>
              <w:left w:val="single" w:sz="4" w:space="0" w:color="auto"/>
              <w:bottom w:val="single" w:sz="4" w:space="0" w:color="auto"/>
              <w:right w:val="single" w:sz="4" w:space="0" w:color="auto"/>
            </w:tcBorders>
            <w:hideMark/>
          </w:tcPr>
          <w:p w14:paraId="481CE222" w14:textId="77777777" w:rsidR="00B46A03" w:rsidRPr="00E276B6" w:rsidRDefault="00B46A03" w:rsidP="002D7261">
            <w:pPr>
              <w:jc w:val="left"/>
              <w:rPr>
                <w:rFonts w:ascii="Cambria" w:hAnsi="Cambria"/>
              </w:rPr>
            </w:pPr>
            <w:r w:rsidRPr="00E276B6">
              <w:rPr>
                <w:rFonts w:ascii="Cambria" w:hAnsi="Cambria"/>
              </w:rPr>
              <w:t xml:space="preserve">end of transmission block </w:t>
            </w:r>
          </w:p>
        </w:tc>
        <w:tc>
          <w:tcPr>
            <w:tcW w:w="0" w:type="auto"/>
            <w:tcBorders>
              <w:top w:val="single" w:sz="4" w:space="0" w:color="auto"/>
              <w:left w:val="single" w:sz="4" w:space="0" w:color="auto"/>
              <w:bottom w:val="single" w:sz="4" w:space="0" w:color="auto"/>
              <w:right w:val="single" w:sz="4" w:space="0" w:color="auto"/>
            </w:tcBorders>
            <w:hideMark/>
          </w:tcPr>
          <w:p w14:paraId="171C1662" w14:textId="77777777" w:rsidR="00B46A03" w:rsidRPr="00E276B6" w:rsidRDefault="00B46A03" w:rsidP="002D7261">
            <w:pPr>
              <w:jc w:val="left"/>
              <w:rPr>
                <w:rFonts w:ascii="Cambria" w:hAnsi="Cambria"/>
              </w:rPr>
            </w:pPr>
            <w:r w:rsidRPr="00E276B6">
              <w:rPr>
                <w:rFonts w:ascii="Cambria" w:hAnsi="Cambria"/>
              </w:rPr>
              <w:t>U+0017</w:t>
            </w:r>
          </w:p>
        </w:tc>
      </w:tr>
      <w:tr w:rsidR="00B46A03" w14:paraId="0BE8C5A6"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52D18D7A" w14:textId="77777777" w:rsidR="00B46A03" w:rsidRPr="00E276B6" w:rsidRDefault="00B46A03" w:rsidP="002D7261">
            <w:pPr>
              <w:jc w:val="left"/>
              <w:rPr>
                <w:rFonts w:ascii="Cambria" w:hAnsi="Cambria"/>
              </w:rPr>
            </w:pPr>
            <w:r w:rsidRPr="00E276B6">
              <w:rPr>
                <w:rFonts w:ascii="Cambria" w:hAnsi="Cambria"/>
              </w:rPr>
              <w:t>CAN</w:t>
            </w:r>
          </w:p>
        </w:tc>
        <w:tc>
          <w:tcPr>
            <w:tcW w:w="0" w:type="auto"/>
            <w:tcBorders>
              <w:top w:val="single" w:sz="4" w:space="0" w:color="auto"/>
              <w:left w:val="single" w:sz="4" w:space="0" w:color="auto"/>
              <w:bottom w:val="single" w:sz="4" w:space="0" w:color="auto"/>
              <w:right w:val="single" w:sz="4" w:space="0" w:color="auto"/>
            </w:tcBorders>
            <w:hideMark/>
          </w:tcPr>
          <w:p w14:paraId="4C2D5C22" w14:textId="77777777" w:rsidR="00B46A03" w:rsidRPr="00E276B6" w:rsidRDefault="00B46A03" w:rsidP="002D7261">
            <w:pPr>
              <w:jc w:val="left"/>
              <w:rPr>
                <w:rFonts w:ascii="Cambria" w:hAnsi="Cambria"/>
              </w:rPr>
            </w:pPr>
            <w:r w:rsidRPr="00E276B6">
              <w:rPr>
                <w:rFonts w:ascii="Cambria" w:hAnsi="Cambria"/>
              </w:rPr>
              <w:t>cancel</w:t>
            </w:r>
          </w:p>
        </w:tc>
        <w:tc>
          <w:tcPr>
            <w:tcW w:w="0" w:type="auto"/>
            <w:tcBorders>
              <w:top w:val="single" w:sz="4" w:space="0" w:color="auto"/>
              <w:left w:val="single" w:sz="4" w:space="0" w:color="auto"/>
              <w:bottom w:val="single" w:sz="4" w:space="0" w:color="auto"/>
              <w:right w:val="single" w:sz="4" w:space="0" w:color="auto"/>
            </w:tcBorders>
            <w:hideMark/>
          </w:tcPr>
          <w:p w14:paraId="033463E4" w14:textId="77777777" w:rsidR="00B46A03" w:rsidRPr="00E276B6" w:rsidRDefault="00B46A03" w:rsidP="002D7261">
            <w:pPr>
              <w:jc w:val="left"/>
              <w:rPr>
                <w:rFonts w:ascii="Cambria" w:hAnsi="Cambria"/>
              </w:rPr>
            </w:pPr>
            <w:r w:rsidRPr="00E276B6">
              <w:rPr>
                <w:rFonts w:ascii="Cambria" w:hAnsi="Cambria"/>
              </w:rPr>
              <w:t>U+0018</w:t>
            </w:r>
          </w:p>
        </w:tc>
      </w:tr>
      <w:tr w:rsidR="00B46A03" w14:paraId="6F56FC5F"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BF31E09" w14:textId="77777777" w:rsidR="00B46A03" w:rsidRPr="00E276B6" w:rsidRDefault="00B46A03" w:rsidP="002D7261">
            <w:pPr>
              <w:jc w:val="left"/>
              <w:rPr>
                <w:rFonts w:ascii="Cambria" w:hAnsi="Cambria"/>
              </w:rPr>
            </w:pPr>
            <w:r w:rsidRPr="00E276B6">
              <w:rPr>
                <w:rFonts w:ascii="Cambria" w:hAnsi="Cambria"/>
              </w:rPr>
              <w:t>EM</w:t>
            </w:r>
          </w:p>
        </w:tc>
        <w:tc>
          <w:tcPr>
            <w:tcW w:w="0" w:type="auto"/>
            <w:tcBorders>
              <w:top w:val="single" w:sz="4" w:space="0" w:color="auto"/>
              <w:left w:val="single" w:sz="4" w:space="0" w:color="auto"/>
              <w:bottom w:val="single" w:sz="4" w:space="0" w:color="auto"/>
              <w:right w:val="single" w:sz="4" w:space="0" w:color="auto"/>
            </w:tcBorders>
            <w:hideMark/>
          </w:tcPr>
          <w:p w14:paraId="38D440F6" w14:textId="77777777" w:rsidR="00B46A03" w:rsidRPr="00E276B6" w:rsidRDefault="00B46A03" w:rsidP="002D7261">
            <w:pPr>
              <w:jc w:val="left"/>
              <w:rPr>
                <w:rFonts w:ascii="Cambria" w:hAnsi="Cambria"/>
              </w:rPr>
            </w:pPr>
            <w:r w:rsidRPr="00E276B6">
              <w:rPr>
                <w:rFonts w:ascii="Cambria" w:hAnsi="Cambria"/>
              </w:rPr>
              <w:t>end of medium</w:t>
            </w:r>
          </w:p>
        </w:tc>
        <w:tc>
          <w:tcPr>
            <w:tcW w:w="0" w:type="auto"/>
            <w:tcBorders>
              <w:top w:val="single" w:sz="4" w:space="0" w:color="auto"/>
              <w:left w:val="single" w:sz="4" w:space="0" w:color="auto"/>
              <w:bottom w:val="single" w:sz="4" w:space="0" w:color="auto"/>
              <w:right w:val="single" w:sz="4" w:space="0" w:color="auto"/>
            </w:tcBorders>
            <w:hideMark/>
          </w:tcPr>
          <w:p w14:paraId="41CCF81B" w14:textId="77777777" w:rsidR="00B46A03" w:rsidRPr="00E276B6" w:rsidRDefault="00B46A03" w:rsidP="002D7261">
            <w:pPr>
              <w:jc w:val="left"/>
              <w:rPr>
                <w:rFonts w:ascii="Cambria" w:hAnsi="Cambria"/>
              </w:rPr>
            </w:pPr>
            <w:r w:rsidRPr="00E276B6">
              <w:rPr>
                <w:rFonts w:ascii="Cambria" w:hAnsi="Cambria"/>
              </w:rPr>
              <w:t>U+0019</w:t>
            </w:r>
          </w:p>
        </w:tc>
      </w:tr>
      <w:tr w:rsidR="00B46A03" w14:paraId="1BC229B6"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71CBD2C" w14:textId="77777777" w:rsidR="00B46A03" w:rsidRPr="00E276B6" w:rsidRDefault="00B46A03" w:rsidP="002D7261">
            <w:pPr>
              <w:jc w:val="left"/>
              <w:rPr>
                <w:rFonts w:ascii="Cambria" w:hAnsi="Cambria"/>
              </w:rPr>
            </w:pPr>
            <w:r w:rsidRPr="00E276B6">
              <w:rPr>
                <w:rFonts w:ascii="Cambria" w:hAnsi="Cambria"/>
              </w:rPr>
              <w:t>SUB</w:t>
            </w:r>
          </w:p>
        </w:tc>
        <w:tc>
          <w:tcPr>
            <w:tcW w:w="0" w:type="auto"/>
            <w:tcBorders>
              <w:top w:val="single" w:sz="4" w:space="0" w:color="auto"/>
              <w:left w:val="single" w:sz="4" w:space="0" w:color="auto"/>
              <w:bottom w:val="single" w:sz="4" w:space="0" w:color="auto"/>
              <w:right w:val="single" w:sz="4" w:space="0" w:color="auto"/>
            </w:tcBorders>
            <w:hideMark/>
          </w:tcPr>
          <w:p w14:paraId="24923A25" w14:textId="77777777" w:rsidR="00B46A03" w:rsidRPr="00E276B6" w:rsidRDefault="00B46A03" w:rsidP="002D7261">
            <w:pPr>
              <w:jc w:val="left"/>
              <w:rPr>
                <w:rFonts w:ascii="Cambria" w:hAnsi="Cambria"/>
              </w:rPr>
            </w:pPr>
            <w:r w:rsidRPr="00E276B6">
              <w:rPr>
                <w:rFonts w:ascii="Cambria" w:hAnsi="Cambria"/>
              </w:rPr>
              <w:t>substitute</w:t>
            </w:r>
          </w:p>
        </w:tc>
        <w:tc>
          <w:tcPr>
            <w:tcW w:w="0" w:type="auto"/>
            <w:tcBorders>
              <w:top w:val="single" w:sz="4" w:space="0" w:color="auto"/>
              <w:left w:val="single" w:sz="4" w:space="0" w:color="auto"/>
              <w:bottom w:val="single" w:sz="4" w:space="0" w:color="auto"/>
              <w:right w:val="single" w:sz="4" w:space="0" w:color="auto"/>
            </w:tcBorders>
            <w:hideMark/>
          </w:tcPr>
          <w:p w14:paraId="18CD6C58" w14:textId="77777777" w:rsidR="00B46A03" w:rsidRPr="00E276B6" w:rsidRDefault="00B46A03" w:rsidP="002D7261">
            <w:pPr>
              <w:jc w:val="left"/>
              <w:rPr>
                <w:rFonts w:ascii="Cambria" w:hAnsi="Cambria"/>
              </w:rPr>
            </w:pPr>
            <w:r w:rsidRPr="00E276B6">
              <w:rPr>
                <w:rFonts w:ascii="Cambria" w:hAnsi="Cambria"/>
              </w:rPr>
              <w:t>U+001A</w:t>
            </w:r>
          </w:p>
        </w:tc>
      </w:tr>
      <w:tr w:rsidR="00B46A03" w14:paraId="47CA3153"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02C6F85F" w14:textId="77777777" w:rsidR="00B46A03" w:rsidRPr="00E276B6" w:rsidRDefault="00B46A03" w:rsidP="002D7261">
            <w:pPr>
              <w:jc w:val="left"/>
              <w:rPr>
                <w:rFonts w:ascii="Cambria" w:hAnsi="Cambria"/>
              </w:rPr>
            </w:pPr>
            <w:r w:rsidRPr="00E276B6">
              <w:rPr>
                <w:rFonts w:ascii="Cambria" w:hAnsi="Cambria"/>
              </w:rPr>
              <w:t>ESC</w:t>
            </w:r>
          </w:p>
        </w:tc>
        <w:tc>
          <w:tcPr>
            <w:tcW w:w="0" w:type="auto"/>
            <w:tcBorders>
              <w:top w:val="single" w:sz="4" w:space="0" w:color="auto"/>
              <w:left w:val="single" w:sz="4" w:space="0" w:color="auto"/>
              <w:bottom w:val="single" w:sz="4" w:space="0" w:color="auto"/>
              <w:right w:val="single" w:sz="4" w:space="0" w:color="auto"/>
            </w:tcBorders>
            <w:hideMark/>
          </w:tcPr>
          <w:p w14:paraId="26331268" w14:textId="77777777" w:rsidR="00B46A03" w:rsidRPr="00E276B6" w:rsidRDefault="00B46A03" w:rsidP="002D7261">
            <w:pPr>
              <w:jc w:val="left"/>
              <w:rPr>
                <w:rFonts w:ascii="Cambria" w:hAnsi="Cambria"/>
              </w:rPr>
            </w:pPr>
            <w:r w:rsidRPr="00E276B6">
              <w:rPr>
                <w:rFonts w:ascii="Cambria" w:hAnsi="Cambria"/>
              </w:rPr>
              <w:t>escape</w:t>
            </w:r>
          </w:p>
        </w:tc>
        <w:tc>
          <w:tcPr>
            <w:tcW w:w="0" w:type="auto"/>
            <w:tcBorders>
              <w:top w:val="single" w:sz="4" w:space="0" w:color="auto"/>
              <w:left w:val="single" w:sz="4" w:space="0" w:color="auto"/>
              <w:bottom w:val="single" w:sz="4" w:space="0" w:color="auto"/>
              <w:right w:val="single" w:sz="4" w:space="0" w:color="auto"/>
            </w:tcBorders>
            <w:hideMark/>
          </w:tcPr>
          <w:p w14:paraId="1055D49C" w14:textId="77777777" w:rsidR="00B46A03" w:rsidRPr="00E276B6" w:rsidRDefault="00B46A03" w:rsidP="002D7261">
            <w:pPr>
              <w:jc w:val="left"/>
              <w:rPr>
                <w:rFonts w:ascii="Cambria" w:hAnsi="Cambria"/>
              </w:rPr>
            </w:pPr>
            <w:r w:rsidRPr="00E276B6">
              <w:rPr>
                <w:rFonts w:ascii="Cambria" w:hAnsi="Cambria"/>
              </w:rPr>
              <w:t>U+001B</w:t>
            </w:r>
          </w:p>
        </w:tc>
      </w:tr>
      <w:tr w:rsidR="00B46A03" w14:paraId="66E3FBB4"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32D31006" w14:textId="77777777" w:rsidR="00B46A03" w:rsidRPr="00E276B6" w:rsidRDefault="00B46A03" w:rsidP="002D7261">
            <w:pPr>
              <w:jc w:val="left"/>
              <w:rPr>
                <w:rFonts w:ascii="Cambria" w:hAnsi="Cambria"/>
              </w:rPr>
            </w:pPr>
            <w:r w:rsidRPr="00E276B6">
              <w:rPr>
                <w:rFonts w:ascii="Cambria" w:hAnsi="Cambria"/>
              </w:rPr>
              <w:t>FS</w:t>
            </w:r>
          </w:p>
        </w:tc>
        <w:tc>
          <w:tcPr>
            <w:tcW w:w="0" w:type="auto"/>
            <w:tcBorders>
              <w:top w:val="single" w:sz="4" w:space="0" w:color="auto"/>
              <w:left w:val="single" w:sz="4" w:space="0" w:color="auto"/>
              <w:bottom w:val="single" w:sz="4" w:space="0" w:color="auto"/>
              <w:right w:val="single" w:sz="4" w:space="0" w:color="auto"/>
            </w:tcBorders>
            <w:hideMark/>
          </w:tcPr>
          <w:p w14:paraId="661A8BF8" w14:textId="77777777" w:rsidR="00B46A03" w:rsidRPr="00E276B6" w:rsidRDefault="00B46A03" w:rsidP="002D7261">
            <w:pPr>
              <w:jc w:val="left"/>
              <w:rPr>
                <w:rFonts w:ascii="Cambria" w:hAnsi="Cambria"/>
              </w:rPr>
            </w:pPr>
            <w:r w:rsidRPr="00E276B6">
              <w:rPr>
                <w:rFonts w:ascii="Cambria" w:hAnsi="Cambria"/>
              </w:rPr>
              <w:t>file separator</w:t>
            </w:r>
          </w:p>
        </w:tc>
        <w:tc>
          <w:tcPr>
            <w:tcW w:w="0" w:type="auto"/>
            <w:tcBorders>
              <w:top w:val="single" w:sz="4" w:space="0" w:color="auto"/>
              <w:left w:val="single" w:sz="4" w:space="0" w:color="auto"/>
              <w:bottom w:val="single" w:sz="4" w:space="0" w:color="auto"/>
              <w:right w:val="single" w:sz="4" w:space="0" w:color="auto"/>
            </w:tcBorders>
            <w:hideMark/>
          </w:tcPr>
          <w:p w14:paraId="2378A879" w14:textId="77777777" w:rsidR="00B46A03" w:rsidRPr="00E276B6" w:rsidRDefault="00B46A03" w:rsidP="002D7261">
            <w:pPr>
              <w:jc w:val="left"/>
              <w:rPr>
                <w:rFonts w:ascii="Cambria" w:hAnsi="Cambria"/>
              </w:rPr>
            </w:pPr>
            <w:r w:rsidRPr="00E276B6">
              <w:rPr>
                <w:rFonts w:ascii="Cambria" w:hAnsi="Cambria"/>
              </w:rPr>
              <w:t>U+001C</w:t>
            </w:r>
          </w:p>
        </w:tc>
      </w:tr>
      <w:tr w:rsidR="00B46A03" w14:paraId="11A7A065"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533C08BF" w14:textId="77777777" w:rsidR="00B46A03" w:rsidRPr="00E276B6" w:rsidRDefault="00B46A03" w:rsidP="002D7261">
            <w:pPr>
              <w:jc w:val="left"/>
              <w:rPr>
                <w:rFonts w:ascii="Cambria" w:hAnsi="Cambria"/>
              </w:rPr>
            </w:pPr>
            <w:r w:rsidRPr="00E276B6">
              <w:rPr>
                <w:rFonts w:ascii="Cambria" w:hAnsi="Cambria"/>
              </w:rPr>
              <w:t>GS</w:t>
            </w:r>
          </w:p>
        </w:tc>
        <w:tc>
          <w:tcPr>
            <w:tcW w:w="0" w:type="auto"/>
            <w:tcBorders>
              <w:top w:val="single" w:sz="4" w:space="0" w:color="auto"/>
              <w:left w:val="single" w:sz="4" w:space="0" w:color="auto"/>
              <w:bottom w:val="single" w:sz="4" w:space="0" w:color="auto"/>
              <w:right w:val="single" w:sz="4" w:space="0" w:color="auto"/>
            </w:tcBorders>
            <w:hideMark/>
          </w:tcPr>
          <w:p w14:paraId="412877DB" w14:textId="77777777" w:rsidR="00B46A03" w:rsidRPr="00E276B6" w:rsidRDefault="00B46A03" w:rsidP="002D7261">
            <w:pPr>
              <w:jc w:val="left"/>
              <w:rPr>
                <w:rFonts w:ascii="Cambria" w:hAnsi="Cambria"/>
              </w:rPr>
            </w:pPr>
            <w:r w:rsidRPr="00E276B6">
              <w:rPr>
                <w:rFonts w:ascii="Cambria" w:hAnsi="Cambria"/>
              </w:rPr>
              <w:t>group separator</w:t>
            </w:r>
          </w:p>
        </w:tc>
        <w:tc>
          <w:tcPr>
            <w:tcW w:w="0" w:type="auto"/>
            <w:tcBorders>
              <w:top w:val="single" w:sz="4" w:space="0" w:color="auto"/>
              <w:left w:val="single" w:sz="4" w:space="0" w:color="auto"/>
              <w:bottom w:val="single" w:sz="4" w:space="0" w:color="auto"/>
              <w:right w:val="single" w:sz="4" w:space="0" w:color="auto"/>
            </w:tcBorders>
            <w:hideMark/>
          </w:tcPr>
          <w:p w14:paraId="488AD8AF" w14:textId="77777777" w:rsidR="00B46A03" w:rsidRPr="00E276B6" w:rsidRDefault="00B46A03" w:rsidP="002D7261">
            <w:pPr>
              <w:jc w:val="left"/>
              <w:rPr>
                <w:rFonts w:ascii="Cambria" w:hAnsi="Cambria"/>
              </w:rPr>
            </w:pPr>
            <w:r w:rsidRPr="00E276B6">
              <w:rPr>
                <w:rFonts w:ascii="Cambria" w:hAnsi="Cambria"/>
              </w:rPr>
              <w:t>U+001D</w:t>
            </w:r>
          </w:p>
        </w:tc>
      </w:tr>
      <w:tr w:rsidR="00B46A03" w14:paraId="4560558E"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6C10EF7" w14:textId="77777777" w:rsidR="00B46A03" w:rsidRPr="00E276B6" w:rsidRDefault="00B46A03" w:rsidP="002D7261">
            <w:pPr>
              <w:jc w:val="left"/>
              <w:rPr>
                <w:rFonts w:ascii="Cambria" w:hAnsi="Cambria"/>
              </w:rPr>
            </w:pPr>
            <w:r w:rsidRPr="00E276B6">
              <w:rPr>
                <w:rFonts w:ascii="Cambria" w:hAnsi="Cambria"/>
              </w:rPr>
              <w:t>RS</w:t>
            </w:r>
          </w:p>
        </w:tc>
        <w:tc>
          <w:tcPr>
            <w:tcW w:w="0" w:type="auto"/>
            <w:tcBorders>
              <w:top w:val="single" w:sz="4" w:space="0" w:color="auto"/>
              <w:left w:val="single" w:sz="4" w:space="0" w:color="auto"/>
              <w:bottom w:val="single" w:sz="4" w:space="0" w:color="auto"/>
              <w:right w:val="single" w:sz="4" w:space="0" w:color="auto"/>
            </w:tcBorders>
            <w:hideMark/>
          </w:tcPr>
          <w:p w14:paraId="1768167D" w14:textId="77777777" w:rsidR="00B46A03" w:rsidRPr="00E276B6" w:rsidRDefault="00B46A03" w:rsidP="002D7261">
            <w:pPr>
              <w:jc w:val="left"/>
              <w:rPr>
                <w:rFonts w:ascii="Cambria" w:hAnsi="Cambria"/>
              </w:rPr>
            </w:pPr>
            <w:r w:rsidRPr="00E276B6">
              <w:rPr>
                <w:rFonts w:ascii="Cambria" w:hAnsi="Cambria"/>
              </w:rPr>
              <w:t>record separator</w:t>
            </w:r>
          </w:p>
        </w:tc>
        <w:tc>
          <w:tcPr>
            <w:tcW w:w="0" w:type="auto"/>
            <w:tcBorders>
              <w:top w:val="single" w:sz="4" w:space="0" w:color="auto"/>
              <w:left w:val="single" w:sz="4" w:space="0" w:color="auto"/>
              <w:bottom w:val="single" w:sz="4" w:space="0" w:color="auto"/>
              <w:right w:val="single" w:sz="4" w:space="0" w:color="auto"/>
            </w:tcBorders>
            <w:hideMark/>
          </w:tcPr>
          <w:p w14:paraId="0F337D73" w14:textId="77777777" w:rsidR="00B46A03" w:rsidRPr="00E276B6" w:rsidRDefault="00B46A03" w:rsidP="002D7261">
            <w:pPr>
              <w:jc w:val="left"/>
              <w:rPr>
                <w:rFonts w:ascii="Cambria" w:hAnsi="Cambria"/>
              </w:rPr>
            </w:pPr>
            <w:r w:rsidRPr="00E276B6">
              <w:rPr>
                <w:rFonts w:ascii="Cambria" w:hAnsi="Cambria"/>
              </w:rPr>
              <w:t>U+001E</w:t>
            </w:r>
          </w:p>
        </w:tc>
      </w:tr>
      <w:tr w:rsidR="00B46A03" w14:paraId="5980397B"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1BBF0BF2" w14:textId="77777777" w:rsidR="00B46A03" w:rsidRPr="00E276B6" w:rsidRDefault="00B46A03" w:rsidP="002D7261">
            <w:pPr>
              <w:jc w:val="left"/>
              <w:rPr>
                <w:rFonts w:ascii="Cambria" w:hAnsi="Cambria"/>
              </w:rPr>
            </w:pPr>
            <w:r w:rsidRPr="00E276B6">
              <w:rPr>
                <w:rFonts w:ascii="Cambria" w:hAnsi="Cambria"/>
              </w:rPr>
              <w:t>US</w:t>
            </w:r>
          </w:p>
        </w:tc>
        <w:tc>
          <w:tcPr>
            <w:tcW w:w="0" w:type="auto"/>
            <w:tcBorders>
              <w:top w:val="single" w:sz="4" w:space="0" w:color="auto"/>
              <w:left w:val="single" w:sz="4" w:space="0" w:color="auto"/>
              <w:bottom w:val="single" w:sz="4" w:space="0" w:color="auto"/>
              <w:right w:val="single" w:sz="4" w:space="0" w:color="auto"/>
            </w:tcBorders>
            <w:hideMark/>
          </w:tcPr>
          <w:p w14:paraId="0B39F0D9" w14:textId="77777777" w:rsidR="00B46A03" w:rsidRPr="00E276B6" w:rsidRDefault="00B46A03" w:rsidP="002D7261">
            <w:pPr>
              <w:jc w:val="left"/>
              <w:rPr>
                <w:rFonts w:ascii="Cambria" w:hAnsi="Cambria"/>
              </w:rPr>
            </w:pPr>
            <w:r w:rsidRPr="00E276B6">
              <w:rPr>
                <w:rFonts w:ascii="Cambria" w:hAnsi="Cambria"/>
              </w:rPr>
              <w:t>unit separator</w:t>
            </w:r>
          </w:p>
        </w:tc>
        <w:tc>
          <w:tcPr>
            <w:tcW w:w="0" w:type="auto"/>
            <w:tcBorders>
              <w:top w:val="single" w:sz="4" w:space="0" w:color="auto"/>
              <w:left w:val="single" w:sz="4" w:space="0" w:color="auto"/>
              <w:bottom w:val="single" w:sz="4" w:space="0" w:color="auto"/>
              <w:right w:val="single" w:sz="4" w:space="0" w:color="auto"/>
            </w:tcBorders>
            <w:hideMark/>
          </w:tcPr>
          <w:p w14:paraId="48D97592" w14:textId="77777777" w:rsidR="00B46A03" w:rsidRPr="00E276B6" w:rsidRDefault="00B46A03" w:rsidP="002D7261">
            <w:pPr>
              <w:jc w:val="left"/>
              <w:rPr>
                <w:rFonts w:ascii="Cambria" w:hAnsi="Cambria"/>
              </w:rPr>
            </w:pPr>
            <w:r w:rsidRPr="00E276B6">
              <w:rPr>
                <w:rFonts w:ascii="Cambria" w:hAnsi="Cambria"/>
              </w:rPr>
              <w:t>U+001F</w:t>
            </w:r>
          </w:p>
        </w:tc>
      </w:tr>
      <w:tr w:rsidR="00B46A03" w14:paraId="7AA1CC94"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729FC8D" w14:textId="77777777" w:rsidR="00B46A03" w:rsidRPr="00E276B6" w:rsidRDefault="00B46A03" w:rsidP="002D7261">
            <w:pPr>
              <w:jc w:val="left"/>
              <w:rPr>
                <w:rFonts w:ascii="Cambria" w:hAnsi="Cambria"/>
              </w:rPr>
            </w:pPr>
            <w:r w:rsidRPr="00E276B6">
              <w:rPr>
                <w:rFonts w:ascii="Cambria" w:hAnsi="Cambria"/>
              </w:rPr>
              <w:t>SP</w:t>
            </w:r>
          </w:p>
        </w:tc>
        <w:tc>
          <w:tcPr>
            <w:tcW w:w="0" w:type="auto"/>
            <w:tcBorders>
              <w:top w:val="single" w:sz="4" w:space="0" w:color="auto"/>
              <w:left w:val="single" w:sz="4" w:space="0" w:color="auto"/>
              <w:bottom w:val="single" w:sz="4" w:space="0" w:color="auto"/>
              <w:right w:val="single" w:sz="4" w:space="0" w:color="auto"/>
            </w:tcBorders>
            <w:hideMark/>
          </w:tcPr>
          <w:p w14:paraId="10CA7109" w14:textId="77777777" w:rsidR="00B46A03" w:rsidRPr="00E276B6" w:rsidRDefault="00B46A03" w:rsidP="002D7261">
            <w:pPr>
              <w:jc w:val="left"/>
              <w:rPr>
                <w:rFonts w:ascii="Cambria" w:hAnsi="Cambria"/>
              </w:rPr>
            </w:pPr>
            <w:r w:rsidRPr="00E276B6">
              <w:rPr>
                <w:rFonts w:ascii="Cambria" w:hAnsi="Cambria"/>
              </w:rPr>
              <w:t>space</w:t>
            </w:r>
          </w:p>
        </w:tc>
        <w:tc>
          <w:tcPr>
            <w:tcW w:w="0" w:type="auto"/>
            <w:tcBorders>
              <w:top w:val="single" w:sz="4" w:space="0" w:color="auto"/>
              <w:left w:val="single" w:sz="4" w:space="0" w:color="auto"/>
              <w:bottom w:val="single" w:sz="4" w:space="0" w:color="auto"/>
              <w:right w:val="single" w:sz="4" w:space="0" w:color="auto"/>
            </w:tcBorders>
            <w:hideMark/>
          </w:tcPr>
          <w:p w14:paraId="415F2882" w14:textId="77777777" w:rsidR="00B46A03" w:rsidRPr="00E276B6" w:rsidRDefault="00B46A03" w:rsidP="002D7261">
            <w:pPr>
              <w:jc w:val="left"/>
              <w:rPr>
                <w:rFonts w:ascii="Cambria" w:hAnsi="Cambria"/>
              </w:rPr>
            </w:pPr>
            <w:r w:rsidRPr="00E276B6">
              <w:rPr>
                <w:rFonts w:ascii="Cambria" w:hAnsi="Cambria"/>
              </w:rPr>
              <w:t>U+0020</w:t>
            </w:r>
          </w:p>
        </w:tc>
      </w:tr>
      <w:tr w:rsidR="00B46A03" w14:paraId="4B5F5F2E"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C32434D" w14:textId="77777777" w:rsidR="00B46A03" w:rsidRPr="00E276B6" w:rsidRDefault="00B46A03" w:rsidP="002D7261">
            <w:pPr>
              <w:jc w:val="left"/>
              <w:rPr>
                <w:rFonts w:ascii="Cambria" w:hAnsi="Cambria"/>
              </w:rPr>
            </w:pPr>
            <w:r w:rsidRPr="00E276B6">
              <w:rPr>
                <w:rFonts w:ascii="Cambria" w:hAnsi="Cambria"/>
              </w:rPr>
              <w:t>DEL</w:t>
            </w:r>
          </w:p>
        </w:tc>
        <w:tc>
          <w:tcPr>
            <w:tcW w:w="0" w:type="auto"/>
            <w:tcBorders>
              <w:top w:val="single" w:sz="4" w:space="0" w:color="auto"/>
              <w:left w:val="single" w:sz="4" w:space="0" w:color="auto"/>
              <w:bottom w:val="single" w:sz="4" w:space="0" w:color="auto"/>
              <w:right w:val="single" w:sz="4" w:space="0" w:color="auto"/>
            </w:tcBorders>
            <w:hideMark/>
          </w:tcPr>
          <w:p w14:paraId="1F4CAC6E" w14:textId="77777777" w:rsidR="00B46A03" w:rsidRPr="00E276B6" w:rsidRDefault="00B46A03" w:rsidP="002D7261">
            <w:pPr>
              <w:jc w:val="left"/>
              <w:rPr>
                <w:rFonts w:ascii="Cambria" w:hAnsi="Cambria"/>
              </w:rPr>
            </w:pPr>
            <w:r w:rsidRPr="00E276B6">
              <w:rPr>
                <w:rFonts w:ascii="Cambria" w:hAnsi="Cambria"/>
              </w:rPr>
              <w:t>delete</w:t>
            </w:r>
          </w:p>
        </w:tc>
        <w:tc>
          <w:tcPr>
            <w:tcW w:w="0" w:type="auto"/>
            <w:tcBorders>
              <w:top w:val="single" w:sz="4" w:space="0" w:color="auto"/>
              <w:left w:val="single" w:sz="4" w:space="0" w:color="auto"/>
              <w:bottom w:val="single" w:sz="4" w:space="0" w:color="auto"/>
              <w:right w:val="single" w:sz="4" w:space="0" w:color="auto"/>
            </w:tcBorders>
            <w:hideMark/>
          </w:tcPr>
          <w:p w14:paraId="5B7FA810" w14:textId="77777777" w:rsidR="00B46A03" w:rsidRPr="00E276B6" w:rsidRDefault="00B46A03" w:rsidP="002D7261">
            <w:pPr>
              <w:jc w:val="left"/>
              <w:rPr>
                <w:rFonts w:ascii="Cambria" w:hAnsi="Cambria"/>
              </w:rPr>
            </w:pPr>
            <w:r w:rsidRPr="00E276B6">
              <w:rPr>
                <w:rFonts w:ascii="Cambria" w:hAnsi="Cambria"/>
              </w:rPr>
              <w:t>U+007F</w:t>
            </w:r>
          </w:p>
        </w:tc>
      </w:tr>
      <w:tr w:rsidR="00B46A03" w14:paraId="109A28E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4D33ABC" w14:textId="77777777" w:rsidR="00B46A03" w:rsidRPr="00E276B6" w:rsidRDefault="00B46A03" w:rsidP="002D7261">
            <w:pPr>
              <w:jc w:val="left"/>
              <w:rPr>
                <w:rFonts w:ascii="Cambria" w:hAnsi="Cambria"/>
              </w:rPr>
            </w:pPr>
            <w:r w:rsidRPr="00E276B6">
              <w:rPr>
                <w:rFonts w:ascii="Cambria" w:hAnsi="Cambria"/>
              </w:rPr>
              <w:t>NBSP</w:t>
            </w:r>
          </w:p>
        </w:tc>
        <w:tc>
          <w:tcPr>
            <w:tcW w:w="0" w:type="auto"/>
            <w:tcBorders>
              <w:top w:val="single" w:sz="4" w:space="0" w:color="auto"/>
              <w:left w:val="single" w:sz="4" w:space="0" w:color="auto"/>
              <w:bottom w:val="single" w:sz="4" w:space="0" w:color="auto"/>
              <w:right w:val="single" w:sz="4" w:space="0" w:color="auto"/>
            </w:tcBorders>
            <w:hideMark/>
          </w:tcPr>
          <w:p w14:paraId="5680FBA9" w14:textId="77777777" w:rsidR="00B46A03" w:rsidRPr="00E276B6" w:rsidRDefault="00B46A03" w:rsidP="002D7261">
            <w:pPr>
              <w:jc w:val="left"/>
              <w:rPr>
                <w:rFonts w:ascii="Cambria" w:hAnsi="Cambria"/>
              </w:rPr>
            </w:pPr>
            <w:r w:rsidRPr="00E276B6">
              <w:rPr>
                <w:rFonts w:ascii="Cambria" w:hAnsi="Cambria"/>
              </w:rPr>
              <w:t>no break space</w:t>
            </w:r>
          </w:p>
        </w:tc>
        <w:tc>
          <w:tcPr>
            <w:tcW w:w="0" w:type="auto"/>
            <w:tcBorders>
              <w:top w:val="single" w:sz="4" w:space="0" w:color="auto"/>
              <w:left w:val="single" w:sz="4" w:space="0" w:color="auto"/>
              <w:bottom w:val="single" w:sz="4" w:space="0" w:color="auto"/>
              <w:right w:val="single" w:sz="4" w:space="0" w:color="auto"/>
            </w:tcBorders>
            <w:hideMark/>
          </w:tcPr>
          <w:p w14:paraId="2D437988" w14:textId="77777777" w:rsidR="00B46A03" w:rsidRPr="00E276B6" w:rsidRDefault="00B46A03" w:rsidP="002D7261">
            <w:pPr>
              <w:jc w:val="left"/>
              <w:rPr>
                <w:rFonts w:ascii="Cambria" w:hAnsi="Cambria"/>
              </w:rPr>
            </w:pPr>
            <w:r w:rsidRPr="00E276B6">
              <w:rPr>
                <w:rFonts w:ascii="Cambria" w:hAnsi="Cambria"/>
              </w:rPr>
              <w:t>U+00A0</w:t>
            </w:r>
          </w:p>
        </w:tc>
      </w:tr>
      <w:tr w:rsidR="00B46A03" w14:paraId="3D6C98F8"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051FFF3D" w14:textId="7B341B6C" w:rsidR="00B46A03" w:rsidRPr="00E276B6" w:rsidRDefault="00B46A03" w:rsidP="002D7261">
            <w:pPr>
              <w:jc w:val="left"/>
              <w:rPr>
                <w:rFonts w:ascii="Cambria" w:hAnsi="Cambria"/>
              </w:rPr>
            </w:pPr>
            <w:r w:rsidRPr="00E276B6">
              <w:rPr>
                <w:rFonts w:ascii="Cambria" w:hAnsi="Cambria"/>
              </w:rPr>
              <w:t>NEL</w:t>
            </w:r>
          </w:p>
        </w:tc>
        <w:tc>
          <w:tcPr>
            <w:tcW w:w="0" w:type="auto"/>
            <w:tcBorders>
              <w:top w:val="single" w:sz="4" w:space="0" w:color="auto"/>
              <w:left w:val="single" w:sz="4" w:space="0" w:color="auto"/>
              <w:bottom w:val="single" w:sz="4" w:space="0" w:color="auto"/>
              <w:right w:val="single" w:sz="4" w:space="0" w:color="auto"/>
            </w:tcBorders>
            <w:hideMark/>
          </w:tcPr>
          <w:p w14:paraId="378F680E" w14:textId="77777777" w:rsidR="00B46A03" w:rsidRPr="00E276B6" w:rsidRDefault="00B46A03" w:rsidP="002D7261">
            <w:pPr>
              <w:jc w:val="left"/>
              <w:rPr>
                <w:rFonts w:ascii="Cambria" w:hAnsi="Cambria"/>
              </w:rPr>
            </w:pPr>
            <w:r w:rsidRPr="00E276B6">
              <w:rPr>
                <w:rFonts w:ascii="Cambria" w:hAnsi="Cambria"/>
              </w:rPr>
              <w:t>Next line</w:t>
            </w:r>
          </w:p>
        </w:tc>
        <w:tc>
          <w:tcPr>
            <w:tcW w:w="0" w:type="auto"/>
            <w:tcBorders>
              <w:top w:val="single" w:sz="4" w:space="0" w:color="auto"/>
              <w:left w:val="single" w:sz="4" w:space="0" w:color="auto"/>
              <w:bottom w:val="single" w:sz="4" w:space="0" w:color="auto"/>
              <w:right w:val="single" w:sz="4" w:space="0" w:color="auto"/>
            </w:tcBorders>
            <w:hideMark/>
          </w:tcPr>
          <w:p w14:paraId="1397B0F6" w14:textId="77777777" w:rsidR="00B46A03" w:rsidRPr="00E276B6" w:rsidRDefault="00B46A03" w:rsidP="002D7261">
            <w:pPr>
              <w:jc w:val="left"/>
              <w:rPr>
                <w:rFonts w:ascii="Cambria" w:hAnsi="Cambria"/>
              </w:rPr>
            </w:pPr>
            <w:r w:rsidRPr="00E276B6">
              <w:rPr>
                <w:rFonts w:ascii="Cambria" w:hAnsi="Cambria"/>
              </w:rPr>
              <w:t xml:space="preserve">U+0085 </w:t>
            </w:r>
          </w:p>
        </w:tc>
      </w:tr>
      <w:tr w:rsidR="00B46A03" w14:paraId="0B0F4BDD"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0A354680" w14:textId="190D06E8" w:rsidR="00B46A03" w:rsidRPr="00E276B6" w:rsidRDefault="00B46A03" w:rsidP="002D7261">
            <w:pPr>
              <w:jc w:val="left"/>
              <w:rPr>
                <w:rFonts w:ascii="Cambria" w:hAnsi="Cambria"/>
              </w:rPr>
            </w:pPr>
            <w:r w:rsidRPr="00E276B6">
              <w:rPr>
                <w:rFonts w:ascii="Cambria" w:hAnsi="Cambria"/>
              </w:rPr>
              <w:t>LS</w:t>
            </w:r>
          </w:p>
        </w:tc>
        <w:tc>
          <w:tcPr>
            <w:tcW w:w="0" w:type="auto"/>
            <w:tcBorders>
              <w:top w:val="single" w:sz="4" w:space="0" w:color="auto"/>
              <w:left w:val="single" w:sz="4" w:space="0" w:color="auto"/>
              <w:bottom w:val="single" w:sz="4" w:space="0" w:color="auto"/>
              <w:right w:val="single" w:sz="4" w:space="0" w:color="auto"/>
            </w:tcBorders>
            <w:hideMark/>
          </w:tcPr>
          <w:p w14:paraId="38DE5F43" w14:textId="77777777" w:rsidR="00B46A03" w:rsidRPr="00E276B6" w:rsidRDefault="00B46A03" w:rsidP="002D7261">
            <w:pPr>
              <w:jc w:val="left"/>
              <w:rPr>
                <w:rFonts w:ascii="Cambria" w:hAnsi="Cambria"/>
              </w:rPr>
            </w:pPr>
            <w:r w:rsidRPr="00E276B6">
              <w:rPr>
                <w:rFonts w:ascii="Cambria" w:hAnsi="Cambria"/>
              </w:rPr>
              <w:t>Line separator</w:t>
            </w:r>
          </w:p>
        </w:tc>
        <w:tc>
          <w:tcPr>
            <w:tcW w:w="0" w:type="auto"/>
            <w:tcBorders>
              <w:top w:val="single" w:sz="4" w:space="0" w:color="auto"/>
              <w:left w:val="single" w:sz="4" w:space="0" w:color="auto"/>
              <w:bottom w:val="single" w:sz="4" w:space="0" w:color="auto"/>
              <w:right w:val="single" w:sz="4" w:space="0" w:color="auto"/>
            </w:tcBorders>
            <w:hideMark/>
          </w:tcPr>
          <w:p w14:paraId="45F9611C" w14:textId="77777777" w:rsidR="00B46A03" w:rsidRPr="00E276B6" w:rsidRDefault="00B46A03" w:rsidP="002D7261">
            <w:pPr>
              <w:jc w:val="left"/>
              <w:rPr>
                <w:rFonts w:ascii="Cambria" w:hAnsi="Cambria"/>
              </w:rPr>
            </w:pPr>
            <w:r w:rsidRPr="00E276B6">
              <w:rPr>
                <w:rFonts w:ascii="Cambria" w:hAnsi="Cambria"/>
              </w:rPr>
              <w:t xml:space="preserve">U+2028  </w:t>
            </w:r>
          </w:p>
        </w:tc>
      </w:tr>
    </w:tbl>
    <w:p w14:paraId="64DE04D8" w14:textId="5AE84CE9" w:rsidR="00B46A03" w:rsidRDefault="00B46A03" w:rsidP="00B46A03">
      <w:pPr>
        <w:pStyle w:val="Caption"/>
      </w:pPr>
      <w:bookmarkStart w:id="1220" w:name="_Ref384972713"/>
      <w:r>
        <w:t xml:space="preserve">Table </w:t>
      </w:r>
      <w:r>
        <w:fldChar w:fldCharType="begin"/>
      </w:r>
      <w:r>
        <w:instrText xml:space="preserve"> SEQ Table \* ARABIC </w:instrText>
      </w:r>
      <w:r>
        <w:fldChar w:fldCharType="separate"/>
      </w:r>
      <w:r w:rsidR="009D1493">
        <w:rPr>
          <w:noProof/>
        </w:rPr>
        <w:t>4</w:t>
      </w:r>
      <w:r>
        <w:rPr>
          <w:noProof/>
        </w:rPr>
        <w:fldChar w:fldCharType="end"/>
      </w:r>
      <w:r>
        <w:rPr>
          <w:noProof/>
        </w:rPr>
        <w:t xml:space="preserve"> DFDL Entities</w:t>
      </w:r>
      <w:bookmarkEnd w:id="1220"/>
    </w:p>
    <w:p w14:paraId="346CCF13"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1221" w:name="_Ref37865472"/>
      <w:bookmarkStart w:id="1222" w:name="_Toc199516246"/>
      <w:bookmarkStart w:id="1223" w:name="_Toc194983924"/>
      <w:bookmarkStart w:id="1224" w:name="_Toc243112764"/>
      <w:r>
        <w:rPr>
          <w:rFonts w:eastAsia="Times New Roman"/>
        </w:rPr>
        <w:t>DFDL Character Class Entities in DFDL String Literals</w:t>
      </w:r>
      <w:bookmarkEnd w:id="1221"/>
    </w:p>
    <w:p w14:paraId="4D50E85D" w14:textId="77777777" w:rsidR="00B46A03" w:rsidRDefault="00B46A03" w:rsidP="00B46A03">
      <w:r>
        <w:t>The following DFDL character classes are provided to specify one or more characters from a set of related characters.</w:t>
      </w:r>
    </w:p>
    <w:tbl>
      <w:tblPr>
        <w:tblStyle w:val="Table"/>
        <w:tblW w:w="5000" w:type="pct"/>
        <w:tblInd w:w="0" w:type="dxa"/>
        <w:tblLook w:val="04A0" w:firstRow="1" w:lastRow="0" w:firstColumn="1" w:lastColumn="0" w:noHBand="0" w:noVBand="1"/>
      </w:tblPr>
      <w:tblGrid>
        <w:gridCol w:w="1278"/>
        <w:gridCol w:w="6407"/>
        <w:gridCol w:w="2509"/>
      </w:tblGrid>
      <w:tr w:rsidR="00B46A03" w:rsidRPr="00262495" w14:paraId="1A8CC2CF" w14:textId="77777777" w:rsidTr="002D7261">
        <w:trPr>
          <w:cnfStyle w:val="100000000000" w:firstRow="1" w:lastRow="0" w:firstColumn="0" w:lastColumn="0" w:oddVBand="0" w:evenVBand="0" w:oddHBand="0" w:evenHBand="0" w:firstRowFirstColumn="0" w:firstRowLastColumn="0" w:lastRowFirstColumn="0" w:lastRowLastColumn="0"/>
        </w:trPr>
        <w:tc>
          <w:tcPr>
            <w:tcW w:w="0" w:type="auto"/>
            <w:hideMark/>
          </w:tcPr>
          <w:p w14:paraId="33EF172C" w14:textId="77777777" w:rsidR="00B46A03" w:rsidRPr="00262495" w:rsidRDefault="00B46A03" w:rsidP="002D7261">
            <w:pPr>
              <w:jc w:val="left"/>
              <w:rPr>
                <w:rFonts w:ascii="Cambria" w:hAnsi="Cambria"/>
              </w:rPr>
            </w:pPr>
            <w:r w:rsidRPr="00262495">
              <w:rPr>
                <w:rFonts w:ascii="Cambria" w:hAnsi="Cambria"/>
              </w:rPr>
              <w:t>Mnemonic</w:t>
            </w:r>
          </w:p>
        </w:tc>
        <w:tc>
          <w:tcPr>
            <w:tcW w:w="0" w:type="auto"/>
            <w:hideMark/>
          </w:tcPr>
          <w:p w14:paraId="7658AF39" w14:textId="77777777" w:rsidR="00B46A03" w:rsidRPr="00262495" w:rsidRDefault="00B46A03" w:rsidP="002D7261">
            <w:pPr>
              <w:jc w:val="left"/>
              <w:rPr>
                <w:rFonts w:ascii="Cambria" w:hAnsi="Cambria"/>
              </w:rPr>
            </w:pPr>
            <w:r w:rsidRPr="00262495">
              <w:rPr>
                <w:rFonts w:ascii="Cambria" w:hAnsi="Cambria"/>
              </w:rPr>
              <w:t>Meaning</w:t>
            </w:r>
          </w:p>
        </w:tc>
        <w:tc>
          <w:tcPr>
            <w:tcW w:w="0" w:type="auto"/>
            <w:hideMark/>
          </w:tcPr>
          <w:p w14:paraId="43471F68" w14:textId="77777777" w:rsidR="00B46A03" w:rsidRPr="00262495" w:rsidRDefault="00B46A03" w:rsidP="002D7261">
            <w:pPr>
              <w:jc w:val="left"/>
              <w:rPr>
                <w:rFonts w:ascii="Cambria" w:hAnsi="Cambria"/>
              </w:rPr>
            </w:pPr>
            <w:r w:rsidRPr="00262495">
              <w:rPr>
                <w:rFonts w:ascii="Cambria" w:hAnsi="Cambria"/>
              </w:rPr>
              <w:t>Unicode Character Code(s)</w:t>
            </w:r>
          </w:p>
        </w:tc>
      </w:tr>
      <w:tr w:rsidR="00B46A03" w:rsidRPr="00262495" w14:paraId="18A09461"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51A3380" w14:textId="77777777" w:rsidR="00B46A03" w:rsidRPr="00262495" w:rsidRDefault="00B46A03" w:rsidP="002D7261">
            <w:pPr>
              <w:jc w:val="left"/>
              <w:rPr>
                <w:rFonts w:ascii="Cambria" w:hAnsi="Cambria"/>
              </w:rPr>
            </w:pPr>
            <w:r w:rsidRPr="00262495">
              <w:rPr>
                <w:rFonts w:ascii="Cambria" w:hAnsi="Cambria"/>
              </w:rPr>
              <w:t>NL</w:t>
            </w:r>
          </w:p>
        </w:tc>
        <w:tc>
          <w:tcPr>
            <w:tcW w:w="0" w:type="auto"/>
            <w:tcBorders>
              <w:top w:val="single" w:sz="4" w:space="0" w:color="auto"/>
              <w:left w:val="single" w:sz="4" w:space="0" w:color="auto"/>
              <w:bottom w:val="single" w:sz="4" w:space="0" w:color="auto"/>
              <w:right w:val="single" w:sz="4" w:space="0" w:color="auto"/>
            </w:tcBorders>
            <w:hideMark/>
          </w:tcPr>
          <w:p w14:paraId="79368718" w14:textId="77777777" w:rsidR="00B46A03" w:rsidRPr="00262495" w:rsidRDefault="00B46A03" w:rsidP="002D7261">
            <w:pPr>
              <w:jc w:val="left"/>
              <w:rPr>
                <w:rFonts w:ascii="Cambria" w:hAnsi="Cambria"/>
              </w:rPr>
            </w:pPr>
            <w:r w:rsidRPr="00262495">
              <w:rPr>
                <w:rFonts w:ascii="Cambria" w:hAnsi="Cambria"/>
              </w:rPr>
              <w:t>Newline</w:t>
            </w:r>
          </w:p>
          <w:p w14:paraId="3BE99C81" w14:textId="77777777" w:rsidR="00B46A03" w:rsidRPr="00262495" w:rsidRDefault="00B46A03" w:rsidP="002D7261">
            <w:pPr>
              <w:jc w:val="left"/>
              <w:rPr>
                <w:rFonts w:ascii="Cambria" w:hAnsi="Cambria"/>
              </w:rPr>
            </w:pPr>
            <w:r w:rsidRPr="00262495">
              <w:rPr>
                <w:rFonts w:ascii="Cambria" w:hAnsi="Cambria"/>
              </w:rPr>
              <w:t xml:space="preserve">On parse any one of the single characters CR, LF, NEL or LS or the character combination CRLF. </w:t>
            </w:r>
          </w:p>
          <w:p w14:paraId="0C25D337" w14:textId="77777777" w:rsidR="00B46A03" w:rsidRPr="00262495" w:rsidRDefault="00B46A03" w:rsidP="002D7261">
            <w:pPr>
              <w:jc w:val="left"/>
              <w:rPr>
                <w:rFonts w:ascii="Cambria" w:hAnsi="Cambria"/>
              </w:rPr>
            </w:pPr>
            <w:r w:rsidRPr="00262495">
              <w:rPr>
                <w:rFonts w:ascii="Cambria" w:hAnsi="Cambria"/>
              </w:rPr>
              <w:lastRenderedPageBreak/>
              <w:t>On unparse the value of the dfdl:outputNewLine property is output, which must specify one of the single characters %CR;, %LF;,  %NEL;, or %LS; or the character combination %CR;%LF;.</w:t>
            </w:r>
          </w:p>
        </w:tc>
        <w:tc>
          <w:tcPr>
            <w:tcW w:w="0" w:type="auto"/>
            <w:tcBorders>
              <w:top w:val="single" w:sz="4" w:space="0" w:color="auto"/>
              <w:left w:val="single" w:sz="4" w:space="0" w:color="auto"/>
              <w:bottom w:val="single" w:sz="4" w:space="0" w:color="auto"/>
              <w:right w:val="single" w:sz="4" w:space="0" w:color="auto"/>
            </w:tcBorders>
            <w:hideMark/>
          </w:tcPr>
          <w:p w14:paraId="222489FF" w14:textId="77777777" w:rsidR="00B46A03" w:rsidRPr="00262495" w:rsidRDefault="00B46A03" w:rsidP="002D7261">
            <w:pPr>
              <w:jc w:val="left"/>
              <w:rPr>
                <w:rFonts w:ascii="Cambria" w:hAnsi="Cambria"/>
              </w:rPr>
            </w:pPr>
            <w:r w:rsidRPr="00262495">
              <w:rPr>
                <w:rFonts w:ascii="Cambria" w:hAnsi="Cambria"/>
              </w:rPr>
              <w:lastRenderedPageBreak/>
              <w:t>U+000A LF</w:t>
            </w:r>
          </w:p>
          <w:p w14:paraId="6ECECB22" w14:textId="77777777" w:rsidR="00B46A03" w:rsidRPr="00262495" w:rsidRDefault="00B46A03" w:rsidP="002D7261">
            <w:pPr>
              <w:jc w:val="left"/>
              <w:rPr>
                <w:rFonts w:ascii="Cambria" w:hAnsi="Cambria"/>
              </w:rPr>
            </w:pPr>
            <w:r w:rsidRPr="00262495">
              <w:rPr>
                <w:rFonts w:ascii="Cambria" w:hAnsi="Cambria"/>
              </w:rPr>
              <w:t>U+000D CR</w:t>
            </w:r>
          </w:p>
          <w:p w14:paraId="0E53CCD8" w14:textId="77777777" w:rsidR="00B46A03" w:rsidRPr="00262495" w:rsidRDefault="00B46A03" w:rsidP="002D7261">
            <w:pPr>
              <w:jc w:val="left"/>
              <w:rPr>
                <w:rFonts w:ascii="Cambria" w:hAnsi="Cambria"/>
              </w:rPr>
            </w:pPr>
            <w:r w:rsidRPr="00262495">
              <w:rPr>
                <w:rFonts w:ascii="Cambria" w:hAnsi="Cambria"/>
              </w:rPr>
              <w:lastRenderedPageBreak/>
              <w:t>U+000D U+000A CRLF</w:t>
            </w:r>
          </w:p>
          <w:p w14:paraId="3FE626C0" w14:textId="77777777" w:rsidR="00B46A03" w:rsidRPr="00262495" w:rsidRDefault="00B46A03" w:rsidP="002D7261">
            <w:pPr>
              <w:jc w:val="left"/>
              <w:rPr>
                <w:rFonts w:ascii="Cambria" w:hAnsi="Cambria"/>
              </w:rPr>
            </w:pPr>
            <w:r w:rsidRPr="00262495">
              <w:rPr>
                <w:rFonts w:ascii="Cambria" w:hAnsi="Cambria"/>
              </w:rPr>
              <w:t>U+0085 NEL</w:t>
            </w:r>
          </w:p>
          <w:p w14:paraId="7B697AFF" w14:textId="77777777" w:rsidR="00B46A03" w:rsidRPr="00262495" w:rsidRDefault="00B46A03" w:rsidP="002D7261">
            <w:pPr>
              <w:jc w:val="left"/>
              <w:rPr>
                <w:rFonts w:ascii="Cambria" w:hAnsi="Cambria"/>
              </w:rPr>
            </w:pPr>
            <w:r w:rsidRPr="00262495">
              <w:rPr>
                <w:rFonts w:ascii="Cambria" w:hAnsi="Cambria"/>
              </w:rPr>
              <w:t>U+2028  LS</w:t>
            </w:r>
          </w:p>
        </w:tc>
      </w:tr>
      <w:tr w:rsidR="00B46A03" w:rsidRPr="00262495" w14:paraId="03B61734"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63691DEF" w14:textId="77777777" w:rsidR="00B46A03" w:rsidRPr="00262495" w:rsidRDefault="00B46A03" w:rsidP="002D7261">
            <w:pPr>
              <w:jc w:val="left"/>
              <w:rPr>
                <w:rFonts w:ascii="Cambria" w:hAnsi="Cambria"/>
              </w:rPr>
            </w:pPr>
            <w:r w:rsidRPr="00262495">
              <w:rPr>
                <w:rFonts w:ascii="Cambria" w:hAnsi="Cambria"/>
              </w:rPr>
              <w:lastRenderedPageBreak/>
              <w:t>WSP</w:t>
            </w:r>
          </w:p>
        </w:tc>
        <w:tc>
          <w:tcPr>
            <w:tcW w:w="0" w:type="auto"/>
            <w:tcBorders>
              <w:top w:val="single" w:sz="4" w:space="0" w:color="auto"/>
              <w:left w:val="single" w:sz="4" w:space="0" w:color="auto"/>
              <w:bottom w:val="single" w:sz="4" w:space="0" w:color="auto"/>
              <w:right w:val="single" w:sz="4" w:space="0" w:color="auto"/>
            </w:tcBorders>
            <w:hideMark/>
          </w:tcPr>
          <w:p w14:paraId="52AE4BB7" w14:textId="77777777" w:rsidR="00B46A03" w:rsidRPr="00262495" w:rsidRDefault="00B46A03" w:rsidP="002D7261">
            <w:pPr>
              <w:jc w:val="left"/>
              <w:rPr>
                <w:rFonts w:ascii="Cambria" w:hAnsi="Cambria"/>
              </w:rPr>
            </w:pPr>
            <w:r w:rsidRPr="00262495">
              <w:rPr>
                <w:rFonts w:ascii="Cambria" w:hAnsi="Cambria"/>
              </w:rPr>
              <w:t>Single whitespace</w:t>
            </w:r>
          </w:p>
          <w:p w14:paraId="039B88EC" w14:textId="77777777" w:rsidR="00B46A03" w:rsidRPr="00262495" w:rsidRDefault="00B46A03" w:rsidP="002D7261">
            <w:pPr>
              <w:jc w:val="left"/>
              <w:rPr>
                <w:rFonts w:ascii="Cambria" w:hAnsi="Cambria"/>
              </w:rPr>
            </w:pPr>
            <w:r w:rsidRPr="00262495">
              <w:rPr>
                <w:rFonts w:ascii="Cambria" w:hAnsi="Cambria"/>
              </w:rPr>
              <w:t>On parse any whitespace character</w:t>
            </w:r>
          </w:p>
          <w:p w14:paraId="00E06642" w14:textId="77777777" w:rsidR="00B46A03" w:rsidRPr="00262495" w:rsidRDefault="00B46A03" w:rsidP="002D7261">
            <w:pPr>
              <w:jc w:val="left"/>
              <w:rPr>
                <w:rFonts w:ascii="Cambria" w:hAnsi="Cambria"/>
              </w:rPr>
            </w:pPr>
            <w:r w:rsidRPr="00262495">
              <w:rPr>
                <w:rFonts w:ascii="Cambria" w:hAnsi="Cambria"/>
              </w:rPr>
              <w:t>On unparse a space (U+0020) is output</w:t>
            </w:r>
          </w:p>
        </w:tc>
        <w:tc>
          <w:tcPr>
            <w:tcW w:w="0" w:type="auto"/>
            <w:tcBorders>
              <w:top w:val="single" w:sz="4" w:space="0" w:color="auto"/>
              <w:left w:val="single" w:sz="4" w:space="0" w:color="auto"/>
              <w:bottom w:val="single" w:sz="4" w:space="0" w:color="auto"/>
              <w:right w:val="single" w:sz="4" w:space="0" w:color="auto"/>
            </w:tcBorders>
            <w:hideMark/>
          </w:tcPr>
          <w:p w14:paraId="3BBF9F02" w14:textId="77777777" w:rsidR="00B46A03" w:rsidRPr="00262495" w:rsidRDefault="00B46A03" w:rsidP="002D7261">
            <w:pPr>
              <w:jc w:val="left"/>
              <w:rPr>
                <w:rFonts w:ascii="Cambria" w:hAnsi="Cambria"/>
              </w:rPr>
            </w:pPr>
            <w:r w:rsidRPr="00262495">
              <w:rPr>
                <w:rFonts w:ascii="Cambria" w:hAnsi="Cambria"/>
              </w:rPr>
              <w:t xml:space="preserve">U+0009-U+000D (Control characters) </w:t>
            </w:r>
          </w:p>
          <w:p w14:paraId="4143EFF0" w14:textId="77777777" w:rsidR="00B46A03" w:rsidRPr="00262495" w:rsidRDefault="00B46A03" w:rsidP="002D7261">
            <w:pPr>
              <w:jc w:val="left"/>
              <w:rPr>
                <w:rFonts w:ascii="Cambria" w:hAnsi="Cambria"/>
              </w:rPr>
            </w:pPr>
            <w:r w:rsidRPr="00262495">
              <w:rPr>
                <w:rFonts w:ascii="Cambria" w:hAnsi="Cambria"/>
              </w:rPr>
              <w:t xml:space="preserve">U+0020 SPACE </w:t>
            </w:r>
          </w:p>
          <w:p w14:paraId="665891D1" w14:textId="77777777" w:rsidR="00B46A03" w:rsidRPr="00262495" w:rsidRDefault="00B46A03" w:rsidP="002D7261">
            <w:pPr>
              <w:jc w:val="left"/>
              <w:rPr>
                <w:rFonts w:ascii="Cambria" w:hAnsi="Cambria"/>
              </w:rPr>
            </w:pPr>
            <w:r w:rsidRPr="00262495">
              <w:rPr>
                <w:rFonts w:ascii="Cambria" w:hAnsi="Cambria"/>
              </w:rPr>
              <w:t xml:space="preserve">U+0085 NEL </w:t>
            </w:r>
          </w:p>
          <w:p w14:paraId="6EDEF1A3" w14:textId="77777777" w:rsidR="00B46A03" w:rsidRPr="00262495" w:rsidRDefault="00B46A03" w:rsidP="002D7261">
            <w:pPr>
              <w:jc w:val="left"/>
              <w:rPr>
                <w:rFonts w:ascii="Cambria" w:hAnsi="Cambria"/>
              </w:rPr>
            </w:pPr>
            <w:r w:rsidRPr="00262495">
              <w:rPr>
                <w:rFonts w:ascii="Cambria" w:hAnsi="Cambria"/>
              </w:rPr>
              <w:t xml:space="preserve">U+00A0 NBSP </w:t>
            </w:r>
          </w:p>
          <w:p w14:paraId="79E8FDF0" w14:textId="77777777" w:rsidR="00B46A03" w:rsidRPr="00262495" w:rsidRDefault="00B46A03" w:rsidP="002D7261">
            <w:pPr>
              <w:jc w:val="left"/>
              <w:rPr>
                <w:rFonts w:ascii="Cambria" w:hAnsi="Cambria"/>
              </w:rPr>
            </w:pPr>
            <w:r w:rsidRPr="00262495">
              <w:rPr>
                <w:rFonts w:ascii="Cambria" w:hAnsi="Cambria"/>
              </w:rPr>
              <w:t xml:space="preserve">U+1680 OGHAM SPACE MARK </w:t>
            </w:r>
          </w:p>
          <w:p w14:paraId="7A62C69C" w14:textId="77777777" w:rsidR="00B46A03" w:rsidRPr="00262495" w:rsidRDefault="00B46A03" w:rsidP="002D7261">
            <w:pPr>
              <w:jc w:val="left"/>
              <w:rPr>
                <w:rFonts w:ascii="Cambria" w:hAnsi="Cambria"/>
              </w:rPr>
            </w:pPr>
            <w:r w:rsidRPr="00262495">
              <w:rPr>
                <w:rFonts w:ascii="Cambria" w:hAnsi="Cambria"/>
              </w:rPr>
              <w:t xml:space="preserve">U+180E MONGOLIAN VOWEL SEPARATOR </w:t>
            </w:r>
          </w:p>
          <w:p w14:paraId="3A6A5A90" w14:textId="77777777" w:rsidR="00B46A03" w:rsidRPr="00262495" w:rsidRDefault="00B46A03" w:rsidP="002D7261">
            <w:pPr>
              <w:jc w:val="left"/>
              <w:rPr>
                <w:rFonts w:ascii="Cambria" w:hAnsi="Cambria"/>
              </w:rPr>
            </w:pPr>
            <w:r w:rsidRPr="00262495">
              <w:rPr>
                <w:rFonts w:ascii="Cambria" w:hAnsi="Cambria"/>
              </w:rPr>
              <w:t xml:space="preserve">U+2000-U+200A (different sorts of spaces) </w:t>
            </w:r>
          </w:p>
          <w:p w14:paraId="1D2124F3" w14:textId="77777777" w:rsidR="00B46A03" w:rsidRPr="00262495" w:rsidRDefault="00B46A03" w:rsidP="002D7261">
            <w:pPr>
              <w:jc w:val="left"/>
              <w:rPr>
                <w:rFonts w:ascii="Cambria" w:hAnsi="Cambria"/>
              </w:rPr>
            </w:pPr>
            <w:r w:rsidRPr="00262495">
              <w:rPr>
                <w:rFonts w:ascii="Cambria" w:hAnsi="Cambria"/>
              </w:rPr>
              <w:t xml:space="preserve">U+2028 LSP </w:t>
            </w:r>
          </w:p>
          <w:p w14:paraId="1B934191" w14:textId="77777777" w:rsidR="00B46A03" w:rsidRPr="00262495" w:rsidRDefault="00B46A03" w:rsidP="002D7261">
            <w:pPr>
              <w:jc w:val="left"/>
              <w:rPr>
                <w:rFonts w:ascii="Cambria" w:hAnsi="Cambria"/>
              </w:rPr>
            </w:pPr>
            <w:r w:rsidRPr="00262495">
              <w:rPr>
                <w:rFonts w:ascii="Cambria" w:hAnsi="Cambria"/>
              </w:rPr>
              <w:t xml:space="preserve">U+2029 PSP </w:t>
            </w:r>
          </w:p>
          <w:p w14:paraId="7B470F7E" w14:textId="77777777" w:rsidR="00B46A03" w:rsidRPr="00262495" w:rsidRDefault="00B46A03" w:rsidP="002D7261">
            <w:pPr>
              <w:jc w:val="left"/>
              <w:rPr>
                <w:rFonts w:ascii="Cambria" w:hAnsi="Cambria"/>
              </w:rPr>
            </w:pPr>
            <w:r w:rsidRPr="00262495">
              <w:rPr>
                <w:rFonts w:ascii="Cambria" w:hAnsi="Cambria"/>
              </w:rPr>
              <w:t xml:space="preserve">U+202F NARROW NBSP </w:t>
            </w:r>
          </w:p>
          <w:p w14:paraId="702A6156" w14:textId="77777777" w:rsidR="00B46A03" w:rsidRPr="00262495" w:rsidRDefault="00B46A03" w:rsidP="002D7261">
            <w:pPr>
              <w:jc w:val="left"/>
              <w:rPr>
                <w:rFonts w:ascii="Cambria" w:hAnsi="Cambria"/>
              </w:rPr>
            </w:pPr>
            <w:r w:rsidRPr="00262495">
              <w:rPr>
                <w:rFonts w:ascii="Cambria" w:hAnsi="Cambria"/>
              </w:rPr>
              <w:t xml:space="preserve">U+205F MEDIUM MATHEMATICAL SPACE </w:t>
            </w:r>
          </w:p>
          <w:p w14:paraId="24E51728" w14:textId="77777777" w:rsidR="00B46A03" w:rsidRPr="00262495" w:rsidRDefault="00B46A03" w:rsidP="002D7261">
            <w:pPr>
              <w:jc w:val="left"/>
              <w:rPr>
                <w:rFonts w:ascii="Cambria" w:hAnsi="Cambria"/>
              </w:rPr>
            </w:pPr>
            <w:r w:rsidRPr="00262495">
              <w:rPr>
                <w:rFonts w:ascii="Cambria" w:hAnsi="Cambria"/>
              </w:rPr>
              <w:t>U+3000 IDEOGRAPHIC SPACE</w:t>
            </w:r>
          </w:p>
        </w:tc>
      </w:tr>
      <w:tr w:rsidR="00B46A03" w:rsidRPr="00262495" w14:paraId="21CEBC8B"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7BA4C5CF" w14:textId="77777777" w:rsidR="00B46A03" w:rsidRPr="00262495" w:rsidRDefault="00B46A03" w:rsidP="002D7261">
            <w:pPr>
              <w:jc w:val="left"/>
              <w:rPr>
                <w:rFonts w:ascii="Cambria" w:hAnsi="Cambria"/>
              </w:rPr>
            </w:pPr>
            <w:r w:rsidRPr="00262495">
              <w:rPr>
                <w:rFonts w:ascii="Cambria" w:hAnsi="Cambria"/>
              </w:rPr>
              <w:t>WSP*</w:t>
            </w:r>
          </w:p>
        </w:tc>
        <w:tc>
          <w:tcPr>
            <w:tcW w:w="0" w:type="auto"/>
            <w:tcBorders>
              <w:top w:val="single" w:sz="4" w:space="0" w:color="auto"/>
              <w:left w:val="single" w:sz="4" w:space="0" w:color="auto"/>
              <w:bottom w:val="single" w:sz="4" w:space="0" w:color="auto"/>
              <w:right w:val="single" w:sz="4" w:space="0" w:color="auto"/>
            </w:tcBorders>
            <w:hideMark/>
          </w:tcPr>
          <w:p w14:paraId="7B457E92" w14:textId="77777777" w:rsidR="00B46A03" w:rsidRPr="00262495" w:rsidRDefault="00B46A03" w:rsidP="002D7261">
            <w:pPr>
              <w:jc w:val="left"/>
              <w:rPr>
                <w:rFonts w:ascii="Cambria" w:hAnsi="Cambria"/>
              </w:rPr>
            </w:pPr>
            <w:r w:rsidRPr="00262495">
              <w:rPr>
                <w:rFonts w:ascii="Cambria" w:hAnsi="Cambria"/>
              </w:rPr>
              <w:t>Optional Whitespaces</w:t>
            </w:r>
          </w:p>
          <w:p w14:paraId="3415A84B" w14:textId="77777777" w:rsidR="00B46A03" w:rsidRPr="00262495" w:rsidRDefault="00B46A03" w:rsidP="002D7261">
            <w:pPr>
              <w:jc w:val="left"/>
              <w:rPr>
                <w:rFonts w:ascii="Cambria" w:hAnsi="Cambria"/>
              </w:rPr>
            </w:pPr>
            <w:r w:rsidRPr="00262495">
              <w:rPr>
                <w:rFonts w:ascii="Cambria" w:hAnsi="Cambria"/>
              </w:rPr>
              <w:t>On parse whitespace characters are ignored.</w:t>
            </w:r>
          </w:p>
          <w:p w14:paraId="3DE60576" w14:textId="77777777" w:rsidR="00B46A03" w:rsidRPr="00262495" w:rsidRDefault="00B46A03" w:rsidP="002D7261">
            <w:pPr>
              <w:jc w:val="left"/>
              <w:rPr>
                <w:rFonts w:ascii="Cambria" w:hAnsi="Cambria"/>
              </w:rPr>
            </w:pPr>
            <w:r w:rsidRPr="00262495">
              <w:rPr>
                <w:rFonts w:ascii="Cambria" w:hAnsi="Cambria"/>
              </w:rPr>
              <w:t>On unparse nothing is output</w:t>
            </w:r>
          </w:p>
        </w:tc>
        <w:tc>
          <w:tcPr>
            <w:tcW w:w="0" w:type="auto"/>
            <w:tcBorders>
              <w:top w:val="single" w:sz="4" w:space="0" w:color="auto"/>
              <w:left w:val="single" w:sz="4" w:space="0" w:color="auto"/>
              <w:bottom w:val="single" w:sz="4" w:space="0" w:color="auto"/>
              <w:right w:val="single" w:sz="4" w:space="0" w:color="auto"/>
            </w:tcBorders>
            <w:hideMark/>
          </w:tcPr>
          <w:p w14:paraId="3C6C4CE5" w14:textId="77777777" w:rsidR="00B46A03" w:rsidRPr="00262495" w:rsidRDefault="00B46A03" w:rsidP="002D7261">
            <w:pPr>
              <w:pStyle w:val="TableContents"/>
              <w:rPr>
                <w:rFonts w:ascii="Cambria" w:hAnsi="Cambria"/>
                <w:sz w:val="22"/>
                <w:szCs w:val="22"/>
              </w:rPr>
            </w:pPr>
            <w:r w:rsidRPr="00262495">
              <w:rPr>
                <w:rFonts w:ascii="Cambria" w:hAnsi="Cambria"/>
                <w:sz w:val="22"/>
                <w:szCs w:val="22"/>
              </w:rPr>
              <w:t>Same as WSP</w:t>
            </w:r>
          </w:p>
        </w:tc>
      </w:tr>
      <w:tr w:rsidR="00B46A03" w:rsidRPr="00262495" w14:paraId="7289E28D"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1323E1B0" w14:textId="77777777" w:rsidR="00B46A03" w:rsidRPr="00262495" w:rsidRDefault="00B46A03" w:rsidP="002D7261">
            <w:pPr>
              <w:jc w:val="left"/>
              <w:rPr>
                <w:rFonts w:ascii="Cambria" w:hAnsi="Cambria"/>
              </w:rPr>
            </w:pPr>
            <w:r w:rsidRPr="00262495">
              <w:rPr>
                <w:rFonts w:ascii="Cambria" w:hAnsi="Cambria"/>
              </w:rPr>
              <w:t>WSP+</w:t>
            </w:r>
          </w:p>
        </w:tc>
        <w:tc>
          <w:tcPr>
            <w:tcW w:w="0" w:type="auto"/>
            <w:tcBorders>
              <w:top w:val="single" w:sz="4" w:space="0" w:color="auto"/>
              <w:left w:val="single" w:sz="4" w:space="0" w:color="auto"/>
              <w:bottom w:val="single" w:sz="4" w:space="0" w:color="auto"/>
              <w:right w:val="single" w:sz="4" w:space="0" w:color="auto"/>
            </w:tcBorders>
            <w:hideMark/>
          </w:tcPr>
          <w:p w14:paraId="6295D176" w14:textId="77777777" w:rsidR="00B46A03" w:rsidRPr="00262495" w:rsidRDefault="00B46A03" w:rsidP="002D7261">
            <w:pPr>
              <w:jc w:val="left"/>
              <w:rPr>
                <w:rFonts w:ascii="Cambria" w:hAnsi="Cambria"/>
              </w:rPr>
            </w:pPr>
            <w:r w:rsidRPr="00262495">
              <w:rPr>
                <w:rFonts w:ascii="Cambria" w:hAnsi="Cambria"/>
              </w:rPr>
              <w:t>Whitespaces</w:t>
            </w:r>
          </w:p>
          <w:p w14:paraId="2891825F" w14:textId="77777777" w:rsidR="00B46A03" w:rsidRPr="00262495" w:rsidRDefault="00B46A03" w:rsidP="002D7261">
            <w:pPr>
              <w:jc w:val="left"/>
              <w:rPr>
                <w:rFonts w:ascii="Cambria" w:hAnsi="Cambria"/>
              </w:rPr>
            </w:pPr>
            <w:r w:rsidRPr="00262495">
              <w:rPr>
                <w:rFonts w:ascii="Cambria" w:hAnsi="Cambria"/>
              </w:rPr>
              <w:t>On parse one or more whitespace characters are ignored. It is a Processing Error if no whitespace character is found.</w:t>
            </w:r>
          </w:p>
          <w:p w14:paraId="71433C91" w14:textId="77777777" w:rsidR="00B46A03" w:rsidRPr="00262495" w:rsidRDefault="00B46A03" w:rsidP="002D7261">
            <w:pPr>
              <w:jc w:val="left"/>
              <w:rPr>
                <w:rFonts w:ascii="Cambria" w:hAnsi="Cambria"/>
              </w:rPr>
            </w:pPr>
            <w:r w:rsidRPr="00262495">
              <w:rPr>
                <w:rFonts w:ascii="Cambria" w:hAnsi="Cambria"/>
              </w:rPr>
              <w:t>On unparse a space (U+0020) is output.</w:t>
            </w:r>
          </w:p>
        </w:tc>
        <w:tc>
          <w:tcPr>
            <w:tcW w:w="0" w:type="auto"/>
            <w:tcBorders>
              <w:top w:val="single" w:sz="4" w:space="0" w:color="auto"/>
              <w:left w:val="single" w:sz="4" w:space="0" w:color="auto"/>
              <w:bottom w:val="single" w:sz="4" w:space="0" w:color="auto"/>
              <w:right w:val="single" w:sz="4" w:space="0" w:color="auto"/>
            </w:tcBorders>
            <w:hideMark/>
          </w:tcPr>
          <w:p w14:paraId="3B778083" w14:textId="77777777" w:rsidR="00B46A03" w:rsidRPr="00262495" w:rsidRDefault="00B46A03" w:rsidP="002D7261">
            <w:pPr>
              <w:pStyle w:val="TableContents"/>
              <w:rPr>
                <w:rFonts w:ascii="Cambria" w:hAnsi="Cambria"/>
                <w:sz w:val="22"/>
                <w:szCs w:val="22"/>
              </w:rPr>
            </w:pPr>
            <w:r w:rsidRPr="00262495">
              <w:rPr>
                <w:rFonts w:ascii="Cambria" w:hAnsi="Cambria"/>
                <w:sz w:val="22"/>
                <w:szCs w:val="22"/>
              </w:rPr>
              <w:t>Same as WSP</w:t>
            </w:r>
          </w:p>
        </w:tc>
      </w:tr>
      <w:tr w:rsidR="00B46A03" w:rsidRPr="00262495" w14:paraId="307C5D62" w14:textId="77777777" w:rsidTr="002D7261">
        <w:tc>
          <w:tcPr>
            <w:tcW w:w="0" w:type="auto"/>
            <w:tcBorders>
              <w:top w:val="single" w:sz="4" w:space="0" w:color="auto"/>
              <w:left w:val="single" w:sz="4" w:space="0" w:color="auto"/>
              <w:bottom w:val="single" w:sz="4" w:space="0" w:color="auto"/>
              <w:right w:val="single" w:sz="4" w:space="0" w:color="auto"/>
            </w:tcBorders>
            <w:hideMark/>
          </w:tcPr>
          <w:p w14:paraId="2EC52792" w14:textId="77777777" w:rsidR="00B46A03" w:rsidRPr="00262495" w:rsidRDefault="00B46A03" w:rsidP="002D7261">
            <w:pPr>
              <w:jc w:val="left"/>
              <w:rPr>
                <w:rFonts w:ascii="Cambria" w:hAnsi="Cambria"/>
              </w:rPr>
            </w:pPr>
            <w:r w:rsidRPr="00262495">
              <w:rPr>
                <w:rFonts w:ascii="Cambria" w:hAnsi="Cambria"/>
              </w:rPr>
              <w:t>ES</w:t>
            </w:r>
          </w:p>
        </w:tc>
        <w:tc>
          <w:tcPr>
            <w:tcW w:w="0" w:type="auto"/>
            <w:tcBorders>
              <w:top w:val="single" w:sz="4" w:space="0" w:color="auto"/>
              <w:left w:val="single" w:sz="4" w:space="0" w:color="auto"/>
              <w:bottom w:val="single" w:sz="4" w:space="0" w:color="auto"/>
              <w:right w:val="single" w:sz="4" w:space="0" w:color="auto"/>
            </w:tcBorders>
            <w:hideMark/>
          </w:tcPr>
          <w:p w14:paraId="5C8BD8B0" w14:textId="77777777" w:rsidR="00B46A03" w:rsidRPr="00262495" w:rsidRDefault="00B46A03" w:rsidP="002D7261">
            <w:pPr>
              <w:jc w:val="left"/>
              <w:rPr>
                <w:rFonts w:ascii="Cambria" w:hAnsi="Cambria"/>
              </w:rPr>
            </w:pPr>
            <w:r w:rsidRPr="00262495">
              <w:rPr>
                <w:rFonts w:ascii="Cambria" w:hAnsi="Cambria"/>
              </w:rPr>
              <w:t>Empty String</w:t>
            </w:r>
          </w:p>
          <w:p w14:paraId="7C04D12B" w14:textId="77777777" w:rsidR="00B46A03" w:rsidRPr="00262495" w:rsidRDefault="00B46A03" w:rsidP="002D7261">
            <w:pPr>
              <w:jc w:val="left"/>
              <w:rPr>
                <w:rFonts w:ascii="Cambria" w:hAnsi="Cambria"/>
              </w:rPr>
            </w:pPr>
            <w:r w:rsidRPr="00262495">
              <w:rPr>
                <w:rFonts w:ascii="Cambria" w:hAnsi="Cambria"/>
              </w:rPr>
              <w:t>Used in whitespace separated lists when empty string is one of the values.</w:t>
            </w:r>
          </w:p>
        </w:tc>
        <w:tc>
          <w:tcPr>
            <w:tcW w:w="0" w:type="auto"/>
            <w:tcBorders>
              <w:top w:val="single" w:sz="4" w:space="0" w:color="auto"/>
              <w:left w:val="single" w:sz="4" w:space="0" w:color="auto"/>
              <w:bottom w:val="single" w:sz="4" w:space="0" w:color="auto"/>
              <w:right w:val="single" w:sz="4" w:space="0" w:color="auto"/>
            </w:tcBorders>
          </w:tcPr>
          <w:p w14:paraId="5FD95AC7" w14:textId="77777777" w:rsidR="00B46A03" w:rsidRPr="00262495" w:rsidRDefault="00B46A03" w:rsidP="002D7261">
            <w:pPr>
              <w:jc w:val="left"/>
              <w:rPr>
                <w:rFonts w:ascii="Cambria" w:hAnsi="Cambria"/>
              </w:rPr>
            </w:pPr>
          </w:p>
        </w:tc>
      </w:tr>
    </w:tbl>
    <w:p w14:paraId="2E175151" w14:textId="0C411CCF" w:rsidR="00B46A03" w:rsidRDefault="00B46A03" w:rsidP="00B46A03">
      <w:pPr>
        <w:pStyle w:val="Caption"/>
      </w:pPr>
      <w:bookmarkStart w:id="1225" w:name="_Ref384972887"/>
      <w:r>
        <w:t xml:space="preserve">Table </w:t>
      </w:r>
      <w:r>
        <w:fldChar w:fldCharType="begin"/>
      </w:r>
      <w:r>
        <w:instrText xml:space="preserve"> SEQ Table \* ARABIC </w:instrText>
      </w:r>
      <w:r>
        <w:fldChar w:fldCharType="separate"/>
      </w:r>
      <w:r w:rsidR="009D1493">
        <w:rPr>
          <w:noProof/>
        </w:rPr>
        <w:t>5</w:t>
      </w:r>
      <w:r>
        <w:rPr>
          <w:noProof/>
        </w:rPr>
        <w:fldChar w:fldCharType="end"/>
      </w:r>
      <w:r>
        <w:t xml:space="preserve"> DFDL Character Class Entities</w:t>
      </w:r>
      <w:bookmarkEnd w:id="1225"/>
    </w:p>
    <w:p w14:paraId="4F976CA9"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DFDL Byte Value Entities in DFDL String Literals</w:t>
      </w:r>
    </w:p>
    <w:p w14:paraId="7F30803C" w14:textId="4DB3465F" w:rsidR="00B46A03" w:rsidRDefault="00B46A03" w:rsidP="00404546">
      <w:pPr>
        <w:pStyle w:val="nobreak"/>
      </w:pPr>
      <w:r>
        <w:t xml:space="preserve">DFDL byte-value entities provide a way to specify a single byte as it appears in the data stream without any character set encoding translation. To specify a string of byte values, a sequence of two or more byte-value entities must be used. The syntax is in </w:t>
      </w:r>
      <w:r w:rsidRPr="00065302">
        <w:rPr>
          <w:rStyle w:val="Hyperlink"/>
          <w:rFonts w:eastAsia="MS Mincho"/>
        </w:rPr>
        <w:fldChar w:fldCharType="begin"/>
      </w:r>
      <w:r w:rsidRPr="00065302">
        <w:rPr>
          <w:rStyle w:val="Hyperlink"/>
          <w:rFonts w:eastAsia="MS Mincho"/>
        </w:rPr>
        <w:instrText xml:space="preserve"> REF _Ref18842880 \h </w:instrText>
      </w:r>
      <w:r w:rsidRPr="00065302">
        <w:rPr>
          <w:rStyle w:val="Hyperlink"/>
          <w:rFonts w:eastAsia="MS Mincho"/>
        </w:rPr>
      </w:r>
      <w:r w:rsidRPr="00065302">
        <w:rPr>
          <w:rStyle w:val="Hyperlink"/>
          <w:rFonts w:eastAsia="MS Mincho"/>
        </w:rPr>
        <w:fldChar w:fldCharType="separate"/>
      </w:r>
      <w:r w:rsidR="009D1493">
        <w:rPr>
          <w:rFonts w:cs="Arial"/>
        </w:rPr>
        <w:t xml:space="preserve">Table </w:t>
      </w:r>
      <w:r w:rsidR="009D1493">
        <w:rPr>
          <w:rFonts w:cs="Arial"/>
          <w:noProof/>
        </w:rPr>
        <w:t>3 DFDL Character Entity, Character Class Entity, and Byte Value Entity Syntax</w:t>
      </w:r>
      <w:r w:rsidRPr="00065302">
        <w:rPr>
          <w:rStyle w:val="Hyperlink"/>
          <w:rFonts w:eastAsia="MS Mincho"/>
        </w:rPr>
        <w:fldChar w:fldCharType="end"/>
      </w:r>
      <w:r>
        <w:t xml:space="preserve"> above. Example:</w:t>
      </w:r>
    </w:p>
    <w:p w14:paraId="02B46C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%#rFF;</w:t>
      </w:r>
    </w:p>
    <w:p w14:paraId="5EBD757D" w14:textId="77777777" w:rsidR="00B46A03" w:rsidRDefault="00B46A03" w:rsidP="00B46A03">
      <w:r>
        <w:lastRenderedPageBreak/>
        <w:t xml:space="preserve">In this notation the "r" can be thought of as short for "raw", as byte value entities are said to denote "raw bytes". </w:t>
      </w:r>
    </w:p>
    <w:p w14:paraId="255137E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26" w:name="_Toc366077869"/>
      <w:bookmarkStart w:id="1227" w:name="_Toc366078488"/>
      <w:bookmarkStart w:id="1228" w:name="_Toc366079474"/>
      <w:bookmarkStart w:id="1229" w:name="_Toc366080086"/>
      <w:bookmarkStart w:id="1230" w:name="_Toc366080698"/>
      <w:bookmarkStart w:id="1231" w:name="_Toc366505038"/>
      <w:bookmarkStart w:id="1232" w:name="_Toc366508407"/>
      <w:bookmarkStart w:id="1233" w:name="_Toc366512908"/>
      <w:bookmarkStart w:id="1234" w:name="_Toc366574099"/>
      <w:bookmarkStart w:id="1235" w:name="_Toc366577892"/>
      <w:bookmarkStart w:id="1236" w:name="_Toc366578500"/>
      <w:bookmarkStart w:id="1237" w:name="_Toc366579094"/>
      <w:bookmarkStart w:id="1238" w:name="_Toc366579685"/>
      <w:bookmarkStart w:id="1239" w:name="_Toc366580277"/>
      <w:bookmarkStart w:id="1240" w:name="_Toc366580868"/>
      <w:bookmarkStart w:id="1241" w:name="_Toc366581460"/>
      <w:bookmarkStart w:id="1242" w:name="_Toc366077874"/>
      <w:bookmarkStart w:id="1243" w:name="_Toc366078493"/>
      <w:bookmarkStart w:id="1244" w:name="_Toc366079479"/>
      <w:bookmarkStart w:id="1245" w:name="_Toc366080091"/>
      <w:bookmarkStart w:id="1246" w:name="_Toc366080703"/>
      <w:bookmarkStart w:id="1247" w:name="_Toc366505043"/>
      <w:bookmarkStart w:id="1248" w:name="_Toc366508412"/>
      <w:bookmarkStart w:id="1249" w:name="_Toc366512913"/>
      <w:bookmarkStart w:id="1250" w:name="_Toc366574104"/>
      <w:bookmarkStart w:id="1251" w:name="_Toc366577897"/>
      <w:bookmarkStart w:id="1252" w:name="_Toc366578505"/>
      <w:bookmarkStart w:id="1253" w:name="_Toc366579099"/>
      <w:bookmarkStart w:id="1254" w:name="_Toc366579690"/>
      <w:bookmarkStart w:id="1255" w:name="_Toc366580282"/>
      <w:bookmarkStart w:id="1256" w:name="_Toc366580873"/>
      <w:bookmarkStart w:id="1257" w:name="_Toc366581465"/>
      <w:bookmarkStart w:id="1258" w:name="_Toc322911546"/>
      <w:bookmarkStart w:id="1259" w:name="_Toc322912085"/>
      <w:bookmarkStart w:id="1260" w:name="_Toc329092935"/>
      <w:bookmarkStart w:id="1261" w:name="_Toc332701448"/>
      <w:bookmarkStart w:id="1262" w:name="_Toc332701755"/>
      <w:bookmarkStart w:id="1263" w:name="_Toc332711549"/>
      <w:bookmarkStart w:id="1264" w:name="_Toc332711857"/>
      <w:bookmarkStart w:id="1265" w:name="_Toc332712159"/>
      <w:bookmarkStart w:id="1266" w:name="_Toc332724075"/>
      <w:bookmarkStart w:id="1267" w:name="_Toc332724375"/>
      <w:bookmarkStart w:id="1268" w:name="_Toc341102671"/>
      <w:bookmarkStart w:id="1269" w:name="_Toc347241403"/>
      <w:bookmarkStart w:id="1270" w:name="_Toc347744596"/>
      <w:bookmarkStart w:id="1271" w:name="_Toc348984379"/>
      <w:bookmarkStart w:id="1272" w:name="_Toc348984684"/>
      <w:bookmarkStart w:id="1273" w:name="_Toc349037847"/>
      <w:bookmarkStart w:id="1274" w:name="_Toc349038152"/>
      <w:bookmarkStart w:id="1275" w:name="_Toc349042640"/>
      <w:bookmarkStart w:id="1276" w:name="_Toc351912631"/>
      <w:bookmarkStart w:id="1277" w:name="_Toc351914653"/>
      <w:bookmarkStart w:id="1278" w:name="_Toc351915087"/>
      <w:bookmarkStart w:id="1279" w:name="_Toc361231125"/>
      <w:bookmarkStart w:id="1280" w:name="_Toc361231651"/>
      <w:bookmarkStart w:id="1281" w:name="_Toc362444933"/>
      <w:bookmarkStart w:id="1282" w:name="_Toc363908855"/>
      <w:bookmarkStart w:id="1283" w:name="_Toc364463277"/>
      <w:bookmarkStart w:id="1284" w:name="_Toc366077875"/>
      <w:bookmarkStart w:id="1285" w:name="_Toc366078494"/>
      <w:bookmarkStart w:id="1286" w:name="_Toc366079480"/>
      <w:bookmarkStart w:id="1287" w:name="_Toc366080092"/>
      <w:bookmarkStart w:id="1288" w:name="_Toc366080704"/>
      <w:bookmarkStart w:id="1289" w:name="_Toc366505044"/>
      <w:bookmarkStart w:id="1290" w:name="_Toc366508413"/>
      <w:bookmarkStart w:id="1291" w:name="_Toc366512914"/>
      <w:bookmarkStart w:id="1292" w:name="_Toc366574105"/>
      <w:bookmarkStart w:id="1293" w:name="_Toc366577898"/>
      <w:bookmarkStart w:id="1294" w:name="_Toc366578506"/>
      <w:bookmarkStart w:id="1295" w:name="_Toc366579100"/>
      <w:bookmarkStart w:id="1296" w:name="_Toc366579691"/>
      <w:bookmarkStart w:id="1297" w:name="_Toc366580283"/>
      <w:bookmarkStart w:id="1298" w:name="_Toc366580874"/>
      <w:bookmarkStart w:id="1299" w:name="_Toc366581466"/>
      <w:bookmarkStart w:id="1300" w:name="_Toc322911547"/>
      <w:bookmarkStart w:id="1301" w:name="_Toc322912086"/>
      <w:bookmarkStart w:id="1302" w:name="_Toc329092936"/>
      <w:bookmarkStart w:id="1303" w:name="_Toc332701449"/>
      <w:bookmarkStart w:id="1304" w:name="_Toc332701756"/>
      <w:bookmarkStart w:id="1305" w:name="_Toc332711550"/>
      <w:bookmarkStart w:id="1306" w:name="_Toc332711858"/>
      <w:bookmarkStart w:id="1307" w:name="_Toc332712160"/>
      <w:bookmarkStart w:id="1308" w:name="_Toc332724076"/>
      <w:bookmarkStart w:id="1309" w:name="_Toc332724376"/>
      <w:bookmarkStart w:id="1310" w:name="_Toc341102672"/>
      <w:bookmarkStart w:id="1311" w:name="_Toc347241404"/>
      <w:bookmarkStart w:id="1312" w:name="_Toc347744597"/>
      <w:bookmarkStart w:id="1313" w:name="_Toc348984380"/>
      <w:bookmarkStart w:id="1314" w:name="_Toc348984685"/>
      <w:bookmarkStart w:id="1315" w:name="_Toc349037848"/>
      <w:bookmarkStart w:id="1316" w:name="_Toc349038153"/>
      <w:bookmarkStart w:id="1317" w:name="_Toc349042641"/>
      <w:bookmarkStart w:id="1318" w:name="_Toc351912632"/>
      <w:bookmarkStart w:id="1319" w:name="_Toc351914654"/>
      <w:bookmarkStart w:id="1320" w:name="_Toc351915088"/>
      <w:bookmarkStart w:id="1321" w:name="_Toc361231126"/>
      <w:bookmarkStart w:id="1322" w:name="_Toc361231652"/>
      <w:bookmarkStart w:id="1323" w:name="_Toc362444934"/>
      <w:bookmarkStart w:id="1324" w:name="_Toc363908856"/>
      <w:bookmarkStart w:id="1325" w:name="_Toc364463278"/>
      <w:bookmarkStart w:id="1326" w:name="_Toc366077876"/>
      <w:bookmarkStart w:id="1327" w:name="_Toc366078495"/>
      <w:bookmarkStart w:id="1328" w:name="_Toc366079481"/>
      <w:bookmarkStart w:id="1329" w:name="_Toc366080093"/>
      <w:bookmarkStart w:id="1330" w:name="_Toc366080705"/>
      <w:bookmarkStart w:id="1331" w:name="_Toc366505045"/>
      <w:bookmarkStart w:id="1332" w:name="_Toc366508414"/>
      <w:bookmarkStart w:id="1333" w:name="_Toc366512915"/>
      <w:bookmarkStart w:id="1334" w:name="_Toc366574106"/>
      <w:bookmarkStart w:id="1335" w:name="_Toc366577899"/>
      <w:bookmarkStart w:id="1336" w:name="_Toc366578507"/>
      <w:bookmarkStart w:id="1337" w:name="_Toc366579101"/>
      <w:bookmarkStart w:id="1338" w:name="_Toc366579692"/>
      <w:bookmarkStart w:id="1339" w:name="_Toc366580284"/>
      <w:bookmarkStart w:id="1340" w:name="_Toc366580875"/>
      <w:bookmarkStart w:id="1341" w:name="_Toc366581467"/>
      <w:bookmarkStart w:id="1342" w:name="_DFDL_Expressions"/>
      <w:bookmarkStart w:id="1343" w:name="_Toc349042642"/>
      <w:bookmarkStart w:id="1344" w:name="_Ref52976582"/>
      <w:bookmarkStart w:id="1345" w:name="_Toc62570073"/>
      <w:bookmarkStart w:id="1346" w:name="_Toc210216795"/>
      <w:bookmarkStart w:id="1347" w:name="_Toc219440927"/>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r>
        <w:rPr>
          <w:rFonts w:eastAsia="Times New Roman"/>
        </w:rPr>
        <w:t>DFDL Expressions</w:t>
      </w:r>
      <w:bookmarkEnd w:id="1343"/>
      <w:bookmarkEnd w:id="1344"/>
      <w:bookmarkEnd w:id="1345"/>
      <w:bookmarkEnd w:id="1346"/>
      <w:bookmarkEnd w:id="1347"/>
      <w:r>
        <w:rPr>
          <w:rFonts w:eastAsia="Times New Roman"/>
        </w:rPr>
        <w:t xml:space="preserve"> </w:t>
      </w:r>
      <w:bookmarkEnd w:id="1222"/>
      <w:bookmarkEnd w:id="1223"/>
      <w:bookmarkEnd w:id="1224"/>
    </w:p>
    <w:p w14:paraId="37DA23DC" w14:textId="78D66369" w:rsidR="00B46A03" w:rsidRDefault="00B46A03" w:rsidP="00B46A03">
      <w:r>
        <w:t xml:space="preserve">Some DFDL properties allow DFDL expressions (see Section </w:t>
      </w:r>
      <w:r w:rsidRPr="00065302">
        <w:rPr>
          <w:rStyle w:val="Hyperlink"/>
        </w:rPr>
        <w:fldChar w:fldCharType="begin"/>
      </w:r>
      <w:r w:rsidRPr="00065302">
        <w:rPr>
          <w:rStyle w:val="Hyperlink"/>
        </w:rPr>
        <w:instrText xml:space="preserve"> REF _Ref39164965 \w \h </w:instrText>
      </w:r>
      <w:r w:rsidRPr="00065302">
        <w:rPr>
          <w:rStyle w:val="Hyperlink"/>
        </w:rPr>
      </w:r>
      <w:r w:rsidRPr="00065302">
        <w:rPr>
          <w:rStyle w:val="Hyperlink"/>
        </w:rPr>
        <w:fldChar w:fldCharType="separate"/>
      </w:r>
      <w:r w:rsidR="009D1493">
        <w:rPr>
          <w:rStyle w:val="Hyperlink"/>
        </w:rPr>
        <w:t>18</w:t>
      </w:r>
      <w:r w:rsidRPr="00065302">
        <w:rPr>
          <w:rStyle w:val="Hyperlink"/>
        </w:rPr>
        <w:fldChar w:fldCharType="end"/>
      </w:r>
      <w:r>
        <w:rPr>
          <w:rStyle w:val="Hyperlink"/>
        </w:rPr>
        <w:t xml:space="preserve"> </w:t>
      </w:r>
      <w:hyperlink w:anchor="_Toc322911718" w:history="1">
        <w:r w:rsidRPr="00EF594A">
          <w:rPr>
            <w:rStyle w:val="InternetLink"/>
          </w:rPr>
          <w:fldChar w:fldCharType="begin"/>
        </w:r>
        <w:r w:rsidRPr="00EF594A">
          <w:rPr>
            <w:rStyle w:val="InternetLink"/>
          </w:rPr>
          <w:instrText xml:space="preserve"> REF _Ref39164965 \h </w:instrText>
        </w:r>
        <w:r>
          <w:rPr>
            <w:rStyle w:val="InternetLink"/>
          </w:rPr>
          <w:instrText xml:space="preserve"> \* MERGEFORMAT </w:instrText>
        </w:r>
        <w:r w:rsidRPr="00EF594A">
          <w:rPr>
            <w:rStyle w:val="InternetLink"/>
          </w:rPr>
        </w:r>
        <w:r w:rsidRPr="00EF594A">
          <w:rPr>
            <w:rStyle w:val="InternetLink"/>
          </w:rPr>
          <w:fldChar w:fldCharType="separate"/>
        </w:r>
        <w:r w:rsidR="009D1493" w:rsidRPr="009D1493">
          <w:rPr>
            <w:rStyle w:val="InternetLink"/>
          </w:rPr>
          <w:t>DFDL Expression Language</w:t>
        </w:r>
        <w:r w:rsidRPr="00EF594A">
          <w:rPr>
            <w:rStyle w:val="InternetLink"/>
          </w:rPr>
          <w:fldChar w:fldCharType="end"/>
        </w:r>
      </w:hyperlink>
      <w:r>
        <w:t>) to be used so that the property can be set dynamically at processing-time.</w:t>
      </w:r>
    </w:p>
    <w:p w14:paraId="469E7654" w14:textId="77777777" w:rsidR="00B46A03" w:rsidRDefault="00B46A03" w:rsidP="00B46A03">
      <w:r>
        <w:t>The general syntax of expressions is "{" expression "}"</w:t>
      </w:r>
    </w:p>
    <w:p w14:paraId="482E5253" w14:textId="77777777" w:rsidR="00B46A03" w:rsidRDefault="00B46A03" w:rsidP="00B46A03">
      <w:r>
        <w:t>The rules for recognizing DFDL expressions are</w:t>
      </w:r>
    </w:p>
    <w:p w14:paraId="341923E1" w14:textId="77777777" w:rsidR="00B46A03" w:rsidRDefault="00B46A03" w:rsidP="00EB2287">
      <w:pPr>
        <w:numPr>
          <w:ilvl w:val="0"/>
          <w:numId w:val="30"/>
        </w:numPr>
        <w:tabs>
          <w:tab w:val="clear" w:pos="403"/>
        </w:tabs>
        <w:spacing w:before="60" w:after="60" w:line="240" w:lineRule="auto"/>
        <w:jc w:val="left"/>
      </w:pPr>
      <w:r>
        <w:t>Discard any leading and trailing whitespace.</w:t>
      </w:r>
    </w:p>
    <w:p w14:paraId="43822D87" w14:textId="77777777" w:rsidR="00B46A03" w:rsidRDefault="00B46A03" w:rsidP="00EB2287">
      <w:pPr>
        <w:numPr>
          <w:ilvl w:val="0"/>
          <w:numId w:val="30"/>
        </w:numPr>
        <w:tabs>
          <w:tab w:val="clear" w:pos="403"/>
        </w:tabs>
        <w:spacing w:before="60" w:after="60" w:line="240" w:lineRule="auto"/>
        <w:jc w:val="left"/>
      </w:pPr>
      <w:r>
        <w:t>Must start with a '{' in the first position and end with '}' in the last position.</w:t>
      </w:r>
    </w:p>
    <w:p w14:paraId="7419761F" w14:textId="77777777" w:rsidR="00B46A03" w:rsidRDefault="00B46A03" w:rsidP="00EB2287">
      <w:pPr>
        <w:numPr>
          <w:ilvl w:val="0"/>
          <w:numId w:val="30"/>
        </w:numPr>
        <w:tabs>
          <w:tab w:val="clear" w:pos="403"/>
        </w:tabs>
        <w:spacing w:before="60" w:after="60" w:line="240" w:lineRule="auto"/>
        <w:jc w:val="left"/>
      </w:pPr>
      <w:r>
        <w:t>'{' in any position other than the first is treated as a literal.</w:t>
      </w:r>
    </w:p>
    <w:p w14:paraId="0FD57A8D" w14:textId="77777777" w:rsidR="00B46A03" w:rsidRDefault="00B46A03" w:rsidP="00EB2287">
      <w:pPr>
        <w:numPr>
          <w:ilvl w:val="0"/>
          <w:numId w:val="30"/>
        </w:numPr>
        <w:tabs>
          <w:tab w:val="clear" w:pos="403"/>
        </w:tabs>
        <w:spacing w:before="60" w:after="60" w:line="240" w:lineRule="auto"/>
        <w:jc w:val="left"/>
      </w:pPr>
      <w:r>
        <w:t>'}' in any position other than the last position is treated as a literal.</w:t>
      </w:r>
    </w:p>
    <w:p w14:paraId="0BCB2D4C" w14:textId="77777777" w:rsidR="00B46A03" w:rsidRDefault="00B46A03" w:rsidP="00EB2287">
      <w:pPr>
        <w:numPr>
          <w:ilvl w:val="0"/>
          <w:numId w:val="30"/>
        </w:numPr>
        <w:tabs>
          <w:tab w:val="clear" w:pos="403"/>
        </w:tabs>
        <w:spacing w:before="60" w:after="60" w:line="240" w:lineRule="auto"/>
        <w:jc w:val="left"/>
      </w:pPr>
      <w:r>
        <w:t>'{{' as the first characters are treated as the literal '{' and not as the start of a DFDL expression.</w:t>
      </w:r>
    </w:p>
    <w:p w14:paraId="0C956752" w14:textId="77777777" w:rsidR="00B46A03" w:rsidRDefault="00B46A03" w:rsidP="00B46A03">
      <w:r>
        <w:t>DFDL expressions reference other items in the Infoset or augmented Infoset using absolute or relative paths.</w:t>
      </w:r>
    </w:p>
    <w:p w14:paraId="5AA97CCB" w14:textId="77777777" w:rsidR="00B46A03" w:rsidRDefault="00B46A03" w:rsidP="00B46A03">
      <w:r>
        <w:t>DFDL expressions that are used to provide the value of DFDL properties in the dfdl:format annotation on the top level xs:schema declaration must not contain relative paths.</w:t>
      </w:r>
    </w:p>
    <w:p w14:paraId="332566F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48" w:name="_DFDL_Regular_Expressions_1"/>
      <w:bookmarkStart w:id="1349" w:name="_Toc349042643"/>
      <w:bookmarkStart w:id="1350" w:name="_Ref52976566"/>
      <w:bookmarkStart w:id="1351" w:name="_Toc62570074"/>
      <w:bookmarkStart w:id="1352" w:name="_Toc210216796"/>
      <w:bookmarkStart w:id="1353" w:name="_Toc219440928"/>
      <w:bookmarkStart w:id="1354" w:name="_Toc199516247"/>
      <w:bookmarkStart w:id="1355" w:name="_Toc243112765"/>
      <w:bookmarkStart w:id="1356" w:name="_Toc177399035"/>
      <w:bookmarkStart w:id="1357" w:name="_Toc175057322"/>
      <w:bookmarkStart w:id="1358" w:name="_Toc194983925"/>
      <w:bookmarkEnd w:id="1348"/>
      <w:r>
        <w:rPr>
          <w:rFonts w:eastAsia="Times New Roman"/>
        </w:rPr>
        <w:t>DFDL Regular Expressions</w:t>
      </w:r>
      <w:bookmarkEnd w:id="1349"/>
      <w:bookmarkEnd w:id="1350"/>
      <w:bookmarkEnd w:id="1351"/>
      <w:bookmarkEnd w:id="1352"/>
      <w:bookmarkEnd w:id="1353"/>
      <w:r>
        <w:rPr>
          <w:rFonts w:eastAsia="Times New Roman"/>
        </w:rPr>
        <w:t xml:space="preserve"> </w:t>
      </w:r>
      <w:bookmarkEnd w:id="1354"/>
      <w:bookmarkEnd w:id="1355"/>
    </w:p>
    <w:p w14:paraId="3CEAF44F" w14:textId="5E891810" w:rsidR="00B46A03" w:rsidRDefault="00B46A03" w:rsidP="00404546">
      <w:pPr>
        <w:pStyle w:val="nobreak"/>
      </w:pPr>
      <w:r>
        <w:t xml:space="preserve">Some properties expect a regular expression to be specified. The DFDL Regular Expression language is defined in Section </w:t>
      </w:r>
      <w:r w:rsidRPr="00065302">
        <w:rPr>
          <w:rStyle w:val="Hyperlink"/>
          <w:rFonts w:eastAsia="MS Mincho"/>
        </w:rPr>
        <w:fldChar w:fldCharType="begin"/>
      </w:r>
      <w:r w:rsidRPr="00065302">
        <w:rPr>
          <w:rStyle w:val="Hyperlink"/>
          <w:rFonts w:eastAsia="MS Mincho"/>
        </w:rPr>
        <w:instrText xml:space="preserve"> REF _Ref39157975 \r \h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19</w:t>
      </w:r>
      <w:r w:rsidRPr="00065302">
        <w:rPr>
          <w:rStyle w:val="Hyperlink"/>
          <w:rFonts w:eastAsia="MS Mincho"/>
        </w:rPr>
        <w:fldChar w:fldCharType="end"/>
      </w:r>
      <w:r>
        <w:t xml:space="preserve">, </w:t>
      </w:r>
      <w:r w:rsidRPr="00EF594A">
        <w:rPr>
          <w:rStyle w:val="InternetLink"/>
        </w:rPr>
        <w:fldChar w:fldCharType="begin"/>
      </w:r>
      <w:r w:rsidRPr="00EF594A">
        <w:rPr>
          <w:rStyle w:val="InternetLink"/>
        </w:rPr>
        <w:instrText xml:space="preserve"> REF _Ref39157995 \h </w:instrText>
      </w:r>
      <w:r>
        <w:rPr>
          <w:rStyle w:val="InternetLink"/>
        </w:rPr>
        <w:instrText xml:space="preserve"> \* MERGEFORMAT </w:instrText>
      </w:r>
      <w:r w:rsidRPr="00EF594A">
        <w:rPr>
          <w:rStyle w:val="InternetLink"/>
        </w:rPr>
      </w:r>
      <w:r w:rsidRPr="00EF594A">
        <w:rPr>
          <w:rStyle w:val="InternetLink"/>
        </w:rPr>
        <w:fldChar w:fldCharType="separate"/>
      </w:r>
      <w:r w:rsidR="009D1493" w:rsidRPr="009D1493">
        <w:rPr>
          <w:rStyle w:val="InternetLink"/>
        </w:rPr>
        <w:t>DFDL Regular Expressions</w:t>
      </w:r>
      <w:r w:rsidRPr="00EF594A">
        <w:rPr>
          <w:rStyle w:val="InternetLink"/>
        </w:rPr>
        <w:fldChar w:fldCharType="end"/>
      </w:r>
      <w:r>
        <w:t>.</w:t>
      </w:r>
    </w:p>
    <w:p w14:paraId="1CAB3C7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59" w:name="_Toc322911550"/>
      <w:bookmarkStart w:id="1360" w:name="_Toc322912089"/>
      <w:bookmarkStart w:id="1361" w:name="_Toc329092939"/>
      <w:bookmarkStart w:id="1362" w:name="_Toc332701452"/>
      <w:bookmarkStart w:id="1363" w:name="_Toc332701759"/>
      <w:bookmarkStart w:id="1364" w:name="_Toc332711553"/>
      <w:bookmarkStart w:id="1365" w:name="_Toc332711861"/>
      <w:bookmarkStart w:id="1366" w:name="_Toc332712163"/>
      <w:bookmarkStart w:id="1367" w:name="_Toc332724079"/>
      <w:bookmarkStart w:id="1368" w:name="_Toc332724379"/>
      <w:bookmarkStart w:id="1369" w:name="_Toc341102675"/>
      <w:bookmarkStart w:id="1370" w:name="_Toc347241407"/>
      <w:bookmarkStart w:id="1371" w:name="_Toc347744600"/>
      <w:bookmarkStart w:id="1372" w:name="_Toc348984383"/>
      <w:bookmarkStart w:id="1373" w:name="_Toc348984688"/>
      <w:bookmarkStart w:id="1374" w:name="_Toc349037851"/>
      <w:bookmarkStart w:id="1375" w:name="_Toc349038156"/>
      <w:bookmarkStart w:id="1376" w:name="_Toc349042644"/>
      <w:bookmarkStart w:id="1377" w:name="_Toc351912635"/>
      <w:bookmarkStart w:id="1378" w:name="_Toc351914657"/>
      <w:bookmarkStart w:id="1379" w:name="_Toc351915091"/>
      <w:bookmarkStart w:id="1380" w:name="_Toc361231129"/>
      <w:bookmarkStart w:id="1381" w:name="_Toc361231655"/>
      <w:bookmarkStart w:id="1382" w:name="_Toc362444937"/>
      <w:bookmarkStart w:id="1383" w:name="_Toc363908859"/>
      <w:bookmarkStart w:id="1384" w:name="_Toc364463281"/>
      <w:bookmarkStart w:id="1385" w:name="_Toc366077879"/>
      <w:bookmarkStart w:id="1386" w:name="_Toc366078498"/>
      <w:bookmarkStart w:id="1387" w:name="_Toc366079484"/>
      <w:bookmarkStart w:id="1388" w:name="_Toc366080096"/>
      <w:bookmarkStart w:id="1389" w:name="_Toc366080708"/>
      <w:bookmarkStart w:id="1390" w:name="_Toc366505048"/>
      <w:bookmarkStart w:id="1391" w:name="_Toc366508417"/>
      <w:bookmarkStart w:id="1392" w:name="_Toc366512918"/>
      <w:bookmarkStart w:id="1393" w:name="_Toc366574109"/>
      <w:bookmarkStart w:id="1394" w:name="_Toc366577902"/>
      <w:bookmarkStart w:id="1395" w:name="_Toc366578510"/>
      <w:bookmarkStart w:id="1396" w:name="_Toc366579104"/>
      <w:bookmarkStart w:id="1397" w:name="_Toc366579695"/>
      <w:bookmarkStart w:id="1398" w:name="_Toc366580287"/>
      <w:bookmarkStart w:id="1399" w:name="_Toc366580878"/>
      <w:bookmarkStart w:id="1400" w:name="_Toc366581470"/>
      <w:bookmarkStart w:id="1401" w:name="_Toc349042645"/>
      <w:bookmarkStart w:id="1402" w:name="_Toc62570075"/>
      <w:bookmarkStart w:id="1403" w:name="_Toc210216797"/>
      <w:bookmarkStart w:id="1404" w:name="_Toc219440929"/>
      <w:bookmarkStart w:id="1405" w:name="_Toc199516248"/>
      <w:bookmarkStart w:id="1406" w:name="_Toc243112766"/>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r>
        <w:rPr>
          <w:rFonts w:eastAsia="Times New Roman"/>
        </w:rPr>
        <w:t>Enumerations in DFDL</w:t>
      </w:r>
      <w:bookmarkEnd w:id="1401"/>
      <w:bookmarkEnd w:id="1402"/>
      <w:bookmarkEnd w:id="1403"/>
      <w:bookmarkEnd w:id="1404"/>
    </w:p>
    <w:p w14:paraId="703C4D51" w14:textId="77777777" w:rsidR="00B46A03" w:rsidRDefault="00B46A03" w:rsidP="00404546">
      <w:pPr>
        <w:pStyle w:val="nobreak"/>
      </w:pPr>
      <w:r>
        <w:t>Some DFDL properties accept an enumerated list of valid values. It is a Schema Definition Error if a value other than one of the enumerated values is specified. The case of the specified value must match the enumeration. An enumeration is of type string unless otherwise stated.</w:t>
      </w:r>
    </w:p>
    <w:p w14:paraId="546F0852"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407" w:name="_Syntax_of_DFDL"/>
      <w:bookmarkStart w:id="1408" w:name="_Toc349042646"/>
      <w:bookmarkStart w:id="1409" w:name="_Ref39163686"/>
      <w:bookmarkStart w:id="1410" w:name="_Ref39163697"/>
      <w:bookmarkStart w:id="1411" w:name="_Toc62570076"/>
      <w:bookmarkStart w:id="1412" w:name="_Toc210216798"/>
      <w:bookmarkStart w:id="1413" w:name="_Toc219440930"/>
      <w:bookmarkEnd w:id="1407"/>
      <w:r>
        <w:lastRenderedPageBreak/>
        <w:t>Syntax of DFDL Annotation Elements</w:t>
      </w:r>
      <w:bookmarkEnd w:id="1356"/>
      <w:bookmarkEnd w:id="1357"/>
      <w:bookmarkEnd w:id="1358"/>
      <w:bookmarkEnd w:id="1405"/>
      <w:bookmarkEnd w:id="1406"/>
      <w:bookmarkEnd w:id="1408"/>
      <w:bookmarkEnd w:id="1409"/>
      <w:bookmarkEnd w:id="1410"/>
      <w:bookmarkEnd w:id="1411"/>
      <w:bookmarkEnd w:id="1412"/>
      <w:bookmarkEnd w:id="1413"/>
    </w:p>
    <w:p w14:paraId="429F2135" w14:textId="77777777" w:rsidR="00B46A03" w:rsidRDefault="00B46A03" w:rsidP="00404546">
      <w:pPr>
        <w:pStyle w:val="nobreak"/>
      </w:pPr>
      <w:r>
        <w:t xml:space="preserve">This section describes the syntax of each of the DFDL annotation elements along with discussion of their basic meanings. </w:t>
      </w:r>
    </w:p>
    <w:p w14:paraId="6DC9CBE9" w14:textId="5C3DEFEA" w:rsidR="00B46A03" w:rsidRDefault="00B46A03" w:rsidP="00B46A03">
      <w:r>
        <w:t xml:space="preserve">The DFDL annotation elements are listed in </w:t>
      </w:r>
      <w:r w:rsidRPr="00065302">
        <w:rPr>
          <w:rStyle w:val="Hyperlink"/>
        </w:rPr>
        <w:fldChar w:fldCharType="begin"/>
      </w:r>
      <w:r w:rsidRPr="00065302">
        <w:rPr>
          <w:rStyle w:val="Hyperlink"/>
        </w:rPr>
        <w:instrText xml:space="preserve"> REF _Ref274653575 \h </w:instrText>
      </w:r>
      <w:r w:rsidRPr="00065302">
        <w:rPr>
          <w:rStyle w:val="Hyperlink"/>
        </w:rPr>
      </w:r>
      <w:r w:rsidRPr="00065302">
        <w:rPr>
          <w:rStyle w:val="Hyperlink"/>
        </w:rPr>
        <w:fldChar w:fldCharType="separate"/>
      </w:r>
      <w:r w:rsidR="009D1493" w:rsidRPr="00E276B6">
        <w:t xml:space="preserve">Table </w:t>
      </w:r>
      <w:r w:rsidR="009D1493">
        <w:rPr>
          <w:noProof/>
        </w:rPr>
        <w:t>2</w:t>
      </w:r>
      <w:r w:rsidR="009D1493" w:rsidRPr="00E276B6">
        <w:t xml:space="preserve"> DFDL Annotation Elements</w:t>
      </w:r>
      <w:r w:rsidRPr="00065302">
        <w:rPr>
          <w:rStyle w:val="Hyperlink"/>
        </w:rPr>
        <w:fldChar w:fldCharType="end"/>
      </w:r>
    </w:p>
    <w:p w14:paraId="71A0ABC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414" w:name="_Toc177399036"/>
      <w:bookmarkStart w:id="1415" w:name="_Toc175057323"/>
      <w:bookmarkStart w:id="1416" w:name="_Toc199516249"/>
      <w:bookmarkStart w:id="1417" w:name="_Toc194983926"/>
      <w:bookmarkStart w:id="1418" w:name="_Toc243112767"/>
      <w:bookmarkStart w:id="1419" w:name="_Ref251074571"/>
      <w:bookmarkStart w:id="1420" w:name="_Ref251074576"/>
      <w:bookmarkStart w:id="1421" w:name="_Toc349042647"/>
      <w:bookmarkStart w:id="1422" w:name="_Ref366097672"/>
      <w:bookmarkStart w:id="1423" w:name="_Ref366097687"/>
      <w:bookmarkStart w:id="1424" w:name="_Ref366097731"/>
      <w:bookmarkStart w:id="1425" w:name="_Ref366097780"/>
      <w:bookmarkStart w:id="1426" w:name="_Ref366097797"/>
      <w:bookmarkStart w:id="1427" w:name="_Ref53662686"/>
      <w:bookmarkStart w:id="1428" w:name="_Toc62570077"/>
      <w:bookmarkStart w:id="1429" w:name="_Toc210216799"/>
      <w:bookmarkStart w:id="1430" w:name="_Toc219440931"/>
      <w:r>
        <w:t>Component Format Annotations</w:t>
      </w:r>
      <w:bookmarkEnd w:id="119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p>
    <w:p w14:paraId="3BEB7838" w14:textId="77777777" w:rsidR="00B46A03" w:rsidRDefault="00B46A03" w:rsidP="00B46A03">
      <w:r>
        <w:t xml:space="preserve">A data format can be 'used' or put into effect for a part of the schema by use of the component format annotation elements. </w:t>
      </w:r>
    </w:p>
    <w:p w14:paraId="536FBE5B" w14:textId="77777777" w:rsidR="00B46A03" w:rsidRDefault="00B46A03" w:rsidP="00B46A03">
      <w:r>
        <w:t>There are specific annotations for each type of schema component that supports only the representation properties applicable to that component. The table below gives the specific annotation for each schema component.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11"/>
        <w:gridCol w:w="4783"/>
      </w:tblGrid>
      <w:tr w:rsidR="00B46A03" w14:paraId="7AA28209" w14:textId="77777777" w:rsidTr="007B6A01">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00E683E0" w14:textId="77777777" w:rsidR="00B46A03" w:rsidRDefault="00B46A03" w:rsidP="007B6A01">
            <w:pPr>
              <w:jc w:val="left"/>
              <w:rPr>
                <w:b/>
                <w:iCs/>
              </w:rPr>
            </w:pPr>
            <w:r>
              <w:rPr>
                <w:b/>
                <w:iCs/>
              </w:rPr>
              <w:t>Schema component</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265DE18C" w14:textId="77777777" w:rsidR="00B46A03" w:rsidRDefault="00B46A03" w:rsidP="007B6A01">
            <w:pPr>
              <w:jc w:val="left"/>
              <w:rPr>
                <w:b/>
                <w:iCs/>
              </w:rPr>
            </w:pPr>
            <w:r>
              <w:rPr>
                <w:b/>
                <w:iCs/>
              </w:rPr>
              <w:t>DFDL annotation</w:t>
            </w:r>
          </w:p>
        </w:tc>
      </w:tr>
      <w:tr w:rsidR="00B46A03" w14:paraId="25A63FBE"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4763983B" w14:textId="77777777" w:rsidR="00B46A03" w:rsidRDefault="00B46A03" w:rsidP="007B6A01">
            <w:pPr>
              <w:jc w:val="left"/>
            </w:pPr>
            <w:r>
              <w:t>xs:choice</w:t>
            </w:r>
          </w:p>
        </w:tc>
        <w:tc>
          <w:tcPr>
            <w:tcW w:w="0" w:type="auto"/>
            <w:tcBorders>
              <w:top w:val="single" w:sz="4" w:space="0" w:color="auto"/>
              <w:left w:val="single" w:sz="4" w:space="0" w:color="auto"/>
              <w:bottom w:val="single" w:sz="4" w:space="0" w:color="auto"/>
              <w:right w:val="single" w:sz="4" w:space="0" w:color="auto"/>
            </w:tcBorders>
            <w:hideMark/>
          </w:tcPr>
          <w:p w14:paraId="52D3E287" w14:textId="77777777" w:rsidR="00B46A03" w:rsidRDefault="00B46A03" w:rsidP="007B6A01">
            <w:pPr>
              <w:jc w:val="left"/>
            </w:pPr>
            <w:r>
              <w:t>dfdl:choice</w:t>
            </w:r>
          </w:p>
        </w:tc>
      </w:tr>
      <w:tr w:rsidR="00B46A03" w14:paraId="096533C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5E828AC" w14:textId="77777777" w:rsidR="00B46A03" w:rsidRDefault="00B46A03" w:rsidP="007B6A01">
            <w:pPr>
              <w:jc w:val="left"/>
            </w:pPr>
            <w:r>
              <w:t>xs:element</w:t>
            </w:r>
          </w:p>
        </w:tc>
        <w:tc>
          <w:tcPr>
            <w:tcW w:w="0" w:type="auto"/>
            <w:tcBorders>
              <w:top w:val="single" w:sz="4" w:space="0" w:color="auto"/>
              <w:left w:val="single" w:sz="4" w:space="0" w:color="auto"/>
              <w:bottom w:val="single" w:sz="4" w:space="0" w:color="auto"/>
              <w:right w:val="single" w:sz="4" w:space="0" w:color="auto"/>
            </w:tcBorders>
            <w:hideMark/>
          </w:tcPr>
          <w:p w14:paraId="666D47B7" w14:textId="77777777" w:rsidR="00B46A03" w:rsidRDefault="00B46A03" w:rsidP="007B6A01">
            <w:pPr>
              <w:jc w:val="left"/>
            </w:pPr>
            <w:r>
              <w:t>dfdl:element</w:t>
            </w:r>
          </w:p>
        </w:tc>
      </w:tr>
      <w:tr w:rsidR="00B46A03" w14:paraId="0664BF7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A808CF9" w14:textId="77777777" w:rsidR="00B46A03" w:rsidRDefault="00B46A03" w:rsidP="007B6A01">
            <w:pPr>
              <w:jc w:val="left"/>
            </w:pPr>
            <w:r>
              <w:t>xs:element reference</w:t>
            </w:r>
          </w:p>
        </w:tc>
        <w:tc>
          <w:tcPr>
            <w:tcW w:w="0" w:type="auto"/>
            <w:tcBorders>
              <w:top w:val="single" w:sz="4" w:space="0" w:color="auto"/>
              <w:left w:val="single" w:sz="4" w:space="0" w:color="auto"/>
              <w:bottom w:val="single" w:sz="4" w:space="0" w:color="auto"/>
              <w:right w:val="single" w:sz="4" w:space="0" w:color="auto"/>
            </w:tcBorders>
            <w:hideMark/>
          </w:tcPr>
          <w:p w14:paraId="00ACF5F7" w14:textId="77777777" w:rsidR="00B46A03" w:rsidRDefault="00B46A03" w:rsidP="007B6A01">
            <w:pPr>
              <w:jc w:val="left"/>
            </w:pPr>
            <w:r>
              <w:t>dfdl:element</w:t>
            </w:r>
          </w:p>
        </w:tc>
      </w:tr>
      <w:tr w:rsidR="00B46A03" w14:paraId="3760AE7C"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62126E61" w14:textId="77777777" w:rsidR="00B46A03" w:rsidRDefault="00B46A03" w:rsidP="007B6A01">
            <w:pPr>
              <w:jc w:val="left"/>
            </w:pPr>
            <w:r>
              <w:t>xs:group reference</w:t>
            </w:r>
          </w:p>
        </w:tc>
        <w:tc>
          <w:tcPr>
            <w:tcW w:w="0" w:type="auto"/>
            <w:tcBorders>
              <w:top w:val="single" w:sz="4" w:space="0" w:color="auto"/>
              <w:left w:val="single" w:sz="4" w:space="0" w:color="auto"/>
              <w:bottom w:val="single" w:sz="4" w:space="0" w:color="auto"/>
              <w:right w:val="single" w:sz="4" w:space="0" w:color="auto"/>
            </w:tcBorders>
            <w:hideMark/>
          </w:tcPr>
          <w:p w14:paraId="78217A60" w14:textId="77777777" w:rsidR="00B46A03" w:rsidRDefault="00B46A03" w:rsidP="007B6A01">
            <w:pPr>
              <w:jc w:val="left"/>
            </w:pPr>
            <w:r>
              <w:t>dfdl:group</w:t>
            </w:r>
          </w:p>
        </w:tc>
      </w:tr>
      <w:tr w:rsidR="00B46A03" w14:paraId="740F3D09"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13129D65" w14:textId="77777777" w:rsidR="00B46A03" w:rsidRDefault="00B46A03" w:rsidP="007B6A01">
            <w:pPr>
              <w:jc w:val="left"/>
            </w:pPr>
            <w:r>
              <w:t>xs:schema</w:t>
            </w:r>
          </w:p>
        </w:tc>
        <w:tc>
          <w:tcPr>
            <w:tcW w:w="0" w:type="auto"/>
            <w:tcBorders>
              <w:top w:val="single" w:sz="4" w:space="0" w:color="auto"/>
              <w:left w:val="single" w:sz="4" w:space="0" w:color="auto"/>
              <w:bottom w:val="single" w:sz="4" w:space="0" w:color="auto"/>
              <w:right w:val="single" w:sz="4" w:space="0" w:color="auto"/>
            </w:tcBorders>
            <w:hideMark/>
          </w:tcPr>
          <w:p w14:paraId="4C2CF712" w14:textId="77777777" w:rsidR="00B46A03" w:rsidRDefault="00B46A03" w:rsidP="007B6A01">
            <w:pPr>
              <w:jc w:val="left"/>
            </w:pPr>
            <w:r>
              <w:t>dfdl:format</w:t>
            </w:r>
          </w:p>
        </w:tc>
      </w:tr>
      <w:tr w:rsidR="00B46A03" w14:paraId="240D2C84"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7A577C3" w14:textId="77777777" w:rsidR="00B46A03" w:rsidRDefault="00B46A03" w:rsidP="007B6A01">
            <w:pPr>
              <w:jc w:val="left"/>
            </w:pPr>
            <w:r>
              <w:t>xs:sequence</w:t>
            </w:r>
          </w:p>
        </w:tc>
        <w:tc>
          <w:tcPr>
            <w:tcW w:w="0" w:type="auto"/>
            <w:tcBorders>
              <w:top w:val="single" w:sz="4" w:space="0" w:color="auto"/>
              <w:left w:val="single" w:sz="4" w:space="0" w:color="auto"/>
              <w:bottom w:val="single" w:sz="4" w:space="0" w:color="auto"/>
              <w:right w:val="single" w:sz="4" w:space="0" w:color="auto"/>
            </w:tcBorders>
            <w:hideMark/>
          </w:tcPr>
          <w:p w14:paraId="71F0201F" w14:textId="77777777" w:rsidR="00B46A03" w:rsidRDefault="00B46A03" w:rsidP="007B6A01">
            <w:pPr>
              <w:jc w:val="left"/>
            </w:pPr>
            <w:r>
              <w:t>dfdl:sequence</w:t>
            </w:r>
          </w:p>
        </w:tc>
      </w:tr>
      <w:tr w:rsidR="00B46A03" w14:paraId="50120F2F"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2871831F" w14:textId="77777777" w:rsidR="00B46A03" w:rsidRDefault="00B46A03" w:rsidP="007B6A01">
            <w:pPr>
              <w:jc w:val="left"/>
            </w:pPr>
            <w:r>
              <w:t>xs:simpleType</w:t>
            </w:r>
          </w:p>
        </w:tc>
        <w:tc>
          <w:tcPr>
            <w:tcW w:w="0" w:type="auto"/>
            <w:tcBorders>
              <w:top w:val="single" w:sz="4" w:space="0" w:color="auto"/>
              <w:left w:val="single" w:sz="4" w:space="0" w:color="auto"/>
              <w:bottom w:val="single" w:sz="4" w:space="0" w:color="auto"/>
              <w:right w:val="single" w:sz="4" w:space="0" w:color="auto"/>
            </w:tcBorders>
            <w:hideMark/>
          </w:tcPr>
          <w:p w14:paraId="25BFF476" w14:textId="77777777" w:rsidR="00B46A03" w:rsidRDefault="00B46A03" w:rsidP="007B6A01">
            <w:pPr>
              <w:jc w:val="left"/>
            </w:pPr>
            <w:r>
              <w:t>dfdl:simpleType</w:t>
            </w:r>
          </w:p>
        </w:tc>
      </w:tr>
    </w:tbl>
    <w:p w14:paraId="5FDD6061" w14:textId="442EF1A2"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w:t>
      </w:r>
      <w:r>
        <w:rPr>
          <w:noProof/>
        </w:rPr>
        <w:fldChar w:fldCharType="end"/>
      </w:r>
      <w:r>
        <w:t xml:space="preserve"> DFDL Component Format Annotations</w:t>
      </w:r>
    </w:p>
    <w:p w14:paraId="4AC74F11" w14:textId="77777777" w:rsidR="00B46A03" w:rsidRDefault="00B46A03" w:rsidP="00B46A03">
      <w:r>
        <w:t>Below are a few examples followed by sections which describe each kind of annotation element in detail. Here is an example of DFDL component format annotation, specifically use of dfdl:element on an xs:element declaration:</w:t>
      </w:r>
    </w:p>
    <w:p w14:paraId="5B31133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...&gt;</w:t>
      </w:r>
    </w:p>
    <w:p w14:paraId="04BC2A1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41A74B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&lt;xs:element name="root"&gt;</w:t>
      </w:r>
    </w:p>
    <w:p w14:paraId="4A05B91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58998F8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1624ED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21C7EDB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&lt;dfdl:element ref="aBaseConfig" </w:t>
      </w:r>
    </w:p>
    <w:p w14:paraId="0DF873A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representation="text" </w:t>
      </w:r>
    </w:p>
    <w:p w14:paraId="0F79C1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encoding="UTF-8"/&gt;</w:t>
      </w:r>
    </w:p>
    <w:p w14:paraId="4D016B0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4A73940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4F01C78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124F4AE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&lt;/xs:element&gt;</w:t>
      </w:r>
    </w:p>
    <w:p w14:paraId="06F830E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7A78798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&lt;/xs:schema&gt;</w:t>
      </w:r>
    </w:p>
    <w:p w14:paraId="7ADB6D62" w14:textId="77777777" w:rsidR="00B46A03" w:rsidRDefault="00B46A03" w:rsidP="00B46A03">
      <w:r>
        <w:t xml:space="preserve">Note that in the above, the DFDL annotation lives inside this surrounding context of xs:annotation and xs:appinfo elements. This is just the standard XSD way of doing annotations. The source attribute is an identifier that separates different families of appinfo annotations.  </w:t>
      </w:r>
    </w:p>
    <w:p w14:paraId="4F00491A" w14:textId="77777777" w:rsidR="00B46A03" w:rsidRDefault="00B46A03" w:rsidP="00B46A03">
      <w:r>
        <w:t>Belowa dfdl:format annotation is used inside a dfdl:defineFormat annotation to define a named reusable set of format properties that can be referenced from another format annotation.</w:t>
      </w:r>
    </w:p>
    <w:p w14:paraId="5901581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...&gt;</w:t>
      </w:r>
    </w:p>
    <w:p w14:paraId="239C540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3F51425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2B6A4E8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285486B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4DC0C7E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 name="baseFormat"&gt;</w:t>
      </w:r>
    </w:p>
    <w:p w14:paraId="77C12C2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lastRenderedPageBreak/>
        <w:t xml:space="preserve">        &lt;dfdl:format byteOrder="bigEndian" encoding="ascii"/&gt;</w:t>
      </w:r>
    </w:p>
    <w:p w14:paraId="48C7A21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&lt;/dfdl:defineFormat&gt;</w:t>
      </w:r>
    </w:p>
    <w:p w14:paraId="2DA248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45D5E1D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3945616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35B668A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31D9F6B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&lt;/xs:schema&gt;</w:t>
      </w:r>
    </w:p>
    <w:p w14:paraId="11DB4DE3" w14:textId="438A7E2D" w:rsidR="00B46A03" w:rsidRDefault="00B46A03" w:rsidP="00B46A03">
      <w:r>
        <w:t xml:space="preserve">A dfdl:format annotation at the top level of a schema, that is as an annotation child element on the xs:schema, provides a set of default properties for the lexically enclosed schema document. (See </w:t>
      </w:r>
      <w:r w:rsidRPr="00065302">
        <w:rPr>
          <w:rStyle w:val="Hyperlink"/>
        </w:rPr>
        <w:fldChar w:fldCharType="begin"/>
      </w:r>
      <w:r w:rsidRPr="00065302">
        <w:rPr>
          <w:rStyle w:val="Hyperlink"/>
        </w:rPr>
        <w:instrText xml:space="preserve"> REF _Ref247448493 \r \h </w:instrText>
      </w:r>
      <w:r w:rsidRPr="00065302">
        <w:rPr>
          <w:rStyle w:val="Hyperlink"/>
        </w:rPr>
      </w:r>
      <w:r w:rsidRPr="00065302">
        <w:rPr>
          <w:rStyle w:val="Hyperlink"/>
        </w:rPr>
        <w:fldChar w:fldCharType="separate"/>
      </w:r>
      <w:r w:rsidR="009D1493">
        <w:rPr>
          <w:rStyle w:val="Hyperlink"/>
        </w:rPr>
        <w:t>8.1.2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_Ref247448493 \h </w:instrText>
      </w:r>
      <w:r w:rsidRPr="00065302">
        <w:rPr>
          <w:rStyle w:val="Hyperlink"/>
        </w:rPr>
      </w:r>
      <w:r w:rsidRPr="00065302">
        <w:rPr>
          <w:rStyle w:val="Hyperlink"/>
        </w:rPr>
        <w:fldChar w:fldCharType="separate"/>
      </w:r>
      <w:r w:rsidR="009D1493">
        <w:t>Providing Defaults for DFDL properties</w:t>
      </w:r>
      <w:r w:rsidRPr="00065302">
        <w:rPr>
          <w:rStyle w:val="Hyperlink"/>
        </w:rPr>
        <w:fldChar w:fldCharType="end"/>
      </w:r>
      <w:r>
        <w:t xml:space="preserve">.) </w:t>
      </w:r>
    </w:p>
    <w:p w14:paraId="2547AACC" w14:textId="77777777" w:rsidR="00B46A03" w:rsidRDefault="00B46A03" w:rsidP="00B46A03">
      <w:pPr>
        <w:pStyle w:val="Codeblock0"/>
        <w:rPr>
          <w:rStyle w:val="CodeCharacter"/>
          <w:szCs w:val="20"/>
        </w:rPr>
      </w:pPr>
      <w:r>
        <w:rPr>
          <w:rStyle w:val="CodeCharacter"/>
          <w:szCs w:val="20"/>
        </w:rPr>
        <w:t>&lt;xs:schema ...&gt;</w:t>
      </w:r>
    </w:p>
    <w:p w14:paraId="497029D4" w14:textId="77777777" w:rsidR="00B46A03" w:rsidRDefault="00B46A03" w:rsidP="00B46A03">
      <w:pPr>
        <w:pStyle w:val="Codeblock0"/>
        <w:rPr>
          <w:rStyle w:val="CodeCharacter"/>
          <w:szCs w:val="20"/>
        </w:rPr>
      </w:pPr>
      <w:r>
        <w:rPr>
          <w:rStyle w:val="CodeCharacter"/>
          <w:szCs w:val="20"/>
        </w:rPr>
        <w:t xml:space="preserve">  ...</w:t>
      </w:r>
    </w:p>
    <w:p w14:paraId="6F017C0F" w14:textId="77777777" w:rsidR="00B46A03" w:rsidRDefault="00B46A03" w:rsidP="00B46A03">
      <w:pPr>
        <w:pStyle w:val="Codeblock0"/>
        <w:rPr>
          <w:rStyle w:val="CodeCharacter"/>
          <w:szCs w:val="20"/>
        </w:rPr>
      </w:pPr>
      <w:r>
        <w:rPr>
          <w:rStyle w:val="CodeCharacter"/>
          <w:szCs w:val="20"/>
        </w:rPr>
        <w:t xml:space="preserve">  &lt;xs:annotation&gt;</w:t>
      </w:r>
    </w:p>
    <w:p w14:paraId="270147AF" w14:textId="77777777" w:rsidR="00B46A03" w:rsidRDefault="00B46A03" w:rsidP="00B46A03">
      <w:pPr>
        <w:pStyle w:val="Codeblock0"/>
        <w:rPr>
          <w:rStyle w:val="CodeCharacter"/>
          <w:szCs w:val="20"/>
        </w:rPr>
      </w:pPr>
      <w:r>
        <w:rPr>
          <w:rStyle w:val="CodeCharacter"/>
          <w:szCs w:val="20"/>
        </w:rPr>
        <w:t xml:space="preserve">    &lt;xs:appinfo source="http://www.ogf.org/dfdl/"&gt;</w:t>
      </w:r>
    </w:p>
    <w:p w14:paraId="7727BE57" w14:textId="77777777" w:rsidR="00B46A03" w:rsidRDefault="00B46A03" w:rsidP="00B46A03">
      <w:pPr>
        <w:pStyle w:val="Codeblock0"/>
        <w:rPr>
          <w:rStyle w:val="CodeCharacter"/>
          <w:szCs w:val="20"/>
        </w:rPr>
      </w:pPr>
    </w:p>
    <w:p w14:paraId="4ABE1188" w14:textId="77777777" w:rsidR="00B46A03" w:rsidRDefault="00B46A03" w:rsidP="00B46A03">
      <w:pPr>
        <w:pStyle w:val="Codeblock0"/>
        <w:rPr>
          <w:rStyle w:val="CodeCharacter"/>
          <w:szCs w:val="20"/>
        </w:rPr>
      </w:pPr>
      <w:r>
        <w:rPr>
          <w:rStyle w:val="CodeCharacter"/>
          <w:szCs w:val="20"/>
        </w:rPr>
        <w:t xml:space="preserve">        &lt;dfdl:format </w:t>
      </w:r>
    </w:p>
    <w:p w14:paraId="78B3670B" w14:textId="77777777" w:rsidR="00B46A03" w:rsidRDefault="00B46A03" w:rsidP="00B46A03">
      <w:pPr>
        <w:pStyle w:val="Codeblock0"/>
        <w:rPr>
          <w:rStyle w:val="CodeCharacter"/>
          <w:szCs w:val="20"/>
        </w:rPr>
      </w:pPr>
      <w:r>
        <w:rPr>
          <w:rStyle w:val="CodeCharacter"/>
          <w:szCs w:val="20"/>
        </w:rPr>
        <w:t xml:space="preserve">           representation="binary"</w:t>
      </w:r>
    </w:p>
    <w:p w14:paraId="15850CA1" w14:textId="77777777" w:rsidR="00B46A03" w:rsidRDefault="00B46A03" w:rsidP="00B46A03">
      <w:pPr>
        <w:pStyle w:val="Codeblock0"/>
        <w:rPr>
          <w:rStyle w:val="CodeCharacter"/>
          <w:szCs w:val="20"/>
        </w:rPr>
      </w:pPr>
      <w:r>
        <w:rPr>
          <w:rStyle w:val="CodeCharacter"/>
          <w:szCs w:val="20"/>
        </w:rPr>
        <w:t xml:space="preserve">           byteOrder="bigEndian" </w:t>
      </w:r>
    </w:p>
    <w:p w14:paraId="2C424B3D" w14:textId="77777777" w:rsidR="00B46A03" w:rsidRDefault="00B46A03" w:rsidP="00B46A03">
      <w:pPr>
        <w:pStyle w:val="Codeblock0"/>
        <w:rPr>
          <w:rStyle w:val="CodeCharacter"/>
          <w:szCs w:val="20"/>
        </w:rPr>
      </w:pPr>
      <w:r>
        <w:rPr>
          <w:rStyle w:val="CodeCharacter"/>
          <w:szCs w:val="20"/>
        </w:rPr>
        <w:t xml:space="preserve">           encoding="ascii"/&gt;</w:t>
      </w:r>
    </w:p>
    <w:p w14:paraId="064D3955" w14:textId="77777777" w:rsidR="00B46A03" w:rsidRDefault="00B46A03" w:rsidP="00B46A03">
      <w:pPr>
        <w:pStyle w:val="Codeblock0"/>
        <w:rPr>
          <w:rStyle w:val="CodeCharacter"/>
          <w:szCs w:val="20"/>
        </w:rPr>
      </w:pPr>
    </w:p>
    <w:p w14:paraId="5B9D2102" w14:textId="77777777" w:rsidR="00B46A03" w:rsidRDefault="00B46A03" w:rsidP="00B46A03">
      <w:pPr>
        <w:pStyle w:val="Codeblock0"/>
        <w:rPr>
          <w:rStyle w:val="CodeCharacter"/>
          <w:szCs w:val="20"/>
        </w:rPr>
      </w:pPr>
      <w:r>
        <w:rPr>
          <w:rStyle w:val="CodeCharacter"/>
          <w:szCs w:val="20"/>
        </w:rPr>
        <w:t xml:space="preserve">    &lt;/xs:appinfo&gt;</w:t>
      </w:r>
    </w:p>
    <w:p w14:paraId="36082D3B" w14:textId="77777777" w:rsidR="00B46A03" w:rsidRDefault="00B46A03" w:rsidP="00B46A03">
      <w:pPr>
        <w:pStyle w:val="Codeblock0"/>
        <w:rPr>
          <w:rStyle w:val="CodeCharacter"/>
          <w:szCs w:val="20"/>
        </w:rPr>
      </w:pPr>
      <w:r>
        <w:rPr>
          <w:rStyle w:val="CodeCharacter"/>
          <w:szCs w:val="20"/>
        </w:rPr>
        <w:t xml:space="preserve">  &lt;/xs:annotation&gt;</w:t>
      </w:r>
    </w:p>
    <w:p w14:paraId="72BC12A9" w14:textId="77777777" w:rsidR="00B46A03" w:rsidRDefault="00B46A03" w:rsidP="00B46A03">
      <w:pPr>
        <w:pStyle w:val="Codeblock0"/>
        <w:rPr>
          <w:rStyle w:val="CodeCharacter"/>
          <w:szCs w:val="20"/>
        </w:rPr>
      </w:pPr>
      <w:r>
        <w:rPr>
          <w:rStyle w:val="CodeCharacter"/>
          <w:szCs w:val="20"/>
        </w:rPr>
        <w:t xml:space="preserve">  ...</w:t>
      </w:r>
    </w:p>
    <w:p w14:paraId="3424E29E" w14:textId="77777777" w:rsidR="00B46A03" w:rsidRDefault="00B46A03" w:rsidP="00B46A03">
      <w:pPr>
        <w:pStyle w:val="Codeblock0"/>
      </w:pPr>
      <w:r>
        <w:rPr>
          <w:rStyle w:val="CodeCharacter"/>
          <w:szCs w:val="20"/>
        </w:rPr>
        <w:t>&lt;/xs:schema&gt;</w:t>
      </w:r>
    </w:p>
    <w:p w14:paraId="06169FB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431" w:name="_Toc322911557"/>
      <w:bookmarkStart w:id="1432" w:name="_Toc322912096"/>
      <w:bookmarkStart w:id="1433" w:name="_Toc329092946"/>
      <w:bookmarkStart w:id="1434" w:name="_Toc332701459"/>
      <w:bookmarkStart w:id="1435" w:name="_Toc332701766"/>
      <w:bookmarkStart w:id="1436" w:name="_Toc332711560"/>
      <w:bookmarkStart w:id="1437" w:name="_Toc332711868"/>
      <w:bookmarkStart w:id="1438" w:name="_Toc332712170"/>
      <w:bookmarkStart w:id="1439" w:name="_Toc332724086"/>
      <w:bookmarkStart w:id="1440" w:name="_Toc332724386"/>
      <w:bookmarkStart w:id="1441" w:name="_Toc341102682"/>
      <w:bookmarkStart w:id="1442" w:name="_Toc347241414"/>
      <w:bookmarkStart w:id="1443" w:name="_Toc347744607"/>
      <w:bookmarkStart w:id="1444" w:name="_Toc348984390"/>
      <w:bookmarkStart w:id="1445" w:name="_Toc348984695"/>
      <w:bookmarkStart w:id="1446" w:name="_Toc349037858"/>
      <w:bookmarkStart w:id="1447" w:name="_Toc349038163"/>
      <w:bookmarkStart w:id="1448" w:name="_Toc349042651"/>
      <w:bookmarkStart w:id="1449" w:name="_Toc351912642"/>
      <w:bookmarkStart w:id="1450" w:name="_Toc351914664"/>
      <w:bookmarkStart w:id="1451" w:name="_Toc351915098"/>
      <w:bookmarkStart w:id="1452" w:name="_Toc361231136"/>
      <w:bookmarkStart w:id="1453" w:name="_Toc361231662"/>
      <w:bookmarkStart w:id="1454" w:name="_Toc362444960"/>
      <w:bookmarkStart w:id="1455" w:name="_Toc363908882"/>
      <w:bookmarkStart w:id="1456" w:name="_Toc364463305"/>
      <w:bookmarkStart w:id="1457" w:name="_Toc366077903"/>
      <w:bookmarkStart w:id="1458" w:name="_Toc366078522"/>
      <w:bookmarkStart w:id="1459" w:name="_Toc366079508"/>
      <w:bookmarkStart w:id="1460" w:name="_Toc366080120"/>
      <w:bookmarkStart w:id="1461" w:name="_Toc366080729"/>
      <w:bookmarkStart w:id="1462" w:name="_Toc366505069"/>
      <w:bookmarkStart w:id="1463" w:name="_Toc366508438"/>
      <w:bookmarkStart w:id="1464" w:name="_Toc366512939"/>
      <w:bookmarkStart w:id="1465" w:name="_Toc366574130"/>
      <w:bookmarkStart w:id="1466" w:name="_Toc366577923"/>
      <w:bookmarkStart w:id="1467" w:name="_Toc366578517"/>
      <w:bookmarkStart w:id="1468" w:name="_Toc366579109"/>
      <w:bookmarkStart w:id="1469" w:name="_Toc366579700"/>
      <w:bookmarkStart w:id="1470" w:name="_Toc366580292"/>
      <w:bookmarkStart w:id="1471" w:name="_Toc366580883"/>
      <w:bookmarkStart w:id="1472" w:name="_Toc366581475"/>
      <w:bookmarkStart w:id="1473" w:name="_Toc243112771"/>
      <w:bookmarkStart w:id="1474" w:name="_Toc349042652"/>
      <w:bookmarkStart w:id="1475" w:name="_Toc62570078"/>
      <w:bookmarkStart w:id="1476" w:name="_Toc210216800"/>
      <w:bookmarkStart w:id="1477" w:name="_Toc219440932"/>
      <w:bookmarkStart w:id="1478" w:name="_Toc113075256"/>
      <w:bookmarkStart w:id="1479" w:name="_Toc112826278"/>
      <w:bookmarkStart w:id="1480" w:name="_Toc112836556"/>
      <w:bookmarkStart w:id="1481" w:name="_Toc194983928"/>
      <w:bookmarkStart w:id="1482" w:name="_Toc199516251"/>
      <w:bookmarkStart w:id="1483" w:name="_Toc175057325"/>
      <w:bookmarkStart w:id="1484" w:name="_Toc177399038"/>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r>
        <w:rPr>
          <w:rFonts w:eastAsia="Times New Roman"/>
        </w:rPr>
        <w:t>Property Binding Syntax</w:t>
      </w:r>
      <w:bookmarkEnd w:id="1473"/>
      <w:bookmarkEnd w:id="1474"/>
      <w:bookmarkEnd w:id="1475"/>
      <w:bookmarkEnd w:id="1476"/>
      <w:bookmarkEnd w:id="1477"/>
    </w:p>
    <w:p w14:paraId="2CFAF56C" w14:textId="77777777" w:rsidR="00B46A03" w:rsidRDefault="00B46A03" w:rsidP="00404546">
      <w:pPr>
        <w:pStyle w:val="nobreak"/>
      </w:pPr>
      <w:r>
        <w:t xml:space="preserve">A </w:t>
      </w:r>
      <w:r>
        <w:rPr>
          <w:i/>
          <w:iCs/>
        </w:rPr>
        <w:t>property binding</w:t>
      </w:r>
      <w:r>
        <w:t xml:space="preserve"> is the syntax in a DFDL schema that gives a value to a property. Up to this point, the examples in this document have all used a specific syntax for property bindings called </w:t>
      </w:r>
      <w:r>
        <w:rPr>
          <w:i/>
          <w:iCs/>
        </w:rPr>
        <w:t>attribute form</w:t>
      </w:r>
      <w:r>
        <w:t>. However, the format properties may be specified in any one of three forms:</w:t>
      </w:r>
    </w:p>
    <w:p w14:paraId="32A5E8F5" w14:textId="77777777" w:rsidR="00B46A03" w:rsidRDefault="00B46A03" w:rsidP="00EB2287">
      <w:pPr>
        <w:numPr>
          <w:ilvl w:val="0"/>
          <w:numId w:val="31"/>
        </w:numPr>
        <w:tabs>
          <w:tab w:val="clear" w:pos="403"/>
        </w:tabs>
        <w:spacing w:before="60" w:after="60" w:line="240" w:lineRule="auto"/>
        <w:jc w:val="left"/>
      </w:pPr>
      <w:r>
        <w:t>Attribute form</w:t>
      </w:r>
    </w:p>
    <w:p w14:paraId="21E6C5BD" w14:textId="77777777" w:rsidR="00B46A03" w:rsidRDefault="00B46A03" w:rsidP="00EB2287">
      <w:pPr>
        <w:numPr>
          <w:ilvl w:val="0"/>
          <w:numId w:val="31"/>
        </w:numPr>
        <w:tabs>
          <w:tab w:val="clear" w:pos="403"/>
        </w:tabs>
        <w:spacing w:before="60" w:after="60" w:line="240" w:lineRule="auto"/>
        <w:jc w:val="left"/>
      </w:pPr>
      <w:r>
        <w:t>Element form</w:t>
      </w:r>
    </w:p>
    <w:p w14:paraId="2D3CA91F" w14:textId="77777777" w:rsidR="00B46A03" w:rsidRDefault="00B46A03" w:rsidP="00EB2287">
      <w:pPr>
        <w:numPr>
          <w:ilvl w:val="0"/>
          <w:numId w:val="31"/>
        </w:numPr>
        <w:tabs>
          <w:tab w:val="clear" w:pos="403"/>
        </w:tabs>
        <w:spacing w:before="60" w:after="60" w:line="240" w:lineRule="auto"/>
        <w:jc w:val="left"/>
      </w:pPr>
      <w:r>
        <w:t>Short form</w:t>
      </w:r>
    </w:p>
    <w:p w14:paraId="0B30CC5A" w14:textId="77777777" w:rsidR="00B46A03" w:rsidRDefault="00B46A03" w:rsidP="00B46A03">
      <w:r>
        <w:t>A DFDL property may be specified using any of the forms with the following exceptions:</w:t>
      </w:r>
    </w:p>
    <w:p w14:paraId="6A1C541C" w14:textId="77777777" w:rsidR="00B46A03" w:rsidRDefault="00B46A03" w:rsidP="00EB2287">
      <w:pPr>
        <w:numPr>
          <w:ilvl w:val="0"/>
          <w:numId w:val="32"/>
        </w:numPr>
        <w:tabs>
          <w:tab w:val="clear" w:pos="403"/>
        </w:tabs>
        <w:spacing w:before="60" w:after="60" w:line="240" w:lineRule="auto"/>
        <w:jc w:val="left"/>
      </w:pPr>
      <w:r>
        <w:t>The dfdl:ref property may be specified in attribute or short form</w:t>
      </w:r>
    </w:p>
    <w:p w14:paraId="5BD3B7F2" w14:textId="77777777" w:rsidR="00B46A03" w:rsidRDefault="00B46A03" w:rsidP="00EB2287">
      <w:pPr>
        <w:numPr>
          <w:ilvl w:val="0"/>
          <w:numId w:val="32"/>
        </w:numPr>
        <w:tabs>
          <w:tab w:val="clear" w:pos="403"/>
        </w:tabs>
        <w:spacing w:before="60" w:after="60" w:line="240" w:lineRule="auto"/>
        <w:jc w:val="left"/>
      </w:pPr>
      <w:r>
        <w:t>The dfdl:escapeSchemeRef property may be specified in attribute or short form</w:t>
      </w:r>
    </w:p>
    <w:p w14:paraId="6444AFD4" w14:textId="77777777" w:rsidR="00B46A03" w:rsidRDefault="00B46A03" w:rsidP="00EB2287">
      <w:pPr>
        <w:numPr>
          <w:ilvl w:val="0"/>
          <w:numId w:val="32"/>
        </w:numPr>
        <w:tabs>
          <w:tab w:val="clear" w:pos="403"/>
        </w:tabs>
        <w:spacing w:before="60" w:after="60" w:line="240" w:lineRule="auto"/>
        <w:jc w:val="left"/>
      </w:pPr>
      <w:r>
        <w:t>The dfdl:</w:t>
      </w:r>
      <w:r>
        <w:rPr>
          <w:rFonts w:eastAsia="MS Mincho"/>
        </w:rPr>
        <w:t xml:space="preserve">hiddenGroupRef  </w:t>
      </w:r>
      <w:r>
        <w:t>property may be specified in attribute or short form</w:t>
      </w:r>
    </w:p>
    <w:p w14:paraId="3A1A4DF4" w14:textId="77777777" w:rsidR="00B46A03" w:rsidRDefault="00B46A03" w:rsidP="00EB2287">
      <w:pPr>
        <w:numPr>
          <w:ilvl w:val="0"/>
          <w:numId w:val="32"/>
        </w:numPr>
        <w:tabs>
          <w:tab w:val="clear" w:pos="403"/>
        </w:tabs>
        <w:spacing w:before="60" w:after="60" w:line="240" w:lineRule="auto"/>
        <w:jc w:val="left"/>
      </w:pPr>
      <w:r>
        <w:t>The dfdl:</w:t>
      </w:r>
      <w:r>
        <w:rPr>
          <w:rFonts w:eastAsia="MS Mincho"/>
        </w:rPr>
        <w:t>prefixLengthType</w:t>
      </w:r>
      <w:r>
        <w:t xml:space="preserve"> property may be specified in attribute or short form</w:t>
      </w:r>
    </w:p>
    <w:p w14:paraId="1E2D5FBC" w14:textId="77777777" w:rsidR="00B46A03" w:rsidRDefault="00B46A03" w:rsidP="00EB2287">
      <w:pPr>
        <w:numPr>
          <w:ilvl w:val="0"/>
          <w:numId w:val="32"/>
        </w:numPr>
        <w:tabs>
          <w:tab w:val="clear" w:pos="403"/>
        </w:tabs>
        <w:spacing w:before="60" w:after="60" w:line="240" w:lineRule="auto"/>
        <w:jc w:val="left"/>
      </w:pPr>
      <w:r>
        <w:t xml:space="preserve">Short form must not be used on the xs:schema element. </w:t>
      </w:r>
    </w:p>
    <w:p w14:paraId="4DBE7DD2" w14:textId="77777777" w:rsidR="00B46A03" w:rsidRDefault="00B46A03" w:rsidP="00B46A03">
      <w:r>
        <w:t>It is a Schema Definition Error if the same property is specified in more than one form. That is, there is no priority ordering where one form takes precedent over another.</w:t>
      </w:r>
    </w:p>
    <w:p w14:paraId="1FEDC8E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Property </w:t>
      </w:r>
      <w:bookmarkEnd w:id="1478"/>
      <w:bookmarkEnd w:id="1479"/>
      <w:bookmarkEnd w:id="1480"/>
      <w:r>
        <w:rPr>
          <w:rFonts w:eastAsia="Times New Roman"/>
        </w:rPr>
        <w:t>Binding Syntax: Attribute Form</w:t>
      </w:r>
      <w:bookmarkEnd w:id="1481"/>
      <w:bookmarkEnd w:id="1482"/>
      <w:bookmarkEnd w:id="1483"/>
      <w:bookmarkEnd w:id="1484"/>
    </w:p>
    <w:p w14:paraId="00419ADE" w14:textId="77777777" w:rsidR="00B46A03" w:rsidRDefault="00B46A03" w:rsidP="00404546">
      <w:pPr>
        <w:pStyle w:val="nobreak"/>
      </w:pPr>
      <w:r>
        <w:t>Within the format annotation elements are bindings for properties of the form:</w:t>
      </w:r>
    </w:p>
    <w:p w14:paraId="6FDEF2A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PropertyName="Value" </w:t>
      </w:r>
    </w:p>
    <w:p w14:paraId="5710508E" w14:textId="77777777" w:rsidR="00B46A03" w:rsidRDefault="00B46A03" w:rsidP="00B46A03">
      <w:r>
        <w:t>For example:</w:t>
      </w:r>
    </w:p>
    <w:p w14:paraId="27EF35E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1EF46C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21F3A5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 xml:space="preserve">      &lt;dfdl:format encoding="utf-8" separator="%NL;"</w:t>
      </w:r>
      <w:r>
        <w:t>/&gt;</w:t>
      </w:r>
    </w:p>
    <w:p w14:paraId="1B3026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2150FDD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 xml:space="preserve">  &lt;/xs:annotation&gt;</w:t>
      </w:r>
    </w:p>
    <w:p w14:paraId="3B26714D" w14:textId="77777777" w:rsidR="00B46A03" w:rsidRDefault="00B46A03" w:rsidP="00B46A03">
      <w:r>
        <w:t>This is the attribute form of property binding.</w:t>
      </w:r>
    </w:p>
    <w:p w14:paraId="4CD57528"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1485" w:name="_Ref161823626"/>
      <w:bookmarkStart w:id="1486" w:name="_Toc177399039"/>
      <w:bookmarkStart w:id="1487" w:name="_Toc175057326"/>
      <w:bookmarkStart w:id="1488" w:name="_Toc199516252"/>
      <w:bookmarkStart w:id="1489" w:name="_Toc194983929"/>
      <w:r>
        <w:rPr>
          <w:rFonts w:eastAsia="Times New Roman"/>
        </w:rPr>
        <w:lastRenderedPageBreak/>
        <w:t>Property Binding Syntax: Element Form</w:t>
      </w:r>
      <w:bookmarkEnd w:id="1485"/>
      <w:bookmarkEnd w:id="1486"/>
      <w:bookmarkEnd w:id="1487"/>
      <w:bookmarkEnd w:id="1488"/>
      <w:bookmarkEnd w:id="1489"/>
    </w:p>
    <w:p w14:paraId="33FC65BC" w14:textId="77777777" w:rsidR="00B46A03" w:rsidRDefault="00B46A03" w:rsidP="00404546">
      <w:pPr>
        <w:pStyle w:val="nobreak"/>
      </w:pPr>
      <w:r>
        <w:t xml:space="preserve">The representation properties can sometimes have complex syntax, so an element form for individual property bindings is provided to ease syntactic expression difficulties. The annotation element is dfdl:property and it has one attribute 'name' which provides the name of the property. </w:t>
      </w:r>
    </w:p>
    <w:p w14:paraId="74D7ADD8" w14:textId="77777777" w:rsidR="00B46A03" w:rsidRDefault="00B46A03" w:rsidP="00B46A03">
      <w:r>
        <w:t>For example:</w:t>
      </w:r>
    </w:p>
    <w:p w14:paraId="11351B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3D69E41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225F0DE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&lt;dfdl:format&gt;</w:t>
      </w:r>
    </w:p>
    <w:p w14:paraId="33A4694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&lt;dfdl:property name='encoding'&gt;utf-8&lt;/dfdl:property&gt;</w:t>
      </w:r>
    </w:p>
    <w:p w14:paraId="45686C6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&lt;dfdl:property name='separator'&gt;%NL;&lt;/dfdl:property&gt;</w:t>
      </w:r>
    </w:p>
    <w:p w14:paraId="5213F64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&lt;/dfdl:format&gt; </w:t>
      </w:r>
    </w:p>
    <w:p w14:paraId="62DAC3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7D8FAAD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0B98D7AA" w14:textId="77777777" w:rsidR="00B46A03" w:rsidRDefault="00B46A03" w:rsidP="00B46A03">
      <w:r>
        <w:t>Element form is mostly used for properties that themselves contain the quotation mark characters and escape characters so that the property value can be expressed without concerns about confusion with the XSD syntax use of these same characters. XML's CDATA encapsulation can be used to allow malformed XML and mismatched quotes to be easily used as representation property values.</w:t>
      </w:r>
    </w:p>
    <w:p w14:paraId="01965008" w14:textId="77777777" w:rsidR="00B46A03" w:rsidRDefault="00B46A03" w:rsidP="00B46A03">
      <w:r>
        <w:t>Here is an example where a delimiter has a syntax that overlaps with what XML comments look like. Use of XML's CDATA bracketing makes this less clumsy to express than using XML escape characters:</w:t>
      </w:r>
    </w:p>
    <w:p w14:paraId="7E88EA0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&lt;dfdl:property name='initiator'&gt;&lt;[CDATA[&lt;!-- ]]&gt;&lt;/dfdl:property&gt;</w:t>
      </w:r>
    </w:p>
    <w:p w14:paraId="6586949D"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1490" w:name="_Toc138694349"/>
      <w:bookmarkStart w:id="1491" w:name="_Toc177399040"/>
      <w:bookmarkStart w:id="1492" w:name="_Toc175057327"/>
      <w:bookmarkStart w:id="1493" w:name="_Toc199516253"/>
      <w:bookmarkStart w:id="1494" w:name="_Toc194983930"/>
      <w:r>
        <w:rPr>
          <w:rFonts w:eastAsia="Times New Roman"/>
        </w:rPr>
        <w:t xml:space="preserve">Property Binding Syntax: Short Form </w:t>
      </w:r>
      <w:bookmarkEnd w:id="1490"/>
      <w:bookmarkEnd w:id="1491"/>
      <w:bookmarkEnd w:id="1492"/>
      <w:bookmarkEnd w:id="1493"/>
      <w:bookmarkEnd w:id="1494"/>
    </w:p>
    <w:p w14:paraId="77002578" w14:textId="22A1E7D1" w:rsidR="00B46A03" w:rsidRDefault="00B46A03" w:rsidP="00404546">
      <w:pPr>
        <w:pStyle w:val="nobreak"/>
      </w:pPr>
      <w:r>
        <w:t>To save textual clutter, short-form syntax for format annotations is also allowed on xs:element, xs:sequence, xs:choice, xs:group (for group references only), and xs:simpleType schema elements. The xs:schema element cannot carry short-form annotations; attribute form must be used instead. Attributes which are in the namespace '</w:t>
      </w:r>
      <w:hyperlink r:id="rId40" w:history="1">
        <w:r>
          <w:rPr>
            <w:rStyle w:val="Hyperlink"/>
            <w:rFonts w:eastAsia="MS Mincho"/>
          </w:rPr>
          <w:t>http://www.ogf.org/dfdl/dfdl-1.0/</w:t>
        </w:r>
      </w:hyperlink>
      <w:r>
        <w:t>' and whose local name matches one of the DFDL representation properties are assumed to be equivalent to specific DFDL attribute form annotations.</w:t>
      </w:r>
    </w:p>
    <w:p w14:paraId="5BAA7603" w14:textId="77777777" w:rsidR="00B46A03" w:rsidRDefault="00B46A03" w:rsidP="00B46A03">
      <w:r>
        <w:t>For example, the two forms below are equivalent in that they describe the same data format. The first is the short form of the second:</w:t>
      </w:r>
    </w:p>
    <w:p w14:paraId="357E300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&lt;xs:element name="elem1"&gt;</w:t>
      </w:r>
    </w:p>
    <w:p w14:paraId="4505355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&lt;xs:complexType&gt;</w:t>
      </w:r>
    </w:p>
    <w:p w14:paraId="73DC184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&lt;xs:sequence dfdl:separator="%HT;" &gt;</w:t>
      </w:r>
    </w:p>
    <w:p w14:paraId="5D9D500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771452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&lt;/xs:sequence&gt;</w:t>
      </w:r>
    </w:p>
    <w:p w14:paraId="619E40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&lt;/xs:complexType&gt;</w:t>
      </w:r>
    </w:p>
    <w:p w14:paraId="0F2FA42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&lt;/xs:element&gt;</w:t>
      </w:r>
    </w:p>
    <w:p w14:paraId="31B8D3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1A9472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&lt;xs:element name="elem2"&gt;</w:t>
      </w:r>
    </w:p>
    <w:p w14:paraId="4BEB8B9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&lt;xs:complexType&gt;</w:t>
      </w:r>
    </w:p>
    <w:p w14:paraId="2658239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&lt;xs:sequence&gt;</w:t>
      </w:r>
    </w:p>
    <w:p w14:paraId="1E5AF12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&lt;xs:annotation&gt;&lt;xs:appinfo source="http://www.ogf.org/dfdl/"&gt;</w:t>
      </w:r>
    </w:p>
    <w:p w14:paraId="21E1A0E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&lt;dfdl:sequence separator="%HT;" /&gt; </w:t>
      </w:r>
    </w:p>
    <w:p w14:paraId="67E6D24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&lt;/xs:appinfo&gt;&lt;/xs:annotation&gt;</w:t>
      </w:r>
    </w:p>
    <w:p w14:paraId="1D1DBA2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187AFAC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&lt;/xs:sequence&gt;</w:t>
      </w:r>
    </w:p>
    <w:p w14:paraId="40F470C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&lt;/xs:complexType&gt;</w:t>
      </w:r>
    </w:p>
    <w:p w14:paraId="7C964D4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&lt;/xs:element&gt;</w:t>
      </w:r>
    </w:p>
    <w:p w14:paraId="2D1F098A" w14:textId="77777777" w:rsidR="00B46A03" w:rsidRDefault="00B46A03" w:rsidP="00404546">
      <w:pPr>
        <w:pStyle w:val="nobreak"/>
      </w:pPr>
      <w:r>
        <w:t>Another example:</w:t>
      </w:r>
    </w:p>
    <w:p w14:paraId="1ABDB2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&lt;xs:sequence dfdl:separator=","&gt;</w:t>
      </w:r>
    </w:p>
    <w:p w14:paraId="7A84EB2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&lt;xs:element name="elem1" type="xs:int" maxOccurs="unbounded"</w:t>
      </w:r>
    </w:p>
    <w:p w14:paraId="583D5F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dfdl:representation="text"</w:t>
      </w:r>
    </w:p>
    <w:p w14:paraId="4582BD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Fonts w:eastAsia="MS Mincho"/>
        </w:rPr>
        <w:t xml:space="preserve">                       dfdl:textNumberRep="standard"</w:t>
      </w:r>
      <w:r>
        <w:rPr>
          <w:rStyle w:val="CodeCharacter"/>
          <w:szCs w:val="20"/>
        </w:rPr>
        <w:t xml:space="preserve"> </w:t>
      </w:r>
    </w:p>
    <w:p w14:paraId="43BEF0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dfdl:initiator="["</w:t>
      </w:r>
    </w:p>
    <w:p w14:paraId="0F1B09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dfdl:terminator="]"/&gt;</w:t>
      </w:r>
    </w:p>
    <w:p w14:paraId="1B5A770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p>
    <w:p w14:paraId="78949A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&lt;xs:element name="elem2" type="xs:int" maxOccurs="unbounded"&gt;</w:t>
      </w:r>
    </w:p>
    <w:p w14:paraId="7809A64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lastRenderedPageBreak/>
        <w:t xml:space="preserve">    &lt;xs:annotation&gt;&lt;xs:appinfo source="http://www.ogf.org/dfdl/"&gt;</w:t>
      </w:r>
    </w:p>
    <w:p w14:paraId="253D0CF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&lt;dfdl:element representation="text"</w:t>
      </w:r>
    </w:p>
    <w:p w14:paraId="322766D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Fonts w:eastAsia="MS Mincho"/>
        </w:rPr>
        <w:t xml:space="preserve">                    textNumberRep="standard"</w:t>
      </w:r>
      <w:r>
        <w:rPr>
          <w:rStyle w:val="CodeCharacter"/>
          <w:szCs w:val="20"/>
        </w:rPr>
        <w:t xml:space="preserve"> </w:t>
      </w:r>
    </w:p>
    <w:p w14:paraId="2CA0999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initiator="["                   </w:t>
      </w:r>
    </w:p>
    <w:p w14:paraId="2831607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terminator="]"/&gt; </w:t>
      </w:r>
    </w:p>
    <w:p w14:paraId="094EA5E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&lt;/xs:appinfo&gt;&lt;/xs:annotation&gt;</w:t>
      </w:r>
    </w:p>
    <w:p w14:paraId="29402F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&lt;/xs:element&gt;</w:t>
      </w:r>
    </w:p>
    <w:p w14:paraId="1E7554A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&lt;/xs:sequence&gt;</w:t>
      </w:r>
    </w:p>
    <w:p w14:paraId="163DA4CC" w14:textId="77777777" w:rsidR="00B46A03" w:rsidRDefault="00B46A03" w:rsidP="00B46A03">
      <w:r>
        <w:t>The above show use of short-form property binding syntax for annotating elements and sequences.</w:t>
      </w:r>
    </w:p>
    <w:p w14:paraId="55E7F1F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495" w:name="_Toc322911559"/>
      <w:bookmarkStart w:id="1496" w:name="_Toc322912098"/>
      <w:bookmarkStart w:id="1497" w:name="_Toc329092948"/>
      <w:bookmarkStart w:id="1498" w:name="_Toc332701461"/>
      <w:bookmarkStart w:id="1499" w:name="_Toc332701768"/>
      <w:bookmarkStart w:id="1500" w:name="_Toc332711562"/>
      <w:bookmarkStart w:id="1501" w:name="_Toc332711870"/>
      <w:bookmarkStart w:id="1502" w:name="_Toc332712172"/>
      <w:bookmarkStart w:id="1503" w:name="_Toc332724088"/>
      <w:bookmarkStart w:id="1504" w:name="_Toc332724388"/>
      <w:bookmarkStart w:id="1505" w:name="_Toc341102684"/>
      <w:bookmarkStart w:id="1506" w:name="_Toc347241416"/>
      <w:bookmarkStart w:id="1507" w:name="_Toc347744609"/>
      <w:bookmarkStart w:id="1508" w:name="_Toc348984392"/>
      <w:bookmarkStart w:id="1509" w:name="_Toc348984697"/>
      <w:bookmarkStart w:id="1510" w:name="_Toc349037860"/>
      <w:bookmarkStart w:id="1511" w:name="_Toc349038165"/>
      <w:bookmarkStart w:id="1512" w:name="_Toc349042653"/>
      <w:bookmarkStart w:id="1513" w:name="_Toc351912644"/>
      <w:bookmarkStart w:id="1514" w:name="_Toc351914666"/>
      <w:bookmarkStart w:id="1515" w:name="_Toc351915100"/>
      <w:bookmarkStart w:id="1516" w:name="_Toc361231138"/>
      <w:bookmarkStart w:id="1517" w:name="_Toc361231664"/>
      <w:bookmarkStart w:id="1518" w:name="_Toc362444962"/>
      <w:bookmarkStart w:id="1519" w:name="_Toc363908884"/>
      <w:bookmarkStart w:id="1520" w:name="_Toc364463307"/>
      <w:bookmarkStart w:id="1521" w:name="_Toc366077905"/>
      <w:bookmarkStart w:id="1522" w:name="_Toc366078524"/>
      <w:bookmarkStart w:id="1523" w:name="_Toc366079510"/>
      <w:bookmarkStart w:id="1524" w:name="_Toc366080122"/>
      <w:bookmarkStart w:id="1525" w:name="_Toc366080731"/>
      <w:bookmarkStart w:id="1526" w:name="_Toc366505071"/>
      <w:bookmarkStart w:id="1527" w:name="_Toc366508440"/>
      <w:bookmarkStart w:id="1528" w:name="_Toc366512941"/>
      <w:bookmarkStart w:id="1529" w:name="_Toc366574132"/>
      <w:bookmarkStart w:id="1530" w:name="_Toc366577925"/>
      <w:bookmarkStart w:id="1531" w:name="_Toc366578519"/>
      <w:bookmarkStart w:id="1532" w:name="_Toc366579111"/>
      <w:bookmarkStart w:id="1533" w:name="_Toc366579702"/>
      <w:bookmarkStart w:id="1534" w:name="_Toc366580294"/>
      <w:bookmarkStart w:id="1535" w:name="_Toc366580885"/>
      <w:bookmarkStart w:id="1536" w:name="_Toc366581477"/>
      <w:bookmarkStart w:id="1537" w:name="_Toc138694341"/>
      <w:bookmarkStart w:id="1538" w:name="_Toc177399041"/>
      <w:bookmarkStart w:id="1539" w:name="_Toc175057328"/>
      <w:bookmarkStart w:id="1540" w:name="_Toc199516254"/>
      <w:bookmarkStart w:id="1541" w:name="_Toc194983931"/>
      <w:bookmarkStart w:id="1542" w:name="_Toc243112772"/>
      <w:bookmarkStart w:id="1543" w:name="_Toc349042654"/>
      <w:bookmarkStart w:id="1544" w:name="_Toc62570079"/>
      <w:bookmarkStart w:id="1545" w:name="_Toc210216801"/>
      <w:bookmarkStart w:id="1546" w:name="_Toc219440933"/>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r>
        <w:rPr>
          <w:rFonts w:eastAsia="Times New Roman"/>
        </w:rPr>
        <w:t xml:space="preserve">Empty </w:t>
      </w:r>
      <w:bookmarkEnd w:id="1537"/>
      <w:bookmarkEnd w:id="1538"/>
      <w:bookmarkEnd w:id="1539"/>
      <w:r>
        <w:rPr>
          <w:rFonts w:eastAsia="Times New Roman"/>
        </w:rPr>
        <w:t>String as a Representation Property Value</w:t>
      </w:r>
      <w:bookmarkEnd w:id="1540"/>
      <w:bookmarkEnd w:id="1541"/>
      <w:bookmarkEnd w:id="1542"/>
      <w:bookmarkEnd w:id="1543"/>
      <w:bookmarkEnd w:id="1544"/>
      <w:bookmarkEnd w:id="1545"/>
      <w:bookmarkEnd w:id="1546"/>
    </w:p>
    <w:p w14:paraId="3E395722" w14:textId="77777777" w:rsidR="00B46A03" w:rsidRDefault="00B46A03" w:rsidP="00B46A03">
      <w:pPr>
        <w:rPr>
          <w:rFonts w:eastAsia="MS Mincho"/>
          <w:lang w:eastAsia="ja-JP"/>
        </w:rPr>
      </w:pPr>
      <w:r>
        <w:rPr>
          <w:rFonts w:eastAsia="MS Mincho"/>
          <w:lang w:eastAsia="ja-JP"/>
        </w:rPr>
        <w:t xml:space="preserve">DFDL provides no mechanism to un-set a property. Setting a representation property's value to the empty string doesn't remove the value for that property but sets it to the empty string value. This </w:t>
      </w:r>
      <w:r>
        <w:t xml:space="preserve">may not be a valid value for certain properties. </w:t>
      </w:r>
    </w:p>
    <w:p w14:paraId="38D0901D" w14:textId="77777777" w:rsidR="00B46A03" w:rsidRDefault="00B46A03" w:rsidP="00B46A03">
      <w:r>
        <w:rPr>
          <w:rFonts w:eastAsia="MS Mincho"/>
          <w:lang w:eastAsia="ja-JP"/>
        </w:rPr>
        <w:t xml:space="preserve">For example, in non-delimited text data formats, it is sensible for the separator to be defined to be the empty string. This turns off use of separator delimiters. For many other string-valued properties, it is a Schema Definition Error to assign them the empty string value. For example, the character set encoding property (dfdl:encoding) cannot be set to the empty string. </w:t>
      </w:r>
    </w:p>
    <w:p w14:paraId="34357D6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547" w:name="_Toc137360897"/>
      <w:bookmarkStart w:id="1548" w:name="_Toc137360898"/>
      <w:bookmarkStart w:id="1549" w:name="_Toc137029569"/>
      <w:bookmarkStart w:id="1550" w:name="_Toc137029570"/>
      <w:bookmarkStart w:id="1551" w:name="_Toc137029571"/>
      <w:bookmarkStart w:id="1552" w:name="_Toc137029574"/>
      <w:bookmarkStart w:id="1553" w:name="_Toc137029576"/>
      <w:bookmarkStart w:id="1554" w:name="_Toc138694338"/>
      <w:bookmarkStart w:id="1555" w:name="_Ref140934911"/>
      <w:bookmarkStart w:id="1556" w:name="_Ref140934918"/>
      <w:bookmarkStart w:id="1557" w:name="_Toc177399042"/>
      <w:bookmarkStart w:id="1558" w:name="_Toc175057329"/>
      <w:bookmarkStart w:id="1559" w:name="_Toc199516255"/>
      <w:bookmarkStart w:id="1560" w:name="_Toc194983932"/>
      <w:bookmarkStart w:id="1561" w:name="_Ref215568985"/>
      <w:bookmarkStart w:id="1562" w:name="_Ref215568992"/>
      <w:bookmarkStart w:id="1563" w:name="_Toc243112773"/>
      <w:bookmarkStart w:id="1564" w:name="_Ref251074304"/>
      <w:bookmarkStart w:id="1565" w:name="_Ref251074309"/>
      <w:bookmarkStart w:id="1566" w:name="_Toc349042655"/>
      <w:bookmarkStart w:id="1567" w:name="_Toc62570080"/>
      <w:bookmarkStart w:id="1568" w:name="_Toc210216802"/>
      <w:bookmarkStart w:id="1569" w:name="_Toc219440934"/>
      <w:bookmarkEnd w:id="1547"/>
      <w:bookmarkEnd w:id="1548"/>
      <w:bookmarkEnd w:id="1549"/>
      <w:bookmarkEnd w:id="1550"/>
      <w:bookmarkEnd w:id="1551"/>
      <w:bookmarkEnd w:id="1552"/>
      <w:bookmarkEnd w:id="1553"/>
      <w:r>
        <w:t>dfdl:defineFormat - Reusable Data Format Definitions</w:t>
      </w:r>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p>
    <w:p w14:paraId="0319B716" w14:textId="77777777" w:rsidR="00B46A03" w:rsidRDefault="00B46A03" w:rsidP="00404546">
      <w:pPr>
        <w:pStyle w:val="nobreak"/>
      </w:pPr>
      <w:r>
        <w:t>To avoid error-prone redundant expression of properties in DFDL schemas, a collection of DFDL properties can be given a name so that they are reusable by way of a</w:t>
      </w:r>
      <w:r>
        <w:rPr>
          <w:i/>
          <w:iCs/>
        </w:rPr>
        <w:t xml:space="preserve"> format reference</w:t>
      </w:r>
      <w:r>
        <w:t xml:space="preserve">. </w:t>
      </w:r>
    </w:p>
    <w:p w14:paraId="0C917D78" w14:textId="77777777" w:rsidR="00B46A03" w:rsidRDefault="00B46A03" w:rsidP="00B46A03">
      <w:r>
        <w:t xml:space="preserve">One or more dfdl:defineFormat annotation elements can appear within the annotation children of the xs:schema element. </w:t>
      </w:r>
    </w:p>
    <w:p w14:paraId="44871A18" w14:textId="77777777" w:rsidR="00B46A03" w:rsidRDefault="00B46A03" w:rsidP="00B46A03">
      <w:r>
        <w:t xml:space="preserve">Each dfdl:defineFormat has a required name attribute. </w:t>
      </w:r>
    </w:p>
    <w:p w14:paraId="0E00EFB7" w14:textId="77777777" w:rsidR="00B46A03" w:rsidRDefault="00B46A03" w:rsidP="00B46A03">
      <w:r>
        <w:t xml:space="preserve">The construct creates a named data format definition. The value of the name attribute is of XML type NCName. The format name becomes a member of the schema's target namespace. These names must be unique within the namespace. </w:t>
      </w:r>
    </w:p>
    <w:p w14:paraId="54F90457" w14:textId="77777777" w:rsidR="00B46A03" w:rsidRDefault="00B46A03" w:rsidP="00B46A03">
      <w:r>
        <w:t>If multiple format definitions have the same 'name' attribute, in the same namespace, then it is a Schema Definition Error.</w:t>
      </w:r>
    </w:p>
    <w:p w14:paraId="702854AB" w14:textId="77777777" w:rsidR="00B46A03" w:rsidRDefault="00B46A03" w:rsidP="00B46A03">
      <w:r>
        <w:t>Here is an example of a format definition:</w:t>
      </w:r>
    </w:p>
    <w:p w14:paraId="564526D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...&gt;</w:t>
      </w:r>
    </w:p>
    <w:p w14:paraId="35F111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7C39493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3CB9DA0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 name="baseFormat" &gt;</w:t>
      </w:r>
    </w:p>
    <w:p w14:paraId="40ED46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&lt;dfdl:format representation="text" </w:t>
      </w:r>
    </w:p>
    <w:p w14:paraId="69AE23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encoding="ascii" /&gt;</w:t>
      </w:r>
    </w:p>
    <w:p w14:paraId="58A4366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&lt;/dfdl:defineFormat&gt;</w:t>
      </w:r>
    </w:p>
    <w:p w14:paraId="2EC7CC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420EAE0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4837AA1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1A8458B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&lt;/xs:schema&gt;</w:t>
      </w:r>
    </w:p>
    <w:p w14:paraId="624C5F10" w14:textId="77777777" w:rsidR="00B46A03" w:rsidRDefault="00B46A03" w:rsidP="00B46A03">
      <w:r>
        <w:t xml:space="preserve">A dfdl:defineFormat serves only to supply a named definition for a format for reuse from other places. It does not cause any use of the representation properties it contains to describe any actual data. </w:t>
      </w:r>
    </w:p>
    <w:p w14:paraId="26E7C8F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570" w:name="_Toc322911562"/>
      <w:bookmarkStart w:id="1571" w:name="_Toc322912101"/>
      <w:bookmarkStart w:id="1572" w:name="_Toc329092951"/>
      <w:bookmarkStart w:id="1573" w:name="_Toc332701464"/>
      <w:bookmarkStart w:id="1574" w:name="_Toc332701771"/>
      <w:bookmarkStart w:id="1575" w:name="_Toc332711565"/>
      <w:bookmarkStart w:id="1576" w:name="_Toc332711873"/>
      <w:bookmarkStart w:id="1577" w:name="_Toc332712175"/>
      <w:bookmarkStart w:id="1578" w:name="_Toc332724091"/>
      <w:bookmarkStart w:id="1579" w:name="_Toc332724391"/>
      <w:bookmarkStart w:id="1580" w:name="_Toc341102687"/>
      <w:bookmarkStart w:id="1581" w:name="_Toc347241419"/>
      <w:bookmarkStart w:id="1582" w:name="_Toc347744612"/>
      <w:bookmarkStart w:id="1583" w:name="_Toc348984395"/>
      <w:bookmarkStart w:id="1584" w:name="_Toc348984700"/>
      <w:bookmarkStart w:id="1585" w:name="_Toc349037863"/>
      <w:bookmarkStart w:id="1586" w:name="_Toc349038168"/>
      <w:bookmarkStart w:id="1587" w:name="_Toc349042656"/>
      <w:bookmarkStart w:id="1588" w:name="_Toc351912647"/>
      <w:bookmarkStart w:id="1589" w:name="_Toc351914669"/>
      <w:bookmarkStart w:id="1590" w:name="_Toc351915103"/>
      <w:bookmarkStart w:id="1591" w:name="_Toc361231141"/>
      <w:bookmarkStart w:id="1592" w:name="_Toc361231667"/>
      <w:bookmarkStart w:id="1593" w:name="_Toc362444965"/>
      <w:bookmarkStart w:id="1594" w:name="_Toc363908887"/>
      <w:bookmarkStart w:id="1595" w:name="_Toc364463310"/>
      <w:bookmarkStart w:id="1596" w:name="_Toc366077908"/>
      <w:bookmarkStart w:id="1597" w:name="_Toc366078527"/>
      <w:bookmarkStart w:id="1598" w:name="_Toc366079513"/>
      <w:bookmarkStart w:id="1599" w:name="_Toc366080125"/>
      <w:bookmarkStart w:id="1600" w:name="_Toc366080734"/>
      <w:bookmarkStart w:id="1601" w:name="_Toc366505074"/>
      <w:bookmarkStart w:id="1602" w:name="_Toc366508443"/>
      <w:bookmarkStart w:id="1603" w:name="_Toc366512944"/>
      <w:bookmarkStart w:id="1604" w:name="_Toc366574135"/>
      <w:bookmarkStart w:id="1605" w:name="_Toc366577928"/>
      <w:bookmarkStart w:id="1606" w:name="_Toc366578522"/>
      <w:bookmarkStart w:id="1607" w:name="_Toc366579114"/>
      <w:bookmarkStart w:id="1608" w:name="_Toc366579705"/>
      <w:bookmarkStart w:id="1609" w:name="_Toc366580297"/>
      <w:bookmarkStart w:id="1610" w:name="_Toc366580888"/>
      <w:bookmarkStart w:id="1611" w:name="_Toc366581480"/>
      <w:bookmarkStart w:id="1612" w:name="_Toc199515629"/>
      <w:bookmarkStart w:id="1613" w:name="_Toc199515817"/>
      <w:bookmarkStart w:id="1614" w:name="_Toc199516256"/>
      <w:bookmarkStart w:id="1615" w:name="_Toc322911564"/>
      <w:bookmarkStart w:id="1616" w:name="_Toc322912103"/>
      <w:bookmarkStart w:id="1617" w:name="_Toc329092953"/>
      <w:bookmarkStart w:id="1618" w:name="_Toc332701466"/>
      <w:bookmarkStart w:id="1619" w:name="_Toc332701773"/>
      <w:bookmarkStart w:id="1620" w:name="_Toc332711567"/>
      <w:bookmarkStart w:id="1621" w:name="_Toc332711875"/>
      <w:bookmarkStart w:id="1622" w:name="_Toc332712177"/>
      <w:bookmarkStart w:id="1623" w:name="_Toc332724093"/>
      <w:bookmarkStart w:id="1624" w:name="_Toc332724393"/>
      <w:bookmarkStart w:id="1625" w:name="_Toc341102689"/>
      <w:bookmarkStart w:id="1626" w:name="_Toc347241421"/>
      <w:bookmarkStart w:id="1627" w:name="_Toc347744614"/>
      <w:bookmarkStart w:id="1628" w:name="_Toc348984397"/>
      <w:bookmarkStart w:id="1629" w:name="_Toc348984702"/>
      <w:bookmarkStart w:id="1630" w:name="_Toc349037865"/>
      <w:bookmarkStart w:id="1631" w:name="_Toc349038170"/>
      <w:bookmarkStart w:id="1632" w:name="_Toc349042658"/>
      <w:bookmarkStart w:id="1633" w:name="_Toc351912649"/>
      <w:bookmarkStart w:id="1634" w:name="_Toc351914671"/>
      <w:bookmarkStart w:id="1635" w:name="_Toc351915105"/>
      <w:bookmarkStart w:id="1636" w:name="_Toc361231143"/>
      <w:bookmarkStart w:id="1637" w:name="_Toc361231669"/>
      <w:bookmarkStart w:id="1638" w:name="_Toc362444967"/>
      <w:bookmarkStart w:id="1639" w:name="_Toc363908889"/>
      <w:bookmarkStart w:id="1640" w:name="_Toc364463312"/>
      <w:bookmarkStart w:id="1641" w:name="_Toc366077910"/>
      <w:bookmarkStart w:id="1642" w:name="_Toc366078529"/>
      <w:bookmarkStart w:id="1643" w:name="_Toc366079515"/>
      <w:bookmarkStart w:id="1644" w:name="_Toc366080127"/>
      <w:bookmarkStart w:id="1645" w:name="_Toc366080736"/>
      <w:bookmarkStart w:id="1646" w:name="_Toc366505076"/>
      <w:bookmarkStart w:id="1647" w:name="_Toc366508445"/>
      <w:bookmarkStart w:id="1648" w:name="_Toc366512946"/>
      <w:bookmarkStart w:id="1649" w:name="_Toc366574137"/>
      <w:bookmarkStart w:id="1650" w:name="_Toc366577930"/>
      <w:bookmarkStart w:id="1651" w:name="_Toc366578524"/>
      <w:bookmarkStart w:id="1652" w:name="_Toc366579116"/>
      <w:bookmarkStart w:id="1653" w:name="_Toc366579707"/>
      <w:bookmarkStart w:id="1654" w:name="_Toc366580299"/>
      <w:bookmarkStart w:id="1655" w:name="_Toc366580890"/>
      <w:bookmarkStart w:id="1656" w:name="_Toc366581482"/>
      <w:bookmarkStart w:id="1657" w:name="_Toc138694340"/>
      <w:bookmarkStart w:id="1658" w:name="_Toc177399044"/>
      <w:bookmarkStart w:id="1659" w:name="_Toc175057331"/>
      <w:bookmarkStart w:id="1660" w:name="_Toc199516258"/>
      <w:bookmarkStart w:id="1661" w:name="_Toc194983934"/>
      <w:bookmarkStart w:id="1662" w:name="_Toc243112775"/>
      <w:bookmarkStart w:id="1663" w:name="_Toc349042659"/>
      <w:bookmarkStart w:id="1664" w:name="_Toc62570081"/>
      <w:bookmarkStart w:id="1665" w:name="_Toc210216803"/>
      <w:bookmarkStart w:id="1666" w:name="_Toc219440935"/>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r>
        <w:rPr>
          <w:rFonts w:eastAsia="Times New Roman"/>
        </w:rPr>
        <w:t>Using/Referencing a Named Format Definition</w:t>
      </w:r>
      <w:bookmarkStart w:id="1667" w:name="_Toc322911566"/>
      <w:bookmarkStart w:id="1668" w:name="_Toc322912105"/>
      <w:bookmarkStart w:id="1669" w:name="_Toc329092955"/>
      <w:bookmarkStart w:id="1670" w:name="_Toc332701468"/>
      <w:bookmarkStart w:id="1671" w:name="_Toc332701775"/>
      <w:bookmarkStart w:id="1672" w:name="_Toc332711569"/>
      <w:bookmarkStart w:id="1673" w:name="_Toc332711877"/>
      <w:bookmarkStart w:id="1674" w:name="_Toc332712179"/>
      <w:bookmarkStart w:id="1675" w:name="_Toc332724095"/>
      <w:bookmarkStart w:id="1676" w:name="_Toc332724395"/>
      <w:bookmarkStart w:id="1677" w:name="_Toc341102691"/>
      <w:bookmarkStart w:id="1678" w:name="_Toc347241423"/>
      <w:bookmarkStart w:id="1679" w:name="_Toc347744616"/>
      <w:bookmarkStart w:id="1680" w:name="_Toc348984399"/>
      <w:bookmarkStart w:id="1681" w:name="_Toc348984704"/>
      <w:bookmarkStart w:id="1682" w:name="_Toc349037867"/>
      <w:bookmarkStart w:id="1683" w:name="_Toc349038172"/>
      <w:bookmarkStart w:id="1684" w:name="_Toc349042660"/>
      <w:bookmarkStart w:id="1685" w:name="_Toc349642090"/>
      <w:bookmarkStart w:id="1686" w:name="_Toc351912651"/>
      <w:bookmarkStart w:id="1687" w:name="_Toc351914673"/>
      <w:bookmarkStart w:id="1688" w:name="_Toc351915107"/>
      <w:bookmarkStart w:id="1689" w:name="_Toc361231145"/>
      <w:bookmarkStart w:id="1690" w:name="_Toc361231671"/>
      <w:bookmarkStart w:id="1691" w:name="_Toc362444969"/>
      <w:bookmarkStart w:id="1692" w:name="_Toc363908891"/>
      <w:bookmarkStart w:id="1693" w:name="_Toc364463314"/>
      <w:bookmarkStart w:id="1694" w:name="_Toc366077912"/>
      <w:bookmarkStart w:id="1695" w:name="_Toc366078531"/>
      <w:bookmarkStart w:id="1696" w:name="_Toc366079517"/>
      <w:bookmarkStart w:id="1697" w:name="_Toc366080129"/>
      <w:bookmarkStart w:id="1698" w:name="_Toc366080738"/>
      <w:bookmarkStart w:id="1699" w:name="_Toc366505078"/>
      <w:bookmarkStart w:id="1700" w:name="_Toc366508447"/>
      <w:bookmarkStart w:id="1701" w:name="_Toc366512948"/>
      <w:bookmarkStart w:id="1702" w:name="_Toc366574139"/>
      <w:bookmarkStart w:id="1703" w:name="_Toc366577932"/>
      <w:bookmarkStart w:id="1704" w:name="_Toc366578526"/>
      <w:bookmarkStart w:id="1705" w:name="_Toc366579118"/>
      <w:bookmarkStart w:id="1706" w:name="_Toc366579709"/>
      <w:bookmarkStart w:id="1707" w:name="_Toc366580301"/>
      <w:bookmarkStart w:id="1708" w:name="_Toc366580892"/>
      <w:bookmarkStart w:id="1709" w:name="_Toc366581484"/>
      <w:bookmarkStart w:id="1710" w:name="_The_dfdl:assert_Annotation"/>
      <w:bookmarkStart w:id="1711" w:name="_Ref384983179"/>
      <w:bookmarkStart w:id="1712" w:name="_Ref384983169"/>
      <w:bookmarkStart w:id="1713" w:name="_Toc177399045"/>
      <w:bookmarkStart w:id="1714" w:name="_Toc175057332"/>
      <w:bookmarkStart w:id="1715" w:name="_Toc199516259"/>
      <w:bookmarkStart w:id="1716" w:name="_Toc194983935"/>
      <w:bookmarkStart w:id="1717" w:name="_Toc243112776"/>
      <w:bookmarkStart w:id="1718" w:name="_Ref251072473"/>
      <w:bookmarkStart w:id="1719" w:name="_Ref251072479"/>
      <w:bookmarkStart w:id="1720" w:name="_Toc349042661"/>
      <w:bookmarkEnd w:id="1657"/>
      <w:bookmarkEnd w:id="1658"/>
      <w:bookmarkEnd w:id="1659"/>
      <w:bookmarkEnd w:id="1660"/>
      <w:bookmarkEnd w:id="1661"/>
      <w:bookmarkEnd w:id="1662"/>
      <w:bookmarkEnd w:id="1663"/>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r>
        <w:rPr>
          <w:rFonts w:eastAsia="Times New Roman"/>
        </w:rPr>
        <w:t>: The dfdl:ref Property</w:t>
      </w:r>
      <w:bookmarkEnd w:id="1664"/>
      <w:bookmarkEnd w:id="1665"/>
      <w:bookmarkEnd w:id="1666"/>
      <w:bookmarkEnd w:id="1711"/>
      <w:bookmarkEnd w:id="1712"/>
    </w:p>
    <w:p w14:paraId="2514C77A" w14:textId="77777777" w:rsidR="00B46A03" w:rsidRDefault="00B46A03" w:rsidP="00404546">
      <w:pPr>
        <w:pStyle w:val="nobreak"/>
      </w:pPr>
      <w:r>
        <w:t>A named, reusable, dfdl:defineFormat definition is used by referring to its name from a format annotation using the dfdl:ref property. For example, here this annotation reuses the format named 'baseFormat':</w:t>
      </w:r>
    </w:p>
    <w:p w14:paraId="29356BD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&lt;dfdl:element ref="baseFormat" encoding="ebcdic-cp-us" /&gt;</w:t>
      </w:r>
    </w:p>
    <w:p w14:paraId="0175D1E6" w14:textId="77777777" w:rsidR="00B46A03" w:rsidRDefault="00B46A03" w:rsidP="00B46A03">
      <w:r>
        <w:t xml:space="preserve">The behavior of this dfdl:element definition is as if all representation properties defined by the named dfdl:defineFormat definition for 'baseFormat' were instead written directly on this dfdl:element annotation; </w:t>
      </w:r>
      <w:r>
        <w:lastRenderedPageBreak/>
        <w:t>however, these are superseded by any representation properties that are defined here such as the dfdl:encoding property in the example above.</w:t>
      </w:r>
    </w:p>
    <w:p w14:paraId="2002150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721" w:name="_Toc349042657"/>
      <w:bookmarkStart w:id="1722" w:name="_Toc243112774"/>
      <w:bookmarkStart w:id="1723" w:name="_Toc194983933"/>
      <w:bookmarkStart w:id="1724" w:name="_Toc199516257"/>
      <w:bookmarkStart w:id="1725" w:name="_Toc175057330"/>
      <w:bookmarkStart w:id="1726" w:name="_Toc177399043"/>
      <w:bookmarkStart w:id="1727" w:name="_Ref161824338"/>
      <w:bookmarkStart w:id="1728" w:name="_Toc138694339"/>
      <w:bookmarkStart w:id="1729" w:name="_Toc62570082"/>
      <w:bookmarkStart w:id="1730" w:name="_Toc210216804"/>
      <w:bookmarkStart w:id="1731" w:name="_Toc219440936"/>
      <w:r>
        <w:rPr>
          <w:rFonts w:eastAsia="Times New Roman"/>
        </w:rPr>
        <w:t>Inheritance for dfdl:defineFormat</w:t>
      </w:r>
      <w:bookmarkEnd w:id="1721"/>
      <w:bookmarkEnd w:id="1722"/>
      <w:bookmarkEnd w:id="1723"/>
      <w:bookmarkEnd w:id="1724"/>
      <w:bookmarkEnd w:id="1725"/>
      <w:bookmarkEnd w:id="1726"/>
      <w:bookmarkEnd w:id="1727"/>
      <w:bookmarkEnd w:id="1728"/>
      <w:bookmarkEnd w:id="1729"/>
      <w:bookmarkEnd w:id="1730"/>
      <w:bookmarkEnd w:id="1731"/>
    </w:p>
    <w:p w14:paraId="0AEDC1C2" w14:textId="77777777" w:rsidR="00B46A03" w:rsidRDefault="00B46A03" w:rsidP="00404546">
      <w:pPr>
        <w:pStyle w:val="nobreak"/>
      </w:pPr>
      <w:r>
        <w:t xml:space="preserve">A dfdl:defineFormat declaration can inherit from another named format definition by use of the dfdl:ref property of the dfdl:format annotation. This allows a single-inheritance hierarchy that reuses definitions. When one definition extends another in this way, any property definitions contained in its direct elements override those in any inherited definition. </w:t>
      </w:r>
    </w:p>
    <w:p w14:paraId="5E2ED307" w14:textId="77777777" w:rsidR="00B46A03" w:rsidRDefault="00B46A03" w:rsidP="00B46A03">
      <w:r>
        <w:t>An example format that inherits from a named format definition is:</w:t>
      </w:r>
    </w:p>
    <w:p w14:paraId="4562A7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...&gt;</w:t>
      </w:r>
    </w:p>
    <w:p w14:paraId="74CBFCA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50A8475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62C5C91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 name="myConfig" &gt;</w:t>
      </w:r>
    </w:p>
    <w:p w14:paraId="58C16F0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&lt;dfdl:format representation="binary" </w:t>
      </w:r>
    </w:p>
    <w:p w14:paraId="0FCDEF7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ref="baseFormat" /&gt;</w:t>
      </w:r>
    </w:p>
    <w:p w14:paraId="6A683C0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&lt;/dfdl:defineFormat&gt;</w:t>
      </w:r>
    </w:p>
    <w:p w14:paraId="3BD3172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2C2B373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10F2E85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51C9236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&lt;/xs:schema&gt;</w:t>
      </w:r>
    </w:p>
    <w:p w14:paraId="2C5F3A26" w14:textId="77777777" w:rsidR="00B46A03" w:rsidRDefault="00B46A03" w:rsidP="00B46A03">
      <w:r>
        <w:t xml:space="preserve">Conceptually, the dfdl:ref inheritance chains can be </w:t>
      </w:r>
      <w:r>
        <w:rPr>
          <w:rStyle w:val="Emphasis"/>
        </w:rPr>
        <w:t>flattened</w:t>
      </w:r>
      <w:r>
        <w:t xml:space="preserve"> and removed by copying all inherited property bindings and then superseding those for which there is a local binding. Throughout this document the discussion assumes inheritance is fully flattened. That is, all dfdl:ref inheritance is first removed by flattening before any other examination of properties occurs.</w:t>
      </w:r>
    </w:p>
    <w:p w14:paraId="5C468B96" w14:textId="77777777" w:rsidR="00B46A03" w:rsidRDefault="00B46A03" w:rsidP="00B46A03">
      <w:r>
        <w:t>It is a Schema Definition Error if use of the dfdl:ref property results in a circular path.</w:t>
      </w:r>
    </w:p>
    <w:p w14:paraId="1965D3C9"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732" w:name="_Toc226450743"/>
      <w:bookmarkStart w:id="1733" w:name="_Ref228949039"/>
      <w:bookmarkStart w:id="1734" w:name="_Toc243112780"/>
      <w:bookmarkStart w:id="1735" w:name="_Ref251074274"/>
      <w:bookmarkStart w:id="1736" w:name="_Ref251074286"/>
      <w:bookmarkStart w:id="1737" w:name="_Toc349042667"/>
      <w:bookmarkStart w:id="1738" w:name="_Ref362443507"/>
      <w:bookmarkStart w:id="1739" w:name="_Ref362443517"/>
      <w:bookmarkStart w:id="1740" w:name="_Toc62570083"/>
      <w:bookmarkStart w:id="1741" w:name="_Toc210216805"/>
      <w:bookmarkStart w:id="1742" w:name="_Toc219440937"/>
      <w:bookmarkStart w:id="1743" w:name="_Toc177399047"/>
      <w:bookmarkStart w:id="1744" w:name="_Toc175057334"/>
      <w:bookmarkStart w:id="1745" w:name="_Toc199516261"/>
      <w:bookmarkStart w:id="1746" w:name="_Toc194983937"/>
      <w:r>
        <w:t>The dfdl:defineEscapeScheme Defining Annotation Element</w:t>
      </w:r>
      <w:bookmarkEnd w:id="1732"/>
      <w:bookmarkEnd w:id="1733"/>
      <w:bookmarkEnd w:id="1734"/>
      <w:bookmarkEnd w:id="1735"/>
      <w:bookmarkEnd w:id="1736"/>
      <w:bookmarkEnd w:id="1737"/>
      <w:bookmarkEnd w:id="1738"/>
      <w:bookmarkEnd w:id="1739"/>
      <w:bookmarkEnd w:id="1740"/>
      <w:bookmarkEnd w:id="1741"/>
      <w:bookmarkEnd w:id="1742"/>
    </w:p>
    <w:p w14:paraId="727A74C6" w14:textId="77777777" w:rsidR="00B46A03" w:rsidRDefault="00B46A03" w:rsidP="00B46A03">
      <w:r>
        <w:t>One or more dfdl:defineEscapeScheme annotation elements can appear within the annotation children of the xs:schema. The dfdl:defineEscapeScheme elements may only appear as annotation children of the xs:schema.</w:t>
      </w:r>
    </w:p>
    <w:p w14:paraId="5EDEB6F4" w14:textId="77777777" w:rsidR="00B46A03" w:rsidRDefault="00B46A03" w:rsidP="00B46A03">
      <w:r>
        <w:t xml:space="preserve">The order of their appearance does not matter, nor does their position relative to other annotation or non-annotation children of the xs:schema. </w:t>
      </w:r>
    </w:p>
    <w:p w14:paraId="211DA58E" w14:textId="77777777" w:rsidR="00B46A03" w:rsidRDefault="00B46A03" w:rsidP="00B46A03">
      <w:r>
        <w:t xml:space="preserve">Each dfdl:defineEscapeScheme has a required name attribute and a required dfdl:escapeScheme child element. </w:t>
      </w:r>
    </w:p>
    <w:p w14:paraId="0964F62E" w14:textId="77777777" w:rsidR="00B46A03" w:rsidRDefault="00B46A03" w:rsidP="00B46A03">
      <w:r>
        <w:t xml:space="preserve">The construct creates a named escape scheme definition. The value of the name attribute is of XML type NCName. The name becomes a member of the schema's target namespace. These names must be unique within the namespace among escape schemes. </w:t>
      </w:r>
    </w:p>
    <w:p w14:paraId="01450208" w14:textId="77777777" w:rsidR="00B46A03" w:rsidRDefault="00B46A03" w:rsidP="00B46A03">
      <w:r>
        <w:t>If multiple dfdl:defineEscapeScheme definitions have the same 'name' attribute, in the same namespace, then it is a Schema Definition Error.</w:t>
      </w:r>
    </w:p>
    <w:p w14:paraId="4F6B8CAD" w14:textId="77777777" w:rsidR="00B46A03" w:rsidRDefault="00B46A03" w:rsidP="00B46A03">
      <w:r>
        <w:t>Each dfdl:defineEscapeScheme annotation element contains a dfdl:escapeScheme annotation element as detailed below.</w:t>
      </w:r>
    </w:p>
    <w:p w14:paraId="6C00A349" w14:textId="77777777" w:rsidR="00B46A03" w:rsidRDefault="00B46A03" w:rsidP="00B46A03">
      <w:r>
        <w:t>Here is an example of an escapeScheme definition:</w:t>
      </w:r>
    </w:p>
    <w:p w14:paraId="6F85160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&lt;xs:schema ...&gt;</w:t>
      </w:r>
    </w:p>
    <w:p w14:paraId="5FAB547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4AD493E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 source="http://www.ogf.org/dfdl/"&gt;</w:t>
      </w:r>
    </w:p>
    <w:p w14:paraId="5839E41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&lt;dfdl:defineEscapeScheme name="myEscapeScheme"&gt;</w:t>
      </w:r>
    </w:p>
    <w:p w14:paraId="3FF15AB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&lt;dfdl:escapeScheme escapeKind="escapeCharacter"</w:t>
      </w:r>
    </w:p>
    <w:p w14:paraId="293310E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escapeCharacter='/'</w:t>
      </w:r>
      <w:r>
        <w:t xml:space="preserve"> </w:t>
      </w:r>
      <w:r>
        <w:rPr>
          <w:rStyle w:val="CodeCharacter"/>
          <w:szCs w:val="20"/>
        </w:rPr>
        <w:t>/&gt;</w:t>
      </w:r>
    </w:p>
    <w:p w14:paraId="271D2F2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       </w:t>
      </w:r>
    </w:p>
    <w:p w14:paraId="25A61F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r>
        <w:t>&lt;/dfdl:defineEscapeScheme&gt;</w:t>
      </w:r>
    </w:p>
    <w:p w14:paraId="711E6C8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&lt;/xs:appinfo&gt;</w:t>
      </w:r>
    </w:p>
    <w:p w14:paraId="3737A48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&lt;/xs:annotation&gt;</w:t>
      </w:r>
    </w:p>
    <w:p w14:paraId="6CAFD58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w:t>
      </w:r>
    </w:p>
    <w:p w14:paraId="309FEAB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lastRenderedPageBreak/>
        <w:t>&lt;/xs:schema&gt;</w:t>
      </w:r>
    </w:p>
    <w:p w14:paraId="01FB874F" w14:textId="77777777" w:rsidR="00B46A03" w:rsidRDefault="00B46A03" w:rsidP="00B46A03">
      <w:r>
        <w:t xml:space="preserve">A dfdl:defineEscapeScheme serves only to supply a named definition for a dfdl:escapeScheme for reuse from other places. It does not cause any use of the representation properties it contains to describe any actual data. </w:t>
      </w:r>
    </w:p>
    <w:p w14:paraId="2982909B"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747" w:name="_Toc322911574"/>
      <w:bookmarkStart w:id="1748" w:name="_Toc322912113"/>
      <w:bookmarkStart w:id="1749" w:name="_Toc329092963"/>
      <w:bookmarkStart w:id="1750" w:name="_Toc332701476"/>
      <w:bookmarkStart w:id="1751" w:name="_Toc332701783"/>
      <w:bookmarkStart w:id="1752" w:name="_Toc332711577"/>
      <w:bookmarkStart w:id="1753" w:name="_Toc332711885"/>
      <w:bookmarkStart w:id="1754" w:name="_Toc332712187"/>
      <w:bookmarkStart w:id="1755" w:name="_Toc332724103"/>
      <w:bookmarkStart w:id="1756" w:name="_Toc332724403"/>
      <w:bookmarkStart w:id="1757" w:name="_Toc341102699"/>
      <w:bookmarkStart w:id="1758" w:name="_Toc347241431"/>
      <w:bookmarkStart w:id="1759" w:name="_Toc347744624"/>
      <w:bookmarkStart w:id="1760" w:name="_Toc348984407"/>
      <w:bookmarkStart w:id="1761" w:name="_Toc348984712"/>
      <w:bookmarkStart w:id="1762" w:name="_Toc349037875"/>
      <w:bookmarkStart w:id="1763" w:name="_Toc349038180"/>
      <w:bookmarkStart w:id="1764" w:name="_Toc349042668"/>
      <w:bookmarkStart w:id="1765" w:name="_Toc351912659"/>
      <w:bookmarkStart w:id="1766" w:name="_Toc351914681"/>
      <w:bookmarkStart w:id="1767" w:name="_Toc351915115"/>
      <w:bookmarkStart w:id="1768" w:name="_Toc361231154"/>
      <w:bookmarkStart w:id="1769" w:name="_Toc361231680"/>
      <w:bookmarkStart w:id="1770" w:name="_Toc362444978"/>
      <w:bookmarkStart w:id="1771" w:name="_Toc363908900"/>
      <w:bookmarkStart w:id="1772" w:name="_Toc364463323"/>
      <w:bookmarkStart w:id="1773" w:name="_Toc366077921"/>
      <w:bookmarkStart w:id="1774" w:name="_Toc366078540"/>
      <w:bookmarkStart w:id="1775" w:name="_Toc366079526"/>
      <w:bookmarkStart w:id="1776" w:name="_Toc366080138"/>
      <w:bookmarkStart w:id="1777" w:name="_Toc366080747"/>
      <w:bookmarkStart w:id="1778" w:name="_Toc366505087"/>
      <w:bookmarkStart w:id="1779" w:name="_Toc366508456"/>
      <w:bookmarkStart w:id="1780" w:name="_Toc366512957"/>
      <w:bookmarkStart w:id="1781" w:name="_Toc366574148"/>
      <w:bookmarkStart w:id="1782" w:name="_Toc366577941"/>
      <w:bookmarkStart w:id="1783" w:name="_Toc366578535"/>
      <w:bookmarkStart w:id="1784" w:name="_Toc366579127"/>
      <w:bookmarkStart w:id="1785" w:name="_Toc366579718"/>
      <w:bookmarkStart w:id="1786" w:name="_Toc366580310"/>
      <w:bookmarkStart w:id="1787" w:name="_Toc366580901"/>
      <w:bookmarkStart w:id="1788" w:name="_Toc366581493"/>
      <w:bookmarkStart w:id="1789" w:name="_Toc243112781"/>
      <w:bookmarkStart w:id="1790" w:name="_Toc349042669"/>
      <w:bookmarkStart w:id="1791" w:name="_Toc62570084"/>
      <w:bookmarkStart w:id="1792" w:name="_Toc210216806"/>
      <w:bookmarkStart w:id="1793" w:name="_Toc219440938"/>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r>
        <w:rPr>
          <w:rFonts w:eastAsia="Times New Roman"/>
        </w:rPr>
        <w:t>Using/Referencing a Named escapeScheme Definition</w:t>
      </w:r>
      <w:bookmarkEnd w:id="1789"/>
      <w:bookmarkEnd w:id="1790"/>
      <w:bookmarkEnd w:id="1791"/>
      <w:bookmarkEnd w:id="1792"/>
      <w:bookmarkEnd w:id="1793"/>
    </w:p>
    <w:p w14:paraId="10F258EA" w14:textId="77777777" w:rsidR="00B46A03" w:rsidRDefault="00B46A03" w:rsidP="00B46A03">
      <w:r>
        <w:t>A named, reusable, escape scheme is used by referring to its name from a dfdl:escapeSchemeRef property on an element. For example:</w:t>
      </w:r>
    </w:p>
    <w:p w14:paraId="3C49C1E1" w14:textId="5B5AD993"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&lt;xs:element name="foo" type="xs:string" &gt;</w:t>
      </w:r>
      <w:r>
        <w:rPr>
          <w:rStyle w:val="CodeCharacter"/>
          <w:szCs w:val="20"/>
        </w:rPr>
        <w:br/>
        <w:t xml:space="preserve">  &lt;xs:annotation&gt;&lt;xs:appinfo source=</w:t>
      </w:r>
      <w:r w:rsidRPr="00262495">
        <w:rPr>
          <w:rStyle w:val="CodeBlockChar"/>
        </w:rPr>
        <w:t>"http://www.ogf.org/dfdl/"</w:t>
      </w:r>
      <w:r>
        <w:rPr>
          <w:rStyle w:val="CodeCharacter"/>
          <w:szCs w:val="20"/>
        </w:rPr>
        <w:t>&gt;</w:t>
      </w:r>
    </w:p>
    <w:p w14:paraId="749FA96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Cs w:val="20"/>
        </w:rPr>
      </w:pPr>
      <w:r>
        <w:rPr>
          <w:rStyle w:val="CodeCharacter"/>
          <w:szCs w:val="20"/>
        </w:rPr>
        <w:t xml:space="preserve">    &lt;dfdl:element representation="text"  </w:t>
      </w:r>
      <w:r>
        <w:rPr>
          <w:rStyle w:val="CodeCharacter"/>
          <w:szCs w:val="20"/>
        </w:rPr>
        <w:br/>
        <w:t xml:space="preserve">                  escapeSchemeRef="myEscapeScheme"/&gt;</w:t>
      </w:r>
    </w:p>
    <w:p w14:paraId="2C32DE5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Cs w:val="20"/>
        </w:rPr>
        <w:t xml:space="preserve">  &lt;/xs:appinfo&gt;&lt;/xs:annotation&gt;</w:t>
      </w:r>
      <w:r>
        <w:rPr>
          <w:rStyle w:val="CodeCharacter"/>
          <w:szCs w:val="20"/>
        </w:rPr>
        <w:br/>
        <w:t>&lt;/xs:element&gt;</w:t>
      </w:r>
      <w:bookmarkEnd w:id="1743"/>
      <w:bookmarkEnd w:id="1744"/>
      <w:bookmarkEnd w:id="1745"/>
      <w:bookmarkEnd w:id="1746"/>
      <w:r>
        <w:t xml:space="preserve"> </w:t>
      </w:r>
    </w:p>
    <w:p w14:paraId="368958B2"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794" w:name="_The_dfdl:escapeScheme_Annotation"/>
      <w:bookmarkStart w:id="1795" w:name="_Ref220489733"/>
      <w:bookmarkStart w:id="1796" w:name="_Toc226450744"/>
      <w:bookmarkStart w:id="1797" w:name="_Toc243112782"/>
      <w:bookmarkStart w:id="1798" w:name="_Toc349042670"/>
      <w:bookmarkStart w:id="1799" w:name="_Toc62570085"/>
      <w:bookmarkStart w:id="1800" w:name="_Toc210216807"/>
      <w:bookmarkStart w:id="1801" w:name="_Toc219440939"/>
      <w:bookmarkStart w:id="1802" w:name="_Toc177399048"/>
      <w:bookmarkStart w:id="1803" w:name="_Toc175057335"/>
      <w:bookmarkStart w:id="1804" w:name="_Toc199516262"/>
      <w:bookmarkStart w:id="1805" w:name="_Toc194983938"/>
      <w:bookmarkEnd w:id="1794"/>
      <w:r>
        <w:t>The dfdl:escapeScheme Annotation Element</w:t>
      </w:r>
      <w:bookmarkEnd w:id="1795"/>
      <w:bookmarkEnd w:id="1796"/>
      <w:bookmarkEnd w:id="1797"/>
      <w:bookmarkEnd w:id="1798"/>
      <w:bookmarkEnd w:id="1799"/>
      <w:bookmarkEnd w:id="1800"/>
      <w:bookmarkEnd w:id="1801"/>
    </w:p>
    <w:p w14:paraId="4E1C865F" w14:textId="77777777" w:rsidR="00B46A03" w:rsidRDefault="00B46A03" w:rsidP="00B46A03">
      <w:r>
        <w:t xml:space="preserve">The dfdl:escapeScheme annotation is used within a dfdl:defineEscapeScheme annotation to group the properties of an escape scheme and allows a common set of properties to be defined that can be reused. </w:t>
      </w:r>
    </w:p>
    <w:p w14:paraId="375BBEF5" w14:textId="77777777" w:rsidR="00B46A03" w:rsidRDefault="00B46A03" w:rsidP="00B46A03">
      <w:r>
        <w:t xml:space="preserve">An escape scheme defines the properties that describe the text escaping rules in force when data such as text delimiters are present in the data. There are two variants on such schemes, </w:t>
      </w:r>
    </w:p>
    <w:p w14:paraId="55B98BAD" w14:textId="77777777" w:rsidR="00B46A03" w:rsidRPr="009276EB" w:rsidRDefault="00B46A03" w:rsidP="00EB2287">
      <w:pPr>
        <w:pStyle w:val="ListParagraph"/>
        <w:numPr>
          <w:ilvl w:val="0"/>
          <w:numId w:val="144"/>
        </w:numPr>
        <w:tabs>
          <w:tab w:val="clear" w:pos="403"/>
        </w:tabs>
        <w:spacing w:before="60" w:after="60" w:line="240" w:lineRule="auto"/>
        <w:jc w:val="left"/>
      </w:pPr>
      <w:r w:rsidRPr="009276EB">
        <w:t>The use of a single escape character to cause the next character to be interpreted literally. The escape character itself is escaped by the escape-escape character.</w:t>
      </w:r>
    </w:p>
    <w:p w14:paraId="4A306169" w14:textId="77777777" w:rsidR="00B46A03" w:rsidRPr="009276EB" w:rsidRDefault="00B46A03" w:rsidP="00EB2287">
      <w:pPr>
        <w:pStyle w:val="ListParagraph"/>
        <w:numPr>
          <w:ilvl w:val="0"/>
          <w:numId w:val="144"/>
        </w:numPr>
        <w:tabs>
          <w:tab w:val="clear" w:pos="403"/>
        </w:tabs>
        <w:spacing w:before="60" w:after="60" w:line="240" w:lineRule="auto"/>
        <w:jc w:val="left"/>
      </w:pPr>
      <w:r w:rsidRPr="009276EB">
        <w:t>The use of a pair of escape strings to cause the enclosed group of characters to be interpreted literally. The ending escape string is escaped by the escape-escape character.</w:t>
      </w:r>
    </w:p>
    <w:p w14:paraId="3D15D2C2" w14:textId="77777777" w:rsidR="00B46A03" w:rsidRDefault="00B46A03" w:rsidP="00B820A0">
      <w:r>
        <w:t>On parsing, the escape scheme is applied after pad characters are trimmed and on unparsing before pad characters are added.</w:t>
      </w:r>
    </w:p>
    <w:p w14:paraId="09433F9C" w14:textId="77777777" w:rsidR="00B46A03" w:rsidRDefault="00B46A03" w:rsidP="00B820A0">
      <w:r>
        <w:t xml:space="preserve">DFDL does not perform any substitutions for ampersand notations like &amp;lt;. </w:t>
      </w:r>
    </w:p>
    <w:p w14:paraId="73EC030F" w14:textId="77887892" w:rsidR="00B46A03" w:rsidRPr="00FE68AC" w:rsidRDefault="00B46A03" w:rsidP="00B820A0">
      <w:pPr>
        <w:rPr>
          <w:i/>
          <w:iCs/>
        </w:rPr>
      </w:pPr>
      <w:r w:rsidRPr="00FE68AC">
        <w:rPr>
          <w:bCs/>
        </w:rPr>
        <w:t xml:space="preserve">The properties of dfdl:escapeScheme are defined in Section </w:t>
      </w:r>
      <w:r w:rsidRPr="00FE68AC">
        <w:rPr>
          <w:b/>
          <w:bCs/>
          <w:i/>
          <w:iCs/>
        </w:rPr>
        <w:fldChar w:fldCharType="begin"/>
      </w:r>
      <w:r w:rsidRPr="00FE68AC">
        <w:rPr>
          <w:bCs/>
        </w:rPr>
        <w:instrText xml:space="preserve"> REF _Ref52978876 \r \h </w:instrText>
      </w:r>
      <w:r w:rsidR="00FE68AC" w:rsidRPr="00FE68AC">
        <w:rPr>
          <w:b/>
          <w:bCs/>
        </w:rPr>
        <w:instrText xml:space="preserve"> \* MERGEFORMAT </w:instrText>
      </w:r>
      <w:r w:rsidRPr="00FE68AC">
        <w:rPr>
          <w:b/>
          <w:bCs/>
          <w:i/>
          <w:iCs/>
        </w:rPr>
      </w:r>
      <w:r w:rsidRPr="00FE68AC">
        <w:rPr>
          <w:b/>
          <w:bCs/>
          <w:i/>
          <w:iCs/>
        </w:rPr>
        <w:fldChar w:fldCharType="separate"/>
      </w:r>
      <w:r w:rsidR="009D1493">
        <w:rPr>
          <w:bCs/>
          <w:i/>
          <w:iCs/>
        </w:rPr>
        <w:t>13.2.1</w:t>
      </w:r>
      <w:r w:rsidRPr="00FE68AC">
        <w:rPr>
          <w:b/>
          <w:bCs/>
          <w:i/>
          <w:iCs/>
        </w:rPr>
        <w:fldChar w:fldCharType="end"/>
      </w:r>
      <w:bookmarkStart w:id="1806" w:name="_Toc243112783"/>
      <w:bookmarkStart w:id="1807" w:name="_Ref251074718"/>
      <w:bookmarkStart w:id="1808" w:name="_Ref251074722"/>
      <w:r w:rsidRPr="00FE68AC">
        <w:rPr>
          <w:rStyle w:val="Hyperlink"/>
          <w:b/>
          <w:bCs/>
        </w:rPr>
        <w:t xml:space="preserve"> </w:t>
      </w:r>
      <w:hyperlink w:anchor="_The_dfdl:escapeScheme_Properties" w:history="1">
        <w:r w:rsidRPr="00FE68AC">
          <w:rPr>
            <w:rStyle w:val="Hyperlink"/>
            <w:b/>
            <w:bCs/>
          </w:rPr>
          <w:t>The dfdl:escapeScheme Properties</w:t>
        </w:r>
      </w:hyperlink>
      <w:r w:rsidRPr="00FE68AC">
        <w:rPr>
          <w:bCs/>
        </w:rPr>
        <w:t>.</w:t>
      </w:r>
      <w:bookmarkEnd w:id="1802"/>
      <w:bookmarkEnd w:id="1803"/>
      <w:bookmarkEnd w:id="1804"/>
      <w:bookmarkEnd w:id="1805"/>
      <w:bookmarkEnd w:id="1806"/>
      <w:bookmarkEnd w:id="1807"/>
      <w:bookmarkEnd w:id="1808"/>
    </w:p>
    <w:p w14:paraId="403E49E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809" w:name="_Ref38541924"/>
      <w:bookmarkStart w:id="1810" w:name="_Toc62570086"/>
      <w:bookmarkStart w:id="1811" w:name="_Toc210216808"/>
      <w:bookmarkStart w:id="1812" w:name="_Toc219440940"/>
      <w:r>
        <w:t>The dfdl:assert Statement Annotation Element</w:t>
      </w:r>
      <w:bookmarkEnd w:id="1713"/>
      <w:bookmarkEnd w:id="1714"/>
      <w:bookmarkEnd w:id="1715"/>
      <w:bookmarkEnd w:id="1716"/>
      <w:bookmarkEnd w:id="1717"/>
      <w:bookmarkEnd w:id="1718"/>
      <w:bookmarkEnd w:id="1719"/>
      <w:bookmarkEnd w:id="1720"/>
      <w:bookmarkEnd w:id="1809"/>
      <w:bookmarkEnd w:id="1810"/>
      <w:bookmarkEnd w:id="1811"/>
      <w:bookmarkEnd w:id="1812"/>
    </w:p>
    <w:p w14:paraId="30A66C67" w14:textId="77777777" w:rsidR="00B46A03" w:rsidRDefault="00B46A03" w:rsidP="00B46A03">
      <w:r>
        <w:t>The dfdl:assert statement annotation element is used to assert truths about a DFDL model that are used when parsing to ensure that the data are well-formed. They are not used when unparsing.</w:t>
      </w:r>
    </w:p>
    <w:p w14:paraId="7B996F73" w14:textId="77777777" w:rsidR="00B46A03" w:rsidRDefault="00B46A03" w:rsidP="00B46A03">
      <w:r>
        <w:t xml:space="preserve">There is a critical distinction between dfdl:assert checks and XSD validation checks. </w:t>
      </w:r>
    </w:p>
    <w:p w14:paraId="48558C48" w14:textId="77777777" w:rsidR="00B46A03" w:rsidRDefault="00B46A03" w:rsidP="00B46A03">
      <w:r>
        <w:t xml:space="preserve">The dfdl:assert checks guide parsing and the creation of the DFDL Infoset by causing Processing Errors on failure. Conversely XSD validation inspects the values within the Infoset. Validation failures never affect whether the parser is able to produce a DFDL Infoset. </w:t>
      </w:r>
    </w:p>
    <w:p w14:paraId="14F38997" w14:textId="77777777" w:rsidR="00B46A03" w:rsidRDefault="00B46A03" w:rsidP="00B46A03">
      <w:r>
        <w:t>The dfdl:assert checks are performed even when validation is off.</w:t>
      </w:r>
    </w:p>
    <w:p w14:paraId="5DF21AC1" w14:textId="77777777" w:rsidR="00B46A03" w:rsidRDefault="00B46A03" w:rsidP="00B46A03">
      <w:r>
        <w:t>Examples of dfdl:assert elements are below:</w:t>
      </w:r>
    </w:p>
    <w:p w14:paraId="2BF9411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 message="Value is not zero." test="{ ../x eq 0}" /&gt;</w:t>
      </w:r>
    </w:p>
    <w:p w14:paraId="14430D8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6B6B161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 message="Precondition violation." &gt;</w:t>
      </w:r>
    </w:p>
    <w:p w14:paraId="063C2C1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 le 0 and ../y ne "--&gt;" and ../y ne "&lt;!—" }</w:t>
      </w:r>
    </w:p>
    <w:p w14:paraId="4D74CC1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&lt;/dfdl:assert&gt;</w:t>
      </w:r>
    </w:p>
    <w:p w14:paraId="14C594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7AD425B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37B7197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&lt;dfdl:assert message="Postcondition violation."  testKind='expression'&gt;     </w:t>
      </w:r>
    </w:p>
    <w:p w14:paraId="065806F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 w:val="20"/>
          <w:lang w:val="en-US"/>
        </w:rPr>
        <w:t xml:space="preserve">     </w:t>
      </w:r>
      <w:r>
        <w:t>{../x ne "'"}</w:t>
      </w:r>
    </w:p>
    <w:p w14:paraId="7A0F7E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&lt;/dfdl:assert&gt;</w:t>
      </w:r>
    </w:p>
    <w:p w14:paraId="3F79C4F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813" w:name="_Toc322911568"/>
      <w:bookmarkStart w:id="1814" w:name="_Toc322912107"/>
      <w:bookmarkStart w:id="1815" w:name="_Toc329092957"/>
      <w:bookmarkStart w:id="1816" w:name="_Toc332701470"/>
      <w:bookmarkStart w:id="1817" w:name="_Toc332701777"/>
      <w:bookmarkStart w:id="1818" w:name="_Toc332711571"/>
      <w:bookmarkStart w:id="1819" w:name="_Toc332711879"/>
      <w:bookmarkStart w:id="1820" w:name="_Toc332712181"/>
      <w:bookmarkStart w:id="1821" w:name="_Toc332724097"/>
      <w:bookmarkStart w:id="1822" w:name="_Toc332724397"/>
      <w:bookmarkStart w:id="1823" w:name="_Toc341102693"/>
      <w:bookmarkStart w:id="1824" w:name="_Toc347241425"/>
      <w:bookmarkStart w:id="1825" w:name="_Toc347744618"/>
      <w:bookmarkStart w:id="1826" w:name="_Toc348984401"/>
      <w:bookmarkStart w:id="1827" w:name="_Toc348984706"/>
      <w:bookmarkStart w:id="1828" w:name="_Toc349037869"/>
      <w:bookmarkStart w:id="1829" w:name="_Toc349038174"/>
      <w:bookmarkStart w:id="1830" w:name="_Toc349042662"/>
      <w:bookmarkStart w:id="1831" w:name="_Toc351912653"/>
      <w:bookmarkStart w:id="1832" w:name="_Toc351914675"/>
      <w:bookmarkStart w:id="1833" w:name="_Toc351915109"/>
      <w:bookmarkStart w:id="1834" w:name="_Toc361231147"/>
      <w:bookmarkStart w:id="1835" w:name="_Toc361231673"/>
      <w:bookmarkStart w:id="1836" w:name="_Toc362444971"/>
      <w:bookmarkStart w:id="1837" w:name="_Toc363908893"/>
      <w:bookmarkStart w:id="1838" w:name="_Toc364463316"/>
      <w:bookmarkStart w:id="1839" w:name="_Toc366077914"/>
      <w:bookmarkStart w:id="1840" w:name="_Toc366078533"/>
      <w:bookmarkStart w:id="1841" w:name="_Toc366079519"/>
      <w:bookmarkStart w:id="1842" w:name="_Toc366080131"/>
      <w:bookmarkStart w:id="1843" w:name="_Toc366080740"/>
      <w:bookmarkStart w:id="1844" w:name="_Toc366505080"/>
      <w:bookmarkStart w:id="1845" w:name="_Toc366508449"/>
      <w:bookmarkStart w:id="1846" w:name="_Toc366512950"/>
      <w:bookmarkStart w:id="1847" w:name="_Toc366574141"/>
      <w:bookmarkStart w:id="1848" w:name="_Toc366577934"/>
      <w:bookmarkStart w:id="1849" w:name="_Toc366578528"/>
      <w:bookmarkStart w:id="1850" w:name="_Toc366579120"/>
      <w:bookmarkStart w:id="1851" w:name="_Toc366579711"/>
      <w:bookmarkStart w:id="1852" w:name="_Toc366580303"/>
      <w:bookmarkStart w:id="1853" w:name="_Toc366580894"/>
      <w:bookmarkStart w:id="1854" w:name="_Toc366581486"/>
      <w:bookmarkStart w:id="1855" w:name="_Toc322911569"/>
      <w:bookmarkStart w:id="1856" w:name="_Toc322912108"/>
      <w:bookmarkStart w:id="1857" w:name="_Toc329092958"/>
      <w:bookmarkStart w:id="1858" w:name="_Toc332701471"/>
      <w:bookmarkStart w:id="1859" w:name="_Toc332701778"/>
      <w:bookmarkStart w:id="1860" w:name="_Toc332711572"/>
      <w:bookmarkStart w:id="1861" w:name="_Toc332711880"/>
      <w:bookmarkStart w:id="1862" w:name="_Toc332712182"/>
      <w:bookmarkStart w:id="1863" w:name="_Toc332724098"/>
      <w:bookmarkStart w:id="1864" w:name="_Toc332724398"/>
      <w:bookmarkStart w:id="1865" w:name="_Toc341102694"/>
      <w:bookmarkStart w:id="1866" w:name="_Toc347241426"/>
      <w:bookmarkStart w:id="1867" w:name="_Toc347744619"/>
      <w:bookmarkStart w:id="1868" w:name="_Toc348984402"/>
      <w:bookmarkStart w:id="1869" w:name="_Toc348984707"/>
      <w:bookmarkStart w:id="1870" w:name="_Toc349037870"/>
      <w:bookmarkStart w:id="1871" w:name="_Toc349038175"/>
      <w:bookmarkStart w:id="1872" w:name="_Toc349042663"/>
      <w:bookmarkStart w:id="1873" w:name="_Toc351912654"/>
      <w:bookmarkStart w:id="1874" w:name="_Toc351914676"/>
      <w:bookmarkStart w:id="1875" w:name="_Toc351915110"/>
      <w:bookmarkStart w:id="1876" w:name="_Toc361231148"/>
      <w:bookmarkStart w:id="1877" w:name="_Toc361231674"/>
      <w:bookmarkStart w:id="1878" w:name="_Toc362444972"/>
      <w:bookmarkStart w:id="1879" w:name="_Toc363908894"/>
      <w:bookmarkStart w:id="1880" w:name="_Toc364463317"/>
      <w:bookmarkStart w:id="1881" w:name="_Toc366077915"/>
      <w:bookmarkStart w:id="1882" w:name="_Toc366078534"/>
      <w:bookmarkStart w:id="1883" w:name="_Toc366079520"/>
      <w:bookmarkStart w:id="1884" w:name="_Toc366080132"/>
      <w:bookmarkStart w:id="1885" w:name="_Toc366080741"/>
      <w:bookmarkStart w:id="1886" w:name="_Toc366505081"/>
      <w:bookmarkStart w:id="1887" w:name="_Toc366508450"/>
      <w:bookmarkStart w:id="1888" w:name="_Toc366512951"/>
      <w:bookmarkStart w:id="1889" w:name="_Toc366574142"/>
      <w:bookmarkStart w:id="1890" w:name="_Toc366577935"/>
      <w:bookmarkStart w:id="1891" w:name="_Toc366578529"/>
      <w:bookmarkStart w:id="1892" w:name="_Toc366579121"/>
      <w:bookmarkStart w:id="1893" w:name="_Toc366579712"/>
      <w:bookmarkStart w:id="1894" w:name="_Toc366580304"/>
      <w:bookmarkStart w:id="1895" w:name="_Toc366580895"/>
      <w:bookmarkStart w:id="1896" w:name="_Toc366581487"/>
      <w:bookmarkStart w:id="1897" w:name="_Toc172733014"/>
      <w:bookmarkStart w:id="1898" w:name="_Toc243112777"/>
      <w:bookmarkStart w:id="1899" w:name="_Toc349042664"/>
      <w:bookmarkStart w:id="1900" w:name="_Ref363904061"/>
      <w:bookmarkStart w:id="1901" w:name="_Ref363904067"/>
      <w:bookmarkStart w:id="1902" w:name="_Toc62570087"/>
      <w:bookmarkStart w:id="1903" w:name="_Toc210216809"/>
      <w:bookmarkStart w:id="1904" w:name="_Toc219440941"/>
      <w:bookmarkStart w:id="1905" w:name="_Toc177399046"/>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r>
        <w:rPr>
          <w:rFonts w:eastAsia="Times New Roman"/>
        </w:rPr>
        <w:t>Properties for dfdl:assert</w:t>
      </w:r>
      <w:bookmarkEnd w:id="1898"/>
      <w:bookmarkEnd w:id="1899"/>
      <w:bookmarkEnd w:id="1900"/>
      <w:bookmarkEnd w:id="1901"/>
      <w:bookmarkEnd w:id="1902"/>
      <w:bookmarkEnd w:id="1903"/>
      <w:bookmarkEnd w:id="1904"/>
    </w:p>
    <w:p w14:paraId="3D86603F" w14:textId="77777777" w:rsidR="00B46A03" w:rsidRDefault="00B46A03" w:rsidP="00404546">
      <w:pPr>
        <w:pStyle w:val="nobreak"/>
      </w:pPr>
      <w:r>
        <w:t xml:space="preserve">A dfdl:assert annotation contains a test expression or a test pattern. The dfdl:assert is said to be successful if the test expression evaluates to true or the test pattern returns a non-zero length match, and unsuccessful if </w:t>
      </w:r>
      <w:r>
        <w:lastRenderedPageBreak/>
        <w:t xml:space="preserve">the test expression evaluates to false or the test pattern returns a zero length match. An unsuccessful dfdl:assert causes either a Processing Error or a Recoverable Error to be issued, as specified by the failureType property of the dfdl:assert. </w:t>
      </w:r>
    </w:p>
    <w:p w14:paraId="672717EB" w14:textId="77777777" w:rsidR="00B46A03" w:rsidRDefault="00B46A03" w:rsidP="00B46A03">
      <w:r>
        <w:t xml:space="preserve">The testKind property specifies whether an expression or pattern is used by the dfdl:assert. The expression or pattern can be expressed as an attribute or as a value. </w:t>
      </w:r>
    </w:p>
    <w:p w14:paraId="61CD73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  test="{test expression}" /&gt;</w:t>
      </w:r>
    </w:p>
    <w:p w14:paraId="21DC985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26CDBE5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&lt;dfdl:assert&gt; </w:t>
      </w:r>
    </w:p>
    <w:p w14:paraId="3E0BDCE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 w:val="20"/>
          <w:lang w:val="en-US"/>
        </w:rPr>
        <w:t xml:space="preserve">  </w:t>
      </w:r>
      <w:r>
        <w:t xml:space="preserve">{test expression} </w:t>
      </w:r>
    </w:p>
    <w:p w14:paraId="682781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t>&lt;/dfdl:assert&gt;</w:t>
      </w:r>
    </w:p>
    <w:p w14:paraId="4EA6EDA4" w14:textId="77777777" w:rsidR="00B46A03" w:rsidRDefault="00B46A03" w:rsidP="00B46A03">
      <w:r>
        <w:t>It is a Schema Definition Error if a test expression or test pattern is specified in more than one form.</w:t>
      </w:r>
    </w:p>
    <w:p w14:paraId="74F788F6" w14:textId="77777777" w:rsidR="00B46A03" w:rsidRDefault="00B46A03" w:rsidP="00B46A03">
      <w:r>
        <w:t>It is a Schema Definition Error if both a test expression and a test pattern are specified.</w:t>
      </w:r>
    </w:p>
    <w:p w14:paraId="574E4425" w14:textId="77777777" w:rsidR="00B46A03" w:rsidRDefault="00B46A03" w:rsidP="00B46A03">
      <w:r>
        <w:t xml:space="preserve">A dfdl:assert can appear as an annotation on these schema components: </w:t>
      </w:r>
    </w:p>
    <w:p w14:paraId="7099262A" w14:textId="77777777" w:rsidR="00B46A03" w:rsidRDefault="00B46A03" w:rsidP="00EB2287">
      <w:pPr>
        <w:numPr>
          <w:ilvl w:val="0"/>
          <w:numId w:val="33"/>
        </w:numPr>
        <w:tabs>
          <w:tab w:val="clear" w:pos="403"/>
        </w:tabs>
        <w:spacing w:before="60" w:after="60" w:line="240" w:lineRule="auto"/>
        <w:jc w:val="left"/>
      </w:pPr>
      <w:r>
        <w:t xml:space="preserve">an xs:element declaration (local or global) </w:t>
      </w:r>
    </w:p>
    <w:p w14:paraId="3E5A1A96" w14:textId="77777777" w:rsidR="00B46A03" w:rsidRDefault="00B46A03" w:rsidP="00EB2287">
      <w:pPr>
        <w:numPr>
          <w:ilvl w:val="0"/>
          <w:numId w:val="33"/>
        </w:numPr>
        <w:tabs>
          <w:tab w:val="clear" w:pos="403"/>
        </w:tabs>
        <w:spacing w:before="60" w:after="60" w:line="240" w:lineRule="auto"/>
        <w:jc w:val="left"/>
      </w:pPr>
      <w:r>
        <w:t xml:space="preserve">an xs:element reference </w:t>
      </w:r>
    </w:p>
    <w:p w14:paraId="21BAB3C0" w14:textId="77777777" w:rsidR="00B46A03" w:rsidRDefault="00B46A03" w:rsidP="00EB2287">
      <w:pPr>
        <w:numPr>
          <w:ilvl w:val="0"/>
          <w:numId w:val="33"/>
        </w:numPr>
        <w:tabs>
          <w:tab w:val="clear" w:pos="403"/>
        </w:tabs>
        <w:spacing w:before="60" w:after="60" w:line="240" w:lineRule="auto"/>
        <w:jc w:val="left"/>
      </w:pPr>
      <w:r>
        <w:t xml:space="preserve">an xs:group reference </w:t>
      </w:r>
    </w:p>
    <w:p w14:paraId="128E9CA0" w14:textId="77777777" w:rsidR="00B46A03" w:rsidRDefault="00B46A03" w:rsidP="00EB2287">
      <w:pPr>
        <w:numPr>
          <w:ilvl w:val="0"/>
          <w:numId w:val="33"/>
        </w:numPr>
        <w:tabs>
          <w:tab w:val="clear" w:pos="403"/>
        </w:tabs>
        <w:spacing w:before="60" w:after="60" w:line="240" w:lineRule="auto"/>
        <w:jc w:val="left"/>
      </w:pPr>
      <w:r>
        <w:t>an xs:sequence</w:t>
      </w:r>
    </w:p>
    <w:p w14:paraId="041B71BB" w14:textId="77777777" w:rsidR="00B46A03" w:rsidRDefault="00B46A03" w:rsidP="00EB2287">
      <w:pPr>
        <w:numPr>
          <w:ilvl w:val="0"/>
          <w:numId w:val="33"/>
        </w:numPr>
        <w:tabs>
          <w:tab w:val="clear" w:pos="403"/>
        </w:tabs>
        <w:spacing w:before="60" w:after="60" w:line="240" w:lineRule="auto"/>
        <w:jc w:val="left"/>
      </w:pPr>
      <w:r>
        <w:t>an xs:choice</w:t>
      </w:r>
    </w:p>
    <w:p w14:paraId="2BE6D0FA" w14:textId="77777777" w:rsidR="00B46A03" w:rsidRDefault="00B46A03" w:rsidP="00EB2287">
      <w:pPr>
        <w:numPr>
          <w:ilvl w:val="0"/>
          <w:numId w:val="33"/>
        </w:numPr>
        <w:tabs>
          <w:tab w:val="clear" w:pos="403"/>
        </w:tabs>
        <w:spacing w:before="60" w:after="60" w:line="240" w:lineRule="auto"/>
        <w:jc w:val="left"/>
      </w:pPr>
      <w:r>
        <w:t>an xs:simpleType definition (local or global)</w:t>
      </w:r>
    </w:p>
    <w:p w14:paraId="50EBC995" w14:textId="4315CF2D" w:rsidR="00B46A03" w:rsidRDefault="00B46A03" w:rsidP="00B46A03">
      <w:pPr>
        <w:rPr>
          <w:color w:val="000000"/>
        </w:rPr>
      </w:pPr>
      <w:r>
        <w:rPr>
          <w:color w:val="000000"/>
        </w:rPr>
        <w:t xml:space="preserve">If the resolved set of statement annotations for a schema component contains multiple dfdl:assert statements, then </w:t>
      </w:r>
      <w:del w:id="1906" w:author="Beckerle, Mike" w:date="2025-12-29T17:40:00Z" w16du:dateUtc="2025-12-29T22:40:00Z">
        <w:r w:rsidDel="00FD3A33">
          <w:rPr>
            <w:color w:val="000000"/>
          </w:rPr>
          <w:delText xml:space="preserve">those </w:delText>
        </w:r>
      </w:del>
      <w:ins w:id="1907" w:author="Beckerle, Mike" w:date="2025-12-29T17:40:00Z" w16du:dateUtc="2025-12-29T22:40:00Z">
        <w:r w:rsidR="00FD3A33">
          <w:rPr>
            <w:color w:val="000000"/>
          </w:rPr>
          <w:t xml:space="preserve">the subset </w:t>
        </w:r>
      </w:ins>
      <w:r>
        <w:rPr>
          <w:color w:val="000000"/>
        </w:rPr>
        <w:t xml:space="preserve">with testKind 'pattern' are executed before </w:t>
      </w:r>
      <w:del w:id="1908" w:author="Beckerle, Mike" w:date="2025-12-29T17:40:00Z" w16du:dateUtc="2025-12-29T22:40:00Z">
        <w:r w:rsidDel="00FD3A33">
          <w:rPr>
            <w:color w:val="000000"/>
          </w:rPr>
          <w:delText xml:space="preserve">those </w:delText>
        </w:r>
      </w:del>
      <w:ins w:id="1909" w:author="Beckerle, Mike" w:date="2025-12-29T17:40:00Z" w16du:dateUtc="2025-12-29T22:40:00Z">
        <w:r w:rsidR="00FD3A33">
          <w:rPr>
            <w:color w:val="000000"/>
          </w:rPr>
          <w:t xml:space="preserve">the subset </w:t>
        </w:r>
      </w:ins>
      <w:r>
        <w:rPr>
          <w:color w:val="000000"/>
        </w:rPr>
        <w:t xml:space="preserve">with testKind 'expression' (the default). However, within each </w:t>
      </w:r>
      <w:del w:id="1910" w:author="Mike Beckerle" w:date="2026-01-16T14:05:00Z" w16du:dateUtc="2026-01-16T19:05:00Z">
        <w:r w:rsidDel="00EC6B01">
          <w:rPr>
            <w:color w:val="000000"/>
          </w:rPr>
          <w:delText xml:space="preserve">group </w:delText>
        </w:r>
      </w:del>
      <w:ins w:id="1911" w:author="Mike Beckerle" w:date="2026-01-16T14:05:00Z" w16du:dateUtc="2026-01-16T19:05:00Z">
        <w:r w:rsidR="00EC6B01">
          <w:rPr>
            <w:color w:val="000000"/>
          </w:rPr>
          <w:t xml:space="preserve">subset </w:t>
        </w:r>
      </w:ins>
      <w:r>
        <w:rPr>
          <w:color w:val="000000"/>
        </w:rPr>
        <w:t>the order of execution</w:t>
      </w:r>
      <w:ins w:id="1912" w:author="Beckerle, Mike" w:date="2025-12-29T17:41:00Z" w16du:dateUtc="2025-12-29T22:41:00Z">
        <w:r w:rsidR="00FD3A33">
          <w:rPr>
            <w:color w:val="000000"/>
          </w:rPr>
          <w:t xml:space="preserve"> of the statements</w:t>
        </w:r>
      </w:ins>
      <w:del w:id="1913" w:author="Beckerle, Mike" w:date="2025-12-29T17:41:00Z" w16du:dateUtc="2025-12-29T22:41:00Z">
        <w:r w:rsidDel="00FD3A33">
          <w:rPr>
            <w:color w:val="000000"/>
          </w:rPr>
          <w:delText xml:space="preserve"> among them </w:delText>
        </w:r>
      </w:del>
      <w:ins w:id="1914" w:author="Beckerle, Mike" w:date="2025-12-29T17:41:00Z" w16du:dateUtc="2025-12-29T22:41:00Z">
        <w:r w:rsidR="00FD3A33">
          <w:rPr>
            <w:color w:val="000000"/>
          </w:rPr>
          <w:t xml:space="preserve"> </w:t>
        </w:r>
      </w:ins>
      <w:r>
        <w:rPr>
          <w:color w:val="000000"/>
        </w:rPr>
        <w:t>is not specified</w:t>
      </w:r>
      <w:ins w:id="1915" w:author="Beckerle, Mike" w:date="2025-12-29T17:41:00Z" w16du:dateUtc="2025-12-29T22:41:00Z">
        <w:r w:rsidR="00FD3A33">
          <w:rPr>
            <w:color w:val="000000"/>
          </w:rPr>
          <w:t xml:space="preserve"> and is implementation dependent</w:t>
        </w:r>
      </w:ins>
      <w:r>
        <w:rPr>
          <w:color w:val="000000"/>
        </w:rPr>
        <w:t xml:space="preserve">. </w:t>
      </w:r>
    </w:p>
    <w:p w14:paraId="00A12CE7" w14:textId="77777777" w:rsidR="00B46A03" w:rsidRDefault="00B46A03" w:rsidP="00B46A03">
      <w:pPr>
        <w:autoSpaceDE w:val="0"/>
        <w:autoSpaceDN w:val="0"/>
        <w:adjustRightInd w:val="0"/>
      </w:pPr>
      <w:r>
        <w:rPr>
          <w:rFonts w:cs="Arial"/>
        </w:rPr>
        <w:t>If one of the resolved set of asserts for a schema component is unsuccessful, and the failureType of the assert is ‘processingError’, then no further asserts in the set are executed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4"/>
        <w:gridCol w:w="8780"/>
      </w:tblGrid>
      <w:tr w:rsidR="00B46A03" w14:paraId="6067A57B" w14:textId="77777777" w:rsidTr="007B6A01">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44503E" w14:textId="77777777" w:rsidR="00B46A03" w:rsidRDefault="00B46A03" w:rsidP="007B6A01">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C72873" w14:textId="77777777" w:rsidR="00B46A03" w:rsidRDefault="00B46A03" w:rsidP="007B6A01">
            <w:pPr>
              <w:jc w:val="left"/>
              <w:rPr>
                <w:b/>
              </w:rPr>
            </w:pPr>
            <w:r>
              <w:rPr>
                <w:b/>
              </w:rPr>
              <w:t>Description</w:t>
            </w:r>
          </w:p>
        </w:tc>
      </w:tr>
      <w:tr w:rsidR="00B46A03" w14:paraId="1705F88B"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3445A7F" w14:textId="77777777" w:rsidR="00B46A03" w:rsidRDefault="00B46A03" w:rsidP="007B6A01">
            <w:pPr>
              <w:jc w:val="left"/>
            </w:pPr>
            <w:r>
              <w:rPr>
                <w:rFonts w:eastAsia="MS Mincho"/>
              </w:rPr>
              <w:t>testKind</w:t>
            </w:r>
          </w:p>
        </w:tc>
        <w:tc>
          <w:tcPr>
            <w:tcW w:w="0" w:type="auto"/>
            <w:tcBorders>
              <w:top w:val="single" w:sz="4" w:space="0" w:color="auto"/>
              <w:left w:val="single" w:sz="4" w:space="0" w:color="auto"/>
              <w:bottom w:val="single" w:sz="4" w:space="0" w:color="auto"/>
              <w:right w:val="single" w:sz="4" w:space="0" w:color="auto"/>
            </w:tcBorders>
            <w:hideMark/>
          </w:tcPr>
          <w:p w14:paraId="70506272" w14:textId="77777777" w:rsidR="00B46A03" w:rsidRDefault="00B46A03" w:rsidP="007B6A01">
            <w:pPr>
              <w:jc w:val="left"/>
              <w:rPr>
                <w:rFonts w:eastAsia="MS Mincho"/>
              </w:rPr>
            </w:pPr>
            <w:r>
              <w:rPr>
                <w:rFonts w:eastAsia="MS Mincho"/>
              </w:rPr>
              <w:t>Enum (optional)</w:t>
            </w:r>
          </w:p>
          <w:p w14:paraId="56DDA4FA" w14:textId="77777777" w:rsidR="00B46A03" w:rsidRDefault="00B46A03" w:rsidP="007B6A01">
            <w:pPr>
              <w:jc w:val="left"/>
              <w:rPr>
                <w:rFonts w:eastAsia="MS Mincho"/>
              </w:rPr>
            </w:pPr>
            <w:r>
              <w:rPr>
                <w:rFonts w:eastAsia="MS Mincho"/>
              </w:rPr>
              <w:t>Valid values are 'expression',  'pattern'</w:t>
            </w:r>
          </w:p>
          <w:p w14:paraId="100EFB71" w14:textId="77777777" w:rsidR="00B46A03" w:rsidRDefault="00B46A03" w:rsidP="007B6A01">
            <w:pPr>
              <w:jc w:val="left"/>
              <w:rPr>
                <w:rFonts w:eastAsia="MS Mincho"/>
              </w:rPr>
            </w:pPr>
            <w:r>
              <w:rPr>
                <w:rFonts w:eastAsia="MS Mincho"/>
              </w:rPr>
              <w:t>Default value is 'expression'</w:t>
            </w:r>
          </w:p>
          <w:p w14:paraId="29D0D1C1" w14:textId="77777777" w:rsidR="00B46A03" w:rsidRDefault="00B46A03" w:rsidP="007B6A01">
            <w:pPr>
              <w:jc w:val="left"/>
              <w:rPr>
                <w:rFonts w:eastAsia="MS Mincho"/>
              </w:rPr>
            </w:pPr>
            <w:r>
              <w:rPr>
                <w:rFonts w:eastAsia="MS Mincho"/>
              </w:rPr>
              <w:t>Specifies whether a DFDL expression or DFDL regular expression pattern is used in the dfdl:assert.</w:t>
            </w:r>
          </w:p>
          <w:p w14:paraId="4B0B9954" w14:textId="77777777" w:rsidR="00B46A03" w:rsidRDefault="00B46A03" w:rsidP="007B6A01">
            <w:pPr>
              <w:jc w:val="left"/>
            </w:pPr>
            <w:r>
              <w:t>Annotation: dfdl:assert</w:t>
            </w:r>
          </w:p>
        </w:tc>
      </w:tr>
      <w:tr w:rsidR="00B46A03" w14:paraId="5C9B7F17"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5B1CBBD8" w14:textId="77777777" w:rsidR="00B46A03" w:rsidRDefault="00B46A03" w:rsidP="007B6A01">
            <w:pPr>
              <w:jc w:val="left"/>
              <w:rPr>
                <w:rFonts w:cs="Arial"/>
              </w:rPr>
            </w:pPr>
            <w:r>
              <w:rPr>
                <w:rFonts w:cs="Arial"/>
              </w:rPr>
              <w:t>test</w:t>
            </w:r>
          </w:p>
        </w:tc>
        <w:tc>
          <w:tcPr>
            <w:tcW w:w="0" w:type="auto"/>
            <w:tcBorders>
              <w:top w:val="single" w:sz="4" w:space="0" w:color="auto"/>
              <w:left w:val="single" w:sz="4" w:space="0" w:color="auto"/>
              <w:bottom w:val="single" w:sz="4" w:space="0" w:color="auto"/>
              <w:right w:val="single" w:sz="4" w:space="0" w:color="auto"/>
            </w:tcBorders>
            <w:hideMark/>
          </w:tcPr>
          <w:p w14:paraId="785F3504" w14:textId="77777777" w:rsidR="00B46A03" w:rsidRDefault="00B46A03" w:rsidP="007B6A01">
            <w:pPr>
              <w:jc w:val="left"/>
            </w:pPr>
            <w:r>
              <w:t>DFDL Expression</w:t>
            </w:r>
          </w:p>
          <w:p w14:paraId="7781DBB4" w14:textId="77777777" w:rsidR="00B46A03" w:rsidRDefault="00B46A03" w:rsidP="007B6A01">
            <w:pPr>
              <w:jc w:val="left"/>
            </w:pPr>
            <w:r>
              <w:t>Applies when testKind is 'expression'</w:t>
            </w:r>
          </w:p>
          <w:p w14:paraId="4BD66EF8" w14:textId="77777777" w:rsidR="00B46A03" w:rsidRDefault="00B46A03" w:rsidP="007B6A01">
            <w:pPr>
              <w:jc w:val="left"/>
            </w:pPr>
            <w:r>
              <w:t>A DFDL expression that evaluates to true or false. If the expression evaluates to true then parsing continues. If the expression evaluates to false then a Processing Error is raised.</w:t>
            </w:r>
          </w:p>
          <w:p w14:paraId="7C6BED31" w14:textId="77777777" w:rsidR="00B46A03" w:rsidRDefault="00B46A03" w:rsidP="007B6A01">
            <w:pPr>
              <w:jc w:val="left"/>
            </w:pPr>
            <w:r>
              <w:t>Any element referred to by the expression must have already been processed or must be a descendent of this element.</w:t>
            </w:r>
          </w:p>
          <w:p w14:paraId="53776D7B" w14:textId="77777777" w:rsidR="00B46A03" w:rsidRDefault="00B46A03" w:rsidP="007B6A01">
            <w:pPr>
              <w:jc w:val="left"/>
            </w:pPr>
            <w:r>
              <w:t>If a Processing Error occurs during the evaluation of the test expression then the dfdl:assert also fails.</w:t>
            </w:r>
          </w:p>
          <w:p w14:paraId="27AFEB1E" w14:textId="77777777" w:rsidR="00B46A03" w:rsidRDefault="00B46A03" w:rsidP="007B6A01">
            <w:pPr>
              <w:jc w:val="left"/>
              <w:rPr>
                <w:rFonts w:eastAsia="MS Mincho"/>
              </w:rPr>
            </w:pPr>
            <w:r>
              <w:rPr>
                <w:rFonts w:eastAsia="MS Mincho"/>
              </w:rPr>
              <w:lastRenderedPageBreak/>
              <w:t>It is a Schema Definition Error if testKind is 'expression' or not specified, and an expression is not supplied by either the value of the dfdl:assert element or the value of the test attribute.</w:t>
            </w:r>
          </w:p>
          <w:p w14:paraId="22DB92CD" w14:textId="77777777" w:rsidR="00B46A03" w:rsidRDefault="00B46A03" w:rsidP="007B6A01">
            <w:pPr>
              <w:autoSpaceDE w:val="0"/>
              <w:autoSpaceDN w:val="0"/>
              <w:adjustRightInd w:val="0"/>
              <w:jc w:val="left"/>
            </w:pPr>
            <w:r>
              <w:t>Annotation: dfdl:assert</w:t>
            </w:r>
          </w:p>
        </w:tc>
      </w:tr>
      <w:tr w:rsidR="00B46A03" w14:paraId="0118BCA0"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54676D2C" w14:textId="77777777" w:rsidR="00B46A03" w:rsidRDefault="00B46A03" w:rsidP="007B6A01">
            <w:pPr>
              <w:jc w:val="left"/>
            </w:pPr>
            <w:r>
              <w:rPr>
                <w:rFonts w:eastAsia="MS Mincho"/>
              </w:rPr>
              <w:lastRenderedPageBreak/>
              <w:t>testPattern</w:t>
            </w:r>
          </w:p>
        </w:tc>
        <w:tc>
          <w:tcPr>
            <w:tcW w:w="0" w:type="auto"/>
            <w:tcBorders>
              <w:top w:val="single" w:sz="4" w:space="0" w:color="auto"/>
              <w:left w:val="single" w:sz="4" w:space="0" w:color="auto"/>
              <w:bottom w:val="single" w:sz="4" w:space="0" w:color="auto"/>
              <w:right w:val="single" w:sz="4" w:space="0" w:color="auto"/>
            </w:tcBorders>
            <w:hideMark/>
          </w:tcPr>
          <w:p w14:paraId="1ED40654" w14:textId="77777777" w:rsidR="00B46A03" w:rsidRDefault="00B46A03" w:rsidP="007B6A01">
            <w:pPr>
              <w:jc w:val="left"/>
              <w:rPr>
                <w:rFonts w:eastAsia="MS Mincho"/>
              </w:rPr>
            </w:pPr>
            <w:r>
              <w:rPr>
                <w:rFonts w:eastAsia="MS Mincho"/>
              </w:rPr>
              <w:t>DFDL Regular Expression</w:t>
            </w:r>
          </w:p>
          <w:p w14:paraId="47039A15" w14:textId="77777777" w:rsidR="00B46A03" w:rsidRDefault="00B46A03" w:rsidP="007B6A01">
            <w:pPr>
              <w:jc w:val="left"/>
              <w:rPr>
                <w:rFonts w:eastAsia="MS Mincho"/>
              </w:rPr>
            </w:pPr>
            <w:r>
              <w:rPr>
                <w:rFonts w:eastAsia="MS Mincho"/>
              </w:rPr>
              <w:t>Applies when testKind is 'pattern'</w:t>
            </w:r>
          </w:p>
          <w:p w14:paraId="703B0219" w14:textId="77777777" w:rsidR="00B46A03" w:rsidRDefault="00B46A03" w:rsidP="007B6A01">
            <w:pPr>
              <w:jc w:val="left"/>
              <w:rPr>
                <w:rFonts w:eastAsia="MS Mincho"/>
              </w:rPr>
            </w:pPr>
            <w:r>
              <w:rPr>
                <w:rFonts w:eastAsia="MS Mincho"/>
              </w:rPr>
              <w:t xml:space="preserve">A DFDL regular expression that is applied against the data stream starting at the </w:t>
            </w:r>
            <w:r>
              <w:t>data position corresponding to the beginning of the representation. Consequently, the framing (including any initiator) is visible to the pattern.</w:t>
            </w:r>
            <w:r>
              <w:rPr>
                <w:rFonts w:eastAsia="MS Mincho"/>
              </w:rPr>
              <w:t>at the start of the component on which the dfdl:assert is positioned.</w:t>
            </w:r>
          </w:p>
          <w:p w14:paraId="22CC7D8F" w14:textId="77777777" w:rsidR="00B46A03" w:rsidRDefault="00B46A03" w:rsidP="007B6A01">
            <w:pPr>
              <w:jc w:val="left"/>
              <w:rPr>
                <w:rFonts w:eastAsia="MS Mincho"/>
              </w:rPr>
            </w:pPr>
            <w:r>
              <w:t>If the pattern matching of the regular expression reads data that cannot be decoded into characters of the current encoding, then the behavior is controlled by the dfdl:encodingErrorPolicy property. See Section 11.2.1   Property dfdl:encodingErrorPolicy for details.</w:t>
            </w:r>
          </w:p>
          <w:p w14:paraId="19F98FD3" w14:textId="77777777" w:rsidR="00B46A03" w:rsidRDefault="00B46A03" w:rsidP="007B6A01">
            <w:pPr>
              <w:jc w:val="left"/>
              <w:rPr>
                <w:rFonts w:eastAsia="MS Mincho"/>
              </w:rPr>
            </w:pPr>
            <w:r>
              <w:rPr>
                <w:rFonts w:eastAsia="MS Mincho"/>
              </w:rPr>
              <w:t>If the length of the match is zero then the dfdl:assert evaluates to false and a Processing Error is raised.</w:t>
            </w:r>
          </w:p>
          <w:p w14:paraId="160F3FF6" w14:textId="77777777" w:rsidR="00B46A03" w:rsidRDefault="00B46A03" w:rsidP="007B6A01">
            <w:pPr>
              <w:jc w:val="left"/>
              <w:rPr>
                <w:rFonts w:eastAsia="MS Mincho"/>
              </w:rPr>
            </w:pPr>
            <w:r>
              <w:rPr>
                <w:rFonts w:eastAsia="MS Mincho"/>
              </w:rPr>
              <w:t>If the length of the match is non-zero then the dfdl:assert evaluates to true.</w:t>
            </w:r>
          </w:p>
          <w:p w14:paraId="62157D95" w14:textId="77777777" w:rsidR="00B46A03" w:rsidRDefault="00B46A03" w:rsidP="007B6A01">
            <w:pPr>
              <w:jc w:val="left"/>
            </w:pPr>
            <w:r>
              <w:t>If a Processing Error occurs during the evaluation of the test regular expression then the dfdl:assert also fails.</w:t>
            </w:r>
          </w:p>
          <w:p w14:paraId="6D7FA653" w14:textId="77777777" w:rsidR="00B46A03" w:rsidRDefault="00B46A03" w:rsidP="007B6A01">
            <w:pPr>
              <w:jc w:val="left"/>
              <w:rPr>
                <w:rFonts w:eastAsia="MS Mincho"/>
              </w:rPr>
            </w:pPr>
            <w:r>
              <w:rPr>
                <w:rFonts w:eastAsia="MS Mincho"/>
              </w:rPr>
              <w:t>It is a Schema Definition Error if testKind is 'pattern', and a pattern is not supplied by either the value of the dfdl:assert element or the value of the testPattern property.</w:t>
            </w:r>
          </w:p>
          <w:p w14:paraId="551CBF41" w14:textId="77777777" w:rsidR="00B46A03" w:rsidRDefault="00B46A03" w:rsidP="007B6A01">
            <w:pPr>
              <w:jc w:val="left"/>
              <w:rPr>
                <w:rFonts w:eastAsia="MS Mincho"/>
              </w:rPr>
            </w:pPr>
            <w:r>
              <w:rPr>
                <w:rFonts w:eastAsia="MS Mincho"/>
              </w:rPr>
              <w:t>It is a Schema Definition Error if there is no value for the dfdl:encoding property in scope.</w:t>
            </w:r>
          </w:p>
          <w:p w14:paraId="4AE1F941" w14:textId="77777777" w:rsidR="00B46A03" w:rsidRDefault="00B46A03" w:rsidP="007B6A01">
            <w:pPr>
              <w:jc w:val="left"/>
              <w:rPr>
                <w:rFonts w:eastAsia="MS Mincho"/>
              </w:rPr>
            </w:pPr>
            <w:r>
              <w:rPr>
                <w:rFonts w:eastAsia="MS Mincho"/>
              </w:rPr>
              <w:t>It is a Schema Definition Error if dfdl:leadingSkip is other than 0.</w:t>
            </w:r>
          </w:p>
          <w:p w14:paraId="5A2407E1" w14:textId="77777777" w:rsidR="00B46A03" w:rsidRDefault="00B46A03" w:rsidP="007B6A01">
            <w:pPr>
              <w:jc w:val="left"/>
              <w:rPr>
                <w:rFonts w:eastAsia="MS Mincho"/>
              </w:rPr>
            </w:pPr>
            <w:r>
              <w:rPr>
                <w:rFonts w:eastAsia="MS Mincho"/>
              </w:rPr>
              <w:t>It is a Schema Definition Error if the dfdl:alignment is not 1 or 'implicit'</w:t>
            </w:r>
          </w:p>
          <w:p w14:paraId="334F37B4" w14:textId="77777777" w:rsidR="00B46A03" w:rsidRDefault="00B46A03" w:rsidP="007B6A01">
            <w:pPr>
              <w:jc w:val="left"/>
            </w:pPr>
            <w:r>
              <w:t>Annotation: dfdl:assert</w:t>
            </w:r>
          </w:p>
        </w:tc>
      </w:tr>
      <w:tr w:rsidR="00B46A03" w14:paraId="0CCF03C9"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2D08FD80" w14:textId="77777777" w:rsidR="00B46A03" w:rsidRDefault="00B46A03" w:rsidP="007B6A01">
            <w:pPr>
              <w:jc w:val="left"/>
              <w:rPr>
                <w:rFonts w:cs="Arial"/>
              </w:rPr>
            </w:pPr>
            <w:r>
              <w:rPr>
                <w:rFonts w:cs="Arial"/>
              </w:rPr>
              <w:t>message</w:t>
            </w:r>
          </w:p>
        </w:tc>
        <w:tc>
          <w:tcPr>
            <w:tcW w:w="0" w:type="auto"/>
            <w:tcBorders>
              <w:top w:val="single" w:sz="4" w:space="0" w:color="auto"/>
              <w:left w:val="single" w:sz="4" w:space="0" w:color="auto"/>
              <w:bottom w:val="single" w:sz="4" w:space="0" w:color="auto"/>
              <w:right w:val="single" w:sz="4" w:space="0" w:color="auto"/>
            </w:tcBorders>
            <w:hideMark/>
          </w:tcPr>
          <w:p w14:paraId="4CF1D3E5" w14:textId="77777777" w:rsidR="00B46A03" w:rsidRDefault="00B46A03" w:rsidP="007B6A01">
            <w:pPr>
              <w:jc w:val="left"/>
            </w:pPr>
            <w:r>
              <w:t>String or DFDL Expression</w:t>
            </w:r>
          </w:p>
          <w:p w14:paraId="745AC69A" w14:textId="77777777" w:rsidR="00B46A03" w:rsidRDefault="00B46A03" w:rsidP="007B6A01">
            <w:pPr>
              <w:jc w:val="left"/>
            </w:pPr>
            <w:r>
              <w:rPr>
                <w:rFonts w:cs="Arial"/>
              </w:rPr>
              <w:t>Defines text to be used as a diagnostic code or for use in an error message, when the assert is unsuccessfu</w:t>
            </w:r>
            <w:r>
              <w:t>l.</w:t>
            </w:r>
          </w:p>
          <w:p w14:paraId="5981F256" w14:textId="77777777" w:rsidR="00B46A03" w:rsidRDefault="00B46A03" w:rsidP="007B6A01">
            <w:pPr>
              <w:jc w:val="left"/>
            </w:pPr>
            <w:r>
              <w:t>T</w:t>
            </w:r>
            <w:r>
              <w:rPr>
                <w:rFonts w:cs="Arial"/>
                <w:iCs/>
              </w:rPr>
              <w:t>he DFDL Expression must return type xs:string. Any element referred to by the message expression must have already been processed or must be a descendent of this element. There is special treatment for errors that occur while evaluating the message expression. See below for details.</w:t>
            </w:r>
          </w:p>
          <w:p w14:paraId="693AB8C3" w14:textId="77777777" w:rsidR="00B46A03" w:rsidRDefault="00B46A03" w:rsidP="007B6A01">
            <w:pPr>
              <w:jc w:val="left"/>
            </w:pPr>
            <w:r>
              <w:t>Annotation: dfdl:assert</w:t>
            </w:r>
          </w:p>
        </w:tc>
      </w:tr>
      <w:tr w:rsidR="00B46A03" w14:paraId="28EC2486"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CD0DB8E" w14:textId="77777777" w:rsidR="00B46A03" w:rsidRDefault="00B46A03" w:rsidP="007B6A01">
            <w:pPr>
              <w:jc w:val="left"/>
            </w:pPr>
            <w:r>
              <w:t>failureType</w:t>
            </w:r>
          </w:p>
        </w:tc>
        <w:tc>
          <w:tcPr>
            <w:tcW w:w="0" w:type="auto"/>
            <w:tcBorders>
              <w:top w:val="single" w:sz="4" w:space="0" w:color="auto"/>
              <w:left w:val="single" w:sz="4" w:space="0" w:color="auto"/>
              <w:bottom w:val="single" w:sz="4" w:space="0" w:color="auto"/>
              <w:right w:val="single" w:sz="4" w:space="0" w:color="auto"/>
            </w:tcBorders>
            <w:hideMark/>
          </w:tcPr>
          <w:p w14:paraId="7383D6DC" w14:textId="77777777" w:rsidR="00B46A03" w:rsidRDefault="00B46A03" w:rsidP="007B6A01">
            <w:pPr>
              <w:jc w:val="left"/>
            </w:pPr>
            <w:r>
              <w:t>Enum</w:t>
            </w:r>
            <w:r>
              <w:rPr>
                <w:rFonts w:eastAsia="Arial"/>
              </w:rPr>
              <w:t xml:space="preserve"> </w:t>
            </w:r>
            <w:r>
              <w:t>(optional)</w:t>
            </w:r>
          </w:p>
          <w:p w14:paraId="23D6B4ED" w14:textId="77777777" w:rsidR="00B46A03" w:rsidRDefault="00B46A03" w:rsidP="007B6A01">
            <w:pPr>
              <w:jc w:val="left"/>
            </w:pPr>
            <w:r>
              <w:t>Valid</w:t>
            </w:r>
            <w:r>
              <w:rPr>
                <w:rFonts w:eastAsia="Arial"/>
              </w:rPr>
              <w:t xml:space="preserve"> </w:t>
            </w:r>
            <w:r>
              <w:t>values</w:t>
            </w:r>
            <w:r>
              <w:rPr>
                <w:rFonts w:eastAsia="Arial"/>
              </w:rPr>
              <w:t xml:space="preserve"> </w:t>
            </w:r>
            <w:r>
              <w:t>are</w:t>
            </w:r>
            <w:r>
              <w:rPr>
                <w:rFonts w:eastAsia="Arial"/>
              </w:rPr>
              <w:t xml:space="preserve"> </w:t>
            </w:r>
            <w:r>
              <w:t>'processingError',</w:t>
            </w:r>
            <w:r>
              <w:rPr>
                <w:rFonts w:eastAsia="Arial"/>
              </w:rPr>
              <w:t xml:space="preserve"> </w:t>
            </w:r>
            <w:r>
              <w:t>'recoverableError'.</w:t>
            </w:r>
          </w:p>
          <w:p w14:paraId="7EE7BD70" w14:textId="77777777" w:rsidR="00B46A03" w:rsidRDefault="00B46A03" w:rsidP="007B6A01">
            <w:pPr>
              <w:jc w:val="left"/>
            </w:pPr>
            <w:r>
              <w:t>Default</w:t>
            </w:r>
            <w:r>
              <w:rPr>
                <w:rFonts w:eastAsia="Arial"/>
              </w:rPr>
              <w:t xml:space="preserve"> </w:t>
            </w:r>
            <w:r>
              <w:t>value</w:t>
            </w:r>
            <w:r>
              <w:rPr>
                <w:rFonts w:eastAsia="Arial"/>
              </w:rPr>
              <w:t xml:space="preserve"> </w:t>
            </w:r>
            <w:r>
              <w:t>is</w:t>
            </w:r>
            <w:r>
              <w:rPr>
                <w:rFonts w:eastAsia="Arial"/>
              </w:rPr>
              <w:t xml:space="preserve"> </w:t>
            </w:r>
            <w:r>
              <w:t>'processingError'.</w:t>
            </w:r>
          </w:p>
          <w:p w14:paraId="1B5B6D9F" w14:textId="77777777" w:rsidR="00B46A03" w:rsidRDefault="00B46A03" w:rsidP="007B6A01">
            <w:pPr>
              <w:jc w:val="left"/>
              <w:rPr>
                <w:rFonts w:eastAsia="Arial"/>
              </w:rPr>
            </w:pPr>
            <w:r>
              <w:t>Specifies</w:t>
            </w:r>
            <w:r>
              <w:rPr>
                <w:rFonts w:eastAsia="Arial"/>
              </w:rPr>
              <w:t xml:space="preserve"> </w:t>
            </w:r>
            <w:r>
              <w:t>the</w:t>
            </w:r>
            <w:r>
              <w:rPr>
                <w:rFonts w:eastAsia="Arial"/>
              </w:rPr>
              <w:t xml:space="preserve"> </w:t>
            </w:r>
            <w:r>
              <w:t>type</w:t>
            </w:r>
            <w:r>
              <w:rPr>
                <w:rFonts w:eastAsia="Arial"/>
              </w:rPr>
              <w:t xml:space="preserve"> </w:t>
            </w:r>
            <w:r>
              <w:t>of</w:t>
            </w:r>
            <w:r>
              <w:rPr>
                <w:rFonts w:eastAsia="Arial"/>
              </w:rPr>
              <w:t xml:space="preserve"> </w:t>
            </w:r>
            <w:r>
              <w:t>failure</w:t>
            </w:r>
            <w:r>
              <w:rPr>
                <w:rFonts w:eastAsia="Arial"/>
              </w:rPr>
              <w:t xml:space="preserve"> </w:t>
            </w:r>
            <w:r>
              <w:t>that</w:t>
            </w:r>
            <w:r>
              <w:rPr>
                <w:rFonts w:eastAsia="Arial"/>
              </w:rPr>
              <w:t xml:space="preserve"> </w:t>
            </w:r>
            <w:r>
              <w:t>occurs</w:t>
            </w:r>
            <w:r>
              <w:rPr>
                <w:rFonts w:eastAsia="Arial"/>
              </w:rPr>
              <w:t xml:space="preserve"> </w:t>
            </w:r>
            <w:r>
              <w:t>when</w:t>
            </w:r>
            <w:r>
              <w:rPr>
                <w:rFonts w:eastAsia="Arial"/>
              </w:rPr>
              <w:t xml:space="preserve"> </w:t>
            </w:r>
            <w:r>
              <w:t>the</w:t>
            </w:r>
            <w:r>
              <w:rPr>
                <w:rFonts w:eastAsia="Arial"/>
              </w:rPr>
              <w:t xml:space="preserve"> </w:t>
            </w:r>
            <w:r>
              <w:t>dfdl:assert</w:t>
            </w:r>
            <w:r>
              <w:rPr>
                <w:rFonts w:eastAsia="Arial"/>
              </w:rPr>
              <w:t xml:space="preserve"> </w:t>
            </w:r>
            <w:r>
              <w:t>is</w:t>
            </w:r>
            <w:r>
              <w:rPr>
                <w:rFonts w:eastAsia="Arial"/>
              </w:rPr>
              <w:t xml:space="preserve"> </w:t>
            </w:r>
            <w:r>
              <w:t>unsuccessful.</w:t>
            </w:r>
            <w:r>
              <w:rPr>
                <w:rFonts w:eastAsia="Arial"/>
              </w:rPr>
              <w:t xml:space="preserve"> </w:t>
            </w:r>
          </w:p>
          <w:p w14:paraId="1D893106" w14:textId="77777777" w:rsidR="00B46A03" w:rsidRDefault="00B46A03" w:rsidP="007B6A01">
            <w:pPr>
              <w:jc w:val="left"/>
            </w:pPr>
            <w:r>
              <w:t>When</w:t>
            </w:r>
            <w:r>
              <w:rPr>
                <w:rFonts w:eastAsia="Arial"/>
              </w:rPr>
              <w:t xml:space="preserve"> </w:t>
            </w:r>
            <w:r>
              <w:t>'processingError',</w:t>
            </w:r>
            <w:r>
              <w:rPr>
                <w:rFonts w:eastAsia="Arial"/>
              </w:rPr>
              <w:t xml:space="preserve"> </w:t>
            </w:r>
            <w:r>
              <w:t>a</w:t>
            </w:r>
            <w:r>
              <w:rPr>
                <w:rFonts w:eastAsia="Arial"/>
              </w:rPr>
              <w:t xml:space="preserve"> </w:t>
            </w:r>
            <w:r>
              <w:t>Processing Error</w:t>
            </w:r>
            <w:r>
              <w:rPr>
                <w:rFonts w:eastAsia="Arial"/>
              </w:rPr>
              <w:t xml:space="preserve"> </w:t>
            </w:r>
            <w:r>
              <w:t>is</w:t>
            </w:r>
            <w:r>
              <w:rPr>
                <w:rFonts w:eastAsia="Arial"/>
              </w:rPr>
              <w:t xml:space="preserve"> </w:t>
            </w:r>
            <w:r>
              <w:t>raised.</w:t>
            </w:r>
          </w:p>
          <w:p w14:paraId="332A78DD" w14:textId="77777777" w:rsidR="00B46A03" w:rsidRDefault="00B46A03" w:rsidP="007B6A01">
            <w:pPr>
              <w:jc w:val="left"/>
            </w:pPr>
            <w:r>
              <w:t>When</w:t>
            </w:r>
            <w:r>
              <w:rPr>
                <w:rFonts w:eastAsia="Arial"/>
              </w:rPr>
              <w:t xml:space="preserve"> </w:t>
            </w:r>
            <w:r>
              <w:t>'recoverableError',</w:t>
            </w:r>
            <w:r>
              <w:rPr>
                <w:rFonts w:eastAsia="Arial"/>
              </w:rPr>
              <w:t xml:space="preserve"> </w:t>
            </w:r>
            <w:r>
              <w:t>a</w:t>
            </w:r>
            <w:r>
              <w:rPr>
                <w:rFonts w:eastAsia="Arial"/>
              </w:rPr>
              <w:t xml:space="preserve"> </w:t>
            </w:r>
            <w:r>
              <w:t>Recoverable Error</w:t>
            </w:r>
            <w:r>
              <w:rPr>
                <w:rFonts w:eastAsia="Arial"/>
              </w:rPr>
              <w:t xml:space="preserve"> </w:t>
            </w:r>
            <w:r>
              <w:t>is</w:t>
            </w:r>
            <w:r>
              <w:rPr>
                <w:rFonts w:eastAsia="Arial"/>
              </w:rPr>
              <w:t xml:space="preserve"> </w:t>
            </w:r>
            <w:r>
              <w:t>raised.</w:t>
            </w:r>
          </w:p>
          <w:p w14:paraId="7F6B8D46" w14:textId="77777777" w:rsidR="00B46A03" w:rsidRDefault="00B46A03" w:rsidP="007B6A01">
            <w:pPr>
              <w:jc w:val="left"/>
            </w:pPr>
            <w:r>
              <w:t>If an error occurs while evaluating the test expression, a Processing Error occurs, not a Recoverable Error.</w:t>
            </w:r>
          </w:p>
          <w:p w14:paraId="5C17B236" w14:textId="77777777" w:rsidR="00B46A03" w:rsidRDefault="00B46A03" w:rsidP="007B6A01">
            <w:pPr>
              <w:jc w:val="left"/>
            </w:pPr>
            <w:r>
              <w:lastRenderedPageBreak/>
              <w:t>Recoverable Errors do not cause backtracking like Processing Errors.</w:t>
            </w:r>
          </w:p>
          <w:p w14:paraId="141C9E28" w14:textId="77777777" w:rsidR="00B46A03" w:rsidRDefault="00B46A03" w:rsidP="007B6A01">
            <w:pPr>
              <w:jc w:val="left"/>
            </w:pPr>
            <w:r>
              <w:t>Annotation:</w:t>
            </w:r>
            <w:r>
              <w:rPr>
                <w:rFonts w:eastAsia="Arial"/>
              </w:rPr>
              <w:t xml:space="preserve"> </w:t>
            </w:r>
            <w:r>
              <w:t>dfdl:assert</w:t>
            </w:r>
          </w:p>
        </w:tc>
      </w:tr>
    </w:tbl>
    <w:p w14:paraId="0641E0CE" w14:textId="5444175A" w:rsidR="00B46A03" w:rsidRDefault="00B46A03" w:rsidP="00B46A03">
      <w:pPr>
        <w:pStyle w:val="Caption"/>
      </w:pPr>
      <w:r>
        <w:lastRenderedPageBreak/>
        <w:t xml:space="preserve">Table </w:t>
      </w:r>
      <w:r>
        <w:fldChar w:fldCharType="begin"/>
      </w:r>
      <w:r>
        <w:instrText xml:space="preserve"> SEQ Table \* ARABIC </w:instrText>
      </w:r>
      <w:r>
        <w:fldChar w:fldCharType="separate"/>
      </w:r>
      <w:r w:rsidR="009D1493">
        <w:rPr>
          <w:noProof/>
        </w:rPr>
        <w:t>7</w:t>
      </w:r>
      <w:r>
        <w:rPr>
          <w:noProof/>
        </w:rPr>
        <w:fldChar w:fldCharType="end"/>
      </w:r>
      <w:r>
        <w:t xml:space="preserve"> dfdl:assert properties</w:t>
      </w:r>
    </w:p>
    <w:p w14:paraId="2859F430" w14:textId="77777777" w:rsidR="00B46A03" w:rsidRDefault="00B46A03" w:rsidP="00B46A03">
      <w:pPr>
        <w:autoSpaceDE w:val="0"/>
        <w:autoSpaceDN w:val="0"/>
        <w:adjustRightInd w:val="0"/>
        <w:rPr>
          <w:rFonts w:cs="Arial"/>
        </w:rPr>
      </w:pPr>
      <w:r>
        <w:rPr>
          <w:rFonts w:cs="Arial"/>
        </w:rPr>
        <w:t>Example of a dfdl:assert with a message expression:</w:t>
      </w:r>
    </w:p>
    <w:p w14:paraId="1DF995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 message="{ fn:concat('unknown case ', ../data1) }"&gt;</w:t>
      </w:r>
      <w:r>
        <w:br/>
        <w:t xml:space="preserve">{  if (...pred1...) then ...expr1... </w:t>
      </w:r>
      <w:r>
        <w:br/>
        <w:t>   else if (...pred2...) then ...expr2...</w:t>
      </w:r>
      <w:r>
        <w:br/>
        <w:t>   else fn:false()</w:t>
      </w:r>
      <w:r>
        <w:br/>
        <w:t>}</w:t>
      </w:r>
    </w:p>
    <w:p w14:paraId="0AE934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&lt;/dfdl:assert&gt;</w:t>
      </w:r>
    </w:p>
    <w:p w14:paraId="2FA14C3C" w14:textId="77777777" w:rsidR="00B46A03" w:rsidRDefault="00B46A03" w:rsidP="00B46A03">
      <w:pPr>
        <w:autoSpaceDE w:val="0"/>
        <w:autoSpaceDN w:val="0"/>
        <w:adjustRightInd w:val="0"/>
        <w:rPr>
          <w:rFonts w:cs="Arial"/>
        </w:rPr>
      </w:pPr>
      <w:r>
        <w:rPr>
          <w:rFonts w:cs="Arial"/>
        </w:rPr>
        <w:t xml:space="preserve">The message specified by the message property is issued only if the dfdl:assert is unsuccessful, that is, the test expression  evaluates to false or the test pattern returns a zero-length match. If so, and the message property is an expression, the message expression is evaluated at that time. </w:t>
      </w:r>
    </w:p>
    <w:p w14:paraId="59F65A3C" w14:textId="77777777" w:rsidR="00B46A03" w:rsidRDefault="00B46A03" w:rsidP="00B46A03">
      <w:pPr>
        <w:autoSpaceDE w:val="0"/>
        <w:autoSpaceDN w:val="0"/>
        <w:adjustRightInd w:val="0"/>
      </w:pPr>
      <w:r>
        <w:rPr>
          <w:rFonts w:cs="Arial"/>
        </w:rPr>
        <w:t xml:space="preserve">If a Processing Error or Schema Definition Error occurs while evaluating the message expression, a Recoverable Error is issued to record this error (containing implementation-dependent content), then processing of the assert continues as if there were no problem and in a manner consistent with the failureType property, but using an implementation-dependent substitute message. </w:t>
      </w:r>
    </w:p>
    <w:p w14:paraId="5AF091B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916" w:name="_Toc175057333"/>
      <w:bookmarkStart w:id="1917" w:name="_Toc199516260"/>
      <w:bookmarkStart w:id="1918" w:name="_Toc194983936"/>
      <w:bookmarkStart w:id="1919" w:name="_Toc243112778"/>
      <w:bookmarkStart w:id="1920" w:name="_Ref251074181"/>
      <w:bookmarkStart w:id="1921" w:name="_Ref251074211"/>
      <w:bookmarkStart w:id="1922" w:name="_Ref254711418"/>
      <w:bookmarkStart w:id="1923" w:name="_Ref254711423"/>
      <w:bookmarkStart w:id="1924" w:name="_Toc349042665"/>
      <w:bookmarkStart w:id="1925" w:name="_Toc62570088"/>
      <w:bookmarkStart w:id="1926" w:name="_Toc210216810"/>
      <w:bookmarkStart w:id="1927" w:name="_Toc219440942"/>
      <w:r>
        <w:t>The dfdl:discriminator Statement Annotation Element</w:t>
      </w:r>
      <w:bookmarkEnd w:id="1905"/>
      <w:bookmarkEnd w:id="1916"/>
      <w:bookmarkEnd w:id="1917"/>
      <w:bookmarkEnd w:id="1918"/>
      <w:bookmarkEnd w:id="1919"/>
      <w:bookmarkEnd w:id="1920"/>
      <w:bookmarkEnd w:id="1921"/>
      <w:bookmarkEnd w:id="1922"/>
      <w:bookmarkEnd w:id="1923"/>
      <w:bookmarkEnd w:id="1924"/>
      <w:bookmarkEnd w:id="1925"/>
      <w:bookmarkEnd w:id="1926"/>
      <w:bookmarkEnd w:id="1927"/>
    </w:p>
    <w:p w14:paraId="5A1375EB" w14:textId="77777777" w:rsidR="00B46A03" w:rsidRDefault="00B46A03" w:rsidP="00B46A03">
      <w:pPr>
        <w:rPr>
          <w:rFonts w:cs="Arial"/>
        </w:rPr>
      </w:pPr>
      <w:r>
        <w:rPr>
          <w:rFonts w:cs="Arial"/>
        </w:rPr>
        <w:t>DFDL discriminator statement annotations are used during parsing to:</w:t>
      </w:r>
    </w:p>
    <w:p w14:paraId="379FA10C" w14:textId="30912A43" w:rsidR="00B46A03" w:rsidRDefault="00B46A03" w:rsidP="00EB2287">
      <w:pPr>
        <w:pStyle w:val="ListParagraph"/>
        <w:numPr>
          <w:ilvl w:val="0"/>
          <w:numId w:val="124"/>
        </w:numPr>
        <w:tabs>
          <w:tab w:val="clear" w:pos="403"/>
        </w:tabs>
        <w:spacing w:before="60" w:after="60" w:line="240" w:lineRule="auto"/>
        <w:jc w:val="left"/>
        <w:rPr>
          <w:rFonts w:cs="Arial"/>
        </w:rPr>
      </w:pPr>
      <w:r w:rsidRPr="0082161B">
        <w:rPr>
          <w:rFonts w:cs="Arial"/>
        </w:rPr>
        <w:t xml:space="preserve">resolve </w:t>
      </w:r>
      <w:r w:rsidRPr="00FF319E">
        <w:rPr>
          <w:rFonts w:cs="Arial"/>
          <w:i/>
          <w:iCs/>
        </w:rPr>
        <w:t>points of uncertainty</w:t>
      </w:r>
      <w:r w:rsidRPr="0082161B">
        <w:rPr>
          <w:rFonts w:cs="Arial"/>
        </w:rPr>
        <w:t xml:space="preserve"> (choices, optional elements, array repetition) that cannot be resolved by speculative parsin</w:t>
      </w:r>
      <w:r>
        <w:rPr>
          <w:rFonts w:cs="Arial"/>
        </w:rPr>
        <w:t xml:space="preserve">g. See Section </w:t>
      </w:r>
      <w:r>
        <w:rPr>
          <w:rFonts w:cs="Arial"/>
        </w:rPr>
        <w:fldChar w:fldCharType="begin"/>
      </w:r>
      <w:r>
        <w:rPr>
          <w:rFonts w:cs="Arial"/>
        </w:rPr>
        <w:instrText xml:space="preserve"> REF _Ref52978585 \r \h </w:instrText>
      </w:r>
      <w:r>
        <w:rPr>
          <w:rFonts w:cs="Arial"/>
        </w:rPr>
      </w:r>
      <w:r>
        <w:rPr>
          <w:rFonts w:cs="Arial"/>
        </w:rPr>
        <w:fldChar w:fldCharType="separate"/>
      </w:r>
      <w:r w:rsidR="009D1493">
        <w:rPr>
          <w:rFonts w:cs="Arial"/>
        </w:rPr>
        <w:t>9.1</w:t>
      </w:r>
      <w:r>
        <w:rPr>
          <w:rFonts w:cs="Arial"/>
        </w:rPr>
        <w:fldChar w:fldCharType="end"/>
      </w:r>
      <w:r>
        <w:rPr>
          <w:rFonts w:cs="Arial"/>
        </w:rPr>
        <w:t xml:space="preserve"> </w:t>
      </w:r>
      <w:hyperlink w:anchor="_Parser_Overview" w:history="1">
        <w:r w:rsidRPr="00CD3F97">
          <w:rPr>
            <w:rStyle w:val="Hyperlink"/>
            <w:rFonts w:cs="Arial"/>
          </w:rPr>
          <w:t>Parser Overview</w:t>
        </w:r>
      </w:hyperlink>
      <w:r>
        <w:rPr>
          <w:rFonts w:cs="Arial"/>
        </w:rPr>
        <w:t>.</w:t>
      </w:r>
    </w:p>
    <w:p w14:paraId="01F219B0" w14:textId="77777777" w:rsidR="00B46A03" w:rsidRDefault="00B46A03" w:rsidP="00EB2287">
      <w:pPr>
        <w:pStyle w:val="ListParagraph"/>
        <w:numPr>
          <w:ilvl w:val="0"/>
          <w:numId w:val="124"/>
        </w:numPr>
        <w:tabs>
          <w:tab w:val="clear" w:pos="403"/>
        </w:tabs>
        <w:spacing w:before="60" w:after="60" w:line="240" w:lineRule="auto"/>
        <w:jc w:val="left"/>
        <w:rPr>
          <w:rFonts w:cs="Arial"/>
        </w:rPr>
      </w:pPr>
      <w:r w:rsidRPr="0082161B">
        <w:rPr>
          <w:rFonts w:cs="Arial"/>
        </w:rPr>
        <w:t xml:space="preserve">remove ambiguity </w:t>
      </w:r>
      <w:r>
        <w:rPr>
          <w:rFonts w:cs="Arial"/>
        </w:rPr>
        <w:t>during</w:t>
      </w:r>
      <w:r w:rsidRPr="0082161B">
        <w:rPr>
          <w:rFonts w:cs="Arial"/>
        </w:rPr>
        <w:t xml:space="preserve"> speculative parsing</w:t>
      </w:r>
    </w:p>
    <w:p w14:paraId="3FD01DA0" w14:textId="77777777" w:rsidR="00B46A03" w:rsidRPr="0082161B" w:rsidRDefault="00B46A03" w:rsidP="00EB2287">
      <w:pPr>
        <w:pStyle w:val="ListParagraph"/>
        <w:numPr>
          <w:ilvl w:val="0"/>
          <w:numId w:val="124"/>
        </w:numPr>
        <w:tabs>
          <w:tab w:val="clear" w:pos="403"/>
        </w:tabs>
        <w:spacing w:before="60" w:after="60" w:line="240" w:lineRule="auto"/>
        <w:jc w:val="left"/>
        <w:rPr>
          <w:rFonts w:cs="Arial"/>
        </w:rPr>
      </w:pPr>
      <w:r w:rsidRPr="0082161B">
        <w:t>improve diagnostic behavior when a DFDL parser encounters malformed data.</w:t>
      </w:r>
    </w:p>
    <w:p w14:paraId="2E0D4ECE" w14:textId="77777777" w:rsidR="00B46A03" w:rsidRPr="0082161B" w:rsidRDefault="00B46A03" w:rsidP="00B46A03">
      <w:r w:rsidRPr="0082161B">
        <w:t xml:space="preserve">Discriminators are not used during unparsing. </w:t>
      </w:r>
    </w:p>
    <w:p w14:paraId="4F9510D9" w14:textId="77777777" w:rsidR="00B46A03" w:rsidRDefault="00B46A03" w:rsidP="00B46A03">
      <w:pPr>
        <w:keepNext/>
      </w:pPr>
      <w:r>
        <w:t>A DFDL discriminator may contain a test expression that evaluates to true or false. The discriminator is said to be successful if the test evaluates to true and unsuccessful (or fails) if the test evaluates to false. A discriminator may alternatively contain a test regular expression pattern and the discriminator is successful if the test pattern matches with non-zero length and is unsuccessful (or fails) if there is no match or a zero-length match.</w:t>
      </w:r>
    </w:p>
    <w:p w14:paraId="24B430C5" w14:textId="0A230AFE" w:rsidR="00B46A03" w:rsidRDefault="00B46A03" w:rsidP="00B46A03">
      <w:r>
        <w:t xml:space="preserve">A discriminator determines the existence or non-existence of a schema component in the data stream. If the discriminator is successful, then the component is said to be </w:t>
      </w:r>
      <w:r w:rsidRPr="00FF319E">
        <w:rPr>
          <w:i/>
          <w:iCs/>
        </w:rPr>
        <w:t>known to exist</w:t>
      </w:r>
      <w:r>
        <w:t xml:space="preserve">, and any subsequent errors do not cause backtracking at the nearest point of uncertainty. Details of the behavior of a DFDL parser and the role of discriminators are given in Section </w:t>
      </w:r>
      <w:r>
        <w:fldChar w:fldCharType="begin"/>
      </w:r>
      <w:r>
        <w:instrText xml:space="preserve"> REF _Ref37335786 \r \h </w:instrText>
      </w:r>
      <w:r>
        <w:fldChar w:fldCharType="separate"/>
      </w:r>
      <w:r w:rsidR="009D1493">
        <w:t>9.3</w:t>
      </w:r>
      <w:r>
        <w:fldChar w:fldCharType="end"/>
      </w:r>
      <w:r>
        <w:t xml:space="preserve"> </w:t>
      </w:r>
      <w:r>
        <w:fldChar w:fldCharType="begin"/>
      </w:r>
      <w:r>
        <w:instrText xml:space="preserve"> REF _Ref37335786 \h </w:instrText>
      </w:r>
      <w:r>
        <w:fldChar w:fldCharType="separate"/>
      </w:r>
      <w:r w:rsidR="009D1493">
        <w:t>Parsing Algorithm</w:t>
      </w:r>
      <w:r>
        <w:fldChar w:fldCharType="end"/>
      </w:r>
      <w:r>
        <w:t>.</w:t>
      </w:r>
    </w:p>
    <w:p w14:paraId="2FBFCA89" w14:textId="77777777" w:rsidR="00B46A03" w:rsidRDefault="00B46A03" w:rsidP="00B46A03">
      <w:pPr>
        <w:rPr>
          <w:rFonts w:cs="Arial"/>
        </w:rPr>
      </w:pPr>
      <w:r>
        <w:rPr>
          <w:rFonts w:cs="Arial"/>
        </w:rPr>
        <w:t>Discriminators can also be used to force a resolution earlier during the parsing of a model group so that subsequent parsing errors are treated as Processing Errors of a known schema component rather than a failure to find that schema component. This may greatly improve the efficiency of DFDL parsing in some implementations, as well as improving the diagnostic information provided by a DFDL parser when given malformed data.</w:t>
      </w:r>
    </w:p>
    <w:p w14:paraId="6BC9C2DB" w14:textId="77777777" w:rsidR="00B46A03" w:rsidRDefault="00B46A03" w:rsidP="00B46A03">
      <w:r>
        <w:t>Examples of dfdl:discriminator annotation are below :</w:t>
      </w:r>
    </w:p>
    <w:p w14:paraId="36454AA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&lt;dfdl:discriminator&gt;</w:t>
      </w:r>
    </w:p>
    <w:p w14:paraId="1B4D2B7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../recType eq 0 }</w:t>
      </w:r>
    </w:p>
    <w:p w14:paraId="7A88CB9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&lt;/dfdl:discriminator&gt;</w:t>
      </w:r>
    </w:p>
    <w:p w14:paraId="6CF85B5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0ED5FF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 test="{ ../recType eq 0}" /&gt;</w:t>
      </w:r>
    </w:p>
    <w:p w14:paraId="42B540E2" w14:textId="77777777" w:rsidR="00B46A03" w:rsidRDefault="00B46A03" w:rsidP="00B46A03">
      <w:r>
        <w:t>When the discriminator's expression evaluates to "false", then it causes a Processing Error, and the discriminator is said to fail.</w:t>
      </w:r>
    </w:p>
    <w:p w14:paraId="3E86E5BC"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928" w:name="_Ref253479457"/>
      <w:bookmarkStart w:id="1929" w:name="_Ref253479465"/>
      <w:bookmarkStart w:id="1930" w:name="_Toc349042666"/>
      <w:bookmarkStart w:id="1931" w:name="_Toc62570089"/>
      <w:bookmarkStart w:id="1932" w:name="_Toc210216811"/>
      <w:bookmarkStart w:id="1933" w:name="_Toc219440943"/>
      <w:r>
        <w:rPr>
          <w:rFonts w:eastAsia="Times New Roman"/>
        </w:rPr>
        <w:lastRenderedPageBreak/>
        <w:t>Properties for dfdl:discriminator</w:t>
      </w:r>
      <w:bookmarkEnd w:id="1928"/>
      <w:bookmarkEnd w:id="1929"/>
      <w:bookmarkEnd w:id="1930"/>
      <w:bookmarkEnd w:id="1931"/>
      <w:bookmarkEnd w:id="1932"/>
      <w:bookmarkEnd w:id="1933"/>
    </w:p>
    <w:p w14:paraId="582829A6" w14:textId="77777777" w:rsidR="00B46A03" w:rsidRDefault="00B46A03" w:rsidP="00B46A03">
      <w:r>
        <w:t xml:space="preserve">Within a dfdl:discriminator, the testKind property specifies whether an expression or pattern is used by the dfdl:discriminator. The expression or pattern can be expressed as an attribute or as a value. </w:t>
      </w:r>
    </w:p>
    <w:p w14:paraId="17D2A2A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 test="{test expression}" /&gt;</w:t>
      </w:r>
    </w:p>
    <w:p w14:paraId="06B73A0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3E3A42C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&lt;dfdl:discriminator&gt;</w:t>
      </w:r>
    </w:p>
    <w:p w14:paraId="5C20F8D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test expression }</w:t>
      </w:r>
    </w:p>
    <w:p w14:paraId="77F7A9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&lt;/dfdl:discriminator&gt;</w:t>
      </w:r>
    </w:p>
    <w:p w14:paraId="7324BEDC" w14:textId="77777777" w:rsidR="00B46A03" w:rsidRDefault="00B46A03" w:rsidP="00B46A03">
      <w:r>
        <w:t>It is a Schema Definition Error if the test expression or test pattern is specified in more than one form.</w:t>
      </w:r>
    </w:p>
    <w:p w14:paraId="63BAEA31" w14:textId="77777777" w:rsidR="00B46A03" w:rsidRDefault="00B46A03" w:rsidP="00B46A03">
      <w:r>
        <w:t>It is a Schema Definition Error if both a test expression and a test pattern are specified.</w:t>
      </w:r>
    </w:p>
    <w:p w14:paraId="14B745C7" w14:textId="77777777" w:rsidR="00B46A03" w:rsidRDefault="00B46A03" w:rsidP="00B46A03">
      <w:r>
        <w:t>A dfdl:discriminator can be an annotation on these schema components:</w:t>
      </w:r>
    </w:p>
    <w:p w14:paraId="55FC8CF4" w14:textId="77777777" w:rsidR="00B46A03" w:rsidRDefault="00B46A03" w:rsidP="00EB2287">
      <w:pPr>
        <w:numPr>
          <w:ilvl w:val="0"/>
          <w:numId w:val="34"/>
        </w:numPr>
        <w:tabs>
          <w:tab w:val="clear" w:pos="403"/>
        </w:tabs>
        <w:spacing w:before="60" w:after="60" w:line="240" w:lineRule="auto"/>
        <w:jc w:val="left"/>
      </w:pPr>
      <w:r>
        <w:t>an xs:element declaration (local or global)</w:t>
      </w:r>
    </w:p>
    <w:p w14:paraId="54B8462E" w14:textId="77777777" w:rsidR="00B46A03" w:rsidRDefault="00B46A03" w:rsidP="00EB2287">
      <w:pPr>
        <w:numPr>
          <w:ilvl w:val="0"/>
          <w:numId w:val="34"/>
        </w:numPr>
        <w:tabs>
          <w:tab w:val="clear" w:pos="403"/>
        </w:tabs>
        <w:spacing w:before="60" w:after="60" w:line="240" w:lineRule="auto"/>
        <w:jc w:val="left"/>
      </w:pPr>
      <w:r>
        <w:t xml:space="preserve">an xs:element reference </w:t>
      </w:r>
    </w:p>
    <w:p w14:paraId="3C692EE0" w14:textId="77777777" w:rsidR="00B46A03" w:rsidRDefault="00B46A03" w:rsidP="00EB2287">
      <w:pPr>
        <w:numPr>
          <w:ilvl w:val="0"/>
          <w:numId w:val="34"/>
        </w:numPr>
        <w:tabs>
          <w:tab w:val="clear" w:pos="403"/>
        </w:tabs>
        <w:spacing w:before="60" w:after="60" w:line="240" w:lineRule="auto"/>
        <w:jc w:val="left"/>
      </w:pPr>
      <w:r>
        <w:t xml:space="preserve">an xs:group reference </w:t>
      </w:r>
    </w:p>
    <w:p w14:paraId="2A380AE3" w14:textId="77777777" w:rsidR="00B46A03" w:rsidRDefault="00B46A03" w:rsidP="00EB2287">
      <w:pPr>
        <w:numPr>
          <w:ilvl w:val="0"/>
          <w:numId w:val="34"/>
        </w:numPr>
        <w:tabs>
          <w:tab w:val="clear" w:pos="403"/>
        </w:tabs>
        <w:spacing w:before="60" w:after="60" w:line="240" w:lineRule="auto"/>
        <w:jc w:val="left"/>
      </w:pPr>
      <w:r>
        <w:t xml:space="preserve">an xs:sequence </w:t>
      </w:r>
    </w:p>
    <w:p w14:paraId="43067331" w14:textId="77777777" w:rsidR="00B46A03" w:rsidRDefault="00B46A03" w:rsidP="00EB2287">
      <w:pPr>
        <w:numPr>
          <w:ilvl w:val="0"/>
          <w:numId w:val="34"/>
        </w:numPr>
        <w:tabs>
          <w:tab w:val="clear" w:pos="403"/>
        </w:tabs>
        <w:spacing w:before="60" w:after="60" w:line="240" w:lineRule="auto"/>
        <w:jc w:val="left"/>
      </w:pPr>
      <w:r>
        <w:t xml:space="preserve">an xs:choice </w:t>
      </w:r>
    </w:p>
    <w:p w14:paraId="697DF8A3" w14:textId="77777777" w:rsidR="00B46A03" w:rsidRDefault="00B46A03" w:rsidP="00EB2287">
      <w:pPr>
        <w:numPr>
          <w:ilvl w:val="0"/>
          <w:numId w:val="34"/>
        </w:numPr>
        <w:tabs>
          <w:tab w:val="clear" w:pos="403"/>
        </w:tabs>
        <w:spacing w:before="60" w:after="60" w:line="240" w:lineRule="auto"/>
        <w:jc w:val="left"/>
      </w:pPr>
      <w:r>
        <w:t>an xs:simpleType definition (local or global)</w:t>
      </w:r>
    </w:p>
    <w:p w14:paraId="20B87D41" w14:textId="77777777" w:rsidR="00B46A03" w:rsidRDefault="00B46A03" w:rsidP="00B46A03">
      <w:r>
        <w:rPr>
          <w:color w:val="000000"/>
        </w:rPr>
        <w:t xml:space="preserve">The resolved set of statement annotations for a schema component can contain only a single dfdl:discriminator or one or more dfdl:assert annotations, but not both. To clarify: dfdl:assert annotations and dfdl:discriminator annotations are exclusive of each other. It is a Schema Definition Error otherwise.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7"/>
        <w:gridCol w:w="8807"/>
      </w:tblGrid>
      <w:tr w:rsidR="00B46A03" w14:paraId="35B64897" w14:textId="77777777" w:rsidTr="007B6A01">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60A9D9A3" w14:textId="77777777" w:rsidR="00B46A03" w:rsidRDefault="00B46A03" w:rsidP="007B6A01">
            <w:pPr>
              <w:jc w:val="left"/>
              <w:rPr>
                <w:rFonts w:eastAsia="Arial Unicode MS"/>
                <w:b/>
              </w:rPr>
            </w:pPr>
            <w:r>
              <w:rPr>
                <w:rFonts w:eastAsia="Arial Unicode MS"/>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6F0F36CD" w14:textId="77777777" w:rsidR="00B46A03" w:rsidRDefault="00B46A03" w:rsidP="007B6A01">
            <w:pPr>
              <w:jc w:val="left"/>
              <w:rPr>
                <w:rFonts w:eastAsia="Arial Unicode MS"/>
                <w:b/>
              </w:rPr>
            </w:pPr>
            <w:r>
              <w:rPr>
                <w:rFonts w:eastAsia="Arial Unicode MS"/>
                <w:b/>
              </w:rPr>
              <w:t>Description</w:t>
            </w:r>
          </w:p>
        </w:tc>
      </w:tr>
      <w:tr w:rsidR="00B46A03" w14:paraId="6DB66F35"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2D0B94E9" w14:textId="77777777" w:rsidR="00B46A03" w:rsidRDefault="00B46A03" w:rsidP="007B6A01">
            <w:pPr>
              <w:jc w:val="left"/>
            </w:pPr>
            <w:r>
              <w:rPr>
                <w:rFonts w:eastAsia="MS Mincho"/>
              </w:rPr>
              <w:t>testKind</w:t>
            </w:r>
          </w:p>
        </w:tc>
        <w:tc>
          <w:tcPr>
            <w:tcW w:w="0" w:type="auto"/>
            <w:tcBorders>
              <w:top w:val="single" w:sz="4" w:space="0" w:color="auto"/>
              <w:left w:val="single" w:sz="4" w:space="0" w:color="auto"/>
              <w:bottom w:val="single" w:sz="4" w:space="0" w:color="auto"/>
              <w:right w:val="single" w:sz="4" w:space="0" w:color="auto"/>
            </w:tcBorders>
            <w:hideMark/>
          </w:tcPr>
          <w:p w14:paraId="305C7022" w14:textId="77777777" w:rsidR="00B46A03" w:rsidRDefault="00B46A03" w:rsidP="007B6A01">
            <w:pPr>
              <w:jc w:val="left"/>
              <w:rPr>
                <w:rFonts w:eastAsia="MS Mincho"/>
              </w:rPr>
            </w:pPr>
            <w:r>
              <w:rPr>
                <w:rFonts w:eastAsia="MS Mincho"/>
              </w:rPr>
              <w:t>Enum</w:t>
            </w:r>
          </w:p>
          <w:p w14:paraId="654698BF" w14:textId="77777777" w:rsidR="00B46A03" w:rsidRDefault="00B46A03" w:rsidP="007B6A01">
            <w:pPr>
              <w:jc w:val="left"/>
              <w:rPr>
                <w:rFonts w:eastAsia="MS Mincho"/>
              </w:rPr>
            </w:pPr>
            <w:r>
              <w:rPr>
                <w:rFonts w:eastAsia="MS Mincho"/>
              </w:rPr>
              <w:t>Valid values are 'expression', 'pattern'</w:t>
            </w:r>
          </w:p>
          <w:p w14:paraId="605ED3C4" w14:textId="77777777" w:rsidR="00B46A03" w:rsidRDefault="00B46A03" w:rsidP="007B6A01">
            <w:pPr>
              <w:jc w:val="left"/>
              <w:rPr>
                <w:rFonts w:eastAsia="MS Mincho"/>
              </w:rPr>
            </w:pPr>
            <w:r>
              <w:rPr>
                <w:rFonts w:eastAsia="MS Mincho"/>
              </w:rPr>
              <w:t>Default value is 'expression'</w:t>
            </w:r>
          </w:p>
          <w:p w14:paraId="30EEF420" w14:textId="77777777" w:rsidR="00B46A03" w:rsidRDefault="00B46A03" w:rsidP="007B6A01">
            <w:pPr>
              <w:jc w:val="left"/>
              <w:rPr>
                <w:rFonts w:eastAsia="MS Mincho"/>
              </w:rPr>
            </w:pPr>
            <w:r>
              <w:rPr>
                <w:rFonts w:eastAsia="MS Mincho"/>
              </w:rPr>
              <w:t>Specifies whether a DFDL expression or DFDL regular expression is used in the dfdl:discriminator .</w:t>
            </w:r>
          </w:p>
          <w:p w14:paraId="5A183502" w14:textId="77777777" w:rsidR="00B46A03" w:rsidRDefault="00B46A03" w:rsidP="007B6A01">
            <w:pPr>
              <w:jc w:val="left"/>
              <w:rPr>
                <w:rFonts w:eastAsia="Arial Unicode MS"/>
                <w:sz w:val="18"/>
                <w:szCs w:val="18"/>
              </w:rPr>
            </w:pPr>
            <w:r>
              <w:t>Annotation: dfdl:</w:t>
            </w:r>
            <w:r>
              <w:rPr>
                <w:rFonts w:eastAsia="Arial Unicode MS"/>
              </w:rPr>
              <w:t>discriminator</w:t>
            </w:r>
          </w:p>
        </w:tc>
      </w:tr>
      <w:tr w:rsidR="00B46A03" w14:paraId="46DF2E48"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AD52A29" w14:textId="77777777" w:rsidR="00B46A03" w:rsidRDefault="00B46A03" w:rsidP="007B6A01">
            <w:pPr>
              <w:jc w:val="left"/>
              <w:rPr>
                <w:rFonts w:cs="Arial"/>
              </w:rPr>
            </w:pPr>
            <w:r>
              <w:rPr>
                <w:rFonts w:cs="Arial"/>
              </w:rPr>
              <w:t>test</w:t>
            </w:r>
          </w:p>
        </w:tc>
        <w:tc>
          <w:tcPr>
            <w:tcW w:w="0" w:type="auto"/>
            <w:tcBorders>
              <w:top w:val="single" w:sz="4" w:space="0" w:color="auto"/>
              <w:left w:val="single" w:sz="4" w:space="0" w:color="auto"/>
              <w:bottom w:val="single" w:sz="4" w:space="0" w:color="auto"/>
              <w:right w:val="single" w:sz="4" w:space="0" w:color="auto"/>
            </w:tcBorders>
            <w:hideMark/>
          </w:tcPr>
          <w:p w14:paraId="2EBF1B92" w14:textId="77777777" w:rsidR="00B46A03" w:rsidRDefault="00B46A03" w:rsidP="007B6A01">
            <w:pPr>
              <w:jc w:val="left"/>
              <w:rPr>
                <w:rFonts w:eastAsia="Arial Unicode MS"/>
              </w:rPr>
            </w:pPr>
            <w:r>
              <w:rPr>
                <w:rFonts w:eastAsia="Arial Unicode MS"/>
              </w:rPr>
              <w:t>DFDL Expression</w:t>
            </w:r>
          </w:p>
          <w:p w14:paraId="74917E1D" w14:textId="77777777" w:rsidR="00B46A03" w:rsidRDefault="00B46A03" w:rsidP="007B6A01">
            <w:pPr>
              <w:jc w:val="left"/>
              <w:rPr>
                <w:rFonts w:eastAsia="Arial Unicode MS"/>
                <w:bCs/>
              </w:rPr>
            </w:pPr>
            <w:r>
              <w:rPr>
                <w:rFonts w:eastAsia="Arial Unicode MS"/>
                <w:bCs/>
              </w:rPr>
              <w:t>Applies when testKind is 'expression'</w:t>
            </w:r>
          </w:p>
          <w:p w14:paraId="0CA002B8" w14:textId="77777777" w:rsidR="00B46A03" w:rsidRDefault="00B46A03" w:rsidP="007B6A01">
            <w:pPr>
              <w:jc w:val="left"/>
              <w:rPr>
                <w:rFonts w:eastAsia="Arial Unicode MS"/>
              </w:rPr>
            </w:pPr>
            <w:r>
              <w:rPr>
                <w:rFonts w:eastAsia="Arial Unicode MS"/>
              </w:rPr>
              <w:t>A DFDL expression that evaluates to true or false. If the expression evaluates to true then the discriminator succeeds, and parsing continues. If the expression evaluates to false then the discriminator fails, and a Processing Error is raised.</w:t>
            </w:r>
            <w:r>
              <w:rPr>
                <w:rFonts w:eastAsia="Arial Unicode MS"/>
              </w:rPr>
              <w:br/>
              <w:t>If a Processing Error occurs during the evaluation of the test expression then the discriminator also fails.</w:t>
            </w:r>
          </w:p>
          <w:p w14:paraId="7194FAC6" w14:textId="77777777" w:rsidR="00B46A03" w:rsidRDefault="00B46A03" w:rsidP="007B6A01">
            <w:pPr>
              <w:jc w:val="left"/>
            </w:pPr>
            <w:r>
              <w:t>Any element referred to by the expression must have already been processed or is a descendent of this element.</w:t>
            </w:r>
          </w:p>
          <w:p w14:paraId="7B656507" w14:textId="77777777" w:rsidR="00B46A03" w:rsidRDefault="00B46A03" w:rsidP="007B6A01">
            <w:pPr>
              <w:jc w:val="left"/>
            </w:pPr>
            <w:r>
              <w:t>The expression must have been evaluated by the time this element and its descendants have been processed or when a Processing Error occurs when processing this element or its descendants.</w:t>
            </w:r>
          </w:p>
          <w:p w14:paraId="7BE1BB58" w14:textId="77777777" w:rsidR="00B46A03" w:rsidRDefault="00B46A03" w:rsidP="007B6A01">
            <w:pPr>
              <w:jc w:val="left"/>
              <w:rPr>
                <w:rFonts w:eastAsia="MS Mincho"/>
              </w:rPr>
            </w:pPr>
            <w:r>
              <w:rPr>
                <w:rFonts w:eastAsia="MS Mincho"/>
              </w:rPr>
              <w:lastRenderedPageBreak/>
              <w:t>It is a Schema Definition Error if testKind is 'expression' or not specified, and an expression is not supplied by either the value of the dfdl:discriminator element or the value of the test attribute.</w:t>
            </w:r>
          </w:p>
          <w:p w14:paraId="1DDD1E46" w14:textId="77777777" w:rsidR="00B46A03" w:rsidRDefault="00B46A03" w:rsidP="007B6A01">
            <w:pPr>
              <w:jc w:val="left"/>
              <w:rPr>
                <w:rFonts w:eastAsia="Arial Unicode MS"/>
              </w:rPr>
            </w:pPr>
            <w:r>
              <w:rPr>
                <w:rFonts w:eastAsia="Arial Unicode MS"/>
              </w:rPr>
              <w:t>Annotation: dfdl:discriminator</w:t>
            </w:r>
          </w:p>
        </w:tc>
      </w:tr>
      <w:tr w:rsidR="00B46A03" w14:paraId="4C7BFF7F"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AFF6B9A" w14:textId="77777777" w:rsidR="00B46A03" w:rsidRDefault="00B46A03" w:rsidP="007B6A01">
            <w:pPr>
              <w:jc w:val="left"/>
            </w:pPr>
            <w:r>
              <w:rPr>
                <w:rFonts w:eastAsia="MS Mincho"/>
              </w:rPr>
              <w:lastRenderedPageBreak/>
              <w:t>testPattern</w:t>
            </w:r>
          </w:p>
        </w:tc>
        <w:tc>
          <w:tcPr>
            <w:tcW w:w="0" w:type="auto"/>
            <w:tcBorders>
              <w:top w:val="single" w:sz="4" w:space="0" w:color="auto"/>
              <w:left w:val="single" w:sz="4" w:space="0" w:color="auto"/>
              <w:bottom w:val="single" w:sz="4" w:space="0" w:color="auto"/>
              <w:right w:val="single" w:sz="4" w:space="0" w:color="auto"/>
            </w:tcBorders>
            <w:hideMark/>
          </w:tcPr>
          <w:p w14:paraId="33CFDEEB" w14:textId="77777777" w:rsidR="00B46A03" w:rsidRDefault="00B46A03" w:rsidP="007B6A01">
            <w:pPr>
              <w:jc w:val="left"/>
              <w:rPr>
                <w:rFonts w:eastAsia="MS Mincho"/>
              </w:rPr>
            </w:pPr>
            <w:r>
              <w:rPr>
                <w:rFonts w:eastAsia="MS Mincho"/>
              </w:rPr>
              <w:t>DFDL Regular Expression</w:t>
            </w:r>
          </w:p>
          <w:p w14:paraId="48A7AD78" w14:textId="77777777" w:rsidR="00B46A03" w:rsidRDefault="00B46A03" w:rsidP="007B6A01">
            <w:pPr>
              <w:jc w:val="left"/>
              <w:rPr>
                <w:rFonts w:eastAsia="MS Mincho"/>
              </w:rPr>
            </w:pPr>
            <w:r>
              <w:rPr>
                <w:rFonts w:eastAsia="MS Mincho"/>
              </w:rPr>
              <w:t>Applies when testKind is 'pattern'</w:t>
            </w:r>
          </w:p>
          <w:p w14:paraId="63B6B519" w14:textId="77777777" w:rsidR="00B46A03" w:rsidRDefault="00B46A03" w:rsidP="007B6A01">
            <w:pPr>
              <w:jc w:val="left"/>
              <w:rPr>
                <w:rFonts w:eastAsia="MS Mincho"/>
              </w:rPr>
            </w:pPr>
            <w:r>
              <w:rPr>
                <w:rFonts w:eastAsia="MS Mincho"/>
              </w:rPr>
              <w:t xml:space="preserve">A DFDL regular expression that is applied against the data stream starting at the </w:t>
            </w:r>
            <w:r>
              <w:t>data position corresponding to the beginning of the representation. Consequently, the framing (including any initiator) is visible to the pattern.</w:t>
            </w:r>
            <w:r>
              <w:rPr>
                <w:rFonts w:eastAsia="MS Mincho"/>
              </w:rPr>
              <w:t>at the start of the component on which the dfdl:discriminator is positioned.</w:t>
            </w:r>
          </w:p>
          <w:p w14:paraId="734E7E7C" w14:textId="77777777" w:rsidR="00B46A03" w:rsidRDefault="00B46A03" w:rsidP="007B6A01">
            <w:pPr>
              <w:jc w:val="left"/>
              <w:rPr>
                <w:rFonts w:eastAsia="MS Mincho"/>
              </w:rPr>
            </w:pPr>
            <w:r>
              <w:t>If the pattern matching of the regular expression reads data that cannot be decoded into characters of the current encoding, then the behavior is controlled by the dfdl:encodingErrorPolicy property. See Section 11.2.1   Property dfdl:encodingErrorPolicy for details.</w:t>
            </w:r>
          </w:p>
          <w:p w14:paraId="2557454C" w14:textId="77777777" w:rsidR="00B46A03" w:rsidRDefault="00B46A03" w:rsidP="007B6A01">
            <w:pPr>
              <w:jc w:val="left"/>
              <w:rPr>
                <w:rFonts w:eastAsia="MS Mincho"/>
              </w:rPr>
            </w:pPr>
            <w:r>
              <w:rPr>
                <w:rFonts w:eastAsia="MS Mincho"/>
              </w:rPr>
              <w:t>If the length of the match is zero then the dfdl:discriminator evaluates to false and a Processing Error is raised.</w:t>
            </w:r>
          </w:p>
          <w:p w14:paraId="200A3DF7" w14:textId="77777777" w:rsidR="00B46A03" w:rsidRDefault="00B46A03" w:rsidP="007B6A01">
            <w:pPr>
              <w:jc w:val="left"/>
              <w:rPr>
                <w:rFonts w:eastAsia="MS Mincho"/>
              </w:rPr>
            </w:pPr>
            <w:r>
              <w:rPr>
                <w:rFonts w:eastAsia="MS Mincho"/>
              </w:rPr>
              <w:t>If the length of the match is non-zero then the dfdl:discriminator evaluates to true.</w:t>
            </w:r>
          </w:p>
          <w:p w14:paraId="43F7FFE7" w14:textId="77777777" w:rsidR="00B46A03" w:rsidRDefault="00B46A03" w:rsidP="007B6A01">
            <w:pPr>
              <w:jc w:val="left"/>
              <w:rPr>
                <w:rFonts w:eastAsia="MS Mincho"/>
              </w:rPr>
            </w:pPr>
            <w:r>
              <w:rPr>
                <w:rFonts w:eastAsia="MS Mincho"/>
              </w:rPr>
              <w:t>It is a Schema Definition Error if testKind is 'pattern', and a pattern is not supplied by either the value of the dfdl:discriminator element or the value of the testPattern property.</w:t>
            </w:r>
          </w:p>
          <w:p w14:paraId="1C210C39" w14:textId="77777777" w:rsidR="00B46A03" w:rsidRDefault="00B46A03" w:rsidP="007B6A01">
            <w:pPr>
              <w:jc w:val="left"/>
              <w:rPr>
                <w:rFonts w:eastAsia="MS Mincho"/>
              </w:rPr>
            </w:pPr>
            <w:r>
              <w:rPr>
                <w:rFonts w:eastAsia="MS Mincho"/>
              </w:rPr>
              <w:t>It is a Schema Definition Error if there is no value for the dfdl:encoding property in scope.</w:t>
            </w:r>
          </w:p>
          <w:p w14:paraId="3ADEAF3D" w14:textId="77777777" w:rsidR="00B46A03" w:rsidRDefault="00B46A03" w:rsidP="007B6A01">
            <w:pPr>
              <w:jc w:val="left"/>
              <w:rPr>
                <w:rFonts w:eastAsia="MS Mincho"/>
              </w:rPr>
            </w:pPr>
            <w:r>
              <w:rPr>
                <w:rFonts w:eastAsia="MS Mincho"/>
              </w:rPr>
              <w:t>It is a Schema Definition Error if dfdl:leadingSkip is other than 0.</w:t>
            </w:r>
          </w:p>
          <w:p w14:paraId="0BF58A69" w14:textId="77777777" w:rsidR="00B46A03" w:rsidRDefault="00B46A03" w:rsidP="007B6A01">
            <w:pPr>
              <w:jc w:val="left"/>
              <w:rPr>
                <w:rFonts w:eastAsia="MS Mincho"/>
              </w:rPr>
            </w:pPr>
            <w:r>
              <w:rPr>
                <w:rFonts w:eastAsia="MS Mincho"/>
              </w:rPr>
              <w:t>It is a Schema Definition Error if the dfdl:alignment is not 1 or 'implicit'</w:t>
            </w:r>
          </w:p>
          <w:p w14:paraId="65CB8A0D" w14:textId="77777777" w:rsidR="00B46A03" w:rsidRDefault="00B46A03" w:rsidP="007B6A01">
            <w:pPr>
              <w:autoSpaceDE w:val="0"/>
              <w:autoSpaceDN w:val="0"/>
              <w:adjustRightInd w:val="0"/>
              <w:jc w:val="left"/>
              <w:rPr>
                <w:rFonts w:eastAsia="Arial Unicode MS"/>
              </w:rPr>
            </w:pPr>
            <w:r>
              <w:t>Annotation: dfdl:</w:t>
            </w:r>
            <w:r>
              <w:rPr>
                <w:rFonts w:eastAsia="Arial Unicode MS"/>
              </w:rPr>
              <w:t>discriminator</w:t>
            </w:r>
          </w:p>
        </w:tc>
      </w:tr>
      <w:tr w:rsidR="00B46A03" w14:paraId="2EE6D716"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4C057EC2" w14:textId="77777777" w:rsidR="00B46A03" w:rsidRDefault="00B46A03" w:rsidP="007B6A01">
            <w:pPr>
              <w:jc w:val="left"/>
              <w:rPr>
                <w:rFonts w:eastAsia="MS Mincho" w:cs="Arial"/>
                <w:color w:val="000000"/>
                <w:lang w:eastAsia="ja-JP"/>
              </w:rPr>
            </w:pPr>
            <w:r>
              <w:rPr>
                <w:rFonts w:cs="Arial"/>
              </w:rPr>
              <w:t>message</w:t>
            </w:r>
          </w:p>
        </w:tc>
        <w:tc>
          <w:tcPr>
            <w:tcW w:w="0" w:type="auto"/>
            <w:tcBorders>
              <w:top w:val="single" w:sz="4" w:space="0" w:color="auto"/>
              <w:left w:val="single" w:sz="4" w:space="0" w:color="auto"/>
              <w:bottom w:val="single" w:sz="4" w:space="0" w:color="auto"/>
              <w:right w:val="single" w:sz="4" w:space="0" w:color="auto"/>
            </w:tcBorders>
            <w:hideMark/>
          </w:tcPr>
          <w:p w14:paraId="09DCA73B" w14:textId="77777777" w:rsidR="00B46A03" w:rsidRDefault="00B46A03" w:rsidP="007B6A01">
            <w:pPr>
              <w:jc w:val="left"/>
            </w:pPr>
            <w:r>
              <w:t>String or DFDL Expression</w:t>
            </w:r>
          </w:p>
          <w:p w14:paraId="7108323C" w14:textId="77777777" w:rsidR="00B46A03" w:rsidRDefault="00B46A03" w:rsidP="007B6A01">
            <w:pPr>
              <w:jc w:val="left"/>
            </w:pPr>
            <w:r>
              <w:rPr>
                <w:rFonts w:cs="Arial"/>
              </w:rPr>
              <w:t>Defines text to be used as a diagnostic code or for use in an error message, when the discriminator is unsuccessfu</w:t>
            </w:r>
            <w:r>
              <w:t>l.</w:t>
            </w:r>
          </w:p>
          <w:p w14:paraId="627C23A7" w14:textId="77777777" w:rsidR="00B46A03" w:rsidRDefault="00B46A03" w:rsidP="007B6A01">
            <w:pPr>
              <w:jc w:val="left"/>
            </w:pPr>
            <w:r>
              <w:t>T</w:t>
            </w:r>
            <w:r>
              <w:rPr>
                <w:rFonts w:cs="Arial"/>
                <w:iCs/>
              </w:rPr>
              <w:t>he DFDL Expression must return type xs:string. Any element referred to by the message expression must have already been processed or must be a descendent of this element. There is special treatment for errors that occur while evaluating the message expression. See below for details.</w:t>
            </w:r>
          </w:p>
          <w:p w14:paraId="4F70A13F" w14:textId="77777777" w:rsidR="00B46A03" w:rsidRDefault="00B46A03" w:rsidP="007B6A01">
            <w:pPr>
              <w:autoSpaceDE w:val="0"/>
              <w:autoSpaceDN w:val="0"/>
              <w:adjustRightInd w:val="0"/>
              <w:jc w:val="left"/>
              <w:rPr>
                <w:rFonts w:eastAsia="MS Mincho" w:cs="Arial"/>
                <w:color w:val="000000"/>
                <w:lang w:eastAsia="ja-JP"/>
              </w:rPr>
            </w:pPr>
            <w:r>
              <w:t>Annotation: dfdl:</w:t>
            </w:r>
            <w:r>
              <w:rPr>
                <w:rFonts w:eastAsia="Arial Unicode MS"/>
              </w:rPr>
              <w:t>discriminator</w:t>
            </w:r>
          </w:p>
        </w:tc>
      </w:tr>
    </w:tbl>
    <w:p w14:paraId="68D641BA" w14:textId="08F73FFC"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8</w:t>
      </w:r>
      <w:r>
        <w:rPr>
          <w:noProof/>
        </w:rPr>
        <w:fldChar w:fldCharType="end"/>
      </w:r>
      <w:r>
        <w:t xml:space="preserve"> dfdl:discriminator properties</w:t>
      </w:r>
    </w:p>
    <w:p w14:paraId="7EA47B7F" w14:textId="77777777" w:rsidR="00B46A03" w:rsidRDefault="00B46A03" w:rsidP="00B46A03">
      <w:pPr>
        <w:autoSpaceDE w:val="0"/>
        <w:autoSpaceDN w:val="0"/>
        <w:adjustRightInd w:val="0"/>
        <w:rPr>
          <w:rFonts w:cs="Arial"/>
        </w:rPr>
      </w:pPr>
      <w:r>
        <w:rPr>
          <w:rFonts w:cs="Arial"/>
        </w:rPr>
        <w:t xml:space="preserve">The message specified by the message property is issued only if the discriminator is unsuccessful, that is, the test expression  evaluates to false or the test pattern returns a zero-length match. If so, and the message property is an expression, the message expression is evaluated at that time. </w:t>
      </w:r>
    </w:p>
    <w:p w14:paraId="0722ABCE" w14:textId="77777777" w:rsidR="00B46A03" w:rsidRDefault="00B46A03" w:rsidP="00B46A03">
      <w:pPr>
        <w:autoSpaceDE w:val="0"/>
        <w:autoSpaceDN w:val="0"/>
        <w:adjustRightInd w:val="0"/>
        <w:rPr>
          <w:rFonts w:cs="Arial"/>
        </w:rPr>
      </w:pPr>
      <w:r>
        <w:rPr>
          <w:rFonts w:cs="Arial"/>
        </w:rPr>
        <w:t xml:space="preserve">If a Processing Error or Schema Definition Error occurs while evaluating the message expression, a Recoverable Error is issued to record this error (containing implementation-dependent content), then processing of the discriminator continues as if there were no problem, but in the case of failure using an implementation-dependent substitute message. </w:t>
      </w:r>
    </w:p>
    <w:p w14:paraId="5825AA44" w14:textId="77777777" w:rsidR="00B46A03" w:rsidRDefault="00B46A03" w:rsidP="00B46A03">
      <w:pPr>
        <w:rPr>
          <w:rFonts w:cs="Arial"/>
        </w:rPr>
      </w:pPr>
      <w:r>
        <w:rPr>
          <w:rFonts w:cs="Arial"/>
        </w:rPr>
        <w:t>Examples of dfdl:discriminator annotations:</w:t>
      </w:r>
    </w:p>
    <w:p w14:paraId="3801E7E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3C29F2F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&lt;xs:choice&gt;</w:t>
      </w:r>
    </w:p>
    <w:p w14:paraId="305ABF1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name='branchSimple' &gt;</w:t>
      </w:r>
    </w:p>
    <w:p w14:paraId="24622C5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654B4AD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&lt;xs:appinfo source="http://www.ogf.org/dfdl/"&gt; </w:t>
      </w:r>
    </w:p>
    <w:p w14:paraId="1483CA8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&lt;dfdl:discriminator test='{. eq "a"}'       /&gt;</w:t>
      </w:r>
    </w:p>
    <w:p w14:paraId="1EFDEA3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0E0E66B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598854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 </w:t>
      </w:r>
    </w:p>
    <w:p w14:paraId="5E0D461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3E4608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name='branchComplex' &gt;</w:t>
      </w:r>
    </w:p>
    <w:p w14:paraId="1FB135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6C54720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 </w:t>
      </w:r>
    </w:p>
    <w:p w14:paraId="7EA73C9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&lt;dfdl:discriminator test='{./identifier eq "b"}' /&gt;</w:t>
      </w:r>
    </w:p>
    <w:p w14:paraId="70CCB37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780EB0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669AF1D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 &gt;</w:t>
      </w:r>
    </w:p>
    <w:p w14:paraId="613BDD5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50A6C9C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name='identifier'  /&gt;</w:t>
      </w:r>
    </w:p>
    <w:p w14:paraId="29972D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rStyle w:val="CodeCharacter"/>
          <w:sz w:val="20"/>
          <w:szCs w:val="20"/>
          <w:lang w:val="en-US"/>
        </w:rPr>
        <w:t>...</w:t>
      </w:r>
    </w:p>
    <w:p w14:paraId="27B5DA6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06878EC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197D7CC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7E299EC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DBC73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name='branchNestedComplex' &gt;</w:t>
      </w:r>
    </w:p>
    <w:p w14:paraId="61B9650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2065B46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 </w:t>
      </w:r>
    </w:p>
    <w:p w14:paraId="78C5CA3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&lt;dfdl:discriminator test='{./Header/identifier eq "c"}'/&gt;</w:t>
      </w:r>
    </w:p>
    <w:p w14:paraId="56EBD6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3090FEF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4592E78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 &gt;</w:t>
      </w:r>
    </w:p>
    <w:p w14:paraId="2FC8378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2F06EC9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name='Header'  /&gt;</w:t>
      </w:r>
    </w:p>
    <w:p w14:paraId="37AF3FB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 &gt;</w:t>
      </w:r>
    </w:p>
    <w:p w14:paraId="592B0CD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63978B8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name='identifier'  /&gt;</w:t>
      </w:r>
    </w:p>
    <w:p w14:paraId="47CFF5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 w:val="20"/>
          <w:szCs w:val="20"/>
          <w:lang w:val="en-US"/>
        </w:rPr>
        <w:t xml:space="preserve">                ...</w:t>
      </w:r>
      <w:r>
        <w:t xml:space="preserve">               </w:t>
      </w:r>
    </w:p>
    <w:p w14:paraId="1006884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65A7AC9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6C94122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0789A6C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46D0121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375392A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1C2D689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&lt;/xs:choice&gt;</w:t>
      </w:r>
    </w:p>
    <w:p w14:paraId="1511EF2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6C106888"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934" w:name="_Toc322911577"/>
      <w:bookmarkStart w:id="1935" w:name="_Toc322912116"/>
      <w:bookmarkStart w:id="1936" w:name="_Toc329092966"/>
      <w:bookmarkStart w:id="1937" w:name="_Toc332701479"/>
      <w:bookmarkStart w:id="1938" w:name="_Toc332701786"/>
      <w:bookmarkStart w:id="1939" w:name="_Toc332711580"/>
      <w:bookmarkStart w:id="1940" w:name="_Toc332711888"/>
      <w:bookmarkStart w:id="1941" w:name="_Toc332712190"/>
      <w:bookmarkStart w:id="1942" w:name="_Toc332724106"/>
      <w:bookmarkStart w:id="1943" w:name="_Toc332724406"/>
      <w:bookmarkStart w:id="1944" w:name="_Toc341102702"/>
      <w:bookmarkStart w:id="1945" w:name="_Toc347241434"/>
      <w:bookmarkStart w:id="1946" w:name="_Toc347744627"/>
      <w:bookmarkStart w:id="1947" w:name="_Toc348984410"/>
      <w:bookmarkStart w:id="1948" w:name="_Toc348984715"/>
      <w:bookmarkStart w:id="1949" w:name="_Toc349037878"/>
      <w:bookmarkStart w:id="1950" w:name="_Toc349038183"/>
      <w:bookmarkStart w:id="1951" w:name="_Toc349042671"/>
      <w:bookmarkStart w:id="1952" w:name="_Toc349642098"/>
      <w:bookmarkStart w:id="1953" w:name="_Toc351912662"/>
      <w:bookmarkStart w:id="1954" w:name="_Toc351914684"/>
      <w:bookmarkStart w:id="1955" w:name="_Toc351915118"/>
      <w:bookmarkStart w:id="1956" w:name="_Toc361231157"/>
      <w:bookmarkStart w:id="1957" w:name="_Toc361231683"/>
      <w:bookmarkStart w:id="1958" w:name="_Toc362444981"/>
      <w:bookmarkStart w:id="1959" w:name="_Toc363908903"/>
      <w:bookmarkStart w:id="1960" w:name="_Toc364463326"/>
      <w:bookmarkStart w:id="1961" w:name="_Toc366077924"/>
      <w:bookmarkStart w:id="1962" w:name="_Toc366078543"/>
      <w:bookmarkStart w:id="1963" w:name="_Toc366079529"/>
      <w:bookmarkStart w:id="1964" w:name="_Toc366080141"/>
      <w:bookmarkStart w:id="1965" w:name="_Toc366080750"/>
      <w:bookmarkStart w:id="1966" w:name="_Toc366505090"/>
      <w:bookmarkStart w:id="1967" w:name="_Toc366508459"/>
      <w:bookmarkStart w:id="1968" w:name="_Toc366512960"/>
      <w:bookmarkStart w:id="1969" w:name="_Toc366574151"/>
      <w:bookmarkStart w:id="1970" w:name="_Toc366577944"/>
      <w:bookmarkStart w:id="1971" w:name="_Toc366578538"/>
      <w:bookmarkStart w:id="1972" w:name="_Toc366579130"/>
      <w:bookmarkStart w:id="1973" w:name="_Toc366579721"/>
      <w:bookmarkStart w:id="1974" w:name="_Toc366580313"/>
      <w:bookmarkStart w:id="1975" w:name="_Toc366580904"/>
      <w:bookmarkStart w:id="1976" w:name="_Toc366581496"/>
      <w:bookmarkStart w:id="1977" w:name="_Toc62570090"/>
      <w:bookmarkStart w:id="1978" w:name="_Toc210216812"/>
      <w:bookmarkStart w:id="1979" w:name="_Toc219440944"/>
      <w:bookmarkStart w:id="1980" w:name="_Toc177399050"/>
      <w:bookmarkStart w:id="1981" w:name="_Toc175057337"/>
      <w:bookmarkStart w:id="1982" w:name="_Toc199516264"/>
      <w:bookmarkStart w:id="1983" w:name="_Toc194983940"/>
      <w:bookmarkStart w:id="1984" w:name="_Ref222567026"/>
      <w:bookmarkStart w:id="1985" w:name="_Toc243112791"/>
      <w:bookmarkStart w:id="1986" w:name="_Toc349042672"/>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r>
        <w:t>DFDL Variable Annotations</w:t>
      </w:r>
      <w:bookmarkEnd w:id="1977"/>
      <w:bookmarkEnd w:id="1978"/>
      <w:bookmarkEnd w:id="1979"/>
    </w:p>
    <w:p w14:paraId="4C87208B" w14:textId="77777777" w:rsidR="00B46A03" w:rsidRDefault="00B46A03" w:rsidP="00B46A03">
      <w:r>
        <w:rPr>
          <w:i/>
          <w:iCs/>
        </w:rPr>
        <w:t>DFDL Variables</w:t>
      </w:r>
      <w:r>
        <w:t xml:space="preserve"> provide a means for communication and parameterization within a DFDL schema. Use of variables increases the modularity of a schema by enabling some parts of a schema to be parameterized so that they are reusable.</w:t>
      </w:r>
    </w:p>
    <w:p w14:paraId="76F84724" w14:textId="77777777" w:rsidR="00B46A03" w:rsidRDefault="00B46A03" w:rsidP="00B46A03">
      <w:r>
        <w:t>There are 3 DFDL annotation elements associated with DFDL variables:</w:t>
      </w:r>
    </w:p>
    <w:p w14:paraId="2DCE1755" w14:textId="77777777" w:rsidR="00B46A03" w:rsidRPr="009276EB" w:rsidRDefault="00B46A03" w:rsidP="00EB2287">
      <w:pPr>
        <w:pStyle w:val="ListParagraph"/>
        <w:numPr>
          <w:ilvl w:val="0"/>
          <w:numId w:val="145"/>
        </w:numPr>
        <w:tabs>
          <w:tab w:val="clear" w:pos="403"/>
        </w:tabs>
        <w:spacing w:before="60" w:after="60" w:line="240" w:lineRule="auto"/>
        <w:jc w:val="left"/>
      </w:pPr>
      <w:r w:rsidRPr="009276EB">
        <w:t>dfdl:defineVariable - defines a variable and creates a global instance of it.</w:t>
      </w:r>
    </w:p>
    <w:p w14:paraId="5661D70B" w14:textId="77777777" w:rsidR="00B46A03" w:rsidRPr="009276EB" w:rsidRDefault="00B46A03" w:rsidP="00EB2287">
      <w:pPr>
        <w:pStyle w:val="ListParagraph"/>
        <w:numPr>
          <w:ilvl w:val="0"/>
          <w:numId w:val="145"/>
        </w:numPr>
        <w:tabs>
          <w:tab w:val="clear" w:pos="403"/>
        </w:tabs>
        <w:spacing w:before="60" w:after="60" w:line="240" w:lineRule="auto"/>
        <w:jc w:val="left"/>
      </w:pPr>
      <w:r w:rsidRPr="009276EB">
        <w:t>dfdl:newVariableInstance - creates a scoped instance of a variable.</w:t>
      </w:r>
    </w:p>
    <w:p w14:paraId="02839F8F" w14:textId="77777777" w:rsidR="00B46A03" w:rsidRPr="009276EB" w:rsidRDefault="00B46A03" w:rsidP="00EB2287">
      <w:pPr>
        <w:pStyle w:val="ListParagraph"/>
        <w:numPr>
          <w:ilvl w:val="0"/>
          <w:numId w:val="145"/>
        </w:numPr>
        <w:tabs>
          <w:tab w:val="clear" w:pos="403"/>
        </w:tabs>
        <w:spacing w:before="60" w:after="60" w:line="240" w:lineRule="auto"/>
        <w:jc w:val="left"/>
      </w:pPr>
      <w:r w:rsidRPr="009276EB">
        <w:t>dfdl:setVariable - assigns the value of a variable instance, which can be global or scoped.</w:t>
      </w:r>
    </w:p>
    <w:p w14:paraId="0E8CED45" w14:textId="77777777" w:rsidR="00B46A03" w:rsidRDefault="00B46A03" w:rsidP="00B46A03">
      <w:r>
        <w:t xml:space="preserve">Variables are defined at the top-level of a schema and have a specific simple type. </w:t>
      </w:r>
    </w:p>
    <w:p w14:paraId="4F772C03" w14:textId="77777777" w:rsidR="00B46A03" w:rsidRDefault="00B46A03" w:rsidP="00B46A03">
      <w:r>
        <w:t xml:space="preserve">A distinction is made between the variable as defined, and an </w:t>
      </w:r>
      <w:r>
        <w:rPr>
          <w:i/>
          <w:iCs/>
        </w:rPr>
        <w:t>instance</w:t>
      </w:r>
      <w:r>
        <w:t xml:space="preserve"> of the variable where a value can be stored. </w:t>
      </w:r>
    </w:p>
    <w:p w14:paraId="29E0458F" w14:textId="77777777" w:rsidR="00B46A03" w:rsidRDefault="00B46A03" w:rsidP="00B46A03">
      <w:r>
        <w:t xml:space="preserve">The dfdl:defineVariable annotation defines the name, type, and optionally default value for the variable. It is like defining a class of variables, instances of which actually store values. The dfdl:defineVariable also introduces a single unique global instance of the variable. Additional instances may be allocated in a stack-like fashion using dfdl:newVariableInstance which causes new instances to come into existence upon entry to the scope of a model group, and these instances go away on exit from the same. </w:t>
      </w:r>
    </w:p>
    <w:p w14:paraId="1BD949F4" w14:textId="77777777" w:rsidR="00B46A03" w:rsidRDefault="00B46A03" w:rsidP="00B46A03">
      <w:r>
        <w:lastRenderedPageBreak/>
        <w:t xml:space="preserve">DFDL variables only </w:t>
      </w:r>
      <w:r>
        <w:rPr>
          <w:i/>
          <w:iCs/>
        </w:rPr>
        <w:t>vary</w:t>
      </w:r>
      <w:r>
        <w:t xml:space="preserve"> in the sense that different instances of the same variable can have different values. A single instance of a variable only ever takes on a single value. Each variable instance is a </w:t>
      </w:r>
      <w:r w:rsidRPr="001311AD">
        <w:rPr>
          <w:i/>
          <w:iCs/>
        </w:rPr>
        <w:t>single-assignment</w:t>
      </w:r>
      <w:r>
        <w:t xml:space="preserve"> location for a value</w:t>
      </w:r>
      <w:r>
        <w:rPr>
          <w:rStyle w:val="FootnoteReference"/>
          <w:rFonts w:cs="Arial"/>
        </w:rPr>
        <w:footnoteReference w:id="9"/>
      </w:r>
      <w:r>
        <w:t xml:space="preserve">. Once a variable instance's value has been read, it can never be assigned again. If it has not yet been assigned, and its default value has not been read, then a variable instance can be assigned </w:t>
      </w:r>
      <w:r w:rsidRPr="001311AD">
        <w:rPr>
          <w:i/>
          <w:iCs/>
        </w:rPr>
        <w:t>once</w:t>
      </w:r>
      <w:r>
        <w:t xml:space="preserve"> using dfdl:setVariable.</w:t>
      </w:r>
    </w:p>
    <w:p w14:paraId="79F6E8A8" w14:textId="77777777" w:rsidR="00B46A03" w:rsidRDefault="00B46A03" w:rsidP="00B46A03">
      <w:r>
        <w:t xml:space="preserve">Variables are used by referencing them in DFDL expressions by prefixing their QNames with '$'. </w:t>
      </w:r>
    </w:p>
    <w:p w14:paraId="10487F21" w14:textId="318F53F9" w:rsidR="00B46A03" w:rsidRDefault="00B46A03" w:rsidP="00B46A03">
      <w:r>
        <w:t xml:space="preserve">More information about variables and how they work operationally is in Section </w:t>
      </w:r>
      <w:r w:rsidRPr="00065302">
        <w:rPr>
          <w:rStyle w:val="Hyperlink"/>
        </w:rPr>
        <w:fldChar w:fldCharType="begin"/>
      </w:r>
      <w:r w:rsidRPr="00065302">
        <w:rPr>
          <w:rStyle w:val="Hyperlink"/>
        </w:rPr>
        <w:instrText xml:space="preserve"> REF _Ref38373752 \w \h </w:instrText>
      </w:r>
      <w:r w:rsidRPr="00065302">
        <w:rPr>
          <w:rStyle w:val="Hyperlink"/>
        </w:rPr>
      </w:r>
      <w:r w:rsidRPr="00065302">
        <w:rPr>
          <w:rStyle w:val="Hyperlink"/>
        </w:rPr>
        <w:fldChar w:fldCharType="separate"/>
      </w:r>
      <w:r w:rsidR="009D1493">
        <w:rPr>
          <w:rStyle w:val="Hyperlink"/>
        </w:rPr>
        <w:t>18.2</w:t>
      </w:r>
      <w:r w:rsidRPr="00065302">
        <w:rPr>
          <w:rStyle w:val="Hyperlink"/>
        </w:rPr>
        <w:fldChar w:fldCharType="end"/>
      </w:r>
      <w:r>
        <w:t xml:space="preserve"> </w:t>
      </w:r>
      <w:r w:rsidRPr="00F4681C">
        <w:rPr>
          <w:rStyle w:val="InternetLink"/>
        </w:rPr>
        <w:fldChar w:fldCharType="begin"/>
      </w:r>
      <w:r w:rsidRPr="00F4681C">
        <w:rPr>
          <w:rStyle w:val="InternetLink"/>
        </w:rPr>
        <w:instrText xml:space="preserve"> REF _Ref38373757 \h </w:instrText>
      </w:r>
      <w:r>
        <w:rPr>
          <w:rStyle w:val="InternetLink"/>
        </w:rPr>
        <w:instrText xml:space="preserve"> \* MERGEFORMAT </w:instrText>
      </w:r>
      <w:r w:rsidRPr="00F4681C">
        <w:rPr>
          <w:rStyle w:val="InternetLink"/>
        </w:rPr>
      </w:r>
      <w:r w:rsidRPr="00F4681C">
        <w:rPr>
          <w:rStyle w:val="InternetLink"/>
        </w:rPr>
        <w:fldChar w:fldCharType="separate"/>
      </w:r>
      <w:r w:rsidR="009D1493" w:rsidRPr="009D1493">
        <w:rPr>
          <w:rStyle w:val="InternetLink"/>
        </w:rPr>
        <w:t>Variables</w:t>
      </w:r>
      <w:r w:rsidRPr="00F4681C">
        <w:rPr>
          <w:rStyle w:val="InternetLink"/>
        </w:rPr>
        <w:fldChar w:fldCharType="end"/>
      </w:r>
      <w:r>
        <w:t xml:space="preserve">. The remaining sub-sections of this section focus only on the variable-related DFDL annotations and their syntax. </w:t>
      </w:r>
    </w:p>
    <w:p w14:paraId="4841BF7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987" w:name="_Toc62570091"/>
      <w:bookmarkStart w:id="1988" w:name="_Toc210216813"/>
      <w:bookmarkStart w:id="1989" w:name="_Toc219440945"/>
      <w:r>
        <w:rPr>
          <w:rFonts w:eastAsia="Times New Roman"/>
        </w:rPr>
        <w:t>dfdl:defineVariable Annotation Element</w:t>
      </w:r>
      <w:bookmarkEnd w:id="1980"/>
      <w:bookmarkEnd w:id="1981"/>
      <w:bookmarkEnd w:id="1982"/>
      <w:bookmarkEnd w:id="1983"/>
      <w:bookmarkEnd w:id="1984"/>
      <w:bookmarkEnd w:id="1985"/>
      <w:bookmarkEnd w:id="1986"/>
      <w:bookmarkEnd w:id="1987"/>
      <w:bookmarkEnd w:id="1988"/>
      <w:bookmarkEnd w:id="1989"/>
    </w:p>
    <w:p w14:paraId="1D5B5E6D" w14:textId="77777777" w:rsidR="00B46A03" w:rsidRDefault="00B46A03" w:rsidP="00B46A03">
      <w:r>
        <w:t>A global variable is introduced using dfdl:defineVariable:</w:t>
      </w:r>
    </w:p>
    <w:p w14:paraId="55422A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&lt;dfdl:defineVariable</w:t>
      </w:r>
    </w:p>
    <w:p w14:paraId="6662859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r>
      <w:r>
        <w:rPr>
          <w:bCs/>
        </w:rPr>
        <w:t>name</w:t>
      </w:r>
      <w:r>
        <w:t xml:space="preserve"> = </w:t>
      </w:r>
      <w:r>
        <w:rPr>
          <w:i/>
        </w:rPr>
        <w:t>NCName</w:t>
      </w:r>
    </w:p>
    <w:p w14:paraId="6CABE49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 xml:space="preserve">type? = </w:t>
      </w:r>
      <w:r>
        <w:rPr>
          <w:i/>
        </w:rPr>
        <w:t>QName</w:t>
      </w:r>
    </w:p>
    <w:p w14:paraId="196C926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lang w:val="en-US"/>
        </w:rPr>
        <w:t xml:space="preserve">      defaultValue? = </w:t>
      </w:r>
      <w:r>
        <w:t xml:space="preserve">logical value or dfdl expression </w:t>
      </w:r>
    </w:p>
    <w:p w14:paraId="753939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lang w:val="en-US"/>
        </w:rPr>
        <w:t xml:space="preserve">      external?</w:t>
      </w:r>
      <w:r>
        <w:t xml:space="preserve"> = 'false' | 'true' </w:t>
      </w:r>
      <w:r>
        <w:rPr>
          <w:lang w:val="en-US"/>
        </w:rPr>
        <w:t>&gt;</w:t>
      </w:r>
    </w:p>
    <w:p w14:paraId="2F5F092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 Contains:</w:t>
      </w:r>
      <w:r>
        <w:rPr>
          <w:i/>
        </w:rPr>
        <w:t xml:space="preserve"> logical value or dfdl expression</w:t>
      </w:r>
      <w:r>
        <w:t xml:space="preserve"> (default value) --&gt;</w:t>
      </w:r>
    </w:p>
    <w:p w14:paraId="6BEE5B7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&lt;/dfdl:defineVariable&gt;</w:t>
      </w:r>
    </w:p>
    <w:p w14:paraId="323765E1" w14:textId="77777777" w:rsidR="00B46A03" w:rsidRDefault="00B46A03" w:rsidP="00B46A03">
      <w:pPr>
        <w:rPr>
          <w:rFonts w:cs="Arial"/>
        </w:rPr>
      </w:pPr>
      <w:r>
        <w:rPr>
          <w:rFonts w:cs="Arial"/>
        </w:rPr>
        <w:t>The name of a newly defined variable is placed into the target namespace of the schema containing the annotation. Variable names are distinct from format and escape scheme names and so cannot conflict with them.  A variable can have any type from the DFDL subset of XML schema simple types. If no type is specified, the type is xs:string.</w:t>
      </w:r>
    </w:p>
    <w:p w14:paraId="124C4295" w14:textId="77777777" w:rsidR="00B46A03" w:rsidRDefault="00B46A03" w:rsidP="00B46A03">
      <w:pPr>
        <w:rPr>
          <w:rFonts w:cs="Arial"/>
        </w:rPr>
      </w:pPr>
      <w:r>
        <w:rPr>
          <w:rFonts w:cs="Arial"/>
        </w:rPr>
        <w:t>The defaultValue is optional. This is a literal value or an expression which evaluates to a constant, and it can be specified as an attribute or as the element value. If specified, the default value must match the type of the variable (otherwise it is a Schema Definition Error). If the defaultValue is given by an expression that expression must not contain any relative path (otherwise it is a Schema Definition Error).</w:t>
      </w:r>
    </w:p>
    <w:p w14:paraId="12A2F971" w14:textId="77777777" w:rsidR="00B46A03" w:rsidRDefault="00B46A03" w:rsidP="00B46A03">
      <w:pPr>
        <w:rPr>
          <w:rFonts w:cs="Arial"/>
        </w:rPr>
      </w:pPr>
      <w:r>
        <w:rPr>
          <w:rFonts w:cs="Arial"/>
        </w:rPr>
        <w:t xml:space="preserve">Note that the syntax supports both a defaultValue attribute and the default value being specified by the element value. Only one or the other may be present (otherwise it is a Schema Definition Error). To set the default value to "" (empty string), the defaultValue attribute syntax must be used, or the expression { "" } must be used as the element value. </w:t>
      </w:r>
    </w:p>
    <w:p w14:paraId="11481715" w14:textId="77777777" w:rsidR="00B46A03" w:rsidRDefault="00B46A03" w:rsidP="00B46A03">
      <w:pPr>
        <w:rPr>
          <w:rFonts w:cs="Arial"/>
        </w:rPr>
      </w:pPr>
      <w:r>
        <w:rPr>
          <w:rFonts w:cs="Arial"/>
        </w:rPr>
        <w:t>Note also that the value of the name attribute is an NCName (non-colon name - that is, may not have a prefix). The name of a variable is defined in the target namespace of the schema containing the definition. If multiple dfdl:defineVariable definitions have the same 'name' attribute in the same namespace then it is a Schema Definition Error.</w:t>
      </w:r>
    </w:p>
    <w:p w14:paraId="15AA287E" w14:textId="3E6B5716" w:rsidR="00B46A03" w:rsidRDefault="00B46A03" w:rsidP="00B46A03">
      <w:pPr>
        <w:rPr>
          <w:rFonts w:cs="Arial"/>
        </w:rPr>
      </w:pPr>
      <w:r>
        <w:rPr>
          <w:rFonts w:cs="Arial"/>
        </w:rPr>
        <w:t xml:space="preserve">A default </w:t>
      </w:r>
      <w:r>
        <w:rPr>
          <w:rStyle w:val="Emphasis"/>
        </w:rPr>
        <w:t>instance</w:t>
      </w:r>
      <w:r>
        <w:rPr>
          <w:rFonts w:cs="Arial"/>
        </w:rPr>
        <w:t xml:space="preserve"> of the variable is automatically created (with global scope) at the start of a DFDL parse or unparse. Additional instances of a variable can be created with the scope of other schema components. See Section </w:t>
      </w:r>
      <w:r w:rsidRPr="00065302">
        <w:rPr>
          <w:rStyle w:val="Hyperlink"/>
        </w:rPr>
        <w:fldChar w:fldCharType="begin"/>
      </w:r>
      <w:r w:rsidRPr="00065302">
        <w:rPr>
          <w:rStyle w:val="Hyperlink"/>
        </w:rPr>
        <w:instrText xml:space="preserve"> REF _Ref37945094 \r \h </w:instrText>
      </w:r>
      <w:r w:rsidRPr="00065302">
        <w:rPr>
          <w:rStyle w:val="Hyperlink"/>
        </w:rPr>
      </w:r>
      <w:r w:rsidRPr="00065302">
        <w:rPr>
          <w:rStyle w:val="Hyperlink"/>
        </w:rPr>
        <w:fldChar w:fldCharType="separate"/>
      </w:r>
      <w:r w:rsidR="009D1493">
        <w:rPr>
          <w:rStyle w:val="Hyperlink"/>
        </w:rPr>
        <w:t>7.7.2</w:t>
      </w:r>
      <w:r w:rsidRPr="00065302">
        <w:rPr>
          <w:rStyle w:val="Hyperlink"/>
        </w:rPr>
        <w:fldChar w:fldCharType="end"/>
      </w:r>
      <w:r>
        <w:rPr>
          <w:rStyle w:val="Hyperlink"/>
        </w:rPr>
        <w:t xml:space="preserve"> </w:t>
      </w:r>
      <w:r w:rsidRPr="00F4681C">
        <w:rPr>
          <w:rStyle w:val="InternetLink"/>
        </w:rPr>
        <w:fldChar w:fldCharType="begin"/>
      </w:r>
      <w:r w:rsidRPr="00F4681C">
        <w:rPr>
          <w:rStyle w:val="InternetLink"/>
        </w:rPr>
        <w:instrText xml:space="preserve"> REF _Ref37945094 \h </w:instrText>
      </w:r>
      <w:r>
        <w:rPr>
          <w:rStyle w:val="InternetLink"/>
        </w:rPr>
        <w:instrText xml:space="preserve"> \* MERGEFORMAT </w:instrText>
      </w:r>
      <w:r w:rsidRPr="00F4681C">
        <w:rPr>
          <w:rStyle w:val="InternetLink"/>
        </w:rPr>
      </w:r>
      <w:r w:rsidRPr="00F4681C">
        <w:rPr>
          <w:rStyle w:val="InternetLink"/>
        </w:rPr>
        <w:fldChar w:fldCharType="separate"/>
      </w:r>
      <w:r w:rsidR="009D1493" w:rsidRPr="009D1493">
        <w:rPr>
          <w:rStyle w:val="InternetLink"/>
        </w:rPr>
        <w:t>The dfdl:newVariableInstance Statement Annotation Element</w:t>
      </w:r>
      <w:r w:rsidRPr="00F4681C">
        <w:rPr>
          <w:rStyle w:val="InternetLink"/>
        </w:rPr>
        <w:fldChar w:fldCharType="end"/>
      </w:r>
      <w:r>
        <w:rPr>
          <w:rFonts w:cs="Arial"/>
        </w:rPr>
        <w:t>.</w:t>
      </w:r>
    </w:p>
    <w:p w14:paraId="3BE03587" w14:textId="77777777" w:rsidR="00B46A03" w:rsidRDefault="00B46A03" w:rsidP="00B46A03">
      <w:pPr>
        <w:rPr>
          <w:rFonts w:cs="Arial"/>
        </w:rPr>
      </w:pPr>
      <w:r>
        <w:rPr>
          <w:rFonts w:cs="Arial"/>
        </w:rPr>
        <w:t xml:space="preserve">The </w:t>
      </w:r>
      <w:r>
        <w:rPr>
          <w:rFonts w:cs="Arial"/>
          <w:bCs/>
        </w:rPr>
        <w:t>external</w:t>
      </w:r>
      <w:r>
        <w:rPr>
          <w:rFonts w:cs="Arial"/>
        </w:rPr>
        <w:t xml:space="preserve"> property is optional. If not specified it takes the default value 'false'. If true, the value may be provided by the DFDL processor and this external value is used as the global default value overriding any defaultValue specified on the dfdl:defineVariable annotation. The mechanism by which the processor provides this value is</w:t>
      </w:r>
      <w:r w:rsidRPr="00203B81">
        <w:rPr>
          <w:rFonts w:cs="Arial"/>
          <w:i/>
          <w:iCs/>
        </w:rPr>
        <w:t xml:space="preserve"> implementation-defined</w:t>
      </w:r>
      <w:r>
        <w:rPr>
          <w:rFonts w:cs="Arial"/>
        </w:rPr>
        <w:t>.</w:t>
      </w:r>
    </w:p>
    <w:p w14:paraId="23724806" w14:textId="6E1CDC03" w:rsidR="00B46A03" w:rsidRDefault="00B46A03" w:rsidP="00B46A03">
      <w:pPr>
        <w:rPr>
          <w:rFonts w:cs="Arial"/>
        </w:rPr>
      </w:pPr>
      <w:r>
        <w:rPr>
          <w:rFonts w:cs="Arial"/>
        </w:rPr>
        <w:t xml:space="preserve">A variable instance gets its value either from the default value provided in the dfdl:defineVariable definition, from an external binding of the variable if the definition has the external attribute, from a dfdl:setVariable statement (See Section </w:t>
      </w:r>
      <w:r>
        <w:rPr>
          <w:rFonts w:cs="Arial"/>
        </w:rPr>
        <w:fldChar w:fldCharType="begin"/>
      </w:r>
      <w:r>
        <w:rPr>
          <w:rFonts w:cs="Arial"/>
        </w:rPr>
        <w:instrText xml:space="preserve"> REF _Ref52284287 \r \h </w:instrText>
      </w:r>
      <w:r>
        <w:rPr>
          <w:rFonts w:cs="Arial"/>
        </w:rPr>
      </w:r>
      <w:r>
        <w:rPr>
          <w:rFonts w:cs="Arial"/>
        </w:rPr>
        <w:fldChar w:fldCharType="separate"/>
      </w:r>
      <w:r w:rsidR="009D1493">
        <w:rPr>
          <w:rFonts w:cs="Arial"/>
        </w:rPr>
        <w:t>7.7.3</w:t>
      </w:r>
      <w:r>
        <w:rPr>
          <w:rFonts w:cs="Arial"/>
        </w:rPr>
        <w:fldChar w:fldCharType="end"/>
      </w:r>
      <w:r>
        <w:rPr>
          <w:rFonts w:cs="Arial"/>
        </w:rPr>
        <w:t xml:space="preserve">, </w:t>
      </w:r>
      <w:hyperlink w:anchor="_The_dfdl:setVariable_Statement" w:history="1">
        <w:r w:rsidRPr="002E139B">
          <w:rPr>
            <w:rStyle w:val="InternetLink"/>
          </w:rPr>
          <w:fldChar w:fldCharType="begin"/>
        </w:r>
        <w:r w:rsidRPr="002E139B">
          <w:rPr>
            <w:rStyle w:val="InternetLink"/>
          </w:rPr>
          <w:instrText xml:space="preserve"> REF _Ref52284301 \h  \* MERGEFORMAT </w:instrText>
        </w:r>
        <w:r w:rsidRPr="002E139B">
          <w:rPr>
            <w:rStyle w:val="InternetLink"/>
          </w:rPr>
        </w:r>
        <w:r w:rsidRPr="002E139B">
          <w:rPr>
            <w:rStyle w:val="InternetLink"/>
          </w:rPr>
          <w:fldChar w:fldCharType="separate"/>
        </w:r>
        <w:r w:rsidR="009D1493" w:rsidRPr="009D1493">
          <w:rPr>
            <w:rStyle w:val="InternetLink"/>
          </w:rPr>
          <w:t>The dfdl:setVariable Statement Annotation Element</w:t>
        </w:r>
        <w:r w:rsidRPr="002E139B">
          <w:rPr>
            <w:rStyle w:val="InternetLink"/>
          </w:rPr>
          <w:fldChar w:fldCharType="end"/>
        </w:r>
      </w:hyperlink>
      <w:r>
        <w:rPr>
          <w:rFonts w:cs="Arial"/>
        </w:rPr>
        <w:t xml:space="preserve">), or from the default value of a dfdl:newVariableInstance statement (See Section </w:t>
      </w:r>
      <w:r w:rsidRPr="00065302">
        <w:rPr>
          <w:rStyle w:val="Hyperlink"/>
        </w:rPr>
        <w:fldChar w:fldCharType="begin"/>
      </w:r>
      <w:r w:rsidRPr="00065302">
        <w:rPr>
          <w:rStyle w:val="Hyperlink"/>
        </w:rPr>
        <w:instrText xml:space="preserve"> REF _Ref37945094 \r \h </w:instrText>
      </w:r>
      <w:r w:rsidRPr="00065302">
        <w:rPr>
          <w:rStyle w:val="Hyperlink"/>
        </w:rPr>
      </w:r>
      <w:r w:rsidRPr="00065302">
        <w:rPr>
          <w:rStyle w:val="Hyperlink"/>
        </w:rPr>
        <w:fldChar w:fldCharType="separate"/>
      </w:r>
      <w:r w:rsidR="009D1493">
        <w:rPr>
          <w:rStyle w:val="Hyperlink"/>
        </w:rPr>
        <w:t>7.7.2</w:t>
      </w:r>
      <w:r w:rsidRPr="00065302">
        <w:rPr>
          <w:rStyle w:val="Hyperlink"/>
        </w:rPr>
        <w:fldChar w:fldCharType="end"/>
      </w:r>
      <w:r>
        <w:rPr>
          <w:rStyle w:val="Hyperlink"/>
        </w:rPr>
        <w:t xml:space="preserve"> </w:t>
      </w:r>
      <w:r w:rsidRPr="002E139B">
        <w:rPr>
          <w:rStyle w:val="InternetLink"/>
        </w:rPr>
        <w:fldChar w:fldCharType="begin"/>
      </w:r>
      <w:r w:rsidRPr="002E139B">
        <w:rPr>
          <w:rStyle w:val="InternetLink"/>
        </w:rPr>
        <w:instrText xml:space="preserve"> REF _Ref37945094 \h  \* MERGEFORMAT </w:instrText>
      </w:r>
      <w:r w:rsidRPr="002E139B">
        <w:rPr>
          <w:rStyle w:val="InternetLink"/>
        </w:rPr>
      </w:r>
      <w:r w:rsidRPr="002E139B">
        <w:rPr>
          <w:rStyle w:val="InternetLink"/>
        </w:rPr>
        <w:fldChar w:fldCharType="separate"/>
      </w:r>
      <w:r w:rsidR="009D1493" w:rsidRPr="009D1493">
        <w:rPr>
          <w:rStyle w:val="InternetLink"/>
        </w:rPr>
        <w:t>The dfdl:newVariableInstance Statement Annotation Element</w:t>
      </w:r>
      <w:r w:rsidRPr="002E139B">
        <w:rPr>
          <w:rStyle w:val="InternetLink"/>
        </w:rPr>
        <w:fldChar w:fldCharType="end"/>
      </w:r>
      <w:r>
        <w:rPr>
          <w:rFonts w:cs="Arial"/>
        </w:rPr>
        <w:t>.)</w:t>
      </w:r>
    </w:p>
    <w:p w14:paraId="7241C8B2" w14:textId="77777777" w:rsidR="00B46A03" w:rsidRDefault="00B46A03" w:rsidP="00B46A03">
      <w:pPr>
        <w:rPr>
          <w:rFonts w:cs="Arial"/>
        </w:rPr>
      </w:pPr>
      <w:r>
        <w:rPr>
          <w:rFonts w:cs="Arial"/>
        </w:rPr>
        <w:lastRenderedPageBreak/>
        <w:t xml:space="preserve">There is no required order between dfdl:defineVariable and other schema level defining annotations or a dfdl:format annotation that may refer to the variable. </w:t>
      </w:r>
    </w:p>
    <w:p w14:paraId="60BD4F8B" w14:textId="77777777" w:rsidR="00B46A03" w:rsidRDefault="00B46A03" w:rsidP="00B46A03">
      <w:pPr>
        <w:rPr>
          <w:rFonts w:cs="Arial"/>
          <w:lang w:eastAsia="en-GB"/>
        </w:rPr>
      </w:pPr>
      <w:r>
        <w:rPr>
          <w:rFonts w:cs="Arial"/>
          <w:lang w:eastAsia="en-GB"/>
        </w:rPr>
        <w:t xml:space="preserve">A defaultValue expression MUST be evaluated before processing of the data stream begins. </w:t>
      </w:r>
    </w:p>
    <w:p w14:paraId="59A18380" w14:textId="77777777" w:rsidR="00B46A03" w:rsidRDefault="00B46A03" w:rsidP="00B46A03">
      <w:pPr>
        <w:rPr>
          <w:rFonts w:cs="Arial"/>
          <w:lang w:eastAsia="en-GB"/>
        </w:rPr>
      </w:pPr>
      <w:r>
        <w:rPr>
          <w:rFonts w:cs="Arial"/>
          <w:lang w:eastAsia="en-GB"/>
        </w:rPr>
        <w:t>A defaultValue expression can refer to other variables but not to the Infoset (so no path locations).When a defaultValue expression references other variables, the referenced variables each must either have a defaultValue or be external. It is a Schema Definition Error otherwise.</w:t>
      </w:r>
    </w:p>
    <w:p w14:paraId="243EB6F2" w14:textId="77777777" w:rsidR="00B46A03" w:rsidRDefault="00B46A03" w:rsidP="00B46A03">
      <w:pPr>
        <w:rPr>
          <w:rFonts w:cs="Arial"/>
          <w:lang w:eastAsia="en-GB"/>
        </w:rPr>
      </w:pPr>
      <w:r>
        <w:rPr>
          <w:rFonts w:cs="Arial"/>
          <w:lang w:eastAsia="en-GB"/>
        </w:rPr>
        <w:t>If a defaultValue expression references another variable then the single-assignment nature of variables prevents the referenced variable's value from ever changing, that is, it is considered to be a read of the variable's value, and once read, a variable's value cannot be changed.</w:t>
      </w:r>
    </w:p>
    <w:p w14:paraId="14FD158B" w14:textId="77777777" w:rsidR="00B46A03" w:rsidRDefault="00B46A03" w:rsidP="00B46A03">
      <w:pPr>
        <w:rPr>
          <w:rFonts w:cs="Arial"/>
          <w:lang w:eastAsia="en-GB"/>
        </w:rPr>
      </w:pPr>
      <w:r>
        <w:rPr>
          <w:rFonts w:cs="Arial"/>
          <w:lang w:eastAsia="en-GB"/>
        </w:rPr>
        <w:t>If a defaultValue expression references another variable and this causes a circular reference, it is a Schema Definition Error.</w:t>
      </w:r>
    </w:p>
    <w:p w14:paraId="4C302EBE" w14:textId="77777777" w:rsidR="00B46A03" w:rsidRDefault="00B46A03" w:rsidP="00B46A03">
      <w:r>
        <w:rPr>
          <w:rFonts w:cs="Arial"/>
          <w:lang w:eastAsia="en-GB"/>
        </w:rPr>
        <w:t>It is a Schema Definition Error if the type of the variable is a user-defined simple type restriction.</w:t>
      </w:r>
    </w:p>
    <w:p w14:paraId="6F7E002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bookmarkStart w:id="1990" w:name="_Toc322911579"/>
      <w:bookmarkStart w:id="1991" w:name="_Toc322912118"/>
      <w:bookmarkStart w:id="1992" w:name="_Toc329092968"/>
      <w:bookmarkStart w:id="1993" w:name="_Toc332701481"/>
      <w:bookmarkStart w:id="1994" w:name="_Toc332701788"/>
      <w:bookmarkStart w:id="1995" w:name="_Toc332711582"/>
      <w:bookmarkStart w:id="1996" w:name="_Toc332711890"/>
      <w:bookmarkStart w:id="1997" w:name="_Toc332712192"/>
      <w:bookmarkStart w:id="1998" w:name="_Toc332724108"/>
      <w:bookmarkStart w:id="1999" w:name="_Toc332724408"/>
      <w:bookmarkStart w:id="2000" w:name="_Toc341102704"/>
      <w:bookmarkStart w:id="2001" w:name="_Toc347241436"/>
      <w:bookmarkStart w:id="2002" w:name="_Toc347744629"/>
      <w:bookmarkStart w:id="2003" w:name="_Toc348984412"/>
      <w:bookmarkStart w:id="2004" w:name="_Toc348984717"/>
      <w:bookmarkStart w:id="2005" w:name="_Toc349037880"/>
      <w:bookmarkStart w:id="2006" w:name="_Toc349038185"/>
      <w:bookmarkStart w:id="2007" w:name="_Toc349042673"/>
      <w:bookmarkStart w:id="2008" w:name="_Toc351912664"/>
      <w:bookmarkStart w:id="2009" w:name="_Toc351914686"/>
      <w:bookmarkStart w:id="2010" w:name="_Toc351915120"/>
      <w:bookmarkStart w:id="2011" w:name="_Toc361231159"/>
      <w:bookmarkStart w:id="2012" w:name="_Toc361231685"/>
      <w:bookmarkStart w:id="2013" w:name="_Toc362444983"/>
      <w:bookmarkStart w:id="2014" w:name="_Toc363908905"/>
      <w:bookmarkStart w:id="2015" w:name="_Toc364463328"/>
      <w:bookmarkStart w:id="2016" w:name="_Toc366077926"/>
      <w:bookmarkStart w:id="2017" w:name="_Toc366078545"/>
      <w:bookmarkStart w:id="2018" w:name="_Toc366079531"/>
      <w:bookmarkStart w:id="2019" w:name="_Toc366080143"/>
      <w:bookmarkStart w:id="2020" w:name="_Toc366080752"/>
      <w:bookmarkStart w:id="2021" w:name="_Toc366505092"/>
      <w:bookmarkStart w:id="2022" w:name="_Toc366508461"/>
      <w:bookmarkStart w:id="2023" w:name="_Toc366512962"/>
      <w:bookmarkStart w:id="2024" w:name="_Toc366574153"/>
      <w:bookmarkStart w:id="2025" w:name="_Toc366577946"/>
      <w:bookmarkStart w:id="2026" w:name="_Toc366578540"/>
      <w:bookmarkStart w:id="2027" w:name="_Toc366579132"/>
      <w:bookmarkStart w:id="2028" w:name="_Toc366579723"/>
      <w:bookmarkStart w:id="2029" w:name="_Toc366580315"/>
      <w:bookmarkStart w:id="2030" w:name="_Toc366580906"/>
      <w:bookmarkStart w:id="2031" w:name="_Toc366581498"/>
      <w:bookmarkStart w:id="2032" w:name="_Toc349042674"/>
      <w:bookmarkStart w:id="2033" w:name="_Toc243112792"/>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r>
        <w:t>Examples</w:t>
      </w:r>
      <w:bookmarkEnd w:id="2032"/>
    </w:p>
    <w:p w14:paraId="4FD966F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bookmarkEnd w:id="2033"/>
      <w:r>
        <w:t>&lt;dfdl:defineVariable name="EDIFACT_DS" type="xs:string"</w:t>
      </w:r>
    </w:p>
    <w:p w14:paraId="624FB03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defaultValue="," /&gt;</w:t>
      </w:r>
    </w:p>
    <w:p w14:paraId="262878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7995B31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&lt;dfdl:defineVariable name="codepage" type="xs:string" </w:t>
      </w:r>
    </w:p>
    <w:p w14:paraId="7F04C4D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external="true"&gt;utf-8&lt;/dfdl:defineVariable&gt;</w:t>
      </w:r>
    </w:p>
    <w:p w14:paraId="750112A5"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bookmarkStart w:id="2034" w:name="_Toc322911581"/>
      <w:bookmarkStart w:id="2035" w:name="_Toc322912120"/>
      <w:bookmarkStart w:id="2036" w:name="_Toc329092970"/>
      <w:bookmarkStart w:id="2037" w:name="_Toc332701483"/>
      <w:bookmarkStart w:id="2038" w:name="_Toc332701790"/>
      <w:bookmarkStart w:id="2039" w:name="_Toc332711584"/>
      <w:bookmarkStart w:id="2040" w:name="_Toc332711892"/>
      <w:bookmarkStart w:id="2041" w:name="_Toc332712194"/>
      <w:bookmarkStart w:id="2042" w:name="_Toc332724110"/>
      <w:bookmarkStart w:id="2043" w:name="_Toc332724410"/>
      <w:bookmarkStart w:id="2044" w:name="_Toc341102706"/>
      <w:bookmarkStart w:id="2045" w:name="_Toc347241438"/>
      <w:bookmarkStart w:id="2046" w:name="_Toc347744631"/>
      <w:bookmarkStart w:id="2047" w:name="_Toc348984414"/>
      <w:bookmarkStart w:id="2048" w:name="_Toc348984719"/>
      <w:bookmarkStart w:id="2049" w:name="_Toc349037882"/>
      <w:bookmarkStart w:id="2050" w:name="_Toc349038187"/>
      <w:bookmarkStart w:id="2051" w:name="_Toc349042675"/>
      <w:bookmarkStart w:id="2052" w:name="_Toc351912666"/>
      <w:bookmarkStart w:id="2053" w:name="_Toc351914688"/>
      <w:bookmarkStart w:id="2054" w:name="_Toc351915122"/>
      <w:bookmarkStart w:id="2055" w:name="_Toc361231161"/>
      <w:bookmarkStart w:id="2056" w:name="_Toc361231687"/>
      <w:bookmarkStart w:id="2057" w:name="_Toc362444985"/>
      <w:bookmarkStart w:id="2058" w:name="_Toc363908907"/>
      <w:bookmarkStart w:id="2059" w:name="_Toc364463330"/>
      <w:bookmarkStart w:id="2060" w:name="_Toc366077928"/>
      <w:bookmarkStart w:id="2061" w:name="_Toc366078547"/>
      <w:bookmarkStart w:id="2062" w:name="_Toc366079533"/>
      <w:bookmarkStart w:id="2063" w:name="_Toc366080145"/>
      <w:bookmarkStart w:id="2064" w:name="_Toc366080754"/>
      <w:bookmarkStart w:id="2065" w:name="_Toc366505094"/>
      <w:bookmarkStart w:id="2066" w:name="_Toc366508463"/>
      <w:bookmarkStart w:id="2067" w:name="_Toc366512964"/>
      <w:bookmarkStart w:id="2068" w:name="_Toc366574155"/>
      <w:bookmarkStart w:id="2069" w:name="_Toc366577948"/>
      <w:bookmarkStart w:id="2070" w:name="_Toc366578542"/>
      <w:bookmarkStart w:id="2071" w:name="_Toc366579134"/>
      <w:bookmarkStart w:id="2072" w:name="_Toc366579725"/>
      <w:bookmarkStart w:id="2073" w:name="_Toc366580317"/>
      <w:bookmarkStart w:id="2074" w:name="_Toc366580908"/>
      <w:bookmarkStart w:id="2075" w:name="_Toc366581500"/>
      <w:bookmarkStart w:id="2076" w:name="_Toc349042676"/>
      <w:bookmarkStart w:id="2077" w:name="_Ref393373377"/>
      <w:bookmarkStart w:id="2078" w:name="_Ref393373408"/>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r>
        <w:t>Predefined Variables</w:t>
      </w:r>
      <w:bookmarkEnd w:id="2076"/>
      <w:bookmarkEnd w:id="2077"/>
      <w:bookmarkEnd w:id="2078"/>
    </w:p>
    <w:p w14:paraId="45354558" w14:textId="77777777" w:rsidR="00B46A03" w:rsidRDefault="00B46A03" w:rsidP="00B46A03">
      <w:r>
        <w:t>The following variables are predefined, and their names are in the DFDL namespace (http://www.ogf.org/dfdl/dfdl-1.0/)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3"/>
        <w:gridCol w:w="1028"/>
        <w:gridCol w:w="1556"/>
        <w:gridCol w:w="1076"/>
      </w:tblGrid>
      <w:tr w:rsidR="00B46A03" w14:paraId="50E51D00" w14:textId="77777777" w:rsidTr="007B6A01">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27B20F1F" w14:textId="77777777" w:rsidR="00B46A03" w:rsidRDefault="00B46A03" w:rsidP="007B6A01">
            <w:pPr>
              <w:jc w:val="left"/>
              <w:rPr>
                <w:b/>
                <w:iCs/>
              </w:rPr>
            </w:pPr>
            <w:r>
              <w:rPr>
                <w:b/>
                <w:iCs/>
              </w:rPr>
              <w:t>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74FADD0B" w14:textId="77777777" w:rsidR="00B46A03" w:rsidRDefault="00B46A03" w:rsidP="007B6A01">
            <w:pPr>
              <w:jc w:val="left"/>
              <w:rPr>
                <w:b/>
                <w:iCs/>
              </w:rPr>
            </w:pPr>
            <w:r>
              <w:rPr>
                <w:b/>
                <w:iCs/>
              </w:rPr>
              <w:t>Type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6FEE575" w14:textId="77777777" w:rsidR="00B46A03" w:rsidRDefault="00B46A03" w:rsidP="007B6A01">
            <w:pPr>
              <w:jc w:val="left"/>
              <w:rPr>
                <w:b/>
                <w:iCs/>
              </w:rPr>
            </w:pPr>
            <w:r>
              <w:rPr>
                <w:b/>
                <w:iCs/>
              </w:rPr>
              <w:t>Default value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0BB59A17" w14:textId="77777777" w:rsidR="00B46A03" w:rsidRDefault="00B46A03" w:rsidP="007B6A01">
            <w:pPr>
              <w:jc w:val="left"/>
              <w:rPr>
                <w:b/>
                <w:iCs/>
              </w:rPr>
            </w:pPr>
            <w:r>
              <w:rPr>
                <w:b/>
                <w:iCs/>
              </w:rPr>
              <w:t>External</w:t>
            </w:r>
          </w:p>
        </w:tc>
      </w:tr>
      <w:tr w:rsidR="00B46A03" w14:paraId="4C02B5D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0966F22" w14:textId="77777777" w:rsidR="00B46A03" w:rsidRDefault="00B46A03" w:rsidP="007B6A01">
            <w:pPr>
              <w:jc w:val="left"/>
              <w:rPr>
                <w:rFonts w:cs="Arial"/>
              </w:rPr>
            </w:pPr>
            <w:r>
              <w:rPr>
                <w:rFonts w:cs="Arial"/>
              </w:rPr>
              <w:t>dfdl:encoding</w:t>
            </w:r>
          </w:p>
        </w:tc>
        <w:tc>
          <w:tcPr>
            <w:tcW w:w="0" w:type="auto"/>
            <w:tcBorders>
              <w:top w:val="single" w:sz="4" w:space="0" w:color="auto"/>
              <w:left w:val="single" w:sz="4" w:space="0" w:color="auto"/>
              <w:bottom w:val="single" w:sz="4" w:space="0" w:color="auto"/>
              <w:right w:val="single" w:sz="4" w:space="0" w:color="auto"/>
            </w:tcBorders>
            <w:hideMark/>
          </w:tcPr>
          <w:p w14:paraId="26320E92" w14:textId="77777777" w:rsidR="00B46A03" w:rsidRDefault="00B46A03" w:rsidP="007B6A01">
            <w:pPr>
              <w:jc w:val="left"/>
            </w:pPr>
            <w:r>
              <w:t>xs:string</w:t>
            </w:r>
          </w:p>
        </w:tc>
        <w:tc>
          <w:tcPr>
            <w:tcW w:w="0" w:type="auto"/>
            <w:tcBorders>
              <w:top w:val="single" w:sz="4" w:space="0" w:color="auto"/>
              <w:left w:val="single" w:sz="4" w:space="0" w:color="auto"/>
              <w:bottom w:val="single" w:sz="4" w:space="0" w:color="auto"/>
              <w:right w:val="single" w:sz="4" w:space="0" w:color="auto"/>
            </w:tcBorders>
            <w:hideMark/>
          </w:tcPr>
          <w:p w14:paraId="6965B8C0" w14:textId="77777777" w:rsidR="00B46A03" w:rsidRDefault="00B46A03" w:rsidP="007B6A01">
            <w:pPr>
              <w:jc w:val="left"/>
            </w:pPr>
            <w:r>
              <w:t>'UTF-8'</w:t>
            </w:r>
          </w:p>
        </w:tc>
        <w:tc>
          <w:tcPr>
            <w:tcW w:w="0" w:type="auto"/>
            <w:tcBorders>
              <w:top w:val="single" w:sz="4" w:space="0" w:color="auto"/>
              <w:left w:val="single" w:sz="4" w:space="0" w:color="auto"/>
              <w:bottom w:val="single" w:sz="4" w:space="0" w:color="auto"/>
              <w:right w:val="single" w:sz="4" w:space="0" w:color="auto"/>
            </w:tcBorders>
            <w:hideMark/>
          </w:tcPr>
          <w:p w14:paraId="7E6D8E8D" w14:textId="77777777" w:rsidR="00B46A03" w:rsidRDefault="00B46A03" w:rsidP="007B6A01">
            <w:pPr>
              <w:jc w:val="left"/>
            </w:pPr>
            <w:r>
              <w:t>true</w:t>
            </w:r>
          </w:p>
        </w:tc>
      </w:tr>
      <w:tr w:rsidR="00B46A03" w14:paraId="308AE27D"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1F074523" w14:textId="77777777" w:rsidR="00B46A03" w:rsidRDefault="00B46A03" w:rsidP="007B6A01">
            <w:pPr>
              <w:jc w:val="left"/>
            </w:pPr>
            <w:r>
              <w:rPr>
                <w:rFonts w:eastAsia="MS Mincho"/>
              </w:rPr>
              <w:t>dfdl:byteOrder</w:t>
            </w:r>
          </w:p>
        </w:tc>
        <w:tc>
          <w:tcPr>
            <w:tcW w:w="0" w:type="auto"/>
            <w:tcBorders>
              <w:top w:val="single" w:sz="4" w:space="0" w:color="auto"/>
              <w:left w:val="single" w:sz="4" w:space="0" w:color="auto"/>
              <w:bottom w:val="single" w:sz="4" w:space="0" w:color="auto"/>
              <w:right w:val="single" w:sz="4" w:space="0" w:color="auto"/>
            </w:tcBorders>
            <w:hideMark/>
          </w:tcPr>
          <w:p w14:paraId="74F41A7E" w14:textId="77777777" w:rsidR="00B46A03" w:rsidRDefault="00B46A03" w:rsidP="007B6A01">
            <w:pPr>
              <w:jc w:val="left"/>
              <w:rPr>
                <w:szCs w:val="18"/>
              </w:rPr>
            </w:pPr>
            <w:r>
              <w:t>xs:string</w:t>
            </w:r>
          </w:p>
        </w:tc>
        <w:tc>
          <w:tcPr>
            <w:tcW w:w="0" w:type="auto"/>
            <w:tcBorders>
              <w:top w:val="single" w:sz="4" w:space="0" w:color="auto"/>
              <w:left w:val="single" w:sz="4" w:space="0" w:color="auto"/>
              <w:bottom w:val="single" w:sz="4" w:space="0" w:color="auto"/>
              <w:right w:val="single" w:sz="4" w:space="0" w:color="auto"/>
            </w:tcBorders>
            <w:hideMark/>
          </w:tcPr>
          <w:p w14:paraId="53A93840" w14:textId="77777777" w:rsidR="00B46A03" w:rsidRDefault="00B46A03" w:rsidP="007B6A01">
            <w:pPr>
              <w:jc w:val="left"/>
            </w:pPr>
            <w:r>
              <w:rPr>
                <w:szCs w:val="18"/>
              </w:rPr>
              <w:t>'bigEndian'</w:t>
            </w:r>
          </w:p>
        </w:tc>
        <w:tc>
          <w:tcPr>
            <w:tcW w:w="0" w:type="auto"/>
            <w:tcBorders>
              <w:top w:val="single" w:sz="4" w:space="0" w:color="auto"/>
              <w:left w:val="single" w:sz="4" w:space="0" w:color="auto"/>
              <w:bottom w:val="single" w:sz="4" w:space="0" w:color="auto"/>
              <w:right w:val="single" w:sz="4" w:space="0" w:color="auto"/>
            </w:tcBorders>
            <w:hideMark/>
          </w:tcPr>
          <w:p w14:paraId="1DDFDF6C" w14:textId="77777777" w:rsidR="00B46A03" w:rsidRDefault="00B46A03" w:rsidP="007B6A01">
            <w:pPr>
              <w:jc w:val="left"/>
            </w:pPr>
            <w:r>
              <w:t>true</w:t>
            </w:r>
          </w:p>
        </w:tc>
      </w:tr>
      <w:tr w:rsidR="00B46A03" w14:paraId="7D2B0984"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5B1FAE59" w14:textId="77777777" w:rsidR="00B46A03" w:rsidRDefault="00B46A03" w:rsidP="007B6A01">
            <w:pPr>
              <w:jc w:val="left"/>
            </w:pPr>
            <w:r>
              <w:rPr>
                <w:rFonts w:eastAsia="MS Mincho"/>
              </w:rPr>
              <w:t xml:space="preserve">dfdl:binaryFloatRep </w:t>
            </w:r>
          </w:p>
        </w:tc>
        <w:tc>
          <w:tcPr>
            <w:tcW w:w="0" w:type="auto"/>
            <w:tcBorders>
              <w:top w:val="single" w:sz="4" w:space="0" w:color="auto"/>
              <w:left w:val="single" w:sz="4" w:space="0" w:color="auto"/>
              <w:bottom w:val="single" w:sz="4" w:space="0" w:color="auto"/>
              <w:right w:val="single" w:sz="4" w:space="0" w:color="auto"/>
            </w:tcBorders>
            <w:hideMark/>
          </w:tcPr>
          <w:p w14:paraId="69707D79" w14:textId="77777777" w:rsidR="00B46A03" w:rsidRDefault="00B46A03" w:rsidP="007B6A01">
            <w:pPr>
              <w:jc w:val="left"/>
            </w:pPr>
            <w:r>
              <w:t>xs:string</w:t>
            </w:r>
          </w:p>
        </w:tc>
        <w:tc>
          <w:tcPr>
            <w:tcW w:w="0" w:type="auto"/>
            <w:tcBorders>
              <w:top w:val="single" w:sz="4" w:space="0" w:color="auto"/>
              <w:left w:val="single" w:sz="4" w:space="0" w:color="auto"/>
              <w:bottom w:val="single" w:sz="4" w:space="0" w:color="auto"/>
              <w:right w:val="single" w:sz="4" w:space="0" w:color="auto"/>
            </w:tcBorders>
            <w:hideMark/>
          </w:tcPr>
          <w:p w14:paraId="1B8A6F70" w14:textId="77777777" w:rsidR="00B46A03" w:rsidRDefault="00B46A03" w:rsidP="007B6A01">
            <w:pPr>
              <w:jc w:val="left"/>
            </w:pPr>
            <w:r>
              <w:t>'ieee'</w:t>
            </w:r>
          </w:p>
        </w:tc>
        <w:tc>
          <w:tcPr>
            <w:tcW w:w="0" w:type="auto"/>
            <w:tcBorders>
              <w:top w:val="single" w:sz="4" w:space="0" w:color="auto"/>
              <w:left w:val="single" w:sz="4" w:space="0" w:color="auto"/>
              <w:bottom w:val="single" w:sz="4" w:space="0" w:color="auto"/>
              <w:right w:val="single" w:sz="4" w:space="0" w:color="auto"/>
            </w:tcBorders>
            <w:hideMark/>
          </w:tcPr>
          <w:p w14:paraId="28E1E56B" w14:textId="77777777" w:rsidR="00B46A03" w:rsidRDefault="00B46A03" w:rsidP="007B6A01">
            <w:pPr>
              <w:jc w:val="left"/>
            </w:pPr>
            <w:r>
              <w:t>true</w:t>
            </w:r>
          </w:p>
        </w:tc>
      </w:tr>
      <w:tr w:rsidR="00B46A03" w14:paraId="7AF65BA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7191060" w14:textId="77777777" w:rsidR="00B46A03" w:rsidRDefault="00B46A03" w:rsidP="007B6A01">
            <w:pPr>
              <w:jc w:val="left"/>
              <w:rPr>
                <w:rFonts w:eastAsia="MS Mincho"/>
              </w:rPr>
            </w:pPr>
            <w:r>
              <w:rPr>
                <w:rFonts w:eastAsia="MS Mincho"/>
              </w:rPr>
              <w:t>dfdl:outputNewLine</w:t>
            </w:r>
          </w:p>
        </w:tc>
        <w:tc>
          <w:tcPr>
            <w:tcW w:w="0" w:type="auto"/>
            <w:tcBorders>
              <w:top w:val="single" w:sz="4" w:space="0" w:color="auto"/>
              <w:left w:val="single" w:sz="4" w:space="0" w:color="auto"/>
              <w:bottom w:val="single" w:sz="4" w:space="0" w:color="auto"/>
              <w:right w:val="single" w:sz="4" w:space="0" w:color="auto"/>
            </w:tcBorders>
            <w:hideMark/>
          </w:tcPr>
          <w:p w14:paraId="179623CB" w14:textId="77777777" w:rsidR="00B46A03" w:rsidRDefault="00B46A03" w:rsidP="007B6A01">
            <w:pPr>
              <w:jc w:val="left"/>
            </w:pPr>
            <w:r>
              <w:t>xs:string</w:t>
            </w:r>
          </w:p>
        </w:tc>
        <w:tc>
          <w:tcPr>
            <w:tcW w:w="0" w:type="auto"/>
            <w:tcBorders>
              <w:top w:val="single" w:sz="4" w:space="0" w:color="auto"/>
              <w:left w:val="single" w:sz="4" w:space="0" w:color="auto"/>
              <w:bottom w:val="single" w:sz="4" w:space="0" w:color="auto"/>
              <w:right w:val="single" w:sz="4" w:space="0" w:color="auto"/>
            </w:tcBorders>
            <w:hideMark/>
          </w:tcPr>
          <w:p w14:paraId="75E7F264" w14:textId="77777777" w:rsidR="00B46A03" w:rsidRDefault="00B46A03" w:rsidP="007B6A01">
            <w:pPr>
              <w:jc w:val="left"/>
            </w:pPr>
            <w:r>
              <w:t>'%LF;'</w:t>
            </w:r>
          </w:p>
        </w:tc>
        <w:tc>
          <w:tcPr>
            <w:tcW w:w="0" w:type="auto"/>
            <w:tcBorders>
              <w:top w:val="single" w:sz="4" w:space="0" w:color="auto"/>
              <w:left w:val="single" w:sz="4" w:space="0" w:color="auto"/>
              <w:bottom w:val="single" w:sz="4" w:space="0" w:color="auto"/>
              <w:right w:val="single" w:sz="4" w:space="0" w:color="auto"/>
            </w:tcBorders>
            <w:hideMark/>
          </w:tcPr>
          <w:p w14:paraId="5E4AE9C0" w14:textId="77777777" w:rsidR="00B46A03" w:rsidRDefault="00B46A03" w:rsidP="007B6A01">
            <w:pPr>
              <w:jc w:val="left"/>
            </w:pPr>
            <w:r>
              <w:t>true</w:t>
            </w:r>
          </w:p>
        </w:tc>
      </w:tr>
    </w:tbl>
    <w:p w14:paraId="58277EB2" w14:textId="49905109"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9</w:t>
      </w:r>
      <w:r>
        <w:rPr>
          <w:noProof/>
        </w:rPr>
        <w:fldChar w:fldCharType="end"/>
      </w:r>
      <w:r>
        <w:t xml:space="preserve"> Pre-defined variables</w:t>
      </w:r>
    </w:p>
    <w:p w14:paraId="7E3448E7" w14:textId="77777777" w:rsidR="00B46A03" w:rsidRDefault="00B46A03" w:rsidP="00B46A03">
      <w:r>
        <w:t xml:space="preserve">These variables are expected to be commonly set externally so are predefined for convenience. Below the DFDL encoding property is being set to the value of a DFDL expression (between "{" and "}"), and that expression just returns the value of the dfdl:encoding variable which is being referenced as $dfdl:encoding below. </w:t>
      </w:r>
    </w:p>
    <w:p w14:paraId="36DDC8B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&lt;xs:element name="title" type="xs:string"&gt;</w:t>
      </w:r>
      <w:r>
        <w:br/>
        <w:t>        &lt;xs:annotation&gt;</w:t>
      </w:r>
      <w:r>
        <w:br/>
        <w:t>          &lt;xs:appinfo source="http://www.ogf.org/dfdl/"&gt;</w:t>
      </w:r>
      <w:r>
        <w:br/>
        <w:t>            &lt;dfdl:element</w:t>
      </w:r>
      <w:r>
        <w:rPr>
          <w:b/>
        </w:rPr>
        <w:t xml:space="preserve"> encoding="{$dfdl:encoding}"</w:t>
      </w:r>
      <w:r>
        <w:t xml:space="preserve"> /&gt;</w:t>
      </w:r>
      <w:r>
        <w:br/>
        <w:t>          &lt;/xs:appinfo&gt;</w:t>
      </w:r>
      <w:r>
        <w:br/>
        <w:t>        &lt;/xs:annotation&gt;</w:t>
      </w:r>
      <w:r>
        <w:br/>
        <w:t>      &lt;/xs:element&gt;</w:t>
      </w:r>
    </w:p>
    <w:p w14:paraId="756B008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2079" w:name="_Ref37945094"/>
      <w:bookmarkStart w:id="2080" w:name="_Toc243112793"/>
      <w:bookmarkStart w:id="2081" w:name="_Ref255466447"/>
      <w:bookmarkStart w:id="2082" w:name="_Toc349042677"/>
      <w:bookmarkStart w:id="2083" w:name="_Toc62570092"/>
      <w:bookmarkStart w:id="2084" w:name="_Toc210216814"/>
      <w:bookmarkStart w:id="2085" w:name="_Toc219440946"/>
      <w:bookmarkStart w:id="2086" w:name="_Toc177399051"/>
      <w:bookmarkStart w:id="2087" w:name="_Toc175057338"/>
      <w:bookmarkStart w:id="2088" w:name="_Toc199516265"/>
      <w:bookmarkStart w:id="2089" w:name="_Toc194983941"/>
      <w:r>
        <w:rPr>
          <w:rFonts w:eastAsia="Times New Roman"/>
        </w:rPr>
        <w:t>The dfdl:newVariableInstance Statement Annotation Element</w:t>
      </w:r>
      <w:bookmarkEnd w:id="2079"/>
      <w:bookmarkEnd w:id="2080"/>
      <w:bookmarkEnd w:id="2081"/>
      <w:bookmarkEnd w:id="2082"/>
      <w:bookmarkEnd w:id="2083"/>
      <w:bookmarkEnd w:id="2084"/>
      <w:bookmarkEnd w:id="2085"/>
    </w:p>
    <w:p w14:paraId="25013821" w14:textId="77777777" w:rsidR="00B46A03" w:rsidRDefault="00B46A03" w:rsidP="00B46A03">
      <w:r>
        <w:t>Scoped instances of defined variables are created using dfdl:newVariableInstance:</w:t>
      </w:r>
    </w:p>
    <w:p w14:paraId="3AD31D3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&lt;dfdl:newVariableInstance</w:t>
      </w:r>
    </w:p>
    <w:p w14:paraId="5015591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r>
      <w:r>
        <w:rPr>
          <w:bCs/>
        </w:rPr>
        <w:t>ref</w:t>
      </w:r>
      <w:r>
        <w:t xml:space="preserve"> = </w:t>
      </w:r>
      <w:r>
        <w:rPr>
          <w:i/>
        </w:rPr>
        <w:t>QName</w:t>
      </w:r>
    </w:p>
    <w:p w14:paraId="5E06CBF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defaultValue? = </w:t>
      </w:r>
      <w:r>
        <w:t>logical value or dfdl expression &gt;</w:t>
      </w:r>
    </w:p>
    <w:p w14:paraId="45CAFC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 Contains: </w:t>
      </w:r>
      <w:r>
        <w:t>logical value or dfdl expression</w:t>
      </w:r>
      <w:r>
        <w:rPr>
          <w:lang w:val="en-US"/>
        </w:rPr>
        <w:t xml:space="preserve"> (value) --&gt;</w:t>
      </w:r>
    </w:p>
    <w:p w14:paraId="1754D24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&lt;/dfdl:newVariableInstance&gt;</w:t>
      </w:r>
    </w:p>
    <w:p w14:paraId="2C14D081" w14:textId="77777777" w:rsidR="00B46A03" w:rsidRDefault="00B46A03" w:rsidP="00B46A03">
      <w:pPr>
        <w:rPr>
          <w:rFonts w:cs="Arial"/>
        </w:rPr>
      </w:pPr>
      <w:r>
        <w:rPr>
          <w:rFonts w:cs="Arial"/>
        </w:rPr>
        <w:lastRenderedPageBreak/>
        <w:t xml:space="preserve">All instances share the same name, type, and default value if provided, but they have distinct storage for separate values using a stack-like mechanism where a new instance is introduced for a model group. These new instances are associated with a schema component using dfdl:newVariableInstance. These instances have the lifetime of the schema component. While that schema component is being parsed/unparsed, the new variable instance is used and other scoped variable instances for the same variable are not available. </w:t>
      </w:r>
    </w:p>
    <w:p w14:paraId="358FBA5C" w14:textId="77777777" w:rsidR="00B46A03" w:rsidRDefault="00B46A03" w:rsidP="00B46A03">
      <w:r>
        <w:t>Since an initial global instance is created when the variable is defined, the use of dfdl:newVariableInstance is optional.</w:t>
      </w:r>
    </w:p>
    <w:p w14:paraId="65ED1890" w14:textId="77777777" w:rsidR="00B46A03" w:rsidRDefault="00B46A03" w:rsidP="00B46A03">
      <w:r>
        <w:t>The dfdl:newVariableInstance annotation can be used on a group reference, sequence or choice only. It is a Schema Definition Error otherwise.</w:t>
      </w:r>
    </w:p>
    <w:p w14:paraId="53D42E8B" w14:textId="77777777" w:rsidR="00B46A03" w:rsidRDefault="00B46A03" w:rsidP="00B46A03">
      <w:r>
        <w:t xml:space="preserve">The lifetime of the instance of a variable is the </w:t>
      </w:r>
      <w:r>
        <w:rPr>
          <w:rStyle w:val="Emphasis"/>
        </w:rPr>
        <w:t>dynamic scope</w:t>
      </w:r>
      <w:r>
        <w:t xml:space="preserve"> of the schema component and its content model and so is inherited by any contained constructs or construct references. </w:t>
      </w:r>
    </w:p>
    <w:p w14:paraId="0E0A695C" w14:textId="77777777" w:rsidR="00B46A03" w:rsidRDefault="00B46A03" w:rsidP="00B46A03">
      <w:r>
        <w:t xml:space="preserve">The </w:t>
      </w:r>
      <w:r>
        <w:rPr>
          <w:bCs/>
        </w:rPr>
        <w:t>ref</w:t>
      </w:r>
      <w:r>
        <w:t xml:space="preserve"> property is a QName. That is, it may be qualified with a namespace prefix.</w:t>
      </w:r>
    </w:p>
    <w:p w14:paraId="4078A040" w14:textId="77777777" w:rsidR="00B46A03" w:rsidRDefault="00B46A03" w:rsidP="00B46A03">
      <w:r>
        <w:t xml:space="preserve">An optional </w:t>
      </w:r>
      <w:r>
        <w:rPr>
          <w:bCs/>
        </w:rPr>
        <w:t>defaultValue</w:t>
      </w:r>
      <w:r>
        <w:t xml:space="preserve"> </w:t>
      </w:r>
      <w:r>
        <w:rPr>
          <w:rStyle w:val="Emphasis"/>
        </w:rPr>
        <w:t>for the instance</w:t>
      </w:r>
      <w:r>
        <w:t xml:space="preserve"> may be specified. It can be specified as an attribute or as the element value. The expression must not contain forward references to elements which have not yet been processed nor to the current component. If specified the default value must match the type of the variable as specified by dfdl:defineVariable. If the instance is not assigned a new default value then it inherits the default value specified by dfdl:defineVariable or externally provided by the DFDL processor. If a default value is not specified (and has not been specified by dfdl:defineVariable) then the value of this instance is undefined until explicitly set (using dfdl:setVariable).</w:t>
      </w:r>
    </w:p>
    <w:p w14:paraId="6EA88912" w14:textId="77777777" w:rsidR="00B46A03" w:rsidRDefault="00B46A03" w:rsidP="00B46A03">
      <w:r>
        <w:t xml:space="preserve">If a default value is specified this initial value of the instance is created when the instance is created. The value overrides any (global) default value which was specified by dfdl:defineVariable or which was provided externally to the DFDL processor. A variable instance with a valid value (specified or default) can be referenced anywhere within the scope of the element on which the instance was created. </w:t>
      </w:r>
    </w:p>
    <w:p w14:paraId="529F5EDD" w14:textId="77777777" w:rsidR="00B46A03" w:rsidRDefault="00B46A03" w:rsidP="00B46A03">
      <w:r>
        <w:t>Note that the syntax supports both a defaultValue attribute and the default value being specified by the annotation element value. Only one or the other may be present. (Schema definition error otherwise.)</w:t>
      </w:r>
    </w:p>
    <w:p w14:paraId="470730B5" w14:textId="77777777" w:rsidR="00B46A03" w:rsidRDefault="00B46A03" w:rsidP="00B46A03">
      <w:r>
        <w:t xml:space="preserve">To set the default value to "" (empty string), the defaultValue attribute syntax must be used, or the expression { "" } must be used as the element value. </w:t>
      </w:r>
    </w:p>
    <w:p w14:paraId="79E46339" w14:textId="1CE0050D" w:rsidR="00B46A03" w:rsidRDefault="00B46A03" w:rsidP="00B46A03">
      <w:pPr>
        <w:autoSpaceDE w:val="0"/>
        <w:autoSpaceDN w:val="0"/>
        <w:adjustRightInd w:val="0"/>
      </w:pPr>
      <w:r>
        <w:t xml:space="preserve">The resolved set of annotations for a component may contain multiple dfdl:newVariableInstance statements. They must all be for unique variables; it is a Schema Definition Error otherwise. The order of execution is specified in Section </w:t>
      </w:r>
      <w:r w:rsidRPr="00065302">
        <w:rPr>
          <w:rStyle w:val="Hyperlink"/>
        </w:rPr>
        <w:fldChar w:fldCharType="begin"/>
      </w:r>
      <w:r w:rsidRPr="00065302">
        <w:rPr>
          <w:rStyle w:val="Hyperlink"/>
        </w:rPr>
        <w:instrText xml:space="preserve"> REF _Ref384899136 \r \h </w:instrText>
      </w:r>
      <w:r w:rsidRPr="00065302">
        <w:rPr>
          <w:rStyle w:val="Hyperlink"/>
        </w:rPr>
      </w:r>
      <w:r w:rsidRPr="00065302">
        <w:rPr>
          <w:rStyle w:val="Hyperlink"/>
        </w:rPr>
        <w:fldChar w:fldCharType="separate"/>
      </w:r>
      <w:r w:rsidR="009D1493">
        <w:rPr>
          <w:rStyle w:val="Hyperlink"/>
        </w:rPr>
        <w:t>9.5</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_Ref384899121 \h </w:instrText>
      </w:r>
      <w:r w:rsidRPr="00065302">
        <w:rPr>
          <w:rStyle w:val="Hyperlink"/>
        </w:rPr>
      </w:r>
      <w:r w:rsidRPr="00065302">
        <w:rPr>
          <w:rStyle w:val="Hyperlink"/>
        </w:rPr>
        <w:fldChar w:fldCharType="separate"/>
      </w:r>
      <w:r w:rsidR="009D1493">
        <w:t>Evaluation Order for Statement Annotations</w:t>
      </w:r>
      <w:r w:rsidRPr="00065302">
        <w:rPr>
          <w:rStyle w:val="Hyperlink"/>
        </w:rPr>
        <w:fldChar w:fldCharType="end"/>
      </w:r>
      <w:r>
        <w:t>.</w:t>
      </w:r>
    </w:p>
    <w:p w14:paraId="49BF68E2" w14:textId="77777777" w:rsidR="00B46A03" w:rsidRDefault="00B46A03" w:rsidP="00B46A03">
      <w:r>
        <w:t>There is no short form syntax for creating variable instances.</w:t>
      </w:r>
    </w:p>
    <w:p w14:paraId="4F278496"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bookmarkStart w:id="2090" w:name="_Toc322911584"/>
      <w:bookmarkStart w:id="2091" w:name="_Toc322912123"/>
      <w:bookmarkStart w:id="2092" w:name="_Toc329092973"/>
      <w:bookmarkStart w:id="2093" w:name="_Toc332701486"/>
      <w:bookmarkStart w:id="2094" w:name="_Toc332701793"/>
      <w:bookmarkStart w:id="2095" w:name="_Toc332711587"/>
      <w:bookmarkStart w:id="2096" w:name="_Toc332711895"/>
      <w:bookmarkStart w:id="2097" w:name="_Toc332712197"/>
      <w:bookmarkStart w:id="2098" w:name="_Toc332724113"/>
      <w:bookmarkStart w:id="2099" w:name="_Toc332724413"/>
      <w:bookmarkStart w:id="2100" w:name="_Toc341102709"/>
      <w:bookmarkStart w:id="2101" w:name="_Toc347241441"/>
      <w:bookmarkStart w:id="2102" w:name="_Toc347744634"/>
      <w:bookmarkStart w:id="2103" w:name="_Toc348984417"/>
      <w:bookmarkStart w:id="2104" w:name="_Toc348984722"/>
      <w:bookmarkStart w:id="2105" w:name="_Toc349037885"/>
      <w:bookmarkStart w:id="2106" w:name="_Toc349038190"/>
      <w:bookmarkStart w:id="2107" w:name="_Toc349042678"/>
      <w:bookmarkStart w:id="2108" w:name="_Toc351912669"/>
      <w:bookmarkStart w:id="2109" w:name="_Toc351914691"/>
      <w:bookmarkStart w:id="2110" w:name="_Toc351915125"/>
      <w:bookmarkStart w:id="2111" w:name="_Toc361231164"/>
      <w:bookmarkStart w:id="2112" w:name="_Toc361231690"/>
      <w:bookmarkStart w:id="2113" w:name="_Toc362444988"/>
      <w:bookmarkStart w:id="2114" w:name="_Toc363908910"/>
      <w:bookmarkStart w:id="2115" w:name="_Toc364463333"/>
      <w:bookmarkStart w:id="2116" w:name="_Toc366077931"/>
      <w:bookmarkStart w:id="2117" w:name="_Toc366078550"/>
      <w:bookmarkStart w:id="2118" w:name="_Toc366079536"/>
      <w:bookmarkStart w:id="2119" w:name="_Toc366080148"/>
      <w:bookmarkStart w:id="2120" w:name="_Toc366080757"/>
      <w:bookmarkStart w:id="2121" w:name="_Toc366505097"/>
      <w:bookmarkStart w:id="2122" w:name="_Toc366508466"/>
      <w:bookmarkStart w:id="2123" w:name="_Toc366512967"/>
      <w:bookmarkStart w:id="2124" w:name="_Toc366574158"/>
      <w:bookmarkStart w:id="2125" w:name="_Toc366577951"/>
      <w:bookmarkStart w:id="2126" w:name="_Toc366578545"/>
      <w:bookmarkStart w:id="2127" w:name="_Toc366579137"/>
      <w:bookmarkStart w:id="2128" w:name="_Toc366579728"/>
      <w:bookmarkStart w:id="2129" w:name="_Toc366580320"/>
      <w:bookmarkStart w:id="2130" w:name="_Toc366580911"/>
      <w:bookmarkStart w:id="2131" w:name="_Toc366581503"/>
      <w:bookmarkStart w:id="2132" w:name="_Toc349042679"/>
      <w:bookmarkStart w:id="2133" w:name="_Toc243112794"/>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r>
        <w:t>Examples</w:t>
      </w:r>
      <w:bookmarkEnd w:id="2132"/>
      <w:r>
        <w:t xml:space="preserve"> </w:t>
      </w:r>
      <w:bookmarkEnd w:id="2133"/>
    </w:p>
    <w:p w14:paraId="3A164A3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&lt;dfdl:newVariableInstance ref="EDIFACT_DS" defaultValue=","/&gt;</w:t>
      </w:r>
    </w:p>
    <w:p w14:paraId="0429935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A056FE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&lt;dfdl:newVariableInstance ref="lengthUnitBits"&gt;</w:t>
      </w:r>
    </w:p>
    <w:p w14:paraId="4DA1E25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if (../hdr/fmtCode eq "bits") then 1 else 8 }   </w:t>
      </w:r>
    </w:p>
    <w:p w14:paraId="5674975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&lt;/dfdl:newVariableInstance&gt;</w:t>
      </w:r>
    </w:p>
    <w:p w14:paraId="51DDE05B"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2134" w:name="_Toc322911586"/>
      <w:bookmarkStart w:id="2135" w:name="_Toc322912125"/>
      <w:bookmarkStart w:id="2136" w:name="_Toc329092975"/>
      <w:bookmarkStart w:id="2137" w:name="_Toc332701488"/>
      <w:bookmarkStart w:id="2138" w:name="_Toc332701795"/>
      <w:bookmarkStart w:id="2139" w:name="_Toc332711589"/>
      <w:bookmarkStart w:id="2140" w:name="_Toc332711897"/>
      <w:bookmarkStart w:id="2141" w:name="_Toc332712199"/>
      <w:bookmarkStart w:id="2142" w:name="_Toc332724115"/>
      <w:bookmarkStart w:id="2143" w:name="_Toc332724415"/>
      <w:bookmarkStart w:id="2144" w:name="_Toc341102711"/>
      <w:bookmarkStart w:id="2145" w:name="_Toc347241443"/>
      <w:bookmarkStart w:id="2146" w:name="_Toc347744636"/>
      <w:bookmarkStart w:id="2147" w:name="_Toc348984419"/>
      <w:bookmarkStart w:id="2148" w:name="_Toc348984724"/>
      <w:bookmarkStart w:id="2149" w:name="_Toc349037887"/>
      <w:bookmarkStart w:id="2150" w:name="_Toc349038192"/>
      <w:bookmarkStart w:id="2151" w:name="_Toc349042680"/>
      <w:bookmarkStart w:id="2152" w:name="_Toc349642104"/>
      <w:bookmarkStart w:id="2153" w:name="_Toc351912671"/>
      <w:bookmarkStart w:id="2154" w:name="_Toc351914693"/>
      <w:bookmarkStart w:id="2155" w:name="_Toc351915127"/>
      <w:bookmarkStart w:id="2156" w:name="_Toc361231166"/>
      <w:bookmarkStart w:id="2157" w:name="_Toc361231692"/>
      <w:bookmarkStart w:id="2158" w:name="_Toc362444990"/>
      <w:bookmarkStart w:id="2159" w:name="_Toc363908912"/>
      <w:bookmarkStart w:id="2160" w:name="_Toc364463335"/>
      <w:bookmarkStart w:id="2161" w:name="_Toc366077933"/>
      <w:bookmarkStart w:id="2162" w:name="_Toc366078552"/>
      <w:bookmarkStart w:id="2163" w:name="_Toc366079538"/>
      <w:bookmarkStart w:id="2164" w:name="_Toc366080150"/>
      <w:bookmarkStart w:id="2165" w:name="_Toc366080759"/>
      <w:bookmarkStart w:id="2166" w:name="_Toc366505099"/>
      <w:bookmarkStart w:id="2167" w:name="_Toc366508468"/>
      <w:bookmarkStart w:id="2168" w:name="_Toc366512969"/>
      <w:bookmarkStart w:id="2169" w:name="_Toc366574160"/>
      <w:bookmarkStart w:id="2170" w:name="_Toc366577953"/>
      <w:bookmarkStart w:id="2171" w:name="_Toc366578547"/>
      <w:bookmarkStart w:id="2172" w:name="_Toc366579139"/>
      <w:bookmarkStart w:id="2173" w:name="_Toc366579730"/>
      <w:bookmarkStart w:id="2174" w:name="_Toc366580322"/>
      <w:bookmarkStart w:id="2175" w:name="_Toc366580913"/>
      <w:bookmarkStart w:id="2176" w:name="_Toc366581505"/>
      <w:bookmarkStart w:id="2177" w:name="_The_dfdl:setVariable_Statement"/>
      <w:bookmarkStart w:id="2178" w:name="_Toc243112795"/>
      <w:bookmarkStart w:id="2179" w:name="_Ref251074807"/>
      <w:bookmarkStart w:id="2180" w:name="_Toc349042681"/>
      <w:bookmarkStart w:id="2181" w:name="_Ref52284287"/>
      <w:bookmarkStart w:id="2182" w:name="_Ref52284301"/>
      <w:bookmarkStart w:id="2183" w:name="_Ref53072549"/>
      <w:bookmarkStart w:id="2184" w:name="_Toc62570093"/>
      <w:bookmarkStart w:id="2185" w:name="_Toc210216815"/>
      <w:bookmarkStart w:id="2186" w:name="_Toc219440947"/>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r>
        <w:rPr>
          <w:rFonts w:eastAsia="Times New Roman"/>
        </w:rPr>
        <w:t>The dfdl:setVariable Statement Annotation Element</w:t>
      </w:r>
      <w:bookmarkEnd w:id="2086"/>
      <w:bookmarkEnd w:id="2087"/>
      <w:bookmarkEnd w:id="2088"/>
      <w:bookmarkEnd w:id="2089"/>
      <w:bookmarkEnd w:id="2178"/>
      <w:bookmarkEnd w:id="2179"/>
      <w:bookmarkEnd w:id="2180"/>
      <w:bookmarkEnd w:id="2181"/>
      <w:bookmarkEnd w:id="2182"/>
      <w:bookmarkEnd w:id="2183"/>
      <w:bookmarkEnd w:id="2184"/>
      <w:bookmarkEnd w:id="2185"/>
      <w:bookmarkEnd w:id="2186"/>
    </w:p>
    <w:p w14:paraId="47F4EC68" w14:textId="77777777" w:rsidR="00B46A03" w:rsidRDefault="00B46A03" w:rsidP="00B46A03">
      <w:r>
        <w:t xml:space="preserve">Variable instances get their values either by default, </w:t>
      </w:r>
      <w:r>
        <w:rPr>
          <w:rFonts w:eastAsia="MS Mincho" w:cs="Arial"/>
          <w:lang w:eastAsia="ja-JP" w:bidi="hi-IN"/>
        </w:rPr>
        <w:t xml:space="preserve">by external definition, or by subsequent </w:t>
      </w:r>
      <w:r>
        <w:t>assignment using the dfdl:setVariable statement annotation.</w:t>
      </w:r>
    </w:p>
    <w:p w14:paraId="1A1E3A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&lt;dfdl:setVariable</w:t>
      </w:r>
    </w:p>
    <w:p w14:paraId="14B56AD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r>
      <w:r>
        <w:rPr>
          <w:bCs/>
        </w:rPr>
        <w:t>ref</w:t>
      </w:r>
      <w:r>
        <w:t xml:space="preserve"> = </w:t>
      </w:r>
      <w:r>
        <w:rPr>
          <w:i/>
        </w:rPr>
        <w:t>QName</w:t>
      </w:r>
    </w:p>
    <w:p w14:paraId="0ED0161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ab/>
        <w:t xml:space="preserve">value? = </w:t>
      </w:r>
      <w:r>
        <w:t xml:space="preserve">logical value or dfdl expression </w:t>
      </w:r>
      <w:r>
        <w:rPr>
          <w:iCs/>
          <w:lang w:val="en-US"/>
        </w:rPr>
        <w:t>&gt;</w:t>
      </w:r>
    </w:p>
    <w:p w14:paraId="5FEB55D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 Contains: </w:t>
      </w:r>
      <w:r>
        <w:t>logical value or dfdl expression</w:t>
      </w:r>
      <w:r>
        <w:rPr>
          <w:lang w:val="en-US"/>
        </w:rPr>
        <w:t xml:space="preserve"> (value) --&gt;</w:t>
      </w:r>
    </w:p>
    <w:p w14:paraId="6249779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&lt;/dfdl:setVariable&gt;</w:t>
      </w:r>
    </w:p>
    <w:p w14:paraId="377CDAAE" w14:textId="77777777" w:rsidR="00B46A03" w:rsidRDefault="00B46A03" w:rsidP="00B46A03">
      <w:r>
        <w:t xml:space="preserve">The dfdl:setVariable annotation can be used on a simple type, group reference, sequence or choice. It may be used on an element or element reference only if the element is of simple type. It is a Schema Definition Error </w:t>
      </w:r>
      <w:r>
        <w:lastRenderedPageBreak/>
        <w:t>if dfdl:setVariable appears on an element of complex type, or an element reference to an element of complex type.</w:t>
      </w:r>
    </w:p>
    <w:p w14:paraId="4BDE195B" w14:textId="77777777" w:rsidR="00B46A03" w:rsidRDefault="00B46A03" w:rsidP="00B46A03">
      <w:r>
        <w:t xml:space="preserve">The </w:t>
      </w:r>
      <w:r>
        <w:rPr>
          <w:bCs/>
        </w:rPr>
        <w:t>ref</w:t>
      </w:r>
      <w:r>
        <w:t xml:space="preserve"> property is a QName. That is, it may be qualified with a namespace prefix.</w:t>
      </w:r>
    </w:p>
    <w:p w14:paraId="227F913A" w14:textId="77777777" w:rsidR="00B46A03" w:rsidRDefault="00B46A03" w:rsidP="00B46A03">
      <w:r>
        <w:t xml:space="preserve">The syntax supports both a value attribute and the 'value' being specified by the element value. Only one or the other may be present (otherwise it is a Schema Definition Error). To set the value to "" (empty string), the value attribute syntax must be used, or the expression { "" } must be used as the element value. </w:t>
      </w:r>
    </w:p>
    <w:p w14:paraId="12F31765" w14:textId="77777777" w:rsidR="00B46A03" w:rsidRDefault="00B46A03" w:rsidP="00B46A03">
      <w:r>
        <w:t>The value must match the type of the variable as specified by dfdl:defineVariable.</w:t>
      </w:r>
    </w:p>
    <w:p w14:paraId="12D52F72" w14:textId="77777777" w:rsidR="00B46A03" w:rsidRDefault="00B46A03" w:rsidP="00B46A03">
      <w:r>
        <w:t xml:space="preserve">A dfdl:setVariable value expression may refer to the value of this element using a relative path value ".". Use of relative path expressions is recommended wherever possible as this allows the behavior of the parser to be more effectively scoped. However, this practice is not enforced and there may be situations in which use of an absolute path is in fact necessary. </w:t>
      </w:r>
    </w:p>
    <w:p w14:paraId="1789F345" w14:textId="77777777" w:rsidR="00B46A03" w:rsidRDefault="00B46A03" w:rsidP="00B46A03">
      <w:r>
        <w:t>The expression must not contain forward references to elements which have not yet been processed.</w:t>
      </w:r>
    </w:p>
    <w:p w14:paraId="22466327" w14:textId="4A2133C3" w:rsidR="00B46A03" w:rsidRDefault="00B46A03" w:rsidP="00B46A03">
      <w:r>
        <w:t xml:space="preserve">In normal processing, the value of an instance can only be set once using dfdl:setVariable.  Attempting to set the value of the variable instance for a second time is a Schema Definition Error. In addition, if a reference to the variable's value has already occurred and returned a default or an externally supplied value, then no assignment (even a first one) can occur. An exception to this behavior occurs whenever the DFDL processor backtracks because it is processing multiple branches of a choice or as a result of speculative parsing. In this case the variable state is also rewound. See Section </w:t>
      </w:r>
      <w:r>
        <w:fldChar w:fldCharType="begin"/>
      </w:r>
      <w:r>
        <w:instrText xml:space="preserve"> REF _Ref39164053 \r \h </w:instrText>
      </w:r>
      <w:r>
        <w:fldChar w:fldCharType="separate"/>
      </w:r>
      <w:r w:rsidR="009D1493">
        <w:t>9</w:t>
      </w:r>
      <w:r>
        <w:fldChar w:fldCharType="end"/>
      </w:r>
      <w:r>
        <w:t xml:space="preserve"> </w:t>
      </w:r>
      <w:hyperlink w:anchor="_DFDL_Processing_Introduction" w:history="1">
        <w:r w:rsidRPr="00213E9E">
          <w:rPr>
            <w:rStyle w:val="Hyperlink"/>
          </w:rPr>
          <w:t>DFDL Processing Introduction</w:t>
        </w:r>
      </w:hyperlink>
      <w:r>
        <w:t>.</w:t>
      </w:r>
    </w:p>
    <w:p w14:paraId="015694C8" w14:textId="77777777" w:rsidR="00B46A03" w:rsidRDefault="00B46A03" w:rsidP="00B46A03">
      <w:r>
        <w:t>A dfdl:setVariable overrides any default value specified on either dfdl:defineVariable or dfdl:newVariableInstance, or externally.</w:t>
      </w:r>
    </w:p>
    <w:p w14:paraId="71966650" w14:textId="0D68C767" w:rsidR="00B46A03" w:rsidRDefault="00B46A03" w:rsidP="00B46A03">
      <w:pPr>
        <w:autoSpaceDE w:val="0"/>
        <w:autoSpaceDN w:val="0"/>
        <w:adjustRightInd w:val="0"/>
        <w:rPr>
          <w:rFonts w:cs="Arial"/>
        </w:rPr>
      </w:pPr>
      <w:r>
        <w:t xml:space="preserve">The resolved set of annotations for an annotation point may contain multiple dfdl:setVariable statements. They must all be for unique variables (different name and/or namespace) and it is a Schema Definition Error otherwise. The order of execution is specified in Section </w:t>
      </w:r>
      <w:r w:rsidRPr="00065302">
        <w:rPr>
          <w:rStyle w:val="Hyperlink"/>
        </w:rPr>
        <w:fldChar w:fldCharType="begin"/>
      </w:r>
      <w:r w:rsidRPr="00065302">
        <w:rPr>
          <w:rStyle w:val="Hyperlink"/>
        </w:rPr>
        <w:instrText xml:space="preserve"> REF _Ref384899136 \r \h </w:instrText>
      </w:r>
      <w:r w:rsidRPr="00065302">
        <w:rPr>
          <w:rStyle w:val="Hyperlink"/>
        </w:rPr>
      </w:r>
      <w:r w:rsidRPr="00065302">
        <w:rPr>
          <w:rStyle w:val="Hyperlink"/>
        </w:rPr>
        <w:fldChar w:fldCharType="separate"/>
      </w:r>
      <w:r w:rsidR="009D1493">
        <w:rPr>
          <w:rStyle w:val="Hyperlink"/>
        </w:rPr>
        <w:t>9.5</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_Ref384899121 \h </w:instrText>
      </w:r>
      <w:r w:rsidRPr="00065302">
        <w:rPr>
          <w:rStyle w:val="Hyperlink"/>
        </w:rPr>
      </w:r>
      <w:r w:rsidRPr="00065302">
        <w:rPr>
          <w:rStyle w:val="Hyperlink"/>
        </w:rPr>
        <w:fldChar w:fldCharType="separate"/>
      </w:r>
      <w:r w:rsidR="009D1493">
        <w:t>Evaluation Order for Statement Annotations</w:t>
      </w:r>
      <w:r w:rsidRPr="00065302">
        <w:rPr>
          <w:rStyle w:val="Hyperlink"/>
        </w:rPr>
        <w:fldChar w:fldCharType="end"/>
      </w:r>
      <w:r>
        <w:t>.</w:t>
      </w:r>
    </w:p>
    <w:p w14:paraId="31E00AF8" w14:textId="77777777" w:rsidR="00B46A03" w:rsidRDefault="00B46A03" w:rsidP="00B46A03">
      <w:r>
        <w:t>There is no short form syntax for variable assignment.</w:t>
      </w:r>
    </w:p>
    <w:p w14:paraId="7B118D81"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bookmarkStart w:id="2187" w:name="_Toc322911588"/>
      <w:bookmarkStart w:id="2188" w:name="_Toc322912127"/>
      <w:bookmarkStart w:id="2189" w:name="_Toc329092977"/>
      <w:bookmarkStart w:id="2190" w:name="_Toc332701490"/>
      <w:bookmarkStart w:id="2191" w:name="_Toc332701797"/>
      <w:bookmarkStart w:id="2192" w:name="_Toc332711591"/>
      <w:bookmarkStart w:id="2193" w:name="_Toc332711899"/>
      <w:bookmarkStart w:id="2194" w:name="_Toc332712201"/>
      <w:bookmarkStart w:id="2195" w:name="_Toc332724117"/>
      <w:bookmarkStart w:id="2196" w:name="_Toc332724417"/>
      <w:bookmarkStart w:id="2197" w:name="_Toc341102713"/>
      <w:bookmarkStart w:id="2198" w:name="_Toc347241445"/>
      <w:bookmarkStart w:id="2199" w:name="_Toc347744638"/>
      <w:bookmarkStart w:id="2200" w:name="_Toc348984421"/>
      <w:bookmarkStart w:id="2201" w:name="_Toc348984726"/>
      <w:bookmarkStart w:id="2202" w:name="_Toc349037889"/>
      <w:bookmarkStart w:id="2203" w:name="_Toc349038194"/>
      <w:bookmarkStart w:id="2204" w:name="_Toc349042682"/>
      <w:bookmarkStart w:id="2205" w:name="_Toc351912673"/>
      <w:bookmarkStart w:id="2206" w:name="_Toc351914695"/>
      <w:bookmarkStart w:id="2207" w:name="_Toc351915129"/>
      <w:bookmarkStart w:id="2208" w:name="_Toc361231168"/>
      <w:bookmarkStart w:id="2209" w:name="_Toc361231694"/>
      <w:bookmarkStart w:id="2210" w:name="_Toc362444992"/>
      <w:bookmarkStart w:id="2211" w:name="_Toc363908914"/>
      <w:bookmarkStart w:id="2212" w:name="_Toc364463337"/>
      <w:bookmarkStart w:id="2213" w:name="_Toc366077935"/>
      <w:bookmarkStart w:id="2214" w:name="_Toc366078554"/>
      <w:bookmarkStart w:id="2215" w:name="_Toc366079540"/>
      <w:bookmarkStart w:id="2216" w:name="_Toc366080152"/>
      <w:bookmarkStart w:id="2217" w:name="_Toc366080761"/>
      <w:bookmarkStart w:id="2218" w:name="_Toc366505101"/>
      <w:bookmarkStart w:id="2219" w:name="_Toc366508470"/>
      <w:bookmarkStart w:id="2220" w:name="_Toc366512971"/>
      <w:bookmarkStart w:id="2221" w:name="_Toc366574162"/>
      <w:bookmarkStart w:id="2222" w:name="_Toc366577955"/>
      <w:bookmarkStart w:id="2223" w:name="_Toc366578549"/>
      <w:bookmarkStart w:id="2224" w:name="_Toc366579141"/>
      <w:bookmarkStart w:id="2225" w:name="_Toc366579732"/>
      <w:bookmarkStart w:id="2226" w:name="_Toc366580324"/>
      <w:bookmarkStart w:id="2227" w:name="_Toc366580915"/>
      <w:bookmarkStart w:id="2228" w:name="_Toc366581507"/>
      <w:bookmarkStart w:id="2229" w:name="_Toc349042683"/>
      <w:bookmarkStart w:id="2230" w:name="_Toc24311279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r>
        <w:t>Examples</w:t>
      </w:r>
      <w:bookmarkEnd w:id="2229"/>
      <w:r>
        <w:t xml:space="preserve"> </w:t>
      </w:r>
      <w:bookmarkEnd w:id="2230"/>
    </w:p>
    <w:p w14:paraId="6B6E7DA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 name="ds" type="xs:string"&gt;</w:t>
      </w:r>
    </w:p>
    <w:p w14:paraId="08D7702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&lt;xs:annotation&gt;&lt; xs:appinfo source="http://www.ogf.org/dfdl/"&gt;</w:t>
      </w:r>
    </w:p>
    <w:p w14:paraId="4BF70F3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&lt;dfdl:setVariable ref="EDI:EDIFACT_DS" value="{.}" /&gt;</w:t>
      </w:r>
    </w:p>
    <w:p w14:paraId="60108D6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&lt;dfdl:setVariable ref="delimiter"&gt; {.} &lt;/dfdl:setVariable&gt;</w:t>
      </w:r>
    </w:p>
    <w:p w14:paraId="760D4DA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&lt;/xs:appinfo&gt;&lt;/xs:annotation&gt;</w:t>
      </w:r>
    </w:p>
    <w:p w14:paraId="77690A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&lt;/xs:element&gt;</w:t>
      </w:r>
    </w:p>
    <w:p w14:paraId="13C22D74" w14:textId="77777777" w:rsidR="00B46A03" w:rsidRDefault="00B46A03" w:rsidP="00B46A03">
      <w:r>
        <w:t xml:space="preserve">In the above example, the element named "ds" contains the string to be used as the EDI:EDIFACT_DS delimiter at other places in the data, so the above defines the value of the EDI:EDIFACT_DS variable to take on the value of this element. The variable delimiter (in the default namespace) is also being assigned the same value using other syntax. </w:t>
      </w:r>
    </w:p>
    <w:p w14:paraId="1B5668A0"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2231" w:name="_Toc137029593"/>
      <w:bookmarkStart w:id="2232" w:name="_Toc137029594"/>
      <w:bookmarkStart w:id="2233" w:name="_Toc137029598"/>
      <w:bookmarkStart w:id="2234" w:name="_Toc229802957"/>
      <w:bookmarkStart w:id="2235" w:name="_Toc229804926"/>
      <w:bookmarkStart w:id="2236" w:name="_Toc229813755"/>
      <w:bookmarkStart w:id="2237" w:name="_Toc229813949"/>
      <w:bookmarkStart w:id="2238" w:name="_Toc229802960"/>
      <w:bookmarkStart w:id="2239" w:name="_Toc229804929"/>
      <w:bookmarkStart w:id="2240" w:name="_Toc229813758"/>
      <w:bookmarkStart w:id="2241" w:name="_Toc229813952"/>
      <w:bookmarkStart w:id="2242" w:name="_Toc229802961"/>
      <w:bookmarkStart w:id="2243" w:name="_Toc229804930"/>
      <w:bookmarkStart w:id="2244" w:name="_Toc229813759"/>
      <w:bookmarkStart w:id="2245" w:name="_Toc229813953"/>
      <w:bookmarkStart w:id="2246" w:name="_Toc229802962"/>
      <w:bookmarkStart w:id="2247" w:name="_Toc229804931"/>
      <w:bookmarkStart w:id="2248" w:name="_Toc229813760"/>
      <w:bookmarkStart w:id="2249" w:name="_Toc229813954"/>
      <w:bookmarkStart w:id="2250" w:name="_Toc229802963"/>
      <w:bookmarkStart w:id="2251" w:name="_Toc229804932"/>
      <w:bookmarkStart w:id="2252" w:name="_Toc229813761"/>
      <w:bookmarkStart w:id="2253" w:name="_Toc229813955"/>
      <w:bookmarkStart w:id="2254" w:name="_Toc322911590"/>
      <w:bookmarkStart w:id="2255" w:name="_Toc322912129"/>
      <w:bookmarkStart w:id="2256" w:name="_Toc329092979"/>
      <w:bookmarkStart w:id="2257" w:name="_Toc332701492"/>
      <w:bookmarkStart w:id="2258" w:name="_Toc332701799"/>
      <w:bookmarkStart w:id="2259" w:name="_Toc332711593"/>
      <w:bookmarkStart w:id="2260" w:name="_Toc332711901"/>
      <w:bookmarkStart w:id="2261" w:name="_Toc332712203"/>
      <w:bookmarkStart w:id="2262" w:name="_Toc332724119"/>
      <w:bookmarkStart w:id="2263" w:name="_Toc332724419"/>
      <w:bookmarkStart w:id="2264" w:name="_Toc341102715"/>
      <w:bookmarkStart w:id="2265" w:name="_Toc347241447"/>
      <w:bookmarkStart w:id="2266" w:name="_Toc347744640"/>
      <w:bookmarkStart w:id="2267" w:name="_Toc348984423"/>
      <w:bookmarkStart w:id="2268" w:name="_Toc348984728"/>
      <w:bookmarkStart w:id="2269" w:name="_Toc349037891"/>
      <w:bookmarkStart w:id="2270" w:name="_Toc349038196"/>
      <w:bookmarkStart w:id="2271" w:name="_Toc349042684"/>
      <w:bookmarkStart w:id="2272" w:name="_Toc349642107"/>
      <w:bookmarkStart w:id="2273" w:name="_Toc351912675"/>
      <w:bookmarkStart w:id="2274" w:name="_Toc351914697"/>
      <w:bookmarkStart w:id="2275" w:name="_Toc351915131"/>
      <w:bookmarkStart w:id="2276" w:name="_Toc361231170"/>
      <w:bookmarkStart w:id="2277" w:name="_Toc361231696"/>
      <w:bookmarkStart w:id="2278" w:name="_Toc362444994"/>
      <w:bookmarkStart w:id="2279" w:name="_Toc363908916"/>
      <w:bookmarkStart w:id="2280" w:name="_Toc364463339"/>
      <w:bookmarkStart w:id="2281" w:name="_Toc366077937"/>
      <w:bookmarkStart w:id="2282" w:name="_Toc366078556"/>
      <w:bookmarkStart w:id="2283" w:name="_Toc366079542"/>
      <w:bookmarkStart w:id="2284" w:name="_Toc366080154"/>
      <w:bookmarkStart w:id="2285" w:name="_Toc366080763"/>
      <w:bookmarkStart w:id="2286" w:name="_Toc366505103"/>
      <w:bookmarkStart w:id="2287" w:name="_Toc366508472"/>
      <w:bookmarkStart w:id="2288" w:name="_Toc366512973"/>
      <w:bookmarkStart w:id="2289" w:name="_Toc366574164"/>
      <w:bookmarkStart w:id="2290" w:name="_Toc366577957"/>
      <w:bookmarkStart w:id="2291" w:name="_Toc366578551"/>
      <w:bookmarkStart w:id="2292" w:name="_Toc366579143"/>
      <w:bookmarkStart w:id="2293" w:name="_Toc366579734"/>
      <w:bookmarkStart w:id="2294" w:name="_Toc366580326"/>
      <w:bookmarkStart w:id="2295" w:name="_Toc366580917"/>
      <w:bookmarkStart w:id="2296" w:name="_Toc366581509"/>
      <w:bookmarkStart w:id="2297" w:name="_Toc322911591"/>
      <w:bookmarkStart w:id="2298" w:name="_Toc322912130"/>
      <w:bookmarkStart w:id="2299" w:name="_Toc329092980"/>
      <w:bookmarkStart w:id="2300" w:name="_Toc332701493"/>
      <w:bookmarkStart w:id="2301" w:name="_Toc332701800"/>
      <w:bookmarkStart w:id="2302" w:name="_Toc332711594"/>
      <w:bookmarkStart w:id="2303" w:name="_Toc332711902"/>
      <w:bookmarkStart w:id="2304" w:name="_Toc332712204"/>
      <w:bookmarkStart w:id="2305" w:name="_Toc332724120"/>
      <w:bookmarkStart w:id="2306" w:name="_Toc332724420"/>
      <w:bookmarkStart w:id="2307" w:name="_Toc341102716"/>
      <w:bookmarkStart w:id="2308" w:name="_Toc347241448"/>
      <w:bookmarkStart w:id="2309" w:name="_Toc347744641"/>
      <w:bookmarkStart w:id="2310" w:name="_Toc348984424"/>
      <w:bookmarkStart w:id="2311" w:name="_Toc348984729"/>
      <w:bookmarkStart w:id="2312" w:name="_Toc349037892"/>
      <w:bookmarkStart w:id="2313" w:name="_Toc349038197"/>
      <w:bookmarkStart w:id="2314" w:name="_Toc349042685"/>
      <w:bookmarkStart w:id="2315" w:name="_Toc349642108"/>
      <w:bookmarkStart w:id="2316" w:name="_Toc351912676"/>
      <w:bookmarkStart w:id="2317" w:name="_Toc351914698"/>
      <w:bookmarkStart w:id="2318" w:name="_Toc351915132"/>
      <w:bookmarkStart w:id="2319" w:name="_Toc361231171"/>
      <w:bookmarkStart w:id="2320" w:name="_Toc361231697"/>
      <w:bookmarkStart w:id="2321" w:name="_Toc362444995"/>
      <w:bookmarkStart w:id="2322" w:name="_Toc363908917"/>
      <w:bookmarkStart w:id="2323" w:name="_Toc364463340"/>
      <w:bookmarkStart w:id="2324" w:name="_Toc366077938"/>
      <w:bookmarkStart w:id="2325" w:name="_Toc366078557"/>
      <w:bookmarkStart w:id="2326" w:name="_Toc366079543"/>
      <w:bookmarkStart w:id="2327" w:name="_Toc366080155"/>
      <w:bookmarkStart w:id="2328" w:name="_Toc366080764"/>
      <w:bookmarkStart w:id="2329" w:name="_Toc366505104"/>
      <w:bookmarkStart w:id="2330" w:name="_Toc366508473"/>
      <w:bookmarkStart w:id="2331" w:name="_Toc366512974"/>
      <w:bookmarkStart w:id="2332" w:name="_Toc366574165"/>
      <w:bookmarkStart w:id="2333" w:name="_Toc366577958"/>
      <w:bookmarkStart w:id="2334" w:name="_Toc366578552"/>
      <w:bookmarkStart w:id="2335" w:name="_Toc366579144"/>
      <w:bookmarkStart w:id="2336" w:name="_Toc366579735"/>
      <w:bookmarkStart w:id="2337" w:name="_Toc366580327"/>
      <w:bookmarkStart w:id="2338" w:name="_Toc366580918"/>
      <w:bookmarkStart w:id="2339" w:name="_Toc366581510"/>
      <w:bookmarkStart w:id="2340" w:name="_Property_Scoping_and"/>
      <w:bookmarkStart w:id="2341" w:name="_Ref39163832"/>
      <w:bookmarkStart w:id="2342" w:name="_Ref39163838"/>
      <w:bookmarkStart w:id="2343" w:name="_Toc62570094"/>
      <w:bookmarkStart w:id="2344" w:name="_Toc210216816"/>
      <w:bookmarkStart w:id="2345" w:name="_Toc219440948"/>
      <w:bookmarkStart w:id="2346" w:name="_Toc177399064"/>
      <w:bookmarkStart w:id="2347" w:name="_Toc175057351"/>
      <w:bookmarkStart w:id="2348" w:name="_Toc194983954"/>
      <w:bookmarkStart w:id="2349" w:name="_Toc199516289"/>
      <w:bookmarkStart w:id="2350" w:name="_Toc243112809"/>
      <w:bookmarkStart w:id="2351" w:name="_Ref251144384"/>
      <w:bookmarkStart w:id="2352" w:name="_Ref251144393"/>
      <w:bookmarkStart w:id="2353" w:name="_Toc124764818"/>
      <w:bookmarkStart w:id="2354" w:name="_Toc138694342"/>
      <w:bookmarkStart w:id="2355" w:name="_Ref114888535"/>
      <w:bookmarkStart w:id="2356" w:name="_Toc138694358"/>
      <w:bookmarkEnd w:id="1194"/>
      <w:bookmarkEnd w:id="1195"/>
      <w:bookmarkEnd w:id="1196"/>
      <w:bookmarkEnd w:id="1197"/>
      <w:bookmarkEnd w:id="1198"/>
      <w:bookmarkEnd w:id="1199"/>
      <w:bookmarkEnd w:id="120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r>
        <w:lastRenderedPageBreak/>
        <w:t>Property Scoping</w:t>
      </w:r>
      <w:bookmarkStart w:id="2357" w:name="_Toc349042686"/>
      <w:r>
        <w:t xml:space="preserve"> and DFDL Schema Checking</w:t>
      </w:r>
      <w:bookmarkEnd w:id="2341"/>
      <w:bookmarkEnd w:id="2342"/>
      <w:bookmarkEnd w:id="2343"/>
      <w:bookmarkEnd w:id="2344"/>
      <w:bookmarkEnd w:id="2345"/>
    </w:p>
    <w:p w14:paraId="5CF87F6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358" w:name="_Toc62570095"/>
      <w:bookmarkStart w:id="2359" w:name="_Toc210216817"/>
      <w:bookmarkStart w:id="2360" w:name="_Toc219440949"/>
      <w:r>
        <w:t>Property Scoping</w:t>
      </w:r>
      <w:bookmarkEnd w:id="2358"/>
      <w:bookmarkEnd w:id="2359"/>
      <w:bookmarkEnd w:id="2360"/>
    </w:p>
    <w:p w14:paraId="443CF5AD" w14:textId="77777777" w:rsidR="00B46A03" w:rsidRDefault="00B46A03" w:rsidP="00B46A03">
      <w:pPr>
        <w:pStyle w:val="Heading3"/>
        <w:tabs>
          <w:tab w:val="clear" w:pos="720"/>
          <w:tab w:val="clear" w:pos="880"/>
        </w:tabs>
        <w:suppressAutoHyphens w:val="0"/>
        <w:spacing w:line="240" w:lineRule="auto"/>
        <w:ind w:left="720" w:hanging="720"/>
      </w:pPr>
      <w:bookmarkStart w:id="2361" w:name="_Toc62570096"/>
      <w:bookmarkStart w:id="2362" w:name="_Toc210216818"/>
      <w:bookmarkStart w:id="2363" w:name="_Toc219440950"/>
      <w:r>
        <w:t>Property Scoping Rules</w:t>
      </w:r>
      <w:bookmarkEnd w:id="2346"/>
      <w:bookmarkEnd w:id="2347"/>
      <w:bookmarkEnd w:id="2348"/>
      <w:bookmarkEnd w:id="2349"/>
      <w:bookmarkEnd w:id="2350"/>
      <w:bookmarkEnd w:id="2351"/>
      <w:bookmarkEnd w:id="2352"/>
      <w:bookmarkEnd w:id="2357"/>
      <w:bookmarkEnd w:id="2361"/>
      <w:bookmarkEnd w:id="2362"/>
      <w:bookmarkEnd w:id="2363"/>
    </w:p>
    <w:p w14:paraId="71A9C476" w14:textId="77777777" w:rsidR="00B46A03" w:rsidRDefault="00B46A03" w:rsidP="003C46B0">
      <w:r>
        <w:t>This section describes the rules that govern the scope over which DFDL representation properties apply</w:t>
      </w:r>
    </w:p>
    <w:p w14:paraId="18E2E22C" w14:textId="0573727B" w:rsidR="00B46A03" w:rsidRDefault="00B46A03" w:rsidP="00B46A03">
      <w:r>
        <w:t xml:space="preserve">The scope of the representational properties on each of the component format annotations is given in </w:t>
      </w:r>
      <w:r w:rsidRPr="00065302">
        <w:rPr>
          <w:rStyle w:val="Hyperlink"/>
        </w:rPr>
        <w:fldChar w:fldCharType="begin"/>
      </w:r>
      <w:r w:rsidRPr="00065302">
        <w:rPr>
          <w:rStyle w:val="Hyperlink"/>
        </w:rPr>
        <w:instrText xml:space="preserve"> REF _Ref243814390 \h </w:instrText>
      </w:r>
      <w:r w:rsidRPr="00065302">
        <w:rPr>
          <w:rStyle w:val="Hyperlink"/>
        </w:rPr>
      </w:r>
      <w:r w:rsidRPr="00065302">
        <w:rPr>
          <w:rStyle w:val="Hyperlink"/>
        </w:rPr>
        <w:fldChar w:fldCharType="separate"/>
      </w:r>
      <w:r w:rsidR="009D1493">
        <w:t xml:space="preserve">Table </w:t>
      </w:r>
      <w:r w:rsidR="009D1493">
        <w:rPr>
          <w:noProof/>
        </w:rPr>
        <w:t>10</w:t>
      </w:r>
      <w:r w:rsidR="009D1493">
        <w:t xml:space="preserve"> DFDL annotation scoping</w:t>
      </w:r>
      <w:r w:rsidRPr="00065302">
        <w:rPr>
          <w:rStyle w:val="Hyperlink"/>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8151"/>
      </w:tblGrid>
      <w:tr w:rsidR="00B46A03" w14:paraId="5A8A6268" w14:textId="77777777" w:rsidTr="007B6A01">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30B7CD6" w14:textId="77777777" w:rsidR="00B46A03" w:rsidRDefault="00B46A03" w:rsidP="007B6A01">
            <w:pPr>
              <w:jc w:val="left"/>
              <w:rPr>
                <w:b/>
                <w:bCs/>
                <w:iCs/>
              </w:rPr>
            </w:pPr>
            <w:r>
              <w:rPr>
                <w:b/>
                <w:bCs/>
                <w:iCs/>
              </w:rPr>
              <w:t>Annotation Point</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7AC10930" w14:textId="77777777" w:rsidR="00B46A03" w:rsidRDefault="00B46A03" w:rsidP="007B6A01">
            <w:pPr>
              <w:jc w:val="left"/>
              <w:rPr>
                <w:b/>
                <w:bCs/>
                <w:iCs/>
              </w:rPr>
            </w:pPr>
            <w:r>
              <w:rPr>
                <w:b/>
                <w:bCs/>
                <w:iCs/>
              </w:rPr>
              <w:t>Property Scope</w:t>
            </w:r>
          </w:p>
        </w:tc>
      </w:tr>
      <w:tr w:rsidR="00B46A03" w14:paraId="34877FF3"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9EE263F" w14:textId="77777777" w:rsidR="00B46A03" w:rsidRDefault="00B46A03" w:rsidP="007B6A01">
            <w:pPr>
              <w:jc w:val="left"/>
            </w:pPr>
            <w:r>
              <w:t>Schema declaration</w:t>
            </w:r>
          </w:p>
        </w:tc>
        <w:tc>
          <w:tcPr>
            <w:tcW w:w="0" w:type="auto"/>
            <w:tcBorders>
              <w:top w:val="single" w:sz="4" w:space="0" w:color="auto"/>
              <w:left w:val="single" w:sz="4" w:space="0" w:color="auto"/>
              <w:bottom w:val="single" w:sz="4" w:space="0" w:color="auto"/>
              <w:right w:val="single" w:sz="4" w:space="0" w:color="auto"/>
            </w:tcBorders>
            <w:hideMark/>
          </w:tcPr>
          <w:p w14:paraId="103DF909" w14:textId="77777777" w:rsidR="00B46A03" w:rsidRDefault="00B46A03" w:rsidP="007B6A01">
            <w:pPr>
              <w:jc w:val="left"/>
            </w:pPr>
            <w:r>
              <w:t xml:space="preserve">dfdl:format representation properties apply </w:t>
            </w:r>
            <w:r>
              <w:rPr>
                <w:rStyle w:val="Emphasis"/>
              </w:rPr>
              <w:t>lexically</w:t>
            </w:r>
            <w:r>
              <w:t xml:space="preserve"> as default properties over all components in the schema </w:t>
            </w:r>
          </w:p>
        </w:tc>
      </w:tr>
      <w:tr w:rsidR="00B46A03" w14:paraId="4F757777"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4D445129" w14:textId="77777777" w:rsidR="00B46A03" w:rsidRDefault="00B46A03" w:rsidP="007B6A01">
            <w:pPr>
              <w:jc w:val="left"/>
            </w:pPr>
            <w:r>
              <w:t>Element declaration</w:t>
            </w:r>
          </w:p>
        </w:tc>
        <w:tc>
          <w:tcPr>
            <w:tcW w:w="0" w:type="auto"/>
            <w:tcBorders>
              <w:top w:val="single" w:sz="4" w:space="0" w:color="auto"/>
              <w:left w:val="single" w:sz="4" w:space="0" w:color="auto"/>
              <w:bottom w:val="single" w:sz="4" w:space="0" w:color="auto"/>
              <w:right w:val="single" w:sz="4" w:space="0" w:color="auto"/>
            </w:tcBorders>
            <w:hideMark/>
          </w:tcPr>
          <w:p w14:paraId="50EA8176" w14:textId="77777777" w:rsidR="00B46A03" w:rsidRDefault="00B46A03" w:rsidP="007B6A01">
            <w:pPr>
              <w:jc w:val="left"/>
            </w:pPr>
            <w:r>
              <w:t xml:space="preserve">dfdl:element properties apply locally </w:t>
            </w:r>
          </w:p>
        </w:tc>
      </w:tr>
      <w:tr w:rsidR="00B46A03" w14:paraId="78C2E030"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6874E3C6" w14:textId="77777777" w:rsidR="00B46A03" w:rsidRDefault="00B46A03" w:rsidP="007B6A01">
            <w:pPr>
              <w:jc w:val="left"/>
            </w:pPr>
            <w:r>
              <w:t>Element reference</w:t>
            </w:r>
          </w:p>
        </w:tc>
        <w:tc>
          <w:tcPr>
            <w:tcW w:w="0" w:type="auto"/>
            <w:tcBorders>
              <w:top w:val="single" w:sz="4" w:space="0" w:color="auto"/>
              <w:left w:val="single" w:sz="4" w:space="0" w:color="auto"/>
              <w:bottom w:val="single" w:sz="4" w:space="0" w:color="auto"/>
              <w:right w:val="single" w:sz="4" w:space="0" w:color="auto"/>
            </w:tcBorders>
            <w:hideMark/>
          </w:tcPr>
          <w:p w14:paraId="67531112" w14:textId="77777777" w:rsidR="00B46A03" w:rsidRDefault="00B46A03" w:rsidP="007B6A01">
            <w:pPr>
              <w:jc w:val="left"/>
            </w:pPr>
            <w:r>
              <w:t>dfdl:element properties apply locally</w:t>
            </w:r>
          </w:p>
        </w:tc>
      </w:tr>
      <w:tr w:rsidR="00B46A03" w14:paraId="562BEB87"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671F8CEB" w14:textId="77777777" w:rsidR="00B46A03" w:rsidRDefault="00B46A03" w:rsidP="007B6A01">
            <w:pPr>
              <w:jc w:val="left"/>
            </w:pPr>
            <w:r>
              <w:t>Simple type definition</w:t>
            </w:r>
          </w:p>
        </w:tc>
        <w:tc>
          <w:tcPr>
            <w:tcW w:w="0" w:type="auto"/>
            <w:tcBorders>
              <w:top w:val="single" w:sz="4" w:space="0" w:color="auto"/>
              <w:left w:val="single" w:sz="4" w:space="0" w:color="auto"/>
              <w:bottom w:val="single" w:sz="4" w:space="0" w:color="auto"/>
              <w:right w:val="single" w:sz="4" w:space="0" w:color="auto"/>
            </w:tcBorders>
            <w:hideMark/>
          </w:tcPr>
          <w:p w14:paraId="406DFA66" w14:textId="77777777" w:rsidR="00B46A03" w:rsidRDefault="00B46A03" w:rsidP="007B6A01">
            <w:pPr>
              <w:jc w:val="left"/>
            </w:pPr>
            <w:r>
              <w:t>dfdl:simpleType properties apply locally</w:t>
            </w:r>
          </w:p>
        </w:tc>
      </w:tr>
      <w:tr w:rsidR="00B46A03" w14:paraId="54D7C2B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6DF77707" w14:textId="77777777" w:rsidR="00B46A03" w:rsidRDefault="00B46A03" w:rsidP="007B6A01">
            <w:pPr>
              <w:jc w:val="left"/>
            </w:pPr>
            <w:r>
              <w:t xml:space="preserve">Sequence </w:t>
            </w:r>
          </w:p>
        </w:tc>
        <w:tc>
          <w:tcPr>
            <w:tcW w:w="0" w:type="auto"/>
            <w:tcBorders>
              <w:top w:val="single" w:sz="4" w:space="0" w:color="auto"/>
              <w:left w:val="single" w:sz="4" w:space="0" w:color="auto"/>
              <w:bottom w:val="single" w:sz="4" w:space="0" w:color="auto"/>
              <w:right w:val="single" w:sz="4" w:space="0" w:color="auto"/>
            </w:tcBorders>
            <w:hideMark/>
          </w:tcPr>
          <w:p w14:paraId="499E3157" w14:textId="77777777" w:rsidR="00B46A03" w:rsidRDefault="00B46A03" w:rsidP="007B6A01">
            <w:pPr>
              <w:jc w:val="left"/>
            </w:pPr>
            <w:r>
              <w:t>dfdl:sequence properties apply locally</w:t>
            </w:r>
          </w:p>
        </w:tc>
      </w:tr>
      <w:tr w:rsidR="00B46A03" w14:paraId="6AEF2F60"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4563787" w14:textId="77777777" w:rsidR="00B46A03" w:rsidRDefault="00B46A03" w:rsidP="007B6A01">
            <w:pPr>
              <w:jc w:val="left"/>
            </w:pPr>
            <w:r>
              <w:t xml:space="preserve">Choice </w:t>
            </w:r>
          </w:p>
        </w:tc>
        <w:tc>
          <w:tcPr>
            <w:tcW w:w="0" w:type="auto"/>
            <w:tcBorders>
              <w:top w:val="single" w:sz="4" w:space="0" w:color="auto"/>
              <w:left w:val="single" w:sz="4" w:space="0" w:color="auto"/>
              <w:bottom w:val="single" w:sz="4" w:space="0" w:color="auto"/>
              <w:right w:val="single" w:sz="4" w:space="0" w:color="auto"/>
            </w:tcBorders>
            <w:hideMark/>
          </w:tcPr>
          <w:p w14:paraId="2A9D2DB5" w14:textId="77777777" w:rsidR="00B46A03" w:rsidRDefault="00B46A03" w:rsidP="007B6A01">
            <w:pPr>
              <w:jc w:val="left"/>
            </w:pPr>
            <w:r>
              <w:t>dfdl:choice properties apply locally</w:t>
            </w:r>
          </w:p>
        </w:tc>
      </w:tr>
      <w:tr w:rsidR="00B46A03" w14:paraId="0A8D5959"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4F95FAC" w14:textId="77777777" w:rsidR="00B46A03" w:rsidRDefault="00B46A03" w:rsidP="007B6A01">
            <w:pPr>
              <w:jc w:val="left"/>
            </w:pPr>
            <w:r>
              <w:t>Group reference</w:t>
            </w:r>
          </w:p>
        </w:tc>
        <w:tc>
          <w:tcPr>
            <w:tcW w:w="0" w:type="auto"/>
            <w:tcBorders>
              <w:top w:val="single" w:sz="4" w:space="0" w:color="auto"/>
              <w:left w:val="single" w:sz="4" w:space="0" w:color="auto"/>
              <w:bottom w:val="single" w:sz="4" w:space="0" w:color="auto"/>
              <w:right w:val="single" w:sz="4" w:space="0" w:color="auto"/>
            </w:tcBorders>
            <w:hideMark/>
          </w:tcPr>
          <w:p w14:paraId="1DD8359C" w14:textId="77777777" w:rsidR="00B46A03" w:rsidRDefault="00B46A03" w:rsidP="007B6A01">
            <w:pPr>
              <w:jc w:val="left"/>
            </w:pPr>
            <w:r>
              <w:t>dfdl:group properties apply locally</w:t>
            </w:r>
          </w:p>
        </w:tc>
      </w:tr>
    </w:tbl>
    <w:p w14:paraId="6BA95D3B" w14:textId="35E8E737" w:rsidR="00B46A03" w:rsidRDefault="00B46A03" w:rsidP="007B6A01">
      <w:pPr>
        <w:pStyle w:val="TableCaption"/>
        <w:jc w:val="left"/>
      </w:pPr>
      <w:bookmarkStart w:id="2364" w:name="_Ref243814390"/>
      <w:r>
        <w:t xml:space="preserve">Table </w:t>
      </w:r>
      <w:r>
        <w:fldChar w:fldCharType="begin"/>
      </w:r>
      <w:r>
        <w:instrText xml:space="preserve"> SEQ Table \* ARABIC </w:instrText>
      </w:r>
      <w:r>
        <w:fldChar w:fldCharType="separate"/>
      </w:r>
      <w:r w:rsidR="009D1493">
        <w:rPr>
          <w:noProof/>
        </w:rPr>
        <w:t>10</w:t>
      </w:r>
      <w:r>
        <w:fldChar w:fldCharType="end"/>
      </w:r>
      <w:r>
        <w:t xml:space="preserve"> DFDL annotation scoping</w:t>
      </w:r>
      <w:bookmarkEnd w:id="2364"/>
    </w:p>
    <w:p w14:paraId="5B6A9F96" w14:textId="77777777" w:rsidR="00B46A03" w:rsidRDefault="00B46A03" w:rsidP="00B46A03">
      <w:r>
        <w:t>Note: This table lists DFDL annotations on schema components. DFDL annotations can also be placed on other DFDL annotations, such as a dfdl:format within a dfdl:defineFormat, to provide a named reusable format definition. In this case the annotation applies only where the named format is referenced.</w:t>
      </w:r>
    </w:p>
    <w:p w14:paraId="247920C6" w14:textId="77777777" w:rsidR="00B46A03" w:rsidRDefault="00B46A03" w:rsidP="00B46A03">
      <w:r>
        <w:t xml:space="preserve">DFDL representation properties explicitly defined on annotations, other than a dfdl:format on an xs:schema declaration, apply locally to that component only. The explicitly defined properties are the combination of any defined locally on the annotation and any defined on the dfdl:defineFormat annotation referenced by a local dfdl:ref property. When a property is defined both locally and on the dfdl:defineFormat, the locally defined property takes precedence. </w:t>
      </w:r>
    </w:p>
    <w:p w14:paraId="55EB1941" w14:textId="77777777" w:rsidR="00B46A03" w:rsidRDefault="00B46A03" w:rsidP="00B46A03">
      <w:r>
        <w:t>The dfdl:format annotation on the top level xs:schema declaration provides defaults for the DFDL representation properties at every DFDL-annotatable component contained in the schema document. They do not apply to any components in any included or imported schema document (these may have their own defaults).</w:t>
      </w:r>
    </w:p>
    <w:p w14:paraId="3734BDD6" w14:textId="77777777" w:rsidR="00B46A03" w:rsidRDefault="00B46A03" w:rsidP="00B46A03">
      <w:pPr>
        <w:pStyle w:val="Heading3"/>
        <w:tabs>
          <w:tab w:val="clear" w:pos="720"/>
          <w:tab w:val="clear" w:pos="880"/>
        </w:tabs>
        <w:suppressAutoHyphens w:val="0"/>
        <w:spacing w:line="240" w:lineRule="auto"/>
        <w:ind w:left="720" w:hanging="720"/>
      </w:pPr>
      <w:bookmarkStart w:id="2365" w:name="_Toc322911593"/>
      <w:bookmarkStart w:id="2366" w:name="_Toc322912132"/>
      <w:bookmarkStart w:id="2367" w:name="_Toc329092982"/>
      <w:bookmarkStart w:id="2368" w:name="_Toc332701495"/>
      <w:bookmarkStart w:id="2369" w:name="_Toc332701802"/>
      <w:bookmarkStart w:id="2370" w:name="_Toc332711596"/>
      <w:bookmarkStart w:id="2371" w:name="_Toc332711904"/>
      <w:bookmarkStart w:id="2372" w:name="_Toc332712206"/>
      <w:bookmarkStart w:id="2373" w:name="_Toc332724122"/>
      <w:bookmarkStart w:id="2374" w:name="_Toc332724422"/>
      <w:bookmarkStart w:id="2375" w:name="_Toc341102718"/>
      <w:bookmarkStart w:id="2376" w:name="_Toc347241450"/>
      <w:bookmarkStart w:id="2377" w:name="_Toc347744643"/>
      <w:bookmarkStart w:id="2378" w:name="_Toc348984426"/>
      <w:bookmarkStart w:id="2379" w:name="_Toc348984731"/>
      <w:bookmarkStart w:id="2380" w:name="_Toc349037894"/>
      <w:bookmarkStart w:id="2381" w:name="_Toc349038199"/>
      <w:bookmarkStart w:id="2382" w:name="_Toc349042687"/>
      <w:bookmarkStart w:id="2383" w:name="_Toc349642110"/>
      <w:bookmarkStart w:id="2384" w:name="_Toc351912678"/>
      <w:bookmarkStart w:id="2385" w:name="_Toc351914700"/>
      <w:bookmarkStart w:id="2386" w:name="_Toc351915134"/>
      <w:bookmarkStart w:id="2387" w:name="_Toc361231173"/>
      <w:bookmarkStart w:id="2388" w:name="_Toc361231699"/>
      <w:bookmarkStart w:id="2389" w:name="_Toc362444997"/>
      <w:bookmarkStart w:id="2390" w:name="_Toc363908919"/>
      <w:bookmarkStart w:id="2391" w:name="_Toc364463342"/>
      <w:bookmarkStart w:id="2392" w:name="_Toc366077940"/>
      <w:bookmarkStart w:id="2393" w:name="_Toc366078559"/>
      <w:bookmarkStart w:id="2394" w:name="_Toc366079545"/>
      <w:bookmarkStart w:id="2395" w:name="_Toc366080157"/>
      <w:bookmarkStart w:id="2396" w:name="_Toc366080766"/>
      <w:bookmarkStart w:id="2397" w:name="_Toc366505106"/>
      <w:bookmarkStart w:id="2398" w:name="_Toc366508475"/>
      <w:bookmarkStart w:id="2399" w:name="_Toc366512976"/>
      <w:bookmarkStart w:id="2400" w:name="_Toc366574167"/>
      <w:bookmarkStart w:id="2401" w:name="_Toc366577960"/>
      <w:bookmarkStart w:id="2402" w:name="_Toc366578554"/>
      <w:bookmarkStart w:id="2403" w:name="_Toc366579146"/>
      <w:bookmarkStart w:id="2404" w:name="_Toc366579737"/>
      <w:bookmarkStart w:id="2405" w:name="_Toc366580329"/>
      <w:bookmarkStart w:id="2406" w:name="_Toc366580920"/>
      <w:bookmarkStart w:id="2407" w:name="_Toc366581512"/>
      <w:bookmarkStart w:id="2408" w:name="_Ref247448493"/>
      <w:bookmarkStart w:id="2409" w:name="_Toc349042688"/>
      <w:bookmarkStart w:id="2410" w:name="_Toc62570097"/>
      <w:bookmarkStart w:id="2411" w:name="_Toc210216819"/>
      <w:bookmarkStart w:id="2412" w:name="_Toc219440951"/>
      <w:bookmarkStart w:id="2413" w:name="_Toc124764819"/>
      <w:bookmarkStart w:id="2414" w:name="_Toc177399072"/>
      <w:bookmarkStart w:id="2415" w:name="_Toc175057359"/>
      <w:bookmarkStart w:id="2416" w:name="_Toc199516298"/>
      <w:bookmarkStart w:id="2417" w:name="_Toc194983962"/>
      <w:bookmarkStart w:id="2418" w:name="_Ref215569784"/>
      <w:bookmarkStart w:id="2419" w:name="_Ref215569794"/>
      <w:bookmarkStart w:id="2420" w:name="_Ref215569885"/>
      <w:bookmarkEnd w:id="2353"/>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r>
        <w:t>Providing Defaults for DFDL properties</w:t>
      </w:r>
      <w:bookmarkEnd w:id="2408"/>
      <w:bookmarkEnd w:id="2409"/>
      <w:bookmarkEnd w:id="2410"/>
      <w:bookmarkEnd w:id="2411"/>
      <w:bookmarkEnd w:id="2412"/>
    </w:p>
    <w:p w14:paraId="7D6391CE" w14:textId="77777777" w:rsidR="00B46A03" w:rsidRDefault="00B46A03" w:rsidP="00B46A03">
      <w:r>
        <w:t xml:space="preserve">A dfdl:format annotation on the top level xs:schema declaration may provide defaults for some or all the DFDL representation properties at every annotation point within the schema document. The default properties may be specified in attribute or element form. (Short form is not allowed on the xs:schema element.) </w:t>
      </w:r>
    </w:p>
    <w:p w14:paraId="6FDD8E95" w14:textId="77777777" w:rsidR="00B46A03" w:rsidRDefault="00B46A03" w:rsidP="00B46A03">
      <w:r>
        <w:t>The dfdl:ref property is not a representation property so no default can be set.</w:t>
      </w:r>
    </w:p>
    <w:p w14:paraId="21B3E8FC" w14:textId="77777777" w:rsidR="00B46A03" w:rsidRDefault="00B46A03" w:rsidP="00B46A03">
      <w:r>
        <w:t xml:space="preserve">The dfdl:escapeSchemeRef </w:t>
      </w:r>
      <w:r>
        <w:rPr>
          <w:szCs w:val="18"/>
        </w:rPr>
        <w:t>property provides a default reference to a dfdl:defineEscapeScheme, the properties of dfdl:</w:t>
      </w:r>
      <w:r>
        <w:t>escapeScheme</w:t>
      </w:r>
      <w:r>
        <w:rPr>
          <w:szCs w:val="18"/>
        </w:rPr>
        <w:t xml:space="preserve"> are not defaulted individually.</w:t>
      </w:r>
    </w:p>
    <w:p w14:paraId="0DFDD2F5" w14:textId="77777777" w:rsidR="00B46A03" w:rsidRDefault="00B46A03" w:rsidP="00B46A03">
      <w:r>
        <w:t xml:space="preserve">DFDL representation properties defined explicitly on a component apply only to that component and override the default value of that property provided by a default format specified by an xs:schema dfdl:format annotation. </w:t>
      </w:r>
    </w:p>
    <w:p w14:paraId="5D92B873" w14:textId="77777777" w:rsidR="00B46A03" w:rsidRDefault="00B46A03" w:rsidP="00B46A03">
      <w:r>
        <w:lastRenderedPageBreak/>
        <w:t xml:space="preserve">The example below demonstrates the overriding of the encoding property. The  value </w:t>
      </w:r>
      <w:r>
        <w:rPr>
          <w:rStyle w:val="CodeCharacter"/>
          <w:sz w:val="20"/>
        </w:rPr>
        <w:t>'ASCII'</w:t>
      </w:r>
      <w:r>
        <w:t xml:space="preserve"> is the default value for the </w:t>
      </w:r>
      <w:r>
        <w:rPr>
          <w:rStyle w:val="CodeblockChar0"/>
        </w:rPr>
        <w:t>title</w:t>
      </w:r>
      <w:r>
        <w:t xml:space="preserve"> element, but then it is overridden by the locally defined </w:t>
      </w:r>
      <w:r>
        <w:rPr>
          <w:rStyle w:val="CodeCharacter"/>
          <w:sz w:val="20"/>
        </w:rPr>
        <w:t>utf-8</w:t>
      </w:r>
      <w:r>
        <w:t xml:space="preserve"> value for the encoding property, which takes precedence.</w:t>
      </w:r>
    </w:p>
    <w:p w14:paraId="60BAFD8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009BFCA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&lt;xs:annotation&gt;</w:t>
      </w:r>
      <w:r>
        <w:br/>
        <w:t>    &lt;xs:appinfo source="http://www.ogf.org/dfdl/"&gt;</w:t>
      </w:r>
      <w:r>
        <w:br/>
        <w:t>      &lt;dfdl:format</w:t>
      </w:r>
      <w:r>
        <w:rPr>
          <w:b/>
        </w:rPr>
        <w:t xml:space="preserve"> encoding="ASCII"</w:t>
      </w:r>
      <w:r>
        <w:t xml:space="preserve"> /&gt;</w:t>
      </w:r>
      <w:r>
        <w:br/>
        <w:t>    &lt;/xs:appinfo&gt;</w:t>
      </w:r>
      <w:r>
        <w:br/>
        <w:t>  &lt;/xs:annotation&gt;</w:t>
      </w:r>
      <w:r>
        <w:br/>
      </w:r>
    </w:p>
    <w:p w14:paraId="7B3874B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name="book"&gt;</w:t>
      </w:r>
      <w:r>
        <w:br/>
        <w:t>    &lt;xs:complexType&gt;</w:t>
      </w:r>
    </w:p>
    <w:p w14:paraId="3FE3BAA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w:t>
      </w:r>
      <w:r>
        <w:t>     &lt;xs:sequence&gt;</w:t>
      </w:r>
      <w:r>
        <w:br/>
        <w:t>        &lt;xs:element name="title" type="xs:string"&gt;</w:t>
      </w:r>
      <w:r>
        <w:br/>
        <w:t>          &lt;xs:annotation&gt;</w:t>
      </w:r>
      <w:r>
        <w:br/>
        <w:t>            &lt;xs:appinfo source="http://www.ogf.org/dfdl/"&gt;</w:t>
      </w:r>
      <w:r>
        <w:br/>
        <w:t>              &lt;dfdl:element</w:t>
      </w:r>
      <w:r>
        <w:rPr>
          <w:b/>
        </w:rPr>
        <w:t xml:space="preserve"> encoding="utf-8"</w:t>
      </w:r>
      <w:r>
        <w:t xml:space="preserve"> /&gt;</w:t>
      </w:r>
      <w:r>
        <w:br/>
        <w:t>            &lt;/xs:appinfo&gt;</w:t>
      </w:r>
      <w:r>
        <w:br/>
        <w:t>          &lt;/xs:annotation&gt;</w:t>
      </w:r>
      <w:r>
        <w:br/>
        <w:t>        &lt;/xs:element&gt;</w:t>
      </w:r>
      <w:r>
        <w:br/>
        <w:t>        &lt;xs:element name="pages" type="xs:int"/&gt;</w:t>
      </w:r>
      <w:r>
        <w:br/>
        <w:t>      &lt;/xs:sequence&gt;</w:t>
      </w:r>
      <w:r>
        <w:br/>
        <w:t>    &lt;/xs:complexType&gt;</w:t>
      </w:r>
      <w:r>
        <w:br/>
        <w:t xml:space="preserve">  &lt;/xs:element&gt;</w:t>
      </w:r>
    </w:p>
    <w:p w14:paraId="1E7D44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46B80C87" w14:textId="77777777" w:rsidR="00B46A03" w:rsidRDefault="00B46A03" w:rsidP="00B46A03">
      <w:pPr>
        <w:pStyle w:val="Heading3"/>
        <w:tabs>
          <w:tab w:val="clear" w:pos="720"/>
          <w:tab w:val="clear" w:pos="880"/>
        </w:tabs>
        <w:suppressAutoHyphens w:val="0"/>
        <w:spacing w:line="240" w:lineRule="auto"/>
        <w:ind w:left="720" w:hanging="720"/>
      </w:pPr>
      <w:bookmarkStart w:id="2421" w:name="_Toc322911595"/>
      <w:bookmarkStart w:id="2422" w:name="_Toc322912134"/>
      <w:bookmarkStart w:id="2423" w:name="_Toc329092984"/>
      <w:bookmarkStart w:id="2424" w:name="_Toc332701497"/>
      <w:bookmarkStart w:id="2425" w:name="_Toc332701804"/>
      <w:bookmarkStart w:id="2426" w:name="_Toc332711598"/>
      <w:bookmarkStart w:id="2427" w:name="_Toc332711906"/>
      <w:bookmarkStart w:id="2428" w:name="_Toc332712208"/>
      <w:bookmarkStart w:id="2429" w:name="_Toc332724124"/>
      <w:bookmarkStart w:id="2430" w:name="_Toc332724424"/>
      <w:bookmarkStart w:id="2431" w:name="_Toc341102720"/>
      <w:bookmarkStart w:id="2432" w:name="_Toc347241452"/>
      <w:bookmarkStart w:id="2433" w:name="_Toc347744645"/>
      <w:bookmarkStart w:id="2434" w:name="_Toc348984428"/>
      <w:bookmarkStart w:id="2435" w:name="_Toc348984733"/>
      <w:bookmarkStart w:id="2436" w:name="_Toc349037896"/>
      <w:bookmarkStart w:id="2437" w:name="_Toc349038201"/>
      <w:bookmarkStart w:id="2438" w:name="_Toc349042689"/>
      <w:bookmarkStart w:id="2439" w:name="_Toc349642112"/>
      <w:bookmarkStart w:id="2440" w:name="_Toc351912680"/>
      <w:bookmarkStart w:id="2441" w:name="_Toc351914702"/>
      <w:bookmarkStart w:id="2442" w:name="_Toc351915136"/>
      <w:bookmarkStart w:id="2443" w:name="_Toc361231175"/>
      <w:bookmarkStart w:id="2444" w:name="_Toc361231701"/>
      <w:bookmarkStart w:id="2445" w:name="_Toc362444999"/>
      <w:bookmarkStart w:id="2446" w:name="_Toc363908921"/>
      <w:bookmarkStart w:id="2447" w:name="_Toc364463344"/>
      <w:bookmarkStart w:id="2448" w:name="_Toc366077942"/>
      <w:bookmarkStart w:id="2449" w:name="_Toc366078561"/>
      <w:bookmarkStart w:id="2450" w:name="_Toc366079547"/>
      <w:bookmarkStart w:id="2451" w:name="_Toc366080159"/>
      <w:bookmarkStart w:id="2452" w:name="_Toc366080768"/>
      <w:bookmarkStart w:id="2453" w:name="_Toc366505108"/>
      <w:bookmarkStart w:id="2454" w:name="_Toc366508477"/>
      <w:bookmarkStart w:id="2455" w:name="_Toc366512978"/>
      <w:bookmarkStart w:id="2456" w:name="_Toc366574169"/>
      <w:bookmarkStart w:id="2457" w:name="_Toc366577962"/>
      <w:bookmarkStart w:id="2458" w:name="_Toc366578556"/>
      <w:bookmarkStart w:id="2459" w:name="_Toc366579148"/>
      <w:bookmarkStart w:id="2460" w:name="_Toc366579739"/>
      <w:bookmarkStart w:id="2461" w:name="_Toc366580331"/>
      <w:bookmarkStart w:id="2462" w:name="_Toc366580922"/>
      <w:bookmarkStart w:id="2463" w:name="_Toc366581514"/>
      <w:bookmarkStart w:id="2464" w:name="_Toc349042690"/>
      <w:bookmarkStart w:id="2465" w:name="_Toc62570098"/>
      <w:bookmarkStart w:id="2466" w:name="_Toc210216820"/>
      <w:bookmarkStart w:id="2467" w:name="_Toc219440952"/>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r>
        <w:t>Combining DFDL Representation Properties from a dfdl:defineFormat</w:t>
      </w:r>
      <w:bookmarkEnd w:id="2464"/>
      <w:bookmarkEnd w:id="2465"/>
      <w:bookmarkEnd w:id="2466"/>
      <w:bookmarkEnd w:id="2467"/>
    </w:p>
    <w:p w14:paraId="1DC57096" w14:textId="77777777" w:rsidR="00B46A03" w:rsidRDefault="00B46A03" w:rsidP="00B46A03">
      <w:r>
        <w:t>The DFDL representation properties contained in a referenced dfdl:defineFormat are combined with any DFDL representation properties defined locally on a construct as if they had been defined locally. If the same property is defined locally in and in the referenced dfdl:defineFormat then the local property takes precedence. The combined set of explicit DFDL properties has precedence over any defaults set by a dfdl:format on the xs:schema.</w:t>
      </w:r>
    </w:p>
    <w:p w14:paraId="3A7CE04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63B560C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&lt;xs:annotation&gt;</w:t>
      </w:r>
      <w:r>
        <w:br/>
        <w:t>    &lt;xs:appinfo source="http://www.ogf.org/dfdl/"&gt;</w:t>
      </w:r>
      <w:r>
        <w:br/>
        <w:t>      &lt;dfdl:defineFormat name='myFormat'&gt;</w:t>
      </w:r>
    </w:p>
    <w:p w14:paraId="404DBF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&lt;dfdl:format encoding="ASCII" /&gt;</w:t>
      </w:r>
    </w:p>
    <w:p w14:paraId="01AD07B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&lt;/dfdl:defineFormat&gt; </w:t>
      </w:r>
      <w:r>
        <w:br/>
        <w:t>    &lt;/xs:appinfo&gt;</w:t>
      </w:r>
      <w:r>
        <w:br/>
        <w:t>  &lt;/xs:annotation&gt;</w:t>
      </w:r>
      <w:r>
        <w:br/>
      </w:r>
    </w:p>
    <w:p w14:paraId="660E62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name="book"&gt;</w:t>
      </w:r>
      <w:r>
        <w:br/>
        <w:t>    &lt;xs:complexType&gt;</w:t>
      </w:r>
    </w:p>
    <w:p w14:paraId="50E9AD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b/>
        </w:rPr>
        <w:t> </w:t>
      </w:r>
      <w:r>
        <w:t>     &lt;xs:sequence&gt;</w:t>
      </w:r>
      <w:r>
        <w:br/>
        <w:t>        &lt;xs:element name="title" type="xs:string"&gt;</w:t>
      </w:r>
      <w:r>
        <w:br/>
        <w:t>          &lt;xs:annotation&gt;</w:t>
      </w:r>
      <w:r>
        <w:br/>
        <w:t xml:space="preserve">            &lt;xs:appinfo source="http://www.ogf.org/dfdl/"&gt;</w:t>
      </w:r>
      <w:r>
        <w:br/>
        <w:t>              &lt;dfdl:element</w:t>
      </w:r>
      <w:r>
        <w:rPr>
          <w:b/>
        </w:rPr>
        <w:t xml:space="preserve"> ref='myFormat' encoding="UTF-8" </w:t>
      </w:r>
      <w:r>
        <w:t>/&gt;</w:t>
      </w:r>
      <w:r>
        <w:br/>
        <w:t>            &lt;/xs:appinfo&gt;</w:t>
      </w:r>
      <w:r>
        <w:br/>
        <w:t>          &lt;/xs:annotation&gt;</w:t>
      </w:r>
      <w:r>
        <w:br/>
        <w:t>        &lt;/xs:element&gt;</w:t>
      </w:r>
      <w:r>
        <w:br/>
        <w:t>        &lt;xs:element name="pages" type="xs:int"/&gt;</w:t>
      </w:r>
      <w:r>
        <w:br/>
        <w:t>      &lt;/xs:sequence&gt;</w:t>
      </w:r>
      <w:r>
        <w:br/>
        <w:t>    &lt;/xs:complexType&gt;</w:t>
      </w:r>
      <w:r>
        <w:br/>
        <w:t xml:space="preserve">  &lt;/xs:element&gt;</w:t>
      </w:r>
    </w:p>
    <w:p w14:paraId="2FB9914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7D0653A9" w14:textId="77777777" w:rsidR="00B46A03" w:rsidRDefault="00B46A03" w:rsidP="00B46A03">
      <w:r>
        <w:t>The example above demonstrates the overriding of an encoding property. The 'ASCII' format encoding from the 'myFormat' is overridden by the UTF-8 format encoding, which as a locally defined property takes precedence.</w:t>
      </w:r>
    </w:p>
    <w:p w14:paraId="76C46D8E" w14:textId="77777777" w:rsidR="00B46A03" w:rsidRDefault="00B46A03" w:rsidP="00B46A03">
      <w:pPr>
        <w:pStyle w:val="Heading3"/>
        <w:tabs>
          <w:tab w:val="clear" w:pos="720"/>
          <w:tab w:val="clear" w:pos="880"/>
        </w:tabs>
        <w:suppressAutoHyphens w:val="0"/>
        <w:spacing w:line="240" w:lineRule="auto"/>
        <w:ind w:left="720" w:hanging="720"/>
      </w:pPr>
      <w:bookmarkStart w:id="2468" w:name="_Toc349042691"/>
      <w:bookmarkStart w:id="2469" w:name="_Toc62570099"/>
      <w:bookmarkStart w:id="2470" w:name="_Toc210216821"/>
      <w:bookmarkStart w:id="2471" w:name="_Toc219440953"/>
      <w:r>
        <w:lastRenderedPageBreak/>
        <w:t>Combining DFDL Properties from References</w:t>
      </w:r>
      <w:bookmarkEnd w:id="2468"/>
      <w:bookmarkEnd w:id="2469"/>
      <w:bookmarkEnd w:id="2470"/>
      <w:bookmarkEnd w:id="2471"/>
    </w:p>
    <w:p w14:paraId="68ABE7D4" w14:textId="77777777" w:rsidR="00B46A03" w:rsidRDefault="00B46A03" w:rsidP="00B46A03">
      <w:bookmarkStart w:id="2472" w:name="_Toc151286659"/>
      <w:r>
        <w:t>The DFDL properties from the following types of reference are combined using the rules below:</w:t>
      </w:r>
    </w:p>
    <w:p w14:paraId="25E9AAFA" w14:textId="77777777" w:rsidR="00B46A03" w:rsidRPr="009276EB" w:rsidRDefault="00B46A03" w:rsidP="00EB2287">
      <w:pPr>
        <w:pStyle w:val="ListParagraph"/>
        <w:numPr>
          <w:ilvl w:val="0"/>
          <w:numId w:val="146"/>
        </w:numPr>
        <w:tabs>
          <w:tab w:val="clear" w:pos="403"/>
        </w:tabs>
        <w:spacing w:before="60" w:after="60" w:line="240" w:lineRule="auto"/>
        <w:jc w:val="left"/>
      </w:pPr>
      <w:r w:rsidRPr="009276EB">
        <w:t>An xs:element and its referenced xs:simpleType restriction</w:t>
      </w:r>
    </w:p>
    <w:p w14:paraId="1050EF12" w14:textId="77777777" w:rsidR="00B46A03" w:rsidRPr="009276EB" w:rsidRDefault="00B46A03" w:rsidP="00EB2287">
      <w:pPr>
        <w:pStyle w:val="ListParagraph"/>
        <w:numPr>
          <w:ilvl w:val="0"/>
          <w:numId w:val="146"/>
        </w:numPr>
        <w:tabs>
          <w:tab w:val="clear" w:pos="403"/>
        </w:tabs>
        <w:spacing w:before="60" w:after="60" w:line="240" w:lineRule="auto"/>
        <w:jc w:val="left"/>
      </w:pPr>
      <w:r w:rsidRPr="009276EB">
        <w:t>An xs:element reference and its referenced global xs:element</w:t>
      </w:r>
    </w:p>
    <w:p w14:paraId="0BF04C80" w14:textId="77777777" w:rsidR="00B46A03" w:rsidRPr="009276EB" w:rsidRDefault="00B46A03" w:rsidP="00EB2287">
      <w:pPr>
        <w:pStyle w:val="ListParagraph"/>
        <w:numPr>
          <w:ilvl w:val="0"/>
          <w:numId w:val="146"/>
        </w:numPr>
        <w:tabs>
          <w:tab w:val="clear" w:pos="403"/>
        </w:tabs>
        <w:spacing w:before="60" w:after="60" w:line="240" w:lineRule="auto"/>
        <w:jc w:val="left"/>
      </w:pPr>
      <w:r w:rsidRPr="009276EB">
        <w:t>An xs:group reference and an xs:sequence or xs:choice in its referenced global xs:group</w:t>
      </w:r>
    </w:p>
    <w:p w14:paraId="1CB37E81" w14:textId="77777777" w:rsidR="00B46A03" w:rsidRPr="009276EB" w:rsidRDefault="00B46A03" w:rsidP="00EB2287">
      <w:pPr>
        <w:pStyle w:val="ListParagraph"/>
        <w:numPr>
          <w:ilvl w:val="0"/>
          <w:numId w:val="146"/>
        </w:numPr>
        <w:tabs>
          <w:tab w:val="clear" w:pos="403"/>
        </w:tabs>
        <w:spacing w:before="60" w:after="60" w:line="240" w:lineRule="auto"/>
        <w:jc w:val="left"/>
      </w:pPr>
      <w:r w:rsidRPr="009276EB">
        <w:t>An xs:simpleType restriction and its base xs:simpleType restriction</w:t>
      </w:r>
    </w:p>
    <w:p w14:paraId="2D08D097" w14:textId="77777777" w:rsidR="00B46A03" w:rsidRDefault="00B46A03" w:rsidP="00B46A03">
      <w:r>
        <w:t>Rules</w:t>
      </w:r>
    </w:p>
    <w:p w14:paraId="4636ED66" w14:textId="77777777" w:rsidR="00B46A03" w:rsidRDefault="00B46A03" w:rsidP="00EB2287">
      <w:pPr>
        <w:numPr>
          <w:ilvl w:val="0"/>
          <w:numId w:val="35"/>
        </w:numPr>
        <w:tabs>
          <w:tab w:val="clear" w:pos="403"/>
        </w:tabs>
        <w:spacing w:before="60" w:after="60" w:line="240" w:lineRule="auto"/>
        <w:jc w:val="left"/>
      </w:pPr>
      <w:r>
        <w:t xml:space="preserve">Create (a) an empty working set of "explicit" properties, and (b) an empty working set of "default" properties. </w:t>
      </w:r>
    </w:p>
    <w:p w14:paraId="443E32E7" w14:textId="77777777" w:rsidR="00B46A03" w:rsidRDefault="00B46A03" w:rsidP="00EB2287">
      <w:pPr>
        <w:numPr>
          <w:ilvl w:val="0"/>
          <w:numId w:val="35"/>
        </w:numPr>
        <w:tabs>
          <w:tab w:val="clear" w:pos="403"/>
        </w:tabs>
        <w:spacing w:before="60" w:after="60" w:line="240" w:lineRule="auto"/>
        <w:jc w:val="left"/>
      </w:pPr>
      <w:r>
        <w:t xml:space="preserve">Move to the innermost schema component in the chain of references. </w:t>
      </w:r>
    </w:p>
    <w:p w14:paraId="2133A162" w14:textId="77777777" w:rsidR="00B46A03" w:rsidRDefault="00B46A03" w:rsidP="00EB2287">
      <w:pPr>
        <w:numPr>
          <w:ilvl w:val="0"/>
          <w:numId w:val="35"/>
        </w:numPr>
        <w:tabs>
          <w:tab w:val="clear" w:pos="403"/>
        </w:tabs>
        <w:spacing w:before="60" w:after="60" w:line="240" w:lineRule="auto"/>
        <w:jc w:val="left"/>
      </w:pPr>
      <w:r>
        <w:t>Assemble its applicable "explicit" properties from its local dfdl:ref (if present) and its local properties (if present), the latter overriding the former (that is, local wins over referenced).</w:t>
      </w:r>
    </w:p>
    <w:p w14:paraId="54C301CB" w14:textId="77777777" w:rsidR="00B46A03" w:rsidRDefault="00B46A03" w:rsidP="00EB2287">
      <w:pPr>
        <w:numPr>
          <w:ilvl w:val="0"/>
          <w:numId w:val="35"/>
        </w:numPr>
        <w:tabs>
          <w:tab w:val="clear" w:pos="403"/>
        </w:tabs>
        <w:spacing w:before="60" w:after="60" w:line="240" w:lineRule="auto"/>
        <w:jc w:val="left"/>
      </w:pPr>
      <w:r>
        <w:t>Combine these with the current working set of "explicit" properties. It is a Schema Definition Error if the same property appears twice. The result is a new working set of "explicit" properties.</w:t>
      </w:r>
    </w:p>
    <w:p w14:paraId="5828B6BD" w14:textId="77777777" w:rsidR="00B46A03" w:rsidRDefault="00B46A03" w:rsidP="00EB2287">
      <w:pPr>
        <w:numPr>
          <w:ilvl w:val="0"/>
          <w:numId w:val="35"/>
        </w:numPr>
        <w:tabs>
          <w:tab w:val="clear" w:pos="403"/>
        </w:tabs>
        <w:spacing w:before="60" w:after="60" w:line="240" w:lineRule="auto"/>
        <w:jc w:val="left"/>
      </w:pPr>
      <w:r>
        <w:t xml:space="preserve">Obtain applicable "default" properties from a dfdl:format annotation on the xs:schema that contains the component (if such annotation is present).  Combine these with the current working set of "default" properties, the latter overriding the former (that is, inner wins). Result is a new working set of "default" properties. </w:t>
      </w:r>
    </w:p>
    <w:p w14:paraId="2CF76360" w14:textId="77777777" w:rsidR="00B46A03" w:rsidRDefault="00B46A03" w:rsidP="00EB2287">
      <w:pPr>
        <w:numPr>
          <w:ilvl w:val="0"/>
          <w:numId w:val="35"/>
        </w:numPr>
        <w:tabs>
          <w:tab w:val="clear" w:pos="403"/>
        </w:tabs>
        <w:spacing w:before="60" w:after="60" w:line="240" w:lineRule="auto"/>
        <w:jc w:val="left"/>
      </w:pPr>
      <w:r>
        <w:t xml:space="preserve">Move to the schema component that references the current component and repeat starting at step 3. If there is no referencing component, carry out step 5 and then go to step 7. </w:t>
      </w:r>
    </w:p>
    <w:p w14:paraId="29AC373D" w14:textId="77777777" w:rsidR="00B46A03" w:rsidRDefault="00B46A03" w:rsidP="00EB2287">
      <w:pPr>
        <w:numPr>
          <w:ilvl w:val="0"/>
          <w:numId w:val="35"/>
        </w:numPr>
        <w:tabs>
          <w:tab w:val="clear" w:pos="403"/>
        </w:tabs>
        <w:spacing w:before="60" w:after="60" w:line="240" w:lineRule="auto"/>
        <w:jc w:val="left"/>
      </w:pPr>
      <w:r>
        <w:t>Combine the resultant sets of properties. The "explicit" properties take priority, "defaults" only used when no "explicit" property is present. It is a Schema Definition Error if a required property is in neither the "explicit" nor the "default" working sets.</w:t>
      </w:r>
    </w:p>
    <w:p w14:paraId="4ECFDF13" w14:textId="77777777" w:rsidR="00B46A03" w:rsidRDefault="00B46A03" w:rsidP="00B46A03">
      <w:r>
        <w:t>The "Applicable" properties are all the DFDL properties that apply to that schema component. For example, all the DFDL properties that apply to a particular xs:simpleType (as defined by Section 13).</w:t>
      </w:r>
    </w:p>
    <w:p w14:paraId="17ADB36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 name="newType"&gt;</w:t>
      </w:r>
    </w:p>
    <w:p w14:paraId="7DC8EF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 </w:t>
      </w:r>
    </w:p>
    <w:p w14:paraId="20A0B27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4FEA822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rPr>
      </w:pPr>
      <w:r>
        <w:t xml:space="preserve">      </w:t>
      </w:r>
      <w:r>
        <w:rPr>
          <w:b/>
          <w:bCs/>
        </w:rPr>
        <w:t>&lt;dfdl:simpleType alignment="16"/&gt;</w:t>
      </w:r>
    </w:p>
    <w:p w14:paraId="7290CC1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37F3779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123F837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 base="xs:integer"&gt;</w:t>
      </w:r>
    </w:p>
    <w:p w14:paraId="29A455F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&lt;xs:maxInclusive value="10"/&gt;</w:t>
      </w:r>
    </w:p>
    <w:p w14:paraId="20837CE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&lt;/xs:restriction&gt;</w:t>
      </w:r>
    </w:p>
    <w:p w14:paraId="6F5AF03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&lt;/xs:simpleType&gt;</w:t>
      </w:r>
    </w:p>
    <w:p w14:paraId="0EBE99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11EC78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 name="testElement1" type="newType"&gt;</w:t>
      </w:r>
    </w:p>
    <w:p w14:paraId="54DA5F0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587BDA6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22771D0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 </w:t>
      </w:r>
      <w:r>
        <w:rPr>
          <w:b/>
          <w:bCs/>
        </w:rPr>
        <w:t>representation="binary"</w:t>
      </w:r>
      <w:r>
        <w:t>/&gt;</w:t>
      </w:r>
    </w:p>
    <w:p w14:paraId="4EA16D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21F017A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12C799A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&lt;/xs:element&gt;</w:t>
      </w:r>
    </w:p>
    <w:p w14:paraId="0E5ED33F" w14:textId="77777777" w:rsidR="00B46A03" w:rsidRDefault="00B46A03" w:rsidP="00B46A03">
      <w:r>
        <w:t xml:space="preserve">The locally defined dfdl:alignment property with value '16' from the xs:simpleType 'newType' is combined with the locally defined dfdl:representation property with value 'binary' and applied to element 'testElement1', </w:t>
      </w:r>
    </w:p>
    <w:bookmarkEnd w:id="2472"/>
    <w:p w14:paraId="66DACC1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 name="otherNewType"&gt;</w:t>
      </w:r>
    </w:p>
    <w:p w14:paraId="72D53F2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79E504C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61F5FE8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&lt;dfdl:simpleType </w:t>
      </w:r>
      <w:r>
        <w:rPr>
          <w:b/>
          <w:bCs/>
        </w:rPr>
        <w:t>alignment="64"</w:t>
      </w:r>
      <w:r>
        <w:t>/&gt;</w:t>
      </w:r>
    </w:p>
    <w:p w14:paraId="35320A4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5BC06CE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&lt;/xs:annotation&gt;</w:t>
      </w:r>
    </w:p>
    <w:p w14:paraId="001FAFF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 base="newType"&gt;</w:t>
      </w:r>
    </w:p>
    <w:p w14:paraId="5AAE77D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&lt;xs:maxInclusive value="5"/&gt;</w:t>
      </w:r>
    </w:p>
    <w:p w14:paraId="7238362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&lt;/xs:restriction&gt;</w:t>
      </w:r>
    </w:p>
    <w:p w14:paraId="7182E7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&lt;/xs:simpleType&gt;</w:t>
      </w:r>
    </w:p>
    <w:p w14:paraId="45EFC97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B0FB9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 name="newType"&gt;</w:t>
      </w:r>
    </w:p>
    <w:p w14:paraId="454C98A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268A06A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182D29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&lt;dfdl:simpleType </w:t>
      </w:r>
      <w:r>
        <w:rPr>
          <w:b/>
          <w:bCs/>
        </w:rPr>
        <w:t>representation='binary</w:t>
      </w:r>
      <w:r>
        <w:t>'/&gt;</w:t>
      </w:r>
    </w:p>
    <w:p w14:paraId="17AD4D7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 </w:t>
      </w:r>
    </w:p>
    <w:p w14:paraId="6E81EA8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090F39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 base="xs:int"&gt;</w:t>
      </w:r>
    </w:p>
    <w:p w14:paraId="281DB21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&lt;xs:maxInclusive value="10"/&gt;</w:t>
      </w:r>
    </w:p>
    <w:p w14:paraId="164657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&lt;/xs:restriction&gt;</w:t>
      </w:r>
    </w:p>
    <w:p w14:paraId="239E659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&lt;/xs:simpleType&gt;</w:t>
      </w:r>
    </w:p>
    <w:p w14:paraId="0EABE7E3" w14:textId="77777777" w:rsidR="00B46A03" w:rsidRDefault="00B46A03" w:rsidP="00B46A03">
      <w:pPr>
        <w:rPr>
          <w:b/>
        </w:rPr>
      </w:pPr>
      <w:r>
        <w:rPr>
          <w:bCs/>
        </w:rPr>
        <w:t>T</w:t>
      </w:r>
      <w:r>
        <w:t>he locally defined dfdl:representation property with value 'binary' is combined with the locally defined dfdl:alignment property with value '64' from the xs:simpleType restriction 'otherNewType'.</w:t>
      </w:r>
    </w:p>
    <w:p w14:paraId="73EBB25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3426EE9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ref="testElement1</w:t>
      </w:r>
      <w:r>
        <w:rPr>
          <w:b/>
        </w:rPr>
        <w:t>"</w:t>
      </w:r>
      <w:r>
        <w:t>&gt;</w:t>
      </w:r>
    </w:p>
    <w:p w14:paraId="549B9E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711F3C1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56509A7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 </w:t>
      </w:r>
      <w:r>
        <w:rPr>
          <w:b/>
          <w:bCs/>
          <w:szCs w:val="18"/>
        </w:rPr>
        <w:t>binaryNumberRep</w:t>
      </w:r>
      <w:r>
        <w:rPr>
          <w:b/>
          <w:bCs/>
        </w:rPr>
        <w:t xml:space="preserve"> ="binary"</w:t>
      </w:r>
      <w:r>
        <w:t>/&gt;</w:t>
      </w:r>
    </w:p>
    <w:p w14:paraId="6D42A0E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3024417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79F07A3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198DD08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70865DC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6DC9849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 name="testElement1" type="newType"&gt;</w:t>
      </w:r>
    </w:p>
    <w:p w14:paraId="66F0B6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3B9AF84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4332D78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 </w:t>
      </w:r>
      <w:r>
        <w:rPr>
          <w:b/>
          <w:bCs/>
        </w:rPr>
        <w:t>representation="binary"</w:t>
      </w:r>
      <w:r>
        <w:t>/&gt;</w:t>
      </w:r>
    </w:p>
    <w:p w14:paraId="1083A1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24DC3E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3054E55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&lt;/xs:element&gt;</w:t>
      </w:r>
    </w:p>
    <w:p w14:paraId="43EF4ED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EAF665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 name="newType"&gt;</w:t>
      </w:r>
    </w:p>
    <w:p w14:paraId="39F5FD3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 </w:t>
      </w:r>
    </w:p>
    <w:p w14:paraId="2CFFBFC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 source="http://www.ogf.org/dfdl/"&gt;</w:t>
      </w:r>
    </w:p>
    <w:p w14:paraId="6A6D3A3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&lt;dfdl:simpleType </w:t>
      </w:r>
      <w:r>
        <w:rPr>
          <w:b/>
          <w:bCs/>
        </w:rPr>
        <w:t>alignment="16"</w:t>
      </w:r>
      <w:r>
        <w:t>/&gt;</w:t>
      </w:r>
    </w:p>
    <w:p w14:paraId="7B5F32A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w:t>
      </w:r>
    </w:p>
    <w:p w14:paraId="0E275F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w:t>
      </w:r>
    </w:p>
    <w:p w14:paraId="178F3BD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 base="xs:int"&gt;</w:t>
      </w:r>
    </w:p>
    <w:p w14:paraId="6CF814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&lt;xs:maxInclusive value="10"/&gt;</w:t>
      </w:r>
    </w:p>
    <w:p w14:paraId="043C36B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&lt;/xs:restriction&gt;</w:t>
      </w:r>
    </w:p>
    <w:p w14:paraId="150ABB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&lt;/xs:simpleType&gt;</w:t>
      </w:r>
    </w:p>
    <w:p w14:paraId="57C62FD9" w14:textId="77777777" w:rsidR="00B46A03" w:rsidRDefault="00B46A03" w:rsidP="00B46A03">
      <w:pPr>
        <w:rPr>
          <w:b/>
        </w:rPr>
      </w:pPr>
      <w:r>
        <w:t>The locally defined dfdl:alignment property with value '16' from the xs:simpleType 'newType' is combined with the locally defined dfdl:representation property with value 'binary' and locally defined dfdl:</w:t>
      </w:r>
      <w:r>
        <w:rPr>
          <w:szCs w:val="18"/>
        </w:rPr>
        <w:t>binaryNumberRep with a value of 'binary'</w:t>
      </w:r>
    </w:p>
    <w:p w14:paraId="6926887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 SCHEMA1 --&gt;</w:t>
      </w:r>
    </w:p>
    <w:p w14:paraId="064D7DD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 targetNamespace="" xmlns:tns1="http://tns1"&gt;</w:t>
      </w:r>
    </w:p>
    <w:p w14:paraId="65E187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81F11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lang w:val="en-US"/>
        </w:rPr>
      </w:pPr>
      <w:r>
        <w:t xml:space="preserve">  </w:t>
      </w:r>
      <w:r>
        <w:rPr>
          <w:lang w:val="en-US"/>
        </w:rPr>
        <w:t>&lt;xs:annotation&gt;</w:t>
      </w:r>
      <w:r>
        <w:rPr>
          <w:lang w:val="en-US"/>
        </w:rPr>
        <w:br/>
        <w:t xml:space="preserve">    &lt;xs:appinfo source="http://www.ogf.org/dfdl/"&gt;</w:t>
      </w:r>
      <w:r>
        <w:rPr>
          <w:lang w:val="en-US"/>
        </w:rPr>
        <w:br/>
        <w:t xml:space="preserve">      &lt;dfdl:format</w:t>
      </w:r>
      <w:r>
        <w:rPr>
          <w:b/>
        </w:rPr>
        <w:t xml:space="preserve"> encoding="ASCII"</w:t>
      </w:r>
      <w:r>
        <w:rPr>
          <w:b/>
          <w:bCs/>
        </w:rPr>
        <w:t xml:space="preserve"> </w:t>
      </w:r>
      <w:r>
        <w:rPr>
          <w:b/>
          <w:bCs/>
          <w:lang w:val="en-US"/>
        </w:rPr>
        <w:t>byteOrder="littleEndian"</w:t>
      </w:r>
    </w:p>
    <w:p w14:paraId="7AF3104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lang w:val="en-US"/>
        </w:rPr>
      </w:pPr>
      <w:r>
        <w:rPr>
          <w:b/>
          <w:bCs/>
          <w:lang w:val="en-US"/>
        </w:rPr>
        <w:t xml:space="preserve">                initiator="" terminator=""</w:t>
      </w:r>
    </w:p>
    <w:p w14:paraId="59C4F4C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b/>
          <w:bCs/>
          <w:lang w:val="en-US"/>
        </w:rPr>
        <w:t xml:space="preserve">                sequenceKind="ordered"</w:t>
      </w:r>
      <w:r>
        <w:rPr>
          <w:lang w:val="en-US"/>
        </w:rPr>
        <w:t xml:space="preserve">  /&gt;</w:t>
      </w:r>
      <w:r>
        <w:rPr>
          <w:lang w:val="en-US"/>
        </w:rPr>
        <w:br/>
        <w:t>    &lt;/xs:appinfo&gt;</w:t>
      </w:r>
      <w:r>
        <w:rPr>
          <w:lang w:val="en-US"/>
        </w:rPr>
        <w:br/>
        <w:t>  &lt;/xs:annotation&gt;</w:t>
      </w:r>
    </w:p>
    <w:p w14:paraId="73F0112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5BCEACE1" w14:textId="622A0A54"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&lt;xsd:import namespace="</w:t>
      </w:r>
      <w:r w:rsidRPr="00B820A0">
        <w:rPr>
          <w:lang w:val="de-DE"/>
        </w:rPr>
        <w:t>http://tns2</w:t>
      </w:r>
      <w:r>
        <w:t>" schemaLocation="SCHEMA2.xsd"/&gt;</w:t>
      </w:r>
    </w:p>
    <w:p w14:paraId="22CB181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br/>
        <w:t xml:space="preserve">  </w:t>
      </w:r>
      <w:r>
        <w:rPr>
          <w:lang w:val="en-US"/>
        </w:rPr>
        <w:t>&lt;xs:element name="book"&gt;</w:t>
      </w:r>
      <w:r>
        <w:rPr>
          <w:lang w:val="en-US"/>
        </w:rPr>
        <w:br/>
        <w:t>    &lt;xs:complexType&gt;</w:t>
      </w:r>
    </w:p>
    <w:p w14:paraId="6467265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lastRenderedPageBreak/>
        <w:t xml:space="preserve">      &lt;xs:group ref="tns2:ggrp1" </w:t>
      </w:r>
      <w:r>
        <w:rPr>
          <w:b/>
          <w:bCs/>
          <w:lang w:val="en-US"/>
        </w:rPr>
        <w:t>dfdl:separator=","</w:t>
      </w:r>
      <w:r>
        <w:rPr>
          <w:lang w:val="en-US"/>
        </w:rPr>
        <w:t>&gt;&lt;/xs:group&gt;</w:t>
      </w:r>
    </w:p>
    <w:p w14:paraId="643662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lang w:val="en-US"/>
        </w:rPr>
        <w:t xml:space="preserve">    </w:t>
      </w:r>
      <w:r>
        <w:t>&lt;/xs:complexType&gt;</w:t>
      </w:r>
      <w:r>
        <w:br/>
        <w:t xml:space="preserve">  &lt;/xs:element&gt;</w:t>
      </w:r>
    </w:p>
    <w:p w14:paraId="1577FBE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3706B83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&lt;/xs:schema&gt;</w:t>
      </w:r>
    </w:p>
    <w:p w14:paraId="17D4CDED" w14:textId="77777777" w:rsidR="00B46A03" w:rsidRDefault="00B46A03" w:rsidP="00B46A03">
      <w:pPr>
        <w:rPr>
          <w:b/>
          <w:lang w:val="de-DE"/>
        </w:rPr>
      </w:pPr>
    </w:p>
    <w:p w14:paraId="59ECB15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 SCHEMA2 --&gt;</w:t>
      </w:r>
    </w:p>
    <w:p w14:paraId="685B87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&lt;xs:schema targetNamespace="" xmlns:tns2="http://tns2"&gt;</w:t>
      </w:r>
    </w:p>
    <w:p w14:paraId="1A74DA3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p>
    <w:p w14:paraId="0FE3A8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lang w:val="en-US"/>
        </w:rPr>
      </w:pPr>
      <w:r>
        <w:rPr>
          <w:lang w:val="en-US"/>
        </w:rPr>
        <w:t>  &lt;xs:annotation&gt;</w:t>
      </w:r>
      <w:r>
        <w:rPr>
          <w:lang w:val="en-US"/>
        </w:rPr>
        <w:br/>
        <w:t>    &lt;xs:appinfo source="http://www.ogf.org/dfdl/"&gt;</w:t>
      </w:r>
      <w:r>
        <w:rPr>
          <w:lang w:val="en-US"/>
        </w:rPr>
        <w:br/>
        <w:t>      &lt;dfdl:format</w:t>
      </w:r>
      <w:r>
        <w:rPr>
          <w:b/>
          <w:bCs/>
          <w:lang w:val="en-US"/>
        </w:rPr>
        <w:t xml:space="preserve"> </w:t>
      </w:r>
      <w:r>
        <w:rPr>
          <w:bCs/>
          <w:lang w:val="en-US"/>
        </w:rPr>
        <w:t>encoding="UTF-8"</w:t>
      </w:r>
      <w:r>
        <w:rPr>
          <w:b/>
          <w:bCs/>
          <w:lang w:val="en-US"/>
        </w:rPr>
        <w:t xml:space="preserve"> byteOrder="littleEndian"</w:t>
      </w:r>
    </w:p>
    <w:p w14:paraId="2BC4056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b/>
          <w:bCs/>
          <w:lang w:val="en-US"/>
        </w:rPr>
      </w:pPr>
      <w:r>
        <w:rPr>
          <w:b/>
          <w:bCs/>
          <w:lang w:val="en-US"/>
        </w:rPr>
        <w:t xml:space="preserve">                initiator="" </w:t>
      </w:r>
    </w:p>
    <w:p w14:paraId="1A0FFE2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b/>
          <w:bCs/>
          <w:lang w:val="en-US"/>
        </w:rPr>
        <w:t xml:space="preserve">                sequenceKind="ordered"</w:t>
      </w:r>
      <w:r>
        <w:rPr>
          <w:lang w:val="en-US"/>
        </w:rPr>
        <w:t xml:space="preserve">  /&gt;</w:t>
      </w:r>
      <w:r>
        <w:rPr>
          <w:lang w:val="en-US"/>
        </w:rPr>
        <w:br/>
        <w:t>    &lt;/xs:appinfo&gt;</w:t>
      </w:r>
      <w:r>
        <w:rPr>
          <w:lang w:val="en-US"/>
        </w:rPr>
        <w:br/>
        <w:t>  &lt;/xs:annotation&gt;</w:t>
      </w:r>
      <w:r>
        <w:rPr>
          <w:lang w:val="en-US"/>
        </w:rPr>
        <w:br/>
      </w:r>
    </w:p>
    <w:p w14:paraId="7296382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&lt;xs:group name="ggrp1" &gt;</w:t>
      </w:r>
    </w:p>
    <w:p w14:paraId="07F4C7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&lt;xs:sequence </w:t>
      </w:r>
      <w:r>
        <w:rPr>
          <w:b/>
          <w:bCs/>
          <w:lang w:val="en-US"/>
        </w:rPr>
        <w:t>dfdl:separatorPosition="infix"</w:t>
      </w:r>
      <w:r>
        <w:rPr>
          <w:lang w:val="en-US"/>
        </w:rPr>
        <w:t xml:space="preserve"> &gt;</w:t>
      </w:r>
    </w:p>
    <w:p w14:paraId="549DD30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&lt;xs:element name="customer" type="xs:string"</w:t>
      </w:r>
    </w:p>
    <w:p w14:paraId="45B490F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w:t>
      </w:r>
      <w:r>
        <w:rPr>
          <w:b/>
          <w:bCs/>
          <w:lang w:val="en-US"/>
        </w:rPr>
        <w:t>dfdl:length="8" dfdl:lengthKind="explicit"</w:t>
      </w:r>
      <w:r>
        <w:rPr>
          <w:lang w:val="en-US"/>
        </w:rPr>
        <w:t xml:space="preserve"> /&gt;   </w:t>
      </w:r>
    </w:p>
    <w:p w14:paraId="3B298DF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&lt;/xs:sequence&gt;</w:t>
      </w:r>
    </w:p>
    <w:p w14:paraId="44385F2D"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&lt;/xs:group&gt;</w:t>
      </w:r>
    </w:p>
    <w:p w14:paraId="41A8136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&lt;/xs:schema&gt;</w:t>
      </w:r>
    </w:p>
    <w:p w14:paraId="67FCDF8F" w14:textId="77777777" w:rsidR="00B46A03" w:rsidRDefault="00B46A03" w:rsidP="00B46A03">
      <w:pPr>
        <w:rPr>
          <w:bCs/>
        </w:rPr>
      </w:pPr>
      <w:r>
        <w:rPr>
          <w:bCs/>
        </w:rPr>
        <w:t xml:space="preserve">The DFDL properties applied to the xs:sequence in xs:group "ggrp1" in SCHEMA2 when referenced from the group reference in SCHEMA1 are </w:t>
      </w:r>
    </w:p>
    <w:p w14:paraId="6B1950EE" w14:textId="77777777" w:rsidR="00B46A03" w:rsidRDefault="00B46A03" w:rsidP="00EB2287">
      <w:pPr>
        <w:numPr>
          <w:ilvl w:val="0"/>
          <w:numId w:val="36"/>
        </w:numPr>
        <w:tabs>
          <w:tab w:val="clear" w:pos="403"/>
        </w:tabs>
        <w:spacing w:before="60" w:after="60" w:line="240" w:lineRule="auto"/>
        <w:jc w:val="left"/>
      </w:pPr>
      <w:r>
        <w:t>dfdl:separator "," from the group reference in SCHEMA1</w:t>
      </w:r>
    </w:p>
    <w:p w14:paraId="4542AE73" w14:textId="77777777" w:rsidR="00B46A03" w:rsidRDefault="00B46A03" w:rsidP="00EB2287">
      <w:pPr>
        <w:numPr>
          <w:ilvl w:val="0"/>
          <w:numId w:val="36"/>
        </w:numPr>
        <w:tabs>
          <w:tab w:val="clear" w:pos="403"/>
        </w:tabs>
        <w:spacing w:before="60" w:after="60" w:line="240" w:lineRule="auto"/>
        <w:jc w:val="left"/>
      </w:pPr>
      <w:r>
        <w:t>dfdl:separatorPosition "infix" from the group declaration in SCHEMA2</w:t>
      </w:r>
    </w:p>
    <w:p w14:paraId="2A2B5283" w14:textId="77777777" w:rsidR="00B46A03" w:rsidRDefault="00B46A03" w:rsidP="00EB2287">
      <w:pPr>
        <w:numPr>
          <w:ilvl w:val="0"/>
          <w:numId w:val="36"/>
        </w:numPr>
        <w:tabs>
          <w:tab w:val="clear" w:pos="403"/>
        </w:tabs>
        <w:spacing w:before="60" w:after="60" w:line="240" w:lineRule="auto"/>
        <w:jc w:val="left"/>
      </w:pPr>
      <w:r>
        <w:t>dfdl:encoding "UTF-8", dfdl:initiator ''"  from the default dfdl:format annotation in SCHEMA2</w:t>
      </w:r>
    </w:p>
    <w:p w14:paraId="5B09322C" w14:textId="77777777" w:rsidR="00B46A03" w:rsidRDefault="00B46A03" w:rsidP="00EB2287">
      <w:pPr>
        <w:numPr>
          <w:ilvl w:val="0"/>
          <w:numId w:val="36"/>
        </w:numPr>
        <w:tabs>
          <w:tab w:val="clear" w:pos="403"/>
        </w:tabs>
        <w:spacing w:before="60" w:after="60" w:line="240" w:lineRule="auto"/>
        <w:jc w:val="left"/>
      </w:pPr>
      <w:r>
        <w:t>dfdl:terminator ""   from the default dfdl:format annotation in SCHEMA1</w:t>
      </w:r>
      <w:bookmarkStart w:id="2473" w:name="_Toc322911598"/>
      <w:bookmarkStart w:id="2474" w:name="_Toc322912137"/>
      <w:bookmarkStart w:id="2475" w:name="_Toc329092987"/>
      <w:bookmarkStart w:id="2476" w:name="_Toc332701500"/>
      <w:bookmarkStart w:id="2477" w:name="_Toc332701807"/>
      <w:bookmarkStart w:id="2478" w:name="_Toc332711601"/>
      <w:bookmarkStart w:id="2479" w:name="_Toc332711909"/>
      <w:bookmarkStart w:id="2480" w:name="_Toc332712211"/>
      <w:bookmarkStart w:id="2481" w:name="_Toc332724127"/>
      <w:bookmarkStart w:id="2482" w:name="_Toc332724427"/>
      <w:bookmarkStart w:id="2483" w:name="_Toc341102723"/>
      <w:bookmarkStart w:id="2484" w:name="_Toc347241455"/>
      <w:bookmarkStart w:id="2485" w:name="_Toc347744648"/>
      <w:bookmarkStart w:id="2486" w:name="_Toc348984431"/>
      <w:bookmarkStart w:id="2487" w:name="_Toc348984736"/>
      <w:bookmarkStart w:id="2488" w:name="_Toc349037899"/>
      <w:bookmarkStart w:id="2489" w:name="_Toc349038204"/>
      <w:bookmarkStart w:id="2490" w:name="_Toc349042692"/>
      <w:bookmarkStart w:id="2491" w:name="_Toc349642115"/>
      <w:bookmarkStart w:id="2492" w:name="_Toc351912683"/>
      <w:bookmarkStart w:id="2493" w:name="_Toc351914705"/>
      <w:bookmarkStart w:id="2494" w:name="_Toc351915139"/>
      <w:bookmarkStart w:id="2495" w:name="_Toc361231178"/>
      <w:bookmarkStart w:id="2496" w:name="_Toc361231704"/>
      <w:bookmarkStart w:id="2497" w:name="_Toc362445002"/>
      <w:bookmarkStart w:id="2498" w:name="_Toc363908924"/>
      <w:bookmarkStart w:id="2499" w:name="_Toc364463347"/>
      <w:bookmarkStart w:id="2500" w:name="_Toc366077945"/>
      <w:bookmarkStart w:id="2501" w:name="_Toc366078564"/>
      <w:bookmarkStart w:id="2502" w:name="_Toc366079550"/>
      <w:bookmarkStart w:id="2503" w:name="_Toc366080162"/>
      <w:bookmarkStart w:id="2504" w:name="_Toc366080771"/>
      <w:bookmarkStart w:id="2505" w:name="_Toc366505111"/>
      <w:bookmarkStart w:id="2506" w:name="_Toc366508480"/>
      <w:bookmarkStart w:id="2507" w:name="_Toc366512981"/>
      <w:bookmarkStart w:id="2508" w:name="_Toc322911599"/>
      <w:bookmarkStart w:id="2509" w:name="_Toc322912138"/>
      <w:bookmarkStart w:id="2510" w:name="_Toc329092988"/>
      <w:bookmarkStart w:id="2511" w:name="_Toc332701501"/>
      <w:bookmarkStart w:id="2512" w:name="_Toc332701808"/>
      <w:bookmarkStart w:id="2513" w:name="_Toc332711602"/>
      <w:bookmarkStart w:id="2514" w:name="_Toc332711910"/>
      <w:bookmarkStart w:id="2515" w:name="_Toc332712212"/>
      <w:bookmarkStart w:id="2516" w:name="_Toc332724128"/>
      <w:bookmarkStart w:id="2517" w:name="_Toc332724428"/>
      <w:bookmarkStart w:id="2518" w:name="_Toc341102724"/>
      <w:bookmarkStart w:id="2519" w:name="_Toc347241456"/>
      <w:bookmarkStart w:id="2520" w:name="_Toc347744649"/>
      <w:bookmarkStart w:id="2521" w:name="_Toc348984432"/>
      <w:bookmarkStart w:id="2522" w:name="_Toc348984737"/>
      <w:bookmarkStart w:id="2523" w:name="_Toc349037900"/>
      <w:bookmarkStart w:id="2524" w:name="_Toc349038205"/>
      <w:bookmarkStart w:id="2525" w:name="_Toc349042693"/>
      <w:bookmarkStart w:id="2526" w:name="_Toc349642116"/>
      <w:bookmarkStart w:id="2527" w:name="_Toc351912684"/>
      <w:bookmarkStart w:id="2528" w:name="_Toc351914706"/>
      <w:bookmarkStart w:id="2529" w:name="_Toc351915140"/>
      <w:bookmarkStart w:id="2530" w:name="_Toc361231179"/>
      <w:bookmarkStart w:id="2531" w:name="_Toc361231705"/>
      <w:bookmarkStart w:id="2532" w:name="_Toc362445003"/>
      <w:bookmarkStart w:id="2533" w:name="_Toc363908925"/>
      <w:bookmarkStart w:id="2534" w:name="_Toc364463348"/>
      <w:bookmarkStart w:id="2535" w:name="_Toc366077946"/>
      <w:bookmarkStart w:id="2536" w:name="_Toc366078565"/>
      <w:bookmarkStart w:id="2537" w:name="_Toc366079551"/>
      <w:bookmarkStart w:id="2538" w:name="_Toc366080163"/>
      <w:bookmarkStart w:id="2539" w:name="_Toc366080772"/>
      <w:bookmarkStart w:id="2540" w:name="_Toc366505112"/>
      <w:bookmarkStart w:id="2541" w:name="_Toc366508481"/>
      <w:bookmarkStart w:id="2542" w:name="_Toc36651298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p>
    <w:p w14:paraId="0AD69FE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543" w:name="_Toc62570100"/>
      <w:bookmarkStart w:id="2544" w:name="_Toc210216822"/>
      <w:bookmarkStart w:id="2545" w:name="_Toc219440954"/>
      <w:r>
        <w:t>DFDL Schema Checking</w:t>
      </w:r>
      <w:bookmarkEnd w:id="2543"/>
      <w:bookmarkEnd w:id="2544"/>
      <w:bookmarkEnd w:id="2545"/>
    </w:p>
    <w:p w14:paraId="66BFF857" w14:textId="77777777" w:rsidR="00B46A03" w:rsidRDefault="00B46A03" w:rsidP="00404546">
      <w:pPr>
        <w:pStyle w:val="nobreak"/>
      </w:pPr>
      <w:r>
        <w:t>When the DFDL schema itself contains an error, it implies that the DFDL processor cannot process data because the DFDL schema is not meaningful. All conforming DFDL processors MUST detect all Schema Definition Errors and MUST issue appropriate diagnostic messages. The behavior of a DFDL processor after a Schema Definition Error is detected is out of scope for this specification. There is no centralized listing of the Schema Definition Errors; they are defined throughout this specification.</w:t>
      </w:r>
    </w:p>
    <w:p w14:paraId="6DA702A3" w14:textId="77777777" w:rsidR="00B46A03" w:rsidRDefault="00B46A03" w:rsidP="00B46A03">
      <w:r>
        <w:t xml:space="preserve">When a Schema Definition Error can be detected </w:t>
      </w:r>
      <w:r>
        <w:rPr>
          <w:i/>
          <w:iCs/>
        </w:rPr>
        <w:t>statically</w:t>
      </w:r>
      <w:r>
        <w:t xml:space="preserve">, that is given only the schema, it is desirable, though not required by the DFDL 1.0 specification, that diagnostic messages SHOULD be issued before any data are processed. However, because some representation properties may obtain their values from the data, not all Schema Definition Errors can be detected without reference to data so some Schema Definition Error diagnostics MAY of necessity be issued once data is being processed. </w:t>
      </w:r>
    </w:p>
    <w:p w14:paraId="3B1D09AC" w14:textId="77777777" w:rsidR="00B46A03" w:rsidRDefault="00B46A03" w:rsidP="00B46A03">
      <w:r>
        <w:t xml:space="preserve">The expression language included within DFDL is strongly, statically type checkable. This means that type checking of expressions MAY be performed statically, that is, without processing data, and implementations are encouraged to perform this checking statically so that </w:t>
      </w:r>
      <w:r>
        <w:rPr>
          <w:i/>
          <w:iCs/>
        </w:rPr>
        <w:t>Static Type Errors</w:t>
      </w:r>
      <w:r>
        <w:t xml:space="preserve"> (Schema Definition Errors having to do with type inconsistencies) can be detected before processing data.</w:t>
      </w:r>
    </w:p>
    <w:p w14:paraId="6408D90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2546" w:name="_Toc62570101"/>
      <w:bookmarkStart w:id="2547" w:name="_Toc210216823"/>
      <w:bookmarkStart w:id="2548" w:name="_Toc219440955"/>
      <w:r>
        <w:rPr>
          <w:rFonts w:eastAsia="Times New Roman"/>
        </w:rPr>
        <w:t>Schema Component Constraint: Unique Particle Attribution</w:t>
      </w:r>
      <w:bookmarkEnd w:id="2546"/>
      <w:bookmarkEnd w:id="2547"/>
      <w:bookmarkEnd w:id="2548"/>
    </w:p>
    <w:p w14:paraId="427B0809" w14:textId="77777777" w:rsidR="00B46A03" w:rsidRDefault="00B46A03" w:rsidP="00B46A03">
      <w:r>
        <w:t xml:space="preserve">The term </w:t>
      </w:r>
      <w:r>
        <w:rPr>
          <w:i/>
          <w:iCs/>
        </w:rPr>
        <w:t>particle</w:t>
      </w:r>
      <w:r>
        <w:t xml:space="preserve"> is used in XSD to refer to a schema component that can have dimension (XSD minOccurs and/or XSD maxOccurs) expressed on it. In DFDL only local element declarations and element references are particles. </w:t>
      </w:r>
    </w:p>
    <w:p w14:paraId="04F00BFA" w14:textId="77BE79DF" w:rsidR="00B46A03" w:rsidRDefault="00B46A03" w:rsidP="00B46A03">
      <w:r>
        <w:t xml:space="preserve">A DFDL processor MUST implement the Schema Component Constraint: Unique Particle Attribution defined in </w:t>
      </w:r>
      <w:r>
        <w:rPr>
          <w:rStyle w:val="Emphasis"/>
        </w:rPr>
        <w:t xml:space="preserve">XML Schema Part 1: Structures </w:t>
      </w:r>
      <w:r>
        <w:rPr>
          <w:noProof/>
        </w:rPr>
        <w:t>[</w:t>
      </w:r>
      <w:hyperlink w:anchor="a_XSDL_Part1" w:history="1">
        <w:r>
          <w:rPr>
            <w:rStyle w:val="Hyperlink"/>
            <w:noProof/>
          </w:rPr>
          <w:t>XSDLV1</w:t>
        </w:r>
      </w:hyperlink>
      <w:r>
        <w:rPr>
          <w:noProof/>
        </w:rPr>
        <w:t>]</w:t>
      </w:r>
      <w:r>
        <w:rPr>
          <w:rStyle w:val="Emphasis"/>
        </w:rPr>
        <w:t xml:space="preserve"> </w:t>
      </w:r>
      <w:r>
        <w:t>that applies to the DFDL schema subset.</w:t>
      </w:r>
    </w:p>
    <w:p w14:paraId="08082CF9" w14:textId="77777777" w:rsidR="00B46A03" w:rsidRDefault="00B46A03" w:rsidP="00B46A03">
      <w:r>
        <w:lastRenderedPageBreak/>
        <w:t xml:space="preserve">Two elements </w:t>
      </w:r>
      <w:r>
        <w:rPr>
          <w:b/>
          <w:bCs/>
        </w:rPr>
        <w:t>overlap</w:t>
      </w:r>
      <w:r>
        <w:t xml:space="preserve"> if </w:t>
      </w:r>
    </w:p>
    <w:p w14:paraId="3CB1F3F2" w14:textId="77777777" w:rsidR="00B46A03" w:rsidRDefault="00B46A03" w:rsidP="00EB2287">
      <w:pPr>
        <w:numPr>
          <w:ilvl w:val="0"/>
          <w:numId w:val="16"/>
        </w:numPr>
        <w:tabs>
          <w:tab w:val="clear" w:pos="403"/>
        </w:tabs>
        <w:spacing w:before="60" w:after="60" w:line="240" w:lineRule="auto"/>
        <w:jc w:val="left"/>
      </w:pPr>
      <w:r>
        <w:t>They are both element declaration particles whose declarations have the same name and target namespace.</w:t>
      </w:r>
    </w:p>
    <w:p w14:paraId="11E85A31" w14:textId="77777777" w:rsidR="00B46A03" w:rsidRDefault="00B46A03" w:rsidP="00B46A03">
      <w:r>
        <w:t xml:space="preserve">A schema violates the unique attribution constraint if it contains two particles which overlap and which either </w:t>
      </w:r>
    </w:p>
    <w:p w14:paraId="19D8C406" w14:textId="77777777" w:rsidR="00B46A03" w:rsidRDefault="00B46A03" w:rsidP="00EB2287">
      <w:pPr>
        <w:numPr>
          <w:ilvl w:val="0"/>
          <w:numId w:val="17"/>
        </w:numPr>
        <w:tabs>
          <w:tab w:val="clear" w:pos="403"/>
        </w:tabs>
        <w:spacing w:before="60" w:after="60" w:line="240" w:lineRule="auto"/>
        <w:jc w:val="left"/>
      </w:pPr>
      <w:r>
        <w:t xml:space="preserve">are both in the particles of a </w:t>
      </w:r>
      <w:r>
        <w:rPr>
          <w:rStyle w:val="Emphasis"/>
        </w:rPr>
        <w:t>choice</w:t>
      </w:r>
      <w:r>
        <w:t xml:space="preserve"> group.</w:t>
      </w:r>
    </w:p>
    <w:p w14:paraId="2BE4D2D4" w14:textId="77777777" w:rsidR="00B46A03" w:rsidRDefault="00B46A03" w:rsidP="00B46A03">
      <w:r>
        <w:t xml:space="preserve">or </w:t>
      </w:r>
    </w:p>
    <w:p w14:paraId="0478CEC9" w14:textId="77777777" w:rsidR="00B46A03" w:rsidRPr="009276EB" w:rsidRDefault="00B46A03" w:rsidP="00EB2287">
      <w:pPr>
        <w:pStyle w:val="ListParagraph"/>
        <w:numPr>
          <w:ilvl w:val="0"/>
          <w:numId w:val="147"/>
        </w:numPr>
        <w:tabs>
          <w:tab w:val="clear" w:pos="403"/>
        </w:tabs>
        <w:spacing w:before="60" w:after="60" w:line="240" w:lineRule="auto"/>
        <w:jc w:val="left"/>
      </w:pPr>
      <w:r w:rsidRPr="009276EB">
        <w:t>either describes adjacent information items in an xs:sequence and the first has XSD minOccurs less than XSD maxOccurs.</w:t>
      </w:r>
    </w:p>
    <w:p w14:paraId="29A1983D" w14:textId="77777777" w:rsidR="00B46A03" w:rsidRDefault="00B46A03" w:rsidP="00B46A03">
      <w:pPr>
        <w:pStyle w:val="Heading3"/>
        <w:tabs>
          <w:tab w:val="clear" w:pos="720"/>
          <w:tab w:val="clear" w:pos="880"/>
        </w:tabs>
        <w:suppressAutoHyphens w:val="0"/>
        <w:spacing w:line="240" w:lineRule="auto"/>
        <w:ind w:left="720" w:hanging="720"/>
      </w:pPr>
      <w:bookmarkStart w:id="2549" w:name="_Toc62570102"/>
      <w:bookmarkStart w:id="2550" w:name="_Toc210216824"/>
      <w:bookmarkStart w:id="2551" w:name="_Toc219440956"/>
      <w:bookmarkStart w:id="2552" w:name="_Toc243112810"/>
      <w:bookmarkStart w:id="2553" w:name="_Ref247453451"/>
      <w:bookmarkStart w:id="2554" w:name="_Ref247453463"/>
      <w:bookmarkStart w:id="2555" w:name="_Toc349042694"/>
      <w:r>
        <w:t>Optional Checks and Warnings</w:t>
      </w:r>
      <w:bookmarkEnd w:id="2549"/>
      <w:bookmarkEnd w:id="2550"/>
      <w:bookmarkEnd w:id="2551"/>
    </w:p>
    <w:p w14:paraId="375A1DE0" w14:textId="77777777" w:rsidR="00B46A03" w:rsidRPr="009276EB" w:rsidRDefault="00B46A03" w:rsidP="00EB2287">
      <w:pPr>
        <w:pStyle w:val="ListParagraph"/>
        <w:numPr>
          <w:ilvl w:val="0"/>
          <w:numId w:val="147"/>
        </w:numPr>
        <w:tabs>
          <w:tab w:val="clear" w:pos="403"/>
        </w:tabs>
        <w:spacing w:before="60" w:after="60" w:line="240" w:lineRule="auto"/>
        <w:jc w:val="left"/>
      </w:pPr>
      <w:r w:rsidRPr="009276EB">
        <w:t>A</w:t>
      </w:r>
      <w:r w:rsidRPr="009276EB">
        <w:rPr>
          <w:rFonts w:eastAsia="Helv"/>
        </w:rPr>
        <w:t xml:space="preserve"> </w:t>
      </w:r>
      <w:r w:rsidRPr="009276EB">
        <w:t>DFDL</w:t>
      </w:r>
      <w:r w:rsidRPr="009276EB">
        <w:rPr>
          <w:rFonts w:eastAsia="Helv"/>
        </w:rPr>
        <w:t xml:space="preserve"> </w:t>
      </w:r>
      <w:r w:rsidRPr="009276EB">
        <w:t>processor that</w:t>
      </w:r>
      <w:r w:rsidRPr="009276EB">
        <w:rPr>
          <w:rFonts w:eastAsia="Helv"/>
        </w:rPr>
        <w:t xml:space="preserve"> </w:t>
      </w:r>
      <w:r w:rsidRPr="009276EB">
        <w:t>only</w:t>
      </w:r>
      <w:r w:rsidRPr="009276EB">
        <w:rPr>
          <w:rFonts w:eastAsia="Helv"/>
        </w:rPr>
        <w:t xml:space="preserve"> </w:t>
      </w:r>
      <w:r w:rsidRPr="009276EB">
        <w:t>implements</w:t>
      </w:r>
      <w:r w:rsidRPr="009276EB">
        <w:rPr>
          <w:rFonts w:eastAsia="Helv"/>
        </w:rPr>
        <w:t xml:space="preserve"> </w:t>
      </w:r>
      <w:r w:rsidRPr="009276EB">
        <w:t>a</w:t>
      </w:r>
      <w:r w:rsidRPr="009276EB">
        <w:rPr>
          <w:rFonts w:eastAsia="Helv"/>
        </w:rPr>
        <w:t xml:space="preserve"> </w:t>
      </w:r>
      <w:r w:rsidRPr="009276EB">
        <w:t>DFDL</w:t>
      </w:r>
      <w:r w:rsidRPr="009276EB">
        <w:rPr>
          <w:rFonts w:eastAsia="Helv"/>
        </w:rPr>
        <w:t xml:space="preserve"> </w:t>
      </w:r>
      <w:r w:rsidRPr="009276EB">
        <w:t>parser</w:t>
      </w:r>
      <w:r w:rsidRPr="009276EB">
        <w:rPr>
          <w:rFonts w:eastAsia="Helv"/>
        </w:rPr>
        <w:t xml:space="preserve"> </w:t>
      </w:r>
      <w:r w:rsidRPr="009276EB">
        <w:t>does</w:t>
      </w:r>
      <w:r w:rsidRPr="009276EB">
        <w:rPr>
          <w:rFonts w:eastAsia="Helv"/>
        </w:rPr>
        <w:t xml:space="preserve"> </w:t>
      </w:r>
      <w:r w:rsidRPr="009276EB">
        <w:t>not</w:t>
      </w:r>
      <w:r w:rsidRPr="009276EB">
        <w:rPr>
          <w:rFonts w:eastAsia="Helv"/>
        </w:rPr>
        <w:t xml:space="preserve"> </w:t>
      </w:r>
      <w:r w:rsidRPr="009276EB">
        <w:t>have</w:t>
      </w:r>
      <w:r w:rsidRPr="009276EB">
        <w:rPr>
          <w:rFonts w:eastAsia="Helv"/>
        </w:rPr>
        <w:t xml:space="preserve"> </w:t>
      </w:r>
      <w:r w:rsidRPr="009276EB">
        <w:t>to</w:t>
      </w:r>
      <w:r w:rsidRPr="009276EB">
        <w:rPr>
          <w:rFonts w:eastAsia="Helv"/>
        </w:rPr>
        <w:t xml:space="preserve"> perform Schema Definition Error checking for </w:t>
      </w:r>
      <w:r w:rsidRPr="009276EB">
        <w:t>properties</w:t>
      </w:r>
      <w:r w:rsidRPr="009276EB">
        <w:rPr>
          <w:rFonts w:eastAsia="Helv"/>
        </w:rPr>
        <w:t xml:space="preserve"> </w:t>
      </w:r>
      <w:r w:rsidRPr="009276EB">
        <w:t>that</w:t>
      </w:r>
      <w:r w:rsidRPr="009276EB">
        <w:rPr>
          <w:rFonts w:eastAsia="Helv"/>
        </w:rPr>
        <w:t xml:space="preserve"> </w:t>
      </w:r>
      <w:r w:rsidRPr="009276EB">
        <w:t>are</w:t>
      </w:r>
      <w:r w:rsidRPr="009276EB">
        <w:rPr>
          <w:rFonts w:eastAsia="Helv"/>
        </w:rPr>
        <w:t xml:space="preserve"> </w:t>
      </w:r>
      <w:r w:rsidRPr="009276EB">
        <w:t>solely</w:t>
      </w:r>
      <w:r w:rsidRPr="009276EB">
        <w:rPr>
          <w:rFonts w:eastAsia="Helv"/>
        </w:rPr>
        <w:t xml:space="preserve"> </w:t>
      </w:r>
      <w:r w:rsidRPr="009276EB">
        <w:t>used</w:t>
      </w:r>
      <w:r w:rsidRPr="009276EB">
        <w:rPr>
          <w:rFonts w:eastAsia="Helv"/>
        </w:rPr>
        <w:t xml:space="preserve"> </w:t>
      </w:r>
      <w:r w:rsidRPr="009276EB">
        <w:t>when</w:t>
      </w:r>
      <w:r w:rsidRPr="009276EB">
        <w:rPr>
          <w:rFonts w:eastAsia="Helv"/>
        </w:rPr>
        <w:t xml:space="preserve"> </w:t>
      </w:r>
      <w:r w:rsidRPr="009276EB">
        <w:t>unparsing,</w:t>
      </w:r>
      <w:r w:rsidRPr="009276EB">
        <w:rPr>
          <w:rFonts w:eastAsia="Helv"/>
        </w:rPr>
        <w:t xml:space="preserve"> </w:t>
      </w:r>
      <w:r w:rsidRPr="009276EB">
        <w:t>though</w:t>
      </w:r>
      <w:r w:rsidRPr="009276EB">
        <w:rPr>
          <w:rFonts w:eastAsia="Helv"/>
        </w:rPr>
        <w:t xml:space="preserve"> </w:t>
      </w:r>
      <w:r w:rsidRPr="009276EB">
        <w:t>it</w:t>
      </w:r>
      <w:r w:rsidRPr="009276EB">
        <w:rPr>
          <w:rFonts w:eastAsia="Helv"/>
        </w:rPr>
        <w:t xml:space="preserve"> </w:t>
      </w:r>
      <w:r w:rsidRPr="009276EB">
        <w:t>is</w:t>
      </w:r>
      <w:r w:rsidRPr="009276EB">
        <w:rPr>
          <w:rFonts w:eastAsia="Helv"/>
        </w:rPr>
        <w:t xml:space="preserve"> </w:t>
      </w:r>
      <w:r w:rsidRPr="009276EB">
        <w:t>RECOMMENDED</w:t>
      </w:r>
      <w:r w:rsidRPr="009276EB">
        <w:rPr>
          <w:rFonts w:eastAsia="Helv"/>
        </w:rPr>
        <w:t xml:space="preserve"> </w:t>
      </w:r>
      <w:r w:rsidRPr="009276EB">
        <w:t>that</w:t>
      </w:r>
      <w:r w:rsidRPr="009276EB">
        <w:rPr>
          <w:rFonts w:eastAsia="Helv"/>
        </w:rPr>
        <w:t xml:space="preserve"> </w:t>
      </w:r>
      <w:r w:rsidRPr="009276EB">
        <w:t>it</w:t>
      </w:r>
      <w:r w:rsidRPr="009276EB">
        <w:rPr>
          <w:rFonts w:eastAsia="Helv"/>
        </w:rPr>
        <w:t xml:space="preserve"> </w:t>
      </w:r>
      <w:r w:rsidRPr="009276EB">
        <w:t>does</w:t>
      </w:r>
      <w:r w:rsidRPr="009276EB">
        <w:rPr>
          <w:rFonts w:eastAsia="Helv"/>
        </w:rPr>
        <w:t xml:space="preserve"> </w:t>
      </w:r>
      <w:r w:rsidRPr="009276EB">
        <w:t>so</w:t>
      </w:r>
      <w:r w:rsidRPr="009276EB">
        <w:rPr>
          <w:rFonts w:eastAsia="Helv"/>
        </w:rPr>
        <w:t xml:space="preserve"> </w:t>
      </w:r>
      <w:r w:rsidRPr="009276EB">
        <w:t>for</w:t>
      </w:r>
      <w:r w:rsidRPr="009276EB">
        <w:rPr>
          <w:rFonts w:eastAsia="Helv"/>
        </w:rPr>
        <w:t xml:space="preserve"> </w:t>
      </w:r>
      <w:r w:rsidRPr="009276EB">
        <w:t>portability</w:t>
      </w:r>
      <w:r w:rsidRPr="009276EB">
        <w:rPr>
          <w:rFonts w:eastAsia="Helv"/>
        </w:rPr>
        <w:t xml:space="preserve"> </w:t>
      </w:r>
      <w:r w:rsidRPr="009276EB">
        <w:t>reasons.</w:t>
      </w:r>
    </w:p>
    <w:p w14:paraId="1738D951" w14:textId="77777777" w:rsidR="00B46A03" w:rsidRPr="009276EB" w:rsidRDefault="00B46A03" w:rsidP="00EB2287">
      <w:pPr>
        <w:pStyle w:val="ListParagraph"/>
        <w:numPr>
          <w:ilvl w:val="0"/>
          <w:numId w:val="147"/>
        </w:numPr>
        <w:tabs>
          <w:tab w:val="clear" w:pos="403"/>
        </w:tabs>
        <w:spacing w:before="60" w:after="60" w:line="240" w:lineRule="auto"/>
        <w:jc w:val="left"/>
      </w:pPr>
      <w:r w:rsidRPr="009276EB">
        <w:t>A</w:t>
      </w:r>
      <w:r w:rsidRPr="009276EB">
        <w:rPr>
          <w:rFonts w:eastAsia="Helv"/>
        </w:rPr>
        <w:t xml:space="preserve"> </w:t>
      </w:r>
      <w:r w:rsidRPr="009276EB">
        <w:t>DFDL</w:t>
      </w:r>
      <w:r w:rsidRPr="009276EB">
        <w:rPr>
          <w:rFonts w:eastAsia="Helv"/>
        </w:rPr>
        <w:t xml:space="preserve"> </w:t>
      </w:r>
      <w:r w:rsidRPr="009276EB">
        <w:t>processor that</w:t>
      </w:r>
      <w:r w:rsidRPr="009276EB">
        <w:rPr>
          <w:rFonts w:eastAsia="Helv"/>
        </w:rPr>
        <w:t xml:space="preserve"> </w:t>
      </w:r>
      <w:r w:rsidRPr="009276EB">
        <w:t>does</w:t>
      </w:r>
      <w:r w:rsidRPr="009276EB">
        <w:rPr>
          <w:rFonts w:eastAsia="Helv"/>
        </w:rPr>
        <w:t xml:space="preserve"> </w:t>
      </w:r>
      <w:r w:rsidRPr="009276EB">
        <w:t>not</w:t>
      </w:r>
      <w:r w:rsidRPr="009276EB">
        <w:rPr>
          <w:rFonts w:eastAsia="Helv"/>
        </w:rPr>
        <w:t xml:space="preserve"> </w:t>
      </w:r>
      <w:r w:rsidRPr="009276EB">
        <w:t>implement</w:t>
      </w:r>
      <w:r w:rsidRPr="009276EB">
        <w:rPr>
          <w:rFonts w:eastAsia="Helv"/>
        </w:rPr>
        <w:t xml:space="preserve"> </w:t>
      </w:r>
      <w:r w:rsidRPr="009276EB">
        <w:t>some</w:t>
      </w:r>
      <w:r w:rsidRPr="009276EB">
        <w:rPr>
          <w:rFonts w:eastAsia="Helv"/>
        </w:rPr>
        <w:t xml:space="preserve"> </w:t>
      </w:r>
      <w:r w:rsidRPr="009276EB">
        <w:t>optional DFDL language</w:t>
      </w:r>
      <w:r w:rsidRPr="009276EB">
        <w:rPr>
          <w:rFonts w:eastAsia="Helv"/>
        </w:rPr>
        <w:t xml:space="preserve"> </w:t>
      </w:r>
      <w:r w:rsidRPr="009276EB">
        <w:t>features</w:t>
      </w:r>
      <w:r w:rsidRPr="009276EB">
        <w:rPr>
          <w:rFonts w:eastAsia="Helv"/>
        </w:rPr>
        <w:t xml:space="preserve"> </w:t>
      </w:r>
      <w:r w:rsidRPr="009276EB">
        <w:t>does</w:t>
      </w:r>
      <w:r w:rsidRPr="009276EB">
        <w:rPr>
          <w:rFonts w:eastAsia="Helv"/>
        </w:rPr>
        <w:t xml:space="preserve"> </w:t>
      </w:r>
      <w:r w:rsidRPr="009276EB">
        <w:t>not</w:t>
      </w:r>
      <w:r w:rsidRPr="009276EB">
        <w:rPr>
          <w:rFonts w:eastAsia="Helv"/>
        </w:rPr>
        <w:t xml:space="preserve"> </w:t>
      </w:r>
      <w:r w:rsidRPr="009276EB">
        <w:t>have</w:t>
      </w:r>
      <w:r w:rsidRPr="009276EB">
        <w:rPr>
          <w:rFonts w:eastAsia="Helv"/>
        </w:rPr>
        <w:t xml:space="preserve"> </w:t>
      </w:r>
      <w:r w:rsidRPr="009276EB">
        <w:t>to</w:t>
      </w:r>
      <w:r w:rsidRPr="009276EB">
        <w:rPr>
          <w:rFonts w:eastAsia="Helv"/>
        </w:rPr>
        <w:t xml:space="preserve"> </w:t>
      </w:r>
      <w:r w:rsidRPr="009276EB">
        <w:t>check</w:t>
      </w:r>
      <w:r w:rsidRPr="009276EB">
        <w:rPr>
          <w:rFonts w:eastAsia="Helv"/>
        </w:rPr>
        <w:t xml:space="preserve"> </w:t>
      </w:r>
      <w:r w:rsidRPr="009276EB">
        <w:t>properties</w:t>
      </w:r>
      <w:r w:rsidRPr="009276EB">
        <w:rPr>
          <w:rFonts w:eastAsia="Helv"/>
        </w:rPr>
        <w:t xml:space="preserve"> or annotations </w:t>
      </w:r>
      <w:r w:rsidRPr="009276EB">
        <w:t>needed</w:t>
      </w:r>
      <w:r w:rsidRPr="009276EB">
        <w:rPr>
          <w:rFonts w:eastAsia="Helv"/>
        </w:rPr>
        <w:t xml:space="preserve"> </w:t>
      </w:r>
      <w:r w:rsidRPr="009276EB">
        <w:t>by</w:t>
      </w:r>
      <w:r w:rsidRPr="009276EB">
        <w:rPr>
          <w:rFonts w:eastAsia="Helv"/>
        </w:rPr>
        <w:t xml:space="preserve"> </w:t>
      </w:r>
      <w:r w:rsidRPr="009276EB">
        <w:t>those</w:t>
      </w:r>
      <w:r w:rsidRPr="009276EB">
        <w:rPr>
          <w:rFonts w:eastAsia="Helv"/>
        </w:rPr>
        <w:t xml:space="preserve"> </w:t>
      </w:r>
      <w:r w:rsidRPr="009276EB">
        <w:t>optional</w:t>
      </w:r>
      <w:r w:rsidRPr="009276EB">
        <w:rPr>
          <w:rFonts w:eastAsia="Helv"/>
        </w:rPr>
        <w:t xml:space="preserve"> language </w:t>
      </w:r>
      <w:r w:rsidRPr="009276EB">
        <w:t>features but</w:t>
      </w:r>
      <w:r w:rsidRPr="009276EB">
        <w:rPr>
          <w:rFonts w:eastAsia="Helv"/>
        </w:rPr>
        <w:t xml:space="preserve"> MUST issue a warning that an unrecognized property or annotation has been encountered.</w:t>
      </w:r>
    </w:p>
    <w:p w14:paraId="7AF5C214" w14:textId="77777777" w:rsidR="00B46A03" w:rsidRPr="009276EB" w:rsidRDefault="00B46A03" w:rsidP="00EB2287">
      <w:pPr>
        <w:pStyle w:val="ListParagraph"/>
        <w:numPr>
          <w:ilvl w:val="0"/>
          <w:numId w:val="147"/>
        </w:numPr>
        <w:tabs>
          <w:tab w:val="clear" w:pos="403"/>
        </w:tabs>
        <w:spacing w:before="60" w:after="60" w:line="240" w:lineRule="auto"/>
        <w:jc w:val="left"/>
      </w:pPr>
      <w:r w:rsidRPr="009276EB">
        <w:t>A</w:t>
      </w:r>
      <w:r w:rsidRPr="009276EB">
        <w:rPr>
          <w:rFonts w:eastAsia="Helv"/>
        </w:rPr>
        <w:t xml:space="preserve"> </w:t>
      </w:r>
      <w:r w:rsidRPr="009276EB">
        <w:t>DFDL</w:t>
      </w:r>
      <w:r w:rsidRPr="009276EB">
        <w:rPr>
          <w:rFonts w:eastAsia="Helv"/>
        </w:rPr>
        <w:t xml:space="preserve"> </w:t>
      </w:r>
      <w:r w:rsidRPr="009276EB">
        <w:t>processor MUST NOT</w:t>
      </w:r>
      <w:r w:rsidRPr="009276EB">
        <w:rPr>
          <w:rFonts w:eastAsia="Helv"/>
        </w:rPr>
        <w:t xml:space="preserve"> </w:t>
      </w:r>
      <w:r w:rsidRPr="009276EB">
        <w:t>check</w:t>
      </w:r>
      <w:r w:rsidRPr="009276EB">
        <w:rPr>
          <w:rFonts w:eastAsia="Helv"/>
        </w:rPr>
        <w:t xml:space="preserve"> </w:t>
      </w:r>
      <w:r w:rsidRPr="009276EB">
        <w:t>global</w:t>
      </w:r>
      <w:r w:rsidRPr="009276EB">
        <w:rPr>
          <w:rFonts w:eastAsia="Helv"/>
        </w:rPr>
        <w:t xml:space="preserve"> element </w:t>
      </w:r>
      <w:r w:rsidRPr="009276EB">
        <w:t>declarations nor type or group definitions</w:t>
      </w:r>
      <w:r w:rsidRPr="009276EB">
        <w:rPr>
          <w:rFonts w:eastAsia="Helv"/>
        </w:rPr>
        <w:t xml:space="preserve"> </w:t>
      </w:r>
      <w:r w:rsidRPr="009276EB">
        <w:t>as</w:t>
      </w:r>
      <w:r w:rsidRPr="009276EB">
        <w:rPr>
          <w:rFonts w:eastAsia="Helv"/>
        </w:rPr>
        <w:t xml:space="preserve"> </w:t>
      </w:r>
      <w:r w:rsidRPr="009276EB">
        <w:t>they</w:t>
      </w:r>
      <w:r w:rsidRPr="009276EB">
        <w:rPr>
          <w:rFonts w:eastAsia="Helv"/>
        </w:rPr>
        <w:t xml:space="preserve"> </w:t>
      </w:r>
      <w:r w:rsidRPr="009276EB">
        <w:t>may</w:t>
      </w:r>
      <w:r w:rsidRPr="009276EB">
        <w:rPr>
          <w:rFonts w:eastAsia="Helv"/>
        </w:rPr>
        <w:t xml:space="preserve"> </w:t>
      </w:r>
      <w:r w:rsidRPr="009276EB">
        <w:t>legitimately</w:t>
      </w:r>
      <w:r w:rsidRPr="009276EB">
        <w:rPr>
          <w:rFonts w:eastAsia="Helv"/>
        </w:rPr>
        <w:t xml:space="preserve"> </w:t>
      </w:r>
      <w:r w:rsidRPr="009276EB">
        <w:t>be</w:t>
      </w:r>
      <w:r w:rsidRPr="009276EB">
        <w:rPr>
          <w:rFonts w:eastAsia="Helv"/>
        </w:rPr>
        <w:t xml:space="preserve"> </w:t>
      </w:r>
      <w:r w:rsidRPr="009276EB">
        <w:t>incomplete due to properties intended to be supplied based on scoping rules and the context at the point of use. There are two exceptions to this, which</w:t>
      </w:r>
      <w:r w:rsidRPr="009276EB">
        <w:rPr>
          <w:rFonts w:eastAsia="Helv"/>
        </w:rPr>
        <w:t xml:space="preserve"> </w:t>
      </w:r>
      <w:r w:rsidRPr="009276EB">
        <w:t>MUST</w:t>
      </w:r>
      <w:r w:rsidRPr="009276EB">
        <w:rPr>
          <w:rFonts w:eastAsia="Helv"/>
        </w:rPr>
        <w:t xml:space="preserve"> </w:t>
      </w:r>
      <w:r w:rsidRPr="009276EB">
        <w:t>be</w:t>
      </w:r>
      <w:r w:rsidRPr="009276EB">
        <w:rPr>
          <w:rFonts w:eastAsia="Helv"/>
        </w:rPr>
        <w:t xml:space="preserve"> </w:t>
      </w:r>
      <w:r w:rsidRPr="009276EB">
        <w:t>checked:</w:t>
      </w:r>
    </w:p>
    <w:p w14:paraId="4123684F" w14:textId="77777777" w:rsidR="00B46A03" w:rsidRDefault="00B46A03" w:rsidP="00EB2287">
      <w:pPr>
        <w:pStyle w:val="ListParagraph"/>
        <w:numPr>
          <w:ilvl w:val="1"/>
          <w:numId w:val="20"/>
        </w:numPr>
        <w:tabs>
          <w:tab w:val="clear" w:pos="403"/>
        </w:tabs>
        <w:spacing w:before="60" w:after="60" w:line="240" w:lineRule="auto"/>
        <w:jc w:val="left"/>
      </w:pPr>
      <w:r>
        <w:t>Global</w:t>
      </w:r>
      <w:r>
        <w:rPr>
          <w:rFonts w:eastAsia="Helv"/>
        </w:rPr>
        <w:t xml:space="preserve"> </w:t>
      </w:r>
      <w:r>
        <w:t>simple</w:t>
      </w:r>
      <w:r>
        <w:rPr>
          <w:rFonts w:eastAsia="Helv"/>
        </w:rPr>
        <w:t xml:space="preserve"> </w:t>
      </w:r>
      <w:r>
        <w:t>type definitions</w:t>
      </w:r>
      <w:r>
        <w:rPr>
          <w:rFonts w:eastAsia="Helv"/>
        </w:rPr>
        <w:t xml:space="preserve"> </w:t>
      </w:r>
      <w:r>
        <w:t>that</w:t>
      </w:r>
      <w:r>
        <w:rPr>
          <w:rFonts w:eastAsia="Helv"/>
        </w:rPr>
        <w:t xml:space="preserve"> </w:t>
      </w:r>
      <w:r>
        <w:t>are</w:t>
      </w:r>
      <w:r>
        <w:rPr>
          <w:rFonts w:eastAsia="Helv"/>
        </w:rPr>
        <w:t xml:space="preserve"> </w:t>
      </w:r>
      <w:r>
        <w:t>referenced</w:t>
      </w:r>
      <w:r>
        <w:rPr>
          <w:rFonts w:eastAsia="Helv"/>
        </w:rPr>
        <w:t xml:space="preserve"> </w:t>
      </w:r>
      <w:r>
        <w:t>by</w:t>
      </w:r>
      <w:r>
        <w:rPr>
          <w:rFonts w:eastAsia="Helv"/>
        </w:rPr>
        <w:t xml:space="preserve"> the dfdl:</w:t>
      </w:r>
      <w:r>
        <w:t>prefixLengthType</w:t>
      </w:r>
      <w:r>
        <w:rPr>
          <w:rFonts w:eastAsia="Helv"/>
        </w:rPr>
        <w:t xml:space="preserve"> </w:t>
      </w:r>
      <w:r>
        <w:t>property</w:t>
      </w:r>
    </w:p>
    <w:p w14:paraId="06658009" w14:textId="77777777" w:rsidR="00B46A03" w:rsidRDefault="00B46A03" w:rsidP="00EB2287">
      <w:pPr>
        <w:pStyle w:val="ListParagraph"/>
        <w:numPr>
          <w:ilvl w:val="1"/>
          <w:numId w:val="20"/>
        </w:numPr>
        <w:tabs>
          <w:tab w:val="clear" w:pos="403"/>
        </w:tabs>
        <w:spacing w:before="60" w:after="60" w:line="240" w:lineRule="auto"/>
        <w:jc w:val="left"/>
      </w:pPr>
      <w:r>
        <w:t>Global</w:t>
      </w:r>
      <w:r>
        <w:rPr>
          <w:rFonts w:eastAsia="Helv"/>
        </w:rPr>
        <w:t xml:space="preserve"> </w:t>
      </w:r>
      <w:r>
        <w:t>element declarations</w:t>
      </w:r>
      <w:r>
        <w:rPr>
          <w:rFonts w:eastAsia="Helv"/>
        </w:rPr>
        <w:t xml:space="preserve"> </w:t>
      </w:r>
      <w:r>
        <w:t>that</w:t>
      </w:r>
      <w:r>
        <w:rPr>
          <w:rFonts w:eastAsia="Helv"/>
        </w:rPr>
        <w:t xml:space="preserve"> </w:t>
      </w:r>
      <w:r>
        <w:t>are</w:t>
      </w:r>
      <w:r>
        <w:rPr>
          <w:rFonts w:eastAsia="Helv"/>
        </w:rPr>
        <w:t xml:space="preserve"> </w:t>
      </w:r>
      <w:r>
        <w:t>the</w:t>
      </w:r>
      <w:r>
        <w:rPr>
          <w:rFonts w:eastAsia="Helv"/>
        </w:rPr>
        <w:t xml:space="preserve"> </w:t>
      </w:r>
      <w:r>
        <w:t>document</w:t>
      </w:r>
      <w:r>
        <w:rPr>
          <w:rFonts w:eastAsia="Helv"/>
        </w:rPr>
        <w:t xml:space="preserve"> </w:t>
      </w:r>
      <w:r>
        <w:t>root.</w:t>
      </w:r>
    </w:p>
    <w:p w14:paraId="7EED8ADE" w14:textId="77777777" w:rsidR="00B46A03" w:rsidRDefault="00B46A03" w:rsidP="00B46A03">
      <w:r>
        <w:t>Some situations suggest likely errors, but a DFDL processor cannot be certain. In these situations, a DFDL processor MAY issue warnings to assist a DFDL schema author in identifying likely errors. An important case of this is when the DFDL processor encounters</w:t>
      </w:r>
      <w:r>
        <w:rPr>
          <w:rFonts w:eastAsia="Helv"/>
        </w:rPr>
        <w:t xml:space="preserve"> </w:t>
      </w:r>
      <w:r>
        <w:t>a schema component and annotation where there are explicitly properties</w:t>
      </w:r>
      <w:r>
        <w:rPr>
          <w:rFonts w:eastAsia="Helv"/>
        </w:rPr>
        <w:t xml:space="preserve"> </w:t>
      </w:r>
      <w:r>
        <w:t>that</w:t>
      </w:r>
      <w:r>
        <w:rPr>
          <w:rFonts w:eastAsia="Helv"/>
        </w:rPr>
        <w:t xml:space="preserve"> </w:t>
      </w:r>
      <w:r>
        <w:t>are</w:t>
      </w:r>
      <w:r>
        <w:rPr>
          <w:rFonts w:eastAsia="Helv"/>
        </w:rPr>
        <w:t xml:space="preserve"> </w:t>
      </w:r>
      <w:r>
        <w:t>not</w:t>
      </w:r>
      <w:r>
        <w:rPr>
          <w:rFonts w:eastAsia="Helv"/>
        </w:rPr>
        <w:t xml:space="preserve"> </w:t>
      </w:r>
      <w:r>
        <w:t>relevant</w:t>
      </w:r>
      <w:r>
        <w:rPr>
          <w:rFonts w:eastAsia="Helv"/>
        </w:rPr>
        <w:t xml:space="preserve"> </w:t>
      </w:r>
      <w:r>
        <w:t>to</w:t>
      </w:r>
      <w:r>
        <w:rPr>
          <w:rFonts w:eastAsia="Helv"/>
        </w:rPr>
        <w:t xml:space="preserve"> </w:t>
      </w:r>
      <w:r>
        <w:t>the</w:t>
      </w:r>
      <w:r>
        <w:rPr>
          <w:rFonts w:eastAsia="Helv"/>
        </w:rPr>
        <w:t xml:space="preserve"> </w:t>
      </w:r>
      <w:r>
        <w:t>component</w:t>
      </w:r>
      <w:r>
        <w:rPr>
          <w:rFonts w:eastAsia="Helv"/>
        </w:rPr>
        <w:t xml:space="preserve"> </w:t>
      </w:r>
      <w:r>
        <w:t>as</w:t>
      </w:r>
      <w:r>
        <w:rPr>
          <w:rFonts w:eastAsia="Helv"/>
        </w:rPr>
        <w:t xml:space="preserve"> </w:t>
      </w:r>
      <w:r>
        <w:t>defined. Depending on the specifics of the component and property the DFDL processor MUST take certain actions. If the:</w:t>
      </w:r>
    </w:p>
    <w:p w14:paraId="79F5704A" w14:textId="77777777" w:rsidR="00B46A03" w:rsidRDefault="00B46A03" w:rsidP="00EB2287">
      <w:pPr>
        <w:numPr>
          <w:ilvl w:val="0"/>
          <w:numId w:val="21"/>
        </w:numPr>
        <w:tabs>
          <w:tab w:val="clear" w:pos="403"/>
        </w:tabs>
        <w:spacing w:before="60" w:after="60" w:line="240" w:lineRule="auto"/>
        <w:jc w:val="left"/>
      </w:pPr>
      <w:r>
        <w:t>Property</w:t>
      </w:r>
      <w:r>
        <w:rPr>
          <w:rFonts w:eastAsia="Helv"/>
        </w:rPr>
        <w:t xml:space="preserve"> is </w:t>
      </w:r>
      <w:r>
        <w:t>not</w:t>
      </w:r>
      <w:r>
        <w:rPr>
          <w:rFonts w:eastAsia="Helv"/>
        </w:rPr>
        <w:t xml:space="preserve"> </w:t>
      </w:r>
      <w:r>
        <w:t>applicable</w:t>
      </w:r>
      <w:r>
        <w:rPr>
          <w:rFonts w:eastAsia="Helv"/>
        </w:rPr>
        <w:t xml:space="preserve"> </w:t>
      </w:r>
      <w:r>
        <w:t>to</w:t>
      </w:r>
      <w:r>
        <w:rPr>
          <w:rFonts w:eastAsia="Helv"/>
        </w:rPr>
        <w:t xml:space="preserve"> </w:t>
      </w:r>
      <w:r>
        <w:t>the</w:t>
      </w:r>
      <w:r>
        <w:rPr>
          <w:rFonts w:eastAsia="Helv"/>
        </w:rPr>
        <w:t xml:space="preserve"> </w:t>
      </w:r>
      <w:r>
        <w:t>component</w:t>
      </w:r>
      <w:r>
        <w:rPr>
          <w:rFonts w:eastAsia="Helv"/>
        </w:rPr>
        <w:t>'</w:t>
      </w:r>
      <w:r>
        <w:t>s</w:t>
      </w:r>
      <w:r>
        <w:rPr>
          <w:rFonts w:eastAsia="Helv"/>
        </w:rPr>
        <w:t xml:space="preserve"> </w:t>
      </w:r>
      <w:r>
        <w:t>DFDL</w:t>
      </w:r>
      <w:r>
        <w:rPr>
          <w:rFonts w:eastAsia="Helv"/>
        </w:rPr>
        <w:t xml:space="preserve"> </w:t>
      </w:r>
      <w:r>
        <w:t>annotation.</w:t>
      </w:r>
    </w:p>
    <w:p w14:paraId="57E1BAA5" w14:textId="77777777" w:rsidR="00B46A03" w:rsidRDefault="00B46A03" w:rsidP="00EB2287">
      <w:pPr>
        <w:numPr>
          <w:ilvl w:val="1"/>
          <w:numId w:val="21"/>
        </w:numPr>
        <w:tabs>
          <w:tab w:val="clear" w:pos="403"/>
        </w:tabs>
        <w:spacing w:before="60" w:after="60" w:line="240" w:lineRule="auto"/>
        <w:jc w:val="left"/>
      </w:pPr>
      <w:r>
        <w:t>Schema</w:t>
      </w:r>
      <w:r>
        <w:rPr>
          <w:rFonts w:eastAsia="Helv"/>
        </w:rPr>
        <w:t xml:space="preserve"> </w:t>
      </w:r>
      <w:r>
        <w:t>Definition</w:t>
      </w:r>
      <w:r>
        <w:rPr>
          <w:rFonts w:eastAsia="Helv"/>
        </w:rPr>
        <w:t xml:space="preserve"> </w:t>
      </w:r>
      <w:r>
        <w:t>Error.</w:t>
      </w:r>
      <w:r>
        <w:rPr>
          <w:rFonts w:eastAsia="Helv"/>
        </w:rPr>
        <w:t xml:space="preserve"> </w:t>
      </w:r>
      <w:r>
        <w:t>Example</w:t>
      </w:r>
      <w:r>
        <w:rPr>
          <w:rFonts w:eastAsia="Helv"/>
        </w:rPr>
        <w:t xml:space="preserve"> </w:t>
      </w:r>
      <w:r>
        <w:t>is</w:t>
      </w:r>
      <w:r>
        <w:rPr>
          <w:rFonts w:eastAsia="Helv"/>
        </w:rPr>
        <w:t xml:space="preserve"> dfdl:</w:t>
      </w:r>
      <w:r>
        <w:t>lengthKind</w:t>
      </w:r>
      <w:r>
        <w:rPr>
          <w:rFonts w:eastAsia="Helv"/>
        </w:rPr>
        <w:t xml:space="preserve"> </w:t>
      </w:r>
      <w:r>
        <w:t>on</w:t>
      </w:r>
      <w:r>
        <w:rPr>
          <w:rFonts w:eastAsia="Helv"/>
        </w:rPr>
        <w:t xml:space="preserve"> </w:t>
      </w:r>
      <w:r>
        <w:t>xs:sequence.</w:t>
      </w:r>
    </w:p>
    <w:p w14:paraId="09C23E36" w14:textId="77777777" w:rsidR="00B46A03" w:rsidRDefault="00B46A03" w:rsidP="00B46A03">
      <w:r>
        <w:t>However, for these situations, the DFDL processor MAY take certain actions:</w:t>
      </w:r>
    </w:p>
    <w:p w14:paraId="7BD9512A" w14:textId="77777777" w:rsidR="00B46A03" w:rsidRDefault="00B46A03" w:rsidP="00EB2287">
      <w:pPr>
        <w:numPr>
          <w:ilvl w:val="0"/>
          <w:numId w:val="21"/>
        </w:numPr>
        <w:tabs>
          <w:tab w:val="clear" w:pos="403"/>
        </w:tabs>
        <w:spacing w:before="60" w:after="60" w:line="240" w:lineRule="auto"/>
        <w:jc w:val="left"/>
        <w:rPr>
          <w:rFonts w:eastAsia="Helv"/>
        </w:rPr>
      </w:pPr>
      <w:r>
        <w:t>Property</w:t>
      </w:r>
      <w:r>
        <w:rPr>
          <w:rFonts w:eastAsia="Helv"/>
        </w:rPr>
        <w:t xml:space="preserve"> is </w:t>
      </w:r>
      <w:r>
        <w:t>not</w:t>
      </w:r>
      <w:r>
        <w:rPr>
          <w:rFonts w:eastAsia="Helv"/>
        </w:rPr>
        <w:t xml:space="preserve"> </w:t>
      </w:r>
      <w:r>
        <w:t>applicable</w:t>
      </w:r>
      <w:r>
        <w:rPr>
          <w:rFonts w:eastAsia="Helv"/>
        </w:rPr>
        <w:t xml:space="preserve"> </w:t>
      </w:r>
      <w:r>
        <w:t>because</w:t>
      </w:r>
      <w:r>
        <w:rPr>
          <w:rFonts w:eastAsia="Helv"/>
        </w:rPr>
        <w:t xml:space="preserve"> </w:t>
      </w:r>
      <w:r>
        <w:t>of</w:t>
      </w:r>
      <w:r>
        <w:rPr>
          <w:rFonts w:eastAsia="Helv"/>
        </w:rPr>
        <w:t xml:space="preserve"> </w:t>
      </w:r>
      <w:r>
        <w:t>simple</w:t>
      </w:r>
      <w:r>
        <w:rPr>
          <w:rFonts w:eastAsia="Helv"/>
        </w:rPr>
        <w:t xml:space="preserve"> </w:t>
      </w:r>
      <w:r>
        <w:t>type.</w:t>
      </w:r>
      <w:r>
        <w:rPr>
          <w:rFonts w:eastAsia="Helv"/>
        </w:rPr>
        <w:t xml:space="preserve"> </w:t>
      </w:r>
    </w:p>
    <w:p w14:paraId="5B0BB743" w14:textId="77777777" w:rsidR="00B46A03" w:rsidRDefault="00B46A03" w:rsidP="00EB2287">
      <w:pPr>
        <w:numPr>
          <w:ilvl w:val="1"/>
          <w:numId w:val="21"/>
        </w:numPr>
        <w:tabs>
          <w:tab w:val="clear" w:pos="403"/>
        </w:tabs>
        <w:spacing w:before="60" w:after="60" w:line="240" w:lineRule="auto"/>
        <w:jc w:val="left"/>
      </w:pPr>
      <w:r>
        <w:t>Warning</w:t>
      </w:r>
      <w:r>
        <w:rPr>
          <w:rFonts w:eastAsia="Helv"/>
        </w:rPr>
        <w:t xml:space="preserve"> </w:t>
      </w:r>
      <w:r>
        <w:t>(optional).</w:t>
      </w:r>
      <w:r>
        <w:rPr>
          <w:rFonts w:eastAsia="Helv"/>
        </w:rPr>
        <w:t xml:space="preserve"> </w:t>
      </w:r>
      <w:r>
        <w:t>Example</w:t>
      </w:r>
      <w:r>
        <w:rPr>
          <w:rFonts w:eastAsia="Helv"/>
        </w:rPr>
        <w:t xml:space="preserve"> </w:t>
      </w:r>
      <w:r>
        <w:t>is</w:t>
      </w:r>
      <w:r>
        <w:rPr>
          <w:rFonts w:eastAsia="Helv"/>
        </w:rPr>
        <w:t xml:space="preserve"> dfdl:</w:t>
      </w:r>
      <w:r>
        <w:t>calendarPatternKind</w:t>
      </w:r>
      <w:r>
        <w:rPr>
          <w:rFonts w:eastAsia="Helv"/>
        </w:rPr>
        <w:t xml:space="preserve"> </w:t>
      </w:r>
      <w:r>
        <w:t>on</w:t>
      </w:r>
      <w:r>
        <w:rPr>
          <w:rFonts w:eastAsia="Helv"/>
        </w:rPr>
        <w:t xml:space="preserve"> </w:t>
      </w:r>
      <w:r>
        <w:t>xs:string.</w:t>
      </w:r>
    </w:p>
    <w:p w14:paraId="6B825AAE" w14:textId="77777777" w:rsidR="00B46A03" w:rsidRDefault="00B46A03" w:rsidP="00EB2287">
      <w:pPr>
        <w:numPr>
          <w:ilvl w:val="0"/>
          <w:numId w:val="21"/>
        </w:numPr>
        <w:tabs>
          <w:tab w:val="clear" w:pos="403"/>
        </w:tabs>
        <w:spacing w:before="60" w:after="60" w:line="240" w:lineRule="auto"/>
        <w:jc w:val="left"/>
        <w:rPr>
          <w:rFonts w:eastAsia="Helv"/>
        </w:rPr>
      </w:pPr>
      <w:r>
        <w:t>Property</w:t>
      </w:r>
      <w:r>
        <w:rPr>
          <w:rFonts w:eastAsia="Helv"/>
        </w:rPr>
        <w:t xml:space="preserve"> is </w:t>
      </w:r>
      <w:r>
        <w:t>not</w:t>
      </w:r>
      <w:r>
        <w:rPr>
          <w:rFonts w:eastAsia="Helv"/>
        </w:rPr>
        <w:t xml:space="preserve"> </w:t>
      </w:r>
      <w:r>
        <w:t>applicable</w:t>
      </w:r>
      <w:r>
        <w:rPr>
          <w:rFonts w:eastAsia="Helv"/>
        </w:rPr>
        <w:t xml:space="preserve"> </w:t>
      </w:r>
      <w:r>
        <w:t>because</w:t>
      </w:r>
      <w:r>
        <w:rPr>
          <w:rFonts w:eastAsia="Helv"/>
        </w:rPr>
        <w:t xml:space="preserve"> </w:t>
      </w:r>
      <w:r>
        <w:t>of</w:t>
      </w:r>
      <w:r>
        <w:rPr>
          <w:rFonts w:eastAsia="Helv"/>
        </w:rPr>
        <w:t xml:space="preserve"> </w:t>
      </w:r>
      <w:r>
        <w:t>another</w:t>
      </w:r>
      <w:r>
        <w:rPr>
          <w:rFonts w:eastAsia="Helv"/>
        </w:rPr>
        <w:t xml:space="preserve"> </w:t>
      </w:r>
      <w:r>
        <w:t>DFDL</w:t>
      </w:r>
      <w:r>
        <w:rPr>
          <w:rFonts w:eastAsia="Helv"/>
        </w:rPr>
        <w:t xml:space="preserve"> </w:t>
      </w:r>
      <w:r>
        <w:t>property</w:t>
      </w:r>
      <w:r>
        <w:rPr>
          <w:rFonts w:eastAsia="Helv"/>
        </w:rPr>
        <w:t xml:space="preserve"> </w:t>
      </w:r>
      <w:r>
        <w:t>setting.</w:t>
      </w:r>
      <w:r>
        <w:rPr>
          <w:rFonts w:eastAsia="Helv"/>
        </w:rPr>
        <w:t xml:space="preserve"> </w:t>
      </w:r>
    </w:p>
    <w:p w14:paraId="02DDC125" w14:textId="77777777" w:rsidR="00B46A03" w:rsidRDefault="00B46A03" w:rsidP="00EB2287">
      <w:pPr>
        <w:numPr>
          <w:ilvl w:val="1"/>
          <w:numId w:val="21"/>
        </w:numPr>
        <w:tabs>
          <w:tab w:val="clear" w:pos="403"/>
        </w:tabs>
        <w:spacing w:before="60" w:after="60" w:line="240" w:lineRule="auto"/>
        <w:jc w:val="left"/>
      </w:pPr>
      <w:r>
        <w:t>Warning</w:t>
      </w:r>
      <w:r>
        <w:rPr>
          <w:rFonts w:eastAsia="Helv"/>
        </w:rPr>
        <w:t xml:space="preserve"> </w:t>
      </w:r>
      <w:r>
        <w:t>(optional).</w:t>
      </w:r>
      <w:r>
        <w:rPr>
          <w:rFonts w:eastAsia="Helv"/>
        </w:rPr>
        <w:t xml:space="preserve"> </w:t>
      </w:r>
      <w:r>
        <w:t>Example</w:t>
      </w:r>
      <w:r>
        <w:rPr>
          <w:rFonts w:eastAsia="Helv"/>
        </w:rPr>
        <w:t xml:space="preserve"> </w:t>
      </w:r>
      <w:r>
        <w:t>is</w:t>
      </w:r>
      <w:r>
        <w:rPr>
          <w:rFonts w:eastAsia="Helv"/>
        </w:rPr>
        <w:t xml:space="preserve"> dfdl:</w:t>
      </w:r>
      <w:r>
        <w:t>binaryNumberRep</w:t>
      </w:r>
      <w:r>
        <w:rPr>
          <w:rFonts w:eastAsia="Helv"/>
        </w:rPr>
        <w:t xml:space="preserve"> </w:t>
      </w:r>
      <w:r>
        <w:t>when</w:t>
      </w:r>
      <w:r>
        <w:rPr>
          <w:rFonts w:eastAsia="Helv"/>
        </w:rPr>
        <w:t xml:space="preserve"> dfdl:</w:t>
      </w:r>
      <w:r>
        <w:t>representation</w:t>
      </w:r>
      <w:r>
        <w:rPr>
          <w:rFonts w:eastAsia="Helv"/>
        </w:rPr>
        <w:t xml:space="preserve"> </w:t>
      </w:r>
      <w:r>
        <w:t>is</w:t>
      </w:r>
      <w:r>
        <w:rPr>
          <w:rFonts w:eastAsia="Helv"/>
        </w:rPr>
        <w:t xml:space="preserve"> </w:t>
      </w:r>
      <w:r>
        <w:t>text.</w:t>
      </w:r>
    </w:p>
    <w:p w14:paraId="10476CB4" w14:textId="77777777" w:rsidR="00B46A03" w:rsidRDefault="00B46A03" w:rsidP="00EB2287">
      <w:pPr>
        <w:numPr>
          <w:ilvl w:val="0"/>
          <w:numId w:val="21"/>
        </w:numPr>
        <w:tabs>
          <w:tab w:val="clear" w:pos="403"/>
        </w:tabs>
        <w:spacing w:before="60" w:after="60" w:line="240" w:lineRule="auto"/>
        <w:jc w:val="left"/>
      </w:pPr>
      <w:r>
        <w:t>Invalid value for a property that is unused or ignored.</w:t>
      </w:r>
    </w:p>
    <w:p w14:paraId="1F21FB14" w14:textId="77777777" w:rsidR="00B46A03" w:rsidRDefault="00B46A03" w:rsidP="00EB2287">
      <w:pPr>
        <w:numPr>
          <w:ilvl w:val="1"/>
          <w:numId w:val="21"/>
        </w:numPr>
        <w:tabs>
          <w:tab w:val="clear" w:pos="403"/>
        </w:tabs>
        <w:spacing w:before="60" w:after="60" w:line="240" w:lineRule="auto"/>
        <w:jc w:val="left"/>
      </w:pPr>
      <w:r>
        <w:t xml:space="preserve">Warning (optional). Example is </w:t>
      </w:r>
      <w:r>
        <w:rPr>
          <w:rFonts w:cs="Arial"/>
          <w:lang w:eastAsia="en-GB"/>
        </w:rPr>
        <w:t>dfdl:lengthKind is not ‘explicit’ but dfdl:length is an expression and that expression contains invalid syntax.</w:t>
      </w:r>
    </w:p>
    <w:p w14:paraId="75A9F5E5"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2556" w:name="_DFDL_Processing_Introduction"/>
      <w:bookmarkStart w:id="2557" w:name="_Ref39164053"/>
      <w:bookmarkStart w:id="2558" w:name="_Ref39164057"/>
      <w:bookmarkStart w:id="2559" w:name="_Toc62570103"/>
      <w:bookmarkStart w:id="2560" w:name="_Toc210216825"/>
      <w:bookmarkStart w:id="2561" w:name="_Toc219440957"/>
      <w:bookmarkEnd w:id="2556"/>
      <w:r>
        <w:lastRenderedPageBreak/>
        <w:t>DFDL Processing Introduction</w:t>
      </w:r>
      <w:bookmarkEnd w:id="2413"/>
      <w:bookmarkEnd w:id="2414"/>
      <w:bookmarkEnd w:id="2415"/>
      <w:bookmarkEnd w:id="2416"/>
      <w:bookmarkEnd w:id="2417"/>
      <w:bookmarkEnd w:id="2418"/>
      <w:bookmarkEnd w:id="2419"/>
      <w:bookmarkEnd w:id="2420"/>
      <w:bookmarkEnd w:id="2552"/>
      <w:bookmarkEnd w:id="2553"/>
      <w:bookmarkEnd w:id="2554"/>
      <w:bookmarkEnd w:id="2555"/>
      <w:bookmarkEnd w:id="2557"/>
      <w:bookmarkEnd w:id="2558"/>
      <w:bookmarkEnd w:id="2559"/>
      <w:bookmarkEnd w:id="2560"/>
      <w:bookmarkEnd w:id="2561"/>
    </w:p>
    <w:p w14:paraId="144B44E9" w14:textId="77777777" w:rsidR="00B46A03" w:rsidRDefault="00B46A03" w:rsidP="00B46A03">
      <w:r>
        <w:t xml:space="preserve">A </w:t>
      </w:r>
      <w:r>
        <w:rPr>
          <w:rStyle w:val="Emphasis"/>
        </w:rPr>
        <w:t>DFDL Parser</w:t>
      </w:r>
      <w:r>
        <w:t xml:space="preserve"> is an application or code library that takes as input:</w:t>
      </w:r>
    </w:p>
    <w:p w14:paraId="269F55B8" w14:textId="77777777" w:rsidR="00B46A03" w:rsidRDefault="00B46A03" w:rsidP="00EB2287">
      <w:pPr>
        <w:numPr>
          <w:ilvl w:val="0"/>
          <w:numId w:val="37"/>
        </w:numPr>
        <w:tabs>
          <w:tab w:val="clear" w:pos="403"/>
        </w:tabs>
        <w:spacing w:before="60" w:after="60" w:line="240" w:lineRule="auto"/>
        <w:jc w:val="left"/>
      </w:pPr>
      <w:r>
        <w:t xml:space="preserve">A DFDL annotated XML schema </w:t>
      </w:r>
    </w:p>
    <w:p w14:paraId="49A83ABA" w14:textId="77777777" w:rsidR="00B46A03" w:rsidRDefault="00B46A03" w:rsidP="00EB2287">
      <w:pPr>
        <w:numPr>
          <w:ilvl w:val="0"/>
          <w:numId w:val="37"/>
        </w:numPr>
        <w:tabs>
          <w:tab w:val="clear" w:pos="403"/>
        </w:tabs>
        <w:spacing w:before="60" w:after="60" w:line="240" w:lineRule="auto"/>
        <w:jc w:val="left"/>
      </w:pPr>
      <w:r>
        <w:t>A data stream</w:t>
      </w:r>
    </w:p>
    <w:p w14:paraId="55E1C4F7" w14:textId="77777777" w:rsidR="00B46A03" w:rsidRDefault="00B46A03" w:rsidP="00B46A03">
      <w:r>
        <w:t xml:space="preserve">It uses the DFDL schema description to interpret the data stream and realize the DFDL Information Set. If successful the data stream is said to be </w:t>
      </w:r>
      <w:r w:rsidRPr="008712C9">
        <w:rPr>
          <w:i/>
          <w:iCs/>
        </w:rPr>
        <w:t>well-formed</w:t>
      </w:r>
      <w:r>
        <w:t xml:space="preserve"> for the data format described by the DFDL Schema. The information set can then be written out (for example it could be realized as an XML or JSON text string) or it can be accessed by an application through an API (for example, a DOM-like tree could be created in memory for access by applications). </w:t>
      </w:r>
    </w:p>
    <w:p w14:paraId="514E17F0" w14:textId="77777777" w:rsidR="00B46A03" w:rsidRDefault="00B46A03" w:rsidP="00B46A03">
      <w:r>
        <w:t xml:space="preserve">Symmetrically, there is a notion of a </w:t>
      </w:r>
      <w:r>
        <w:rPr>
          <w:rStyle w:val="Emphasis"/>
        </w:rPr>
        <w:t>DFDL Unparser.</w:t>
      </w:r>
      <w:r>
        <w:t xml:space="preserve"> The unparser works from an instance of the DFDL Information Set, a DFDL annotated schema and writes out to a target data stream in the appropriate representation formats. </w:t>
      </w:r>
    </w:p>
    <w:p w14:paraId="3BF934B8" w14:textId="77777777" w:rsidR="00B46A03" w:rsidRDefault="00B46A03" w:rsidP="00B46A03">
      <w:r>
        <w:t xml:space="preserve">Often both parser and unparser are implemented in the same body of software and so are not always distinguished. Collectively they are called a </w:t>
      </w:r>
      <w:r>
        <w:rPr>
          <w:rStyle w:val="Emphasis"/>
        </w:rPr>
        <w:t>DFDL</w:t>
      </w:r>
      <w:r>
        <w:t xml:space="preserve"> </w:t>
      </w:r>
      <w:r>
        <w:rPr>
          <w:rStyle w:val="Emphasis"/>
        </w:rPr>
        <w:t>Processor</w:t>
      </w:r>
      <w:r>
        <w:t>. The parser and unparser MAY, of course, be different bodies of software. Conforming DFDL processors MAY implement only a parser, because the unparser is an optional feature of DFDL.</w:t>
      </w:r>
    </w:p>
    <w:p w14:paraId="62684B36"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2562" w:name="_Toc322911601"/>
      <w:bookmarkStart w:id="2563" w:name="_Toc322912140"/>
      <w:bookmarkStart w:id="2564" w:name="_Toc329092990"/>
      <w:bookmarkStart w:id="2565" w:name="_Toc332701503"/>
      <w:bookmarkStart w:id="2566" w:name="_Toc332701810"/>
      <w:bookmarkStart w:id="2567" w:name="_Toc332711604"/>
      <w:bookmarkStart w:id="2568" w:name="_Toc332711912"/>
      <w:bookmarkStart w:id="2569" w:name="_Toc332712214"/>
      <w:bookmarkStart w:id="2570" w:name="_Toc332724130"/>
      <w:bookmarkStart w:id="2571" w:name="_Toc332724430"/>
      <w:bookmarkStart w:id="2572" w:name="_Toc341102726"/>
      <w:bookmarkStart w:id="2573" w:name="_Toc347241458"/>
      <w:bookmarkStart w:id="2574" w:name="_Toc347744651"/>
      <w:bookmarkStart w:id="2575" w:name="_Toc348984434"/>
      <w:bookmarkStart w:id="2576" w:name="_Toc348984739"/>
      <w:bookmarkStart w:id="2577" w:name="_Toc349037902"/>
      <w:bookmarkStart w:id="2578" w:name="_Toc349038207"/>
      <w:bookmarkStart w:id="2579" w:name="_Toc349042695"/>
      <w:bookmarkStart w:id="2580" w:name="_Toc349642118"/>
      <w:bookmarkStart w:id="2581" w:name="_Toc351912686"/>
      <w:bookmarkStart w:id="2582" w:name="_Toc351914708"/>
      <w:bookmarkStart w:id="2583" w:name="_Toc351915142"/>
      <w:bookmarkStart w:id="2584" w:name="_Toc361231181"/>
      <w:bookmarkStart w:id="2585" w:name="_Toc361231707"/>
      <w:bookmarkStart w:id="2586" w:name="_Toc362445005"/>
      <w:bookmarkStart w:id="2587" w:name="_Toc363908927"/>
      <w:bookmarkStart w:id="2588" w:name="_Toc364463350"/>
      <w:bookmarkStart w:id="2589" w:name="_Toc366077948"/>
      <w:bookmarkStart w:id="2590" w:name="_Toc366078567"/>
      <w:bookmarkStart w:id="2591" w:name="_Toc366079553"/>
      <w:bookmarkStart w:id="2592" w:name="_Toc366080165"/>
      <w:bookmarkStart w:id="2593" w:name="_Toc366080774"/>
      <w:bookmarkStart w:id="2594" w:name="_Toc366505114"/>
      <w:bookmarkStart w:id="2595" w:name="_Toc366508483"/>
      <w:bookmarkStart w:id="2596" w:name="_Toc366512984"/>
      <w:bookmarkStart w:id="2597" w:name="_Toc366574173"/>
      <w:bookmarkStart w:id="2598" w:name="_Toc366577966"/>
      <w:bookmarkStart w:id="2599" w:name="_Toc366578560"/>
      <w:bookmarkStart w:id="2600" w:name="_Toc366579152"/>
      <w:bookmarkStart w:id="2601" w:name="_Toc366579743"/>
      <w:bookmarkStart w:id="2602" w:name="_Toc366580335"/>
      <w:bookmarkStart w:id="2603" w:name="_Toc366580926"/>
      <w:bookmarkStart w:id="2604" w:name="_Toc366581518"/>
      <w:bookmarkStart w:id="2605" w:name="_Parser_Overview"/>
      <w:bookmarkStart w:id="2606" w:name="_Toc177399074"/>
      <w:bookmarkStart w:id="2607" w:name="_Toc175057361"/>
      <w:bookmarkStart w:id="2608" w:name="_Toc199516300"/>
      <w:bookmarkStart w:id="2609" w:name="_Toc194983964"/>
      <w:bookmarkStart w:id="2610" w:name="_Toc243112812"/>
      <w:bookmarkStart w:id="2611" w:name="_Toc349042696"/>
      <w:bookmarkStart w:id="2612" w:name="_Ref52978585"/>
      <w:bookmarkStart w:id="2613" w:name="_Ref52980841"/>
      <w:bookmarkStart w:id="2614" w:name="_Toc62570104"/>
      <w:bookmarkStart w:id="2615" w:name="_Toc210216826"/>
      <w:bookmarkStart w:id="2616" w:name="_Toc219440958"/>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r>
        <w:t>Parser Overview</w:t>
      </w:r>
      <w:bookmarkEnd w:id="2606"/>
      <w:bookmarkEnd w:id="2607"/>
      <w:bookmarkEnd w:id="2608"/>
      <w:bookmarkEnd w:id="2609"/>
      <w:bookmarkEnd w:id="2610"/>
      <w:bookmarkEnd w:id="2611"/>
      <w:bookmarkEnd w:id="2612"/>
      <w:bookmarkEnd w:id="2613"/>
      <w:bookmarkEnd w:id="2614"/>
      <w:bookmarkEnd w:id="2615"/>
      <w:bookmarkEnd w:id="2616"/>
    </w:p>
    <w:p w14:paraId="1F3EF71B" w14:textId="7BA98931" w:rsidR="00397F5D" w:rsidRDefault="00B46A03" w:rsidP="00397F5D">
      <w:r>
        <w:t>The DFDL logical parser is a recursive-descent parser</w:t>
      </w:r>
      <w:r>
        <w:rPr>
          <w:rStyle w:val="FootnoteReference"/>
        </w:rPr>
        <w:footnoteReference w:id="10"/>
      </w:r>
      <w:r>
        <w:t xml:space="preserve"> having guided, but potentially unbounded look ahead</w:t>
      </w:r>
      <w:r>
        <w:rPr>
          <w:rStyle w:val="Emphasis"/>
        </w:rPr>
        <w:t>.</w:t>
      </w:r>
      <w:r>
        <w:t xml:space="preserve"> A DFDL parser reads a specification (the DFDL schema) and it recursively walks down and up the schema as it processes the data. This is done in a manner consistent with the scoping of properties and variables described in Section </w:t>
      </w:r>
      <w:r w:rsidRPr="00065302">
        <w:rPr>
          <w:rStyle w:val="Hyperlink"/>
        </w:rPr>
        <w:fldChar w:fldCharType="begin"/>
      </w:r>
      <w:r w:rsidRPr="00065302">
        <w:rPr>
          <w:rStyle w:val="Hyperlink"/>
        </w:rPr>
        <w:instrText xml:space="preserve"> REF _Ref251144393 \r \h  \* MERGEFORMAT </w:instrText>
      </w:r>
      <w:r w:rsidRPr="00065302">
        <w:rPr>
          <w:rStyle w:val="Hyperlink"/>
        </w:rPr>
      </w:r>
      <w:r w:rsidRPr="00065302">
        <w:rPr>
          <w:rStyle w:val="Hyperlink"/>
        </w:rPr>
        <w:fldChar w:fldCharType="separate"/>
      </w:r>
      <w:r w:rsidR="00397F5D">
        <w:rPr>
          <w:rStyle w:val="Hyperlink"/>
        </w:rPr>
        <w:t>8</w:t>
      </w:r>
      <w:r w:rsidRPr="00065302">
        <w:rPr>
          <w:rStyle w:val="Hyperlink"/>
        </w:rPr>
        <w:fldChar w:fldCharType="end"/>
      </w:r>
      <w:r>
        <w:t xml:space="preserve"> </w:t>
      </w:r>
      <w:r w:rsidR="00397F5D">
        <w:fldChar w:fldCharType="begin"/>
      </w:r>
      <w:r w:rsidR="00397F5D">
        <w:instrText xml:space="preserve"> REF _Ref39163832 \h </w:instrText>
      </w:r>
      <w:r w:rsidR="00397F5D">
        <w:fldChar w:fldCharType="separate"/>
      </w:r>
      <w:r w:rsidR="00397F5D">
        <w:t>Property Scoping and DFDL Schema Checking</w:t>
      </w:r>
      <w:r w:rsidR="00397F5D">
        <w:fldChar w:fldCharType="end"/>
      </w:r>
      <w:r w:rsidR="00397F5D">
        <w:t>.</w:t>
      </w:r>
    </w:p>
    <w:p w14:paraId="04B9A838" w14:textId="5770C386" w:rsidR="00B46A03" w:rsidRDefault="00B46A03" w:rsidP="00B46A03">
      <w:r>
        <w:t xml:space="preserve">The unbounded look ahead means that there are situations where the parser MUST speculatively attempt to parse data where the occurrence of a Processing Error causes the parser to suppress the error, back out and make another attempt. </w:t>
      </w:r>
    </w:p>
    <w:p w14:paraId="61772CA1" w14:textId="77777777" w:rsidR="00B46A03" w:rsidRDefault="00B46A03" w:rsidP="00B46A03">
      <w:r>
        <w:t xml:space="preserve">Implementations of DFDL MAY provide control mechanisms for limiting the speculative search behavior of DFDL parsers. The nature of these mechanisms is beyond the scope of the DFDL specification which defines the behavior of conforming parsers only on data that does not cause an implementation to reach such a control-mechanism limit. Any such control mechanisms MUST be documented by the implementation and are thus </w:t>
      </w:r>
      <w:r w:rsidRPr="00203B81">
        <w:rPr>
          <w:i/>
          <w:iCs/>
        </w:rPr>
        <w:t>implementation-defined</w:t>
      </w:r>
      <w:r>
        <w:t>.</w:t>
      </w:r>
    </w:p>
    <w:p w14:paraId="33F816D9" w14:textId="1D91E584" w:rsidR="00B46A03" w:rsidRDefault="00B46A03" w:rsidP="00B46A03">
      <w:r>
        <w:t xml:space="preserve">The logical parser recursively descends the DFDL schema beginning with the </w:t>
      </w:r>
      <w:r w:rsidRPr="00203B81">
        <w:t>global element that is the document root</w:t>
      </w:r>
      <w:r>
        <w:t>. This is specified for the processor in an implementation-defined manner, see Section</w:t>
      </w:r>
      <w:r>
        <w:rPr>
          <w:rStyle w:val="Hyperlink"/>
        </w:rPr>
        <w:t xml:space="preserve"> </w:t>
      </w:r>
      <w:r>
        <w:rPr>
          <w:rStyle w:val="Hyperlink"/>
        </w:rPr>
        <w:fldChar w:fldCharType="begin"/>
      </w:r>
      <w:r>
        <w:rPr>
          <w:rStyle w:val="Hyperlink"/>
        </w:rPr>
        <w:instrText xml:space="preserve"> REF _Ref52982463 \r \h </w:instrText>
      </w:r>
      <w:r>
        <w:rPr>
          <w:rStyle w:val="Hyperlink"/>
        </w:rPr>
      </w:r>
      <w:r>
        <w:rPr>
          <w:rStyle w:val="Hyperlink"/>
        </w:rPr>
        <w:fldChar w:fldCharType="separate"/>
      </w:r>
      <w:r w:rsidR="009D1493">
        <w:rPr>
          <w:rStyle w:val="Hyperlink"/>
        </w:rPr>
        <w:t>20</w:t>
      </w:r>
      <w:r>
        <w:rPr>
          <w:rStyle w:val="Hyperlink"/>
        </w:rPr>
        <w:fldChar w:fldCharType="end"/>
      </w:r>
      <w:r>
        <w:rPr>
          <w:rStyle w:val="Hyperlink"/>
        </w:rPr>
        <w:t xml:space="preserve"> </w:t>
      </w:r>
      <w:hyperlink w:anchor="_External_Control_of" w:history="1">
        <w:r w:rsidRPr="00203B81">
          <w:rPr>
            <w:rStyle w:val="Hyperlink"/>
          </w:rPr>
          <w:t>External Control of the DFDL Processor</w:t>
        </w:r>
      </w:hyperlink>
      <w:r>
        <w:t xml:space="preserve">. Depending on the kind of schema construct that is encountered and the DFDL annotations on it, and the pre-existing context, the parser performs specific parsing operations on the data stream. These parsing operations typically recognize and consume data from the stream and construct values in the logical model. For values of complex types and for arrays, these logical model values may incorporate values created by recursive parsing. </w:t>
      </w:r>
    </w:p>
    <w:p w14:paraId="4F914E0F" w14:textId="49EA6C75" w:rsidR="00B46A03" w:rsidRDefault="00B46A03" w:rsidP="00B46A03">
      <w:r>
        <w:t xml:space="preserve">DFDL Implementations are free to use whatever techniques for parsing they wish so long as the semantics are equivalent to that of the speculative recursive-descent logical parser described in this specification. Implementations MUST distinguish the various kinds of errors (Schema Definition Error, Processing Error, etc.) no matter what time they are detected. Some implementations MAY </w:t>
      </w:r>
      <w:r w:rsidR="00015FDC">
        <w:t>NOT</w:t>
      </w:r>
      <w:r>
        <w:t xml:space="preserve"> detect certain Schema Definition Errors until data are being parsed; however, they MUST still distinguish Schema Definition Errors from Processing Errors. </w:t>
      </w:r>
    </w:p>
    <w:p w14:paraId="146C7D61" w14:textId="77777777" w:rsidR="00B46A03" w:rsidRDefault="00B46A03" w:rsidP="00B46A03">
      <w:pPr>
        <w:pStyle w:val="Heading3"/>
        <w:tabs>
          <w:tab w:val="clear" w:pos="720"/>
          <w:tab w:val="clear" w:pos="880"/>
        </w:tabs>
        <w:suppressAutoHyphens w:val="0"/>
        <w:spacing w:line="240" w:lineRule="auto"/>
        <w:ind w:left="720" w:hanging="720"/>
      </w:pPr>
      <w:bookmarkStart w:id="2617" w:name="_Toc62570105"/>
      <w:bookmarkStart w:id="2618" w:name="_Toc210216827"/>
      <w:bookmarkStart w:id="2619" w:name="_Toc219440959"/>
      <w:r>
        <w:lastRenderedPageBreak/>
        <w:t>Points of Uncertainty</w:t>
      </w:r>
      <w:bookmarkEnd w:id="2617"/>
      <w:bookmarkEnd w:id="2618"/>
      <w:bookmarkEnd w:id="2619"/>
    </w:p>
    <w:p w14:paraId="2112A33E" w14:textId="77777777" w:rsidR="00B46A03" w:rsidRDefault="00B46A03" w:rsidP="00B46A03">
      <w:r>
        <w:t xml:space="preserve">A </w:t>
      </w:r>
      <w:r w:rsidRPr="00B833BB">
        <w:rPr>
          <w:i/>
          <w:iCs/>
        </w:rPr>
        <w:t>point of uncertainty</w:t>
      </w:r>
      <w:r>
        <w:t xml:space="preserve"> occurs when there is more than one schema component that might be applied based on parsing up to the current point in the data stream.</w:t>
      </w:r>
    </w:p>
    <w:p w14:paraId="630D536B" w14:textId="77777777" w:rsidR="00B46A03" w:rsidRDefault="00B46A03" w:rsidP="00B46A03">
      <w:r>
        <w:t>Any one of the following constructs is a point of uncertainty:</w:t>
      </w:r>
    </w:p>
    <w:p w14:paraId="11461E2B" w14:textId="77777777" w:rsidR="00B46A03" w:rsidRDefault="00B46A03" w:rsidP="00EB2287">
      <w:pPr>
        <w:numPr>
          <w:ilvl w:val="0"/>
          <w:numId w:val="50"/>
        </w:numPr>
        <w:tabs>
          <w:tab w:val="clear" w:pos="403"/>
        </w:tabs>
        <w:spacing w:before="60" w:after="60" w:line="240" w:lineRule="auto"/>
        <w:jc w:val="left"/>
      </w:pPr>
      <w:r>
        <w:t>An xs:choice</w:t>
      </w:r>
    </w:p>
    <w:p w14:paraId="4A00197C" w14:textId="77777777" w:rsidR="00B46A03" w:rsidRDefault="00B46A03" w:rsidP="00EB2287">
      <w:pPr>
        <w:numPr>
          <w:ilvl w:val="0"/>
          <w:numId w:val="50"/>
        </w:numPr>
        <w:tabs>
          <w:tab w:val="clear" w:pos="403"/>
        </w:tabs>
        <w:spacing w:before="60" w:after="60" w:line="240" w:lineRule="auto"/>
        <w:jc w:val="left"/>
      </w:pPr>
      <w:r>
        <w:t>All xs:elements in an unordered xs:sequence (dfdl:sequenceKind</w:t>
      </w:r>
      <w:r>
        <w:rPr>
          <w:rStyle w:val="FootnoteReference"/>
        </w:rPr>
        <w:footnoteReference w:id="11"/>
      </w:r>
      <w:r>
        <w:t xml:space="preserve"> is 'unordered')</w:t>
      </w:r>
    </w:p>
    <w:p w14:paraId="00DE76ED" w14:textId="77777777" w:rsidR="00B46A03" w:rsidRDefault="00B46A03" w:rsidP="00EB2287">
      <w:pPr>
        <w:numPr>
          <w:ilvl w:val="0"/>
          <w:numId w:val="50"/>
        </w:numPr>
        <w:tabs>
          <w:tab w:val="clear" w:pos="403"/>
        </w:tabs>
        <w:spacing w:before="60" w:after="60" w:line="240" w:lineRule="auto"/>
        <w:jc w:val="left"/>
      </w:pPr>
      <w:r>
        <w:t>All xs:elements in an xs:sequence containing one or more dfdl:floating</w:t>
      </w:r>
      <w:r>
        <w:rPr>
          <w:rStyle w:val="FootnoteReference"/>
        </w:rPr>
        <w:footnoteReference w:id="12"/>
      </w:r>
      <w:r>
        <w:t xml:space="preserve"> xs:elements</w:t>
      </w:r>
    </w:p>
    <w:p w14:paraId="71852382" w14:textId="77777777" w:rsidR="00B46A03" w:rsidRDefault="00B46A03" w:rsidP="00B46A03">
      <w:r>
        <w:t xml:space="preserve">Any one of the following constructs is a </w:t>
      </w:r>
      <w:r w:rsidRPr="00A3610C">
        <w:rPr>
          <w:i/>
          <w:iCs/>
        </w:rPr>
        <w:t>potential</w:t>
      </w:r>
      <w:r>
        <w:t xml:space="preserve"> point of uncertainty:</w:t>
      </w:r>
    </w:p>
    <w:p w14:paraId="1BB02206" w14:textId="77777777" w:rsidR="00B46A03" w:rsidRDefault="00B46A03" w:rsidP="00EB2287">
      <w:pPr>
        <w:numPr>
          <w:ilvl w:val="0"/>
          <w:numId w:val="50"/>
        </w:numPr>
        <w:tabs>
          <w:tab w:val="clear" w:pos="403"/>
        </w:tabs>
        <w:spacing w:before="60" w:after="60" w:line="240" w:lineRule="auto"/>
        <w:jc w:val="left"/>
      </w:pPr>
      <w:r>
        <w:t>An optional</w:t>
      </w:r>
      <w:r>
        <w:rPr>
          <w:rStyle w:val="FootnoteReference"/>
        </w:rPr>
        <w:footnoteReference w:id="13"/>
      </w:r>
      <w:r>
        <w:t xml:space="preserve"> xs:element </w:t>
      </w:r>
    </w:p>
    <w:p w14:paraId="4F15FF7E" w14:textId="77777777" w:rsidR="00B46A03" w:rsidRDefault="00B46A03" w:rsidP="00EB2287">
      <w:pPr>
        <w:numPr>
          <w:ilvl w:val="0"/>
          <w:numId w:val="50"/>
        </w:numPr>
        <w:tabs>
          <w:tab w:val="clear" w:pos="403"/>
        </w:tabs>
        <w:spacing w:before="60" w:after="60" w:line="240" w:lineRule="auto"/>
        <w:jc w:val="left"/>
      </w:pPr>
      <w:r>
        <w:t xml:space="preserve">An array xs:element. </w:t>
      </w:r>
    </w:p>
    <w:p w14:paraId="19F77146" w14:textId="4593363F" w:rsidR="00B46A03" w:rsidRDefault="00B46A03" w:rsidP="00B46A03">
      <w:r>
        <w:t xml:space="preserve">Examples of potential points of uncertainty are in Section </w:t>
      </w:r>
      <w:r>
        <w:fldChar w:fldCharType="begin"/>
      </w:r>
      <w:r>
        <w:instrText xml:space="preserve"> REF _Ref362445434 \r \h </w:instrText>
      </w:r>
      <w:r>
        <w:fldChar w:fldCharType="separate"/>
      </w:r>
      <w:r w:rsidR="009D1493">
        <w:t>9.3.3</w:t>
      </w:r>
      <w:r>
        <w:fldChar w:fldCharType="end"/>
      </w:r>
      <w:r>
        <w:t xml:space="preserve"> </w:t>
      </w:r>
      <w:r w:rsidRPr="004170AD">
        <w:rPr>
          <w:rStyle w:val="InternetLink"/>
        </w:rPr>
        <w:fldChar w:fldCharType="begin"/>
      </w:r>
      <w:r w:rsidRPr="004170AD">
        <w:rPr>
          <w:rStyle w:val="InternetLink"/>
        </w:rPr>
        <w:instrText xml:space="preserve"> REF _Ref362445434 \h </w:instrText>
      </w:r>
      <w:r>
        <w:rPr>
          <w:rStyle w:val="InternetLink"/>
        </w:rPr>
        <w:instrText xml:space="preserve"> \* MERGEFORMAT </w:instrText>
      </w:r>
      <w:r w:rsidRPr="004170AD">
        <w:rPr>
          <w:rStyle w:val="InternetLink"/>
        </w:rPr>
      </w:r>
      <w:r w:rsidRPr="004170AD">
        <w:rPr>
          <w:rStyle w:val="InternetLink"/>
        </w:rPr>
        <w:fldChar w:fldCharType="separate"/>
      </w:r>
      <w:r w:rsidR="009D1493" w:rsidRPr="009D1493">
        <w:rPr>
          <w:rStyle w:val="InternetLink"/>
        </w:rPr>
        <w:t>Resolving Points of Uncertainty</w:t>
      </w:r>
      <w:r w:rsidRPr="004170AD">
        <w:rPr>
          <w:rStyle w:val="InternetLink"/>
        </w:rPr>
        <w:fldChar w:fldCharType="end"/>
      </w:r>
      <w:r>
        <w:rPr>
          <w:rStyle w:val="InternetLink"/>
        </w:rPr>
        <w:t>.</w:t>
      </w:r>
    </w:p>
    <w:p w14:paraId="44C13E81" w14:textId="77777777" w:rsidR="00B46A03" w:rsidRDefault="00B46A03" w:rsidP="00B46A03">
      <w:pPr>
        <w:pStyle w:val="Heading3"/>
        <w:tabs>
          <w:tab w:val="clear" w:pos="720"/>
          <w:tab w:val="clear" w:pos="880"/>
        </w:tabs>
        <w:suppressAutoHyphens w:val="0"/>
        <w:spacing w:line="240" w:lineRule="auto"/>
        <w:ind w:left="720" w:hanging="720"/>
      </w:pPr>
      <w:bookmarkStart w:id="2620" w:name="_Toc53131269"/>
      <w:bookmarkStart w:id="2621" w:name="_Toc53134054"/>
      <w:bookmarkStart w:id="2622" w:name="_Toc62570106"/>
      <w:bookmarkStart w:id="2623" w:name="_Toc210216828"/>
      <w:bookmarkStart w:id="2624" w:name="_Toc219440960"/>
      <w:bookmarkEnd w:id="2620"/>
      <w:bookmarkEnd w:id="2621"/>
      <w:r>
        <w:t>Processing Error</w:t>
      </w:r>
      <w:bookmarkEnd w:id="2622"/>
      <w:bookmarkEnd w:id="2623"/>
      <w:bookmarkEnd w:id="2624"/>
    </w:p>
    <w:p w14:paraId="4487BDEB" w14:textId="77777777" w:rsidR="00B46A03" w:rsidRDefault="00B46A03" w:rsidP="00404546">
      <w:pPr>
        <w:pStyle w:val="nobreak"/>
        <w:rPr>
          <w:i/>
          <w:iCs/>
        </w:rPr>
      </w:pPr>
      <w:r>
        <w:t xml:space="preserve">If a DFDL schema contains no Schema Definition Errors, then there is the additional possibility of a </w:t>
      </w:r>
      <w:r>
        <w:rPr>
          <w:i/>
        </w:rPr>
        <w:t>Processing Error</w:t>
      </w:r>
      <w:r>
        <w:t xml:space="preserve"> when processing data using a DFDL schema. A Processing Error occurs when parsing if the data does not conform to the format described by the schema, that is to say, the data is not well-formed relative to the schema. A Processing Error occurs when </w:t>
      </w:r>
      <w:r w:rsidRPr="00B833BB">
        <w:t>unparsing</w:t>
      </w:r>
      <w:r>
        <w:rPr>
          <w:i/>
          <w:iCs/>
        </w:rPr>
        <w:t xml:space="preserve"> </w:t>
      </w:r>
      <w:r>
        <w:t>when the incoming Infoset does not conform to the logical structure described by the schema.</w:t>
      </w:r>
    </w:p>
    <w:p w14:paraId="268DBF28" w14:textId="59130BDD" w:rsidR="00B46A03" w:rsidRDefault="00B46A03" w:rsidP="00B46A03">
      <w:r>
        <w:t>Processing Errors interact with the schema’s</w:t>
      </w:r>
      <w:r w:rsidRPr="00B833BB">
        <w:t xml:space="preserve"> points of uncertainty</w:t>
      </w:r>
      <w:r>
        <w:t xml:space="preserve">. When a DFDL parser encounters a Processing Error, then that error is said to be </w:t>
      </w:r>
      <w:r>
        <w:rPr>
          <w:i/>
          <w:iCs/>
        </w:rPr>
        <w:t>suppressed</w:t>
      </w:r>
      <w:r>
        <w:t xml:space="preserve"> by a point of uncertainty if there is another schema component that can be selected by the parsing algorithm. The details of the DFDL parsing algorithm are described in Section </w:t>
      </w:r>
      <w:r w:rsidRPr="00065302">
        <w:rPr>
          <w:rStyle w:val="Hyperlink"/>
        </w:rPr>
        <w:fldChar w:fldCharType="begin"/>
      </w:r>
      <w:r w:rsidRPr="00065302">
        <w:rPr>
          <w:rStyle w:val="Hyperlink"/>
        </w:rPr>
        <w:instrText xml:space="preserve"> REF _Ref37335786 \w \h </w:instrText>
      </w:r>
      <w:r w:rsidRPr="00065302">
        <w:rPr>
          <w:rStyle w:val="Hyperlink"/>
        </w:rPr>
      </w:r>
      <w:r w:rsidRPr="00065302">
        <w:rPr>
          <w:rStyle w:val="Hyperlink"/>
        </w:rPr>
        <w:fldChar w:fldCharType="separate"/>
      </w:r>
      <w:r w:rsidR="009D1493">
        <w:rPr>
          <w:rStyle w:val="Hyperlink"/>
        </w:rPr>
        <w:t>9.3</w:t>
      </w:r>
      <w:r w:rsidRPr="00065302">
        <w:rPr>
          <w:rStyle w:val="Hyperlink"/>
        </w:rPr>
        <w:fldChar w:fldCharType="end"/>
      </w:r>
      <w:r>
        <w:t xml:space="preserve">. </w:t>
      </w:r>
    </w:p>
    <w:p w14:paraId="26EB32C1" w14:textId="0447FA0A" w:rsidR="00B46A03" w:rsidRDefault="00B46A03" w:rsidP="00B46A03">
      <w:r>
        <w:t xml:space="preserve">Processing Errors MUST be able to be suppressed by a </w:t>
      </w:r>
      <w:r w:rsidRPr="00B833BB">
        <w:t>point of uncertainty</w:t>
      </w:r>
      <w:r>
        <w:t xml:space="preserve">. See Section </w:t>
      </w:r>
      <w:r w:rsidRPr="00065302">
        <w:rPr>
          <w:rStyle w:val="Hyperlink"/>
        </w:rPr>
        <w:fldChar w:fldCharType="begin"/>
      </w:r>
      <w:r w:rsidRPr="00065302">
        <w:rPr>
          <w:rStyle w:val="Hyperlink"/>
        </w:rPr>
        <w:instrText xml:space="preserve"> REF _Ref362445434 \r \h </w:instrText>
      </w:r>
      <w:r w:rsidRPr="00065302">
        <w:rPr>
          <w:rStyle w:val="Hyperlink"/>
        </w:rPr>
      </w:r>
      <w:r w:rsidRPr="00065302">
        <w:rPr>
          <w:rStyle w:val="Hyperlink"/>
        </w:rPr>
        <w:fldChar w:fldCharType="separate"/>
      </w:r>
      <w:r w:rsidR="009D1493">
        <w:rPr>
          <w:rStyle w:val="Hyperlink"/>
        </w:rPr>
        <w:t>9.3.3</w:t>
      </w:r>
      <w:r w:rsidRPr="00065302">
        <w:rPr>
          <w:rStyle w:val="Hyperlink"/>
        </w:rPr>
        <w:fldChar w:fldCharType="end"/>
      </w:r>
      <w:r>
        <w:t>.</w:t>
      </w:r>
    </w:p>
    <w:p w14:paraId="2806EC0F" w14:textId="77777777" w:rsidR="00B46A03" w:rsidRDefault="00B46A03" w:rsidP="00B46A03">
      <w:r>
        <w:t xml:space="preserve">Note that unlike Processing Errors, Schema Definition Errors cannot be suppressed by </w:t>
      </w:r>
      <w:r w:rsidRPr="00B833BB">
        <w:t>points of uncertainty</w:t>
      </w:r>
      <w:r>
        <w:t xml:space="preserve"> when parsing data. That is, a Schema Definition Error is fatal. It does not trigger search or backtracking to find alternative ways to parse the data. </w:t>
      </w:r>
    </w:p>
    <w:p w14:paraId="2C9ABC0A" w14:textId="77777777" w:rsidR="00B46A03" w:rsidRDefault="00B46A03" w:rsidP="00B46A03">
      <w:pPr>
        <w:pStyle w:val="Heading3"/>
        <w:tabs>
          <w:tab w:val="clear" w:pos="720"/>
          <w:tab w:val="clear" w:pos="880"/>
        </w:tabs>
        <w:suppressAutoHyphens w:val="0"/>
        <w:spacing w:line="240" w:lineRule="auto"/>
        <w:ind w:left="720" w:hanging="720"/>
      </w:pPr>
      <w:bookmarkStart w:id="2625" w:name="_Toc53134056"/>
      <w:bookmarkStart w:id="2626" w:name="_Toc53134057"/>
      <w:bookmarkStart w:id="2627" w:name="_Toc322911603"/>
      <w:bookmarkStart w:id="2628" w:name="_Toc322912142"/>
      <w:bookmarkStart w:id="2629" w:name="_Toc329092992"/>
      <w:bookmarkStart w:id="2630" w:name="_Toc332701505"/>
      <w:bookmarkStart w:id="2631" w:name="_Toc332701812"/>
      <w:bookmarkStart w:id="2632" w:name="_Toc332711606"/>
      <w:bookmarkStart w:id="2633" w:name="_Toc332711914"/>
      <w:bookmarkStart w:id="2634" w:name="_Toc332712216"/>
      <w:bookmarkStart w:id="2635" w:name="_Toc332724132"/>
      <w:bookmarkStart w:id="2636" w:name="_Toc332724432"/>
      <w:bookmarkStart w:id="2637" w:name="_Toc341102728"/>
      <w:bookmarkStart w:id="2638" w:name="_Toc347241460"/>
      <w:bookmarkStart w:id="2639" w:name="_Toc347744653"/>
      <w:bookmarkStart w:id="2640" w:name="_Toc348984436"/>
      <w:bookmarkStart w:id="2641" w:name="_Toc348984741"/>
      <w:bookmarkStart w:id="2642" w:name="_Toc349037904"/>
      <w:bookmarkStart w:id="2643" w:name="_Toc349038209"/>
      <w:bookmarkStart w:id="2644" w:name="_Toc349042697"/>
      <w:bookmarkStart w:id="2645" w:name="_Toc351914710"/>
      <w:bookmarkStart w:id="2646" w:name="_Toc351915144"/>
      <w:bookmarkStart w:id="2647" w:name="_Toc361231183"/>
      <w:bookmarkStart w:id="2648" w:name="_Toc361231709"/>
      <w:bookmarkStart w:id="2649" w:name="_Toc362445007"/>
      <w:bookmarkStart w:id="2650" w:name="_Toc363908929"/>
      <w:bookmarkStart w:id="2651" w:name="_Toc364463352"/>
      <w:bookmarkStart w:id="2652" w:name="_Toc366077950"/>
      <w:bookmarkStart w:id="2653" w:name="_Toc366078569"/>
      <w:bookmarkStart w:id="2654" w:name="_Toc366079555"/>
      <w:bookmarkStart w:id="2655" w:name="_Toc366080167"/>
      <w:bookmarkStart w:id="2656" w:name="_Toc366080776"/>
      <w:bookmarkStart w:id="2657" w:name="_Toc366505116"/>
      <w:bookmarkStart w:id="2658" w:name="_Toc366508485"/>
      <w:bookmarkStart w:id="2659" w:name="_Toc366512986"/>
      <w:bookmarkStart w:id="2660" w:name="_Toc366574175"/>
      <w:bookmarkStart w:id="2661" w:name="_Toc366577968"/>
      <w:bookmarkStart w:id="2662" w:name="_Toc366578562"/>
      <w:bookmarkStart w:id="2663" w:name="_Toc366579154"/>
      <w:bookmarkStart w:id="2664" w:name="_Toc366579745"/>
      <w:bookmarkStart w:id="2665" w:name="_Toc366580337"/>
      <w:bookmarkStart w:id="2666" w:name="_Toc366580928"/>
      <w:bookmarkStart w:id="2667" w:name="_Toc366581520"/>
      <w:bookmarkStart w:id="2668" w:name="_Toc351914711"/>
      <w:bookmarkStart w:id="2669" w:name="_Toc351915145"/>
      <w:bookmarkStart w:id="2670" w:name="_Toc361231184"/>
      <w:bookmarkStart w:id="2671" w:name="_Toc361231710"/>
      <w:bookmarkStart w:id="2672" w:name="_Toc362445008"/>
      <w:bookmarkStart w:id="2673" w:name="_Toc363908930"/>
      <w:bookmarkStart w:id="2674" w:name="_Toc364463353"/>
      <w:bookmarkStart w:id="2675" w:name="_Toc366077951"/>
      <w:bookmarkStart w:id="2676" w:name="_Toc366078570"/>
      <w:bookmarkStart w:id="2677" w:name="_Toc366079556"/>
      <w:bookmarkStart w:id="2678" w:name="_Toc366080168"/>
      <w:bookmarkStart w:id="2679" w:name="_Toc366080777"/>
      <w:bookmarkStart w:id="2680" w:name="_Toc366505117"/>
      <w:bookmarkStart w:id="2681" w:name="_Toc366508486"/>
      <w:bookmarkStart w:id="2682" w:name="_Toc366512987"/>
      <w:bookmarkStart w:id="2683" w:name="_Toc366574176"/>
      <w:bookmarkStart w:id="2684" w:name="_Toc366577969"/>
      <w:bookmarkStart w:id="2685" w:name="_Toc366578563"/>
      <w:bookmarkStart w:id="2686" w:name="_Toc366579155"/>
      <w:bookmarkStart w:id="2687" w:name="_Toc366579746"/>
      <w:bookmarkStart w:id="2688" w:name="_Toc366580338"/>
      <w:bookmarkStart w:id="2689" w:name="_Toc366580929"/>
      <w:bookmarkStart w:id="2690" w:name="_Toc366581521"/>
      <w:bookmarkStart w:id="2691" w:name="_Toc351915146"/>
      <w:bookmarkStart w:id="2692" w:name="_Toc361231185"/>
      <w:bookmarkStart w:id="2693" w:name="_Toc361231711"/>
      <w:bookmarkStart w:id="2694" w:name="_Toc362445009"/>
      <w:bookmarkStart w:id="2695" w:name="_Toc363908931"/>
      <w:bookmarkStart w:id="2696" w:name="_Toc364463354"/>
      <w:bookmarkStart w:id="2697" w:name="_Toc366077952"/>
      <w:bookmarkStart w:id="2698" w:name="_Toc366078571"/>
      <w:bookmarkStart w:id="2699" w:name="_Toc366079557"/>
      <w:bookmarkStart w:id="2700" w:name="_Toc366080169"/>
      <w:bookmarkStart w:id="2701" w:name="_Toc366080778"/>
      <w:bookmarkStart w:id="2702" w:name="_Toc366505118"/>
      <w:bookmarkStart w:id="2703" w:name="_Toc366508487"/>
      <w:bookmarkStart w:id="2704" w:name="_Toc366512988"/>
      <w:bookmarkStart w:id="2705" w:name="_Toc366574177"/>
      <w:bookmarkStart w:id="2706" w:name="_Toc366577970"/>
      <w:bookmarkStart w:id="2707" w:name="_Toc366578564"/>
      <w:bookmarkStart w:id="2708" w:name="_Toc366579156"/>
      <w:bookmarkStart w:id="2709" w:name="_Toc366579747"/>
      <w:bookmarkStart w:id="2710" w:name="_Toc366580339"/>
      <w:bookmarkStart w:id="2711" w:name="_Toc366580930"/>
      <w:bookmarkStart w:id="2712" w:name="_Toc366581522"/>
      <w:bookmarkStart w:id="2713" w:name="_Toc351915147"/>
      <w:bookmarkStart w:id="2714" w:name="_Toc361231186"/>
      <w:bookmarkStart w:id="2715" w:name="_Toc361231712"/>
      <w:bookmarkStart w:id="2716" w:name="_Toc362445010"/>
      <w:bookmarkStart w:id="2717" w:name="_Toc363908932"/>
      <w:bookmarkStart w:id="2718" w:name="_Toc364463355"/>
      <w:bookmarkStart w:id="2719" w:name="_Toc366077953"/>
      <w:bookmarkStart w:id="2720" w:name="_Toc366078572"/>
      <w:bookmarkStart w:id="2721" w:name="_Toc366079558"/>
      <w:bookmarkStart w:id="2722" w:name="_Toc366080170"/>
      <w:bookmarkStart w:id="2723" w:name="_Toc366080779"/>
      <w:bookmarkStart w:id="2724" w:name="_Toc366505119"/>
      <w:bookmarkStart w:id="2725" w:name="_Toc366508488"/>
      <w:bookmarkStart w:id="2726" w:name="_Toc366512989"/>
      <w:bookmarkStart w:id="2727" w:name="_Toc366574178"/>
      <w:bookmarkStart w:id="2728" w:name="_Toc366577971"/>
      <w:bookmarkStart w:id="2729" w:name="_Toc366578565"/>
      <w:bookmarkStart w:id="2730" w:name="_Toc366579157"/>
      <w:bookmarkStart w:id="2731" w:name="_Toc366579748"/>
      <w:bookmarkStart w:id="2732" w:name="_Toc366580340"/>
      <w:bookmarkStart w:id="2733" w:name="_Toc366580931"/>
      <w:bookmarkStart w:id="2734" w:name="_Toc366581523"/>
      <w:bookmarkStart w:id="2735" w:name="_Toc351915148"/>
      <w:bookmarkStart w:id="2736" w:name="_Toc361231187"/>
      <w:bookmarkStart w:id="2737" w:name="_Toc361231713"/>
      <w:bookmarkStart w:id="2738" w:name="_Toc362445011"/>
      <w:bookmarkStart w:id="2739" w:name="_Toc363908933"/>
      <w:bookmarkStart w:id="2740" w:name="_Toc364463356"/>
      <w:bookmarkStart w:id="2741" w:name="_Toc366077954"/>
      <w:bookmarkStart w:id="2742" w:name="_Toc366078573"/>
      <w:bookmarkStart w:id="2743" w:name="_Toc366079559"/>
      <w:bookmarkStart w:id="2744" w:name="_Toc366080171"/>
      <w:bookmarkStart w:id="2745" w:name="_Toc366080780"/>
      <w:bookmarkStart w:id="2746" w:name="_Toc366505120"/>
      <w:bookmarkStart w:id="2747" w:name="_Toc366508489"/>
      <w:bookmarkStart w:id="2748" w:name="_Toc366512990"/>
      <w:bookmarkStart w:id="2749" w:name="_Toc366574179"/>
      <w:bookmarkStart w:id="2750" w:name="_Toc366577972"/>
      <w:bookmarkStart w:id="2751" w:name="_Toc366578566"/>
      <w:bookmarkStart w:id="2752" w:name="_Toc366579158"/>
      <w:bookmarkStart w:id="2753" w:name="_Toc366579749"/>
      <w:bookmarkStart w:id="2754" w:name="_Toc366580341"/>
      <w:bookmarkStart w:id="2755" w:name="_Toc366580932"/>
      <w:bookmarkStart w:id="2756" w:name="_Toc366581524"/>
      <w:bookmarkStart w:id="2757" w:name="_Toc351915149"/>
      <w:bookmarkStart w:id="2758" w:name="_Toc361231188"/>
      <w:bookmarkStart w:id="2759" w:name="_Toc361231714"/>
      <w:bookmarkStart w:id="2760" w:name="_Toc362445012"/>
      <w:bookmarkStart w:id="2761" w:name="_Toc363908934"/>
      <w:bookmarkStart w:id="2762" w:name="_Toc364463357"/>
      <w:bookmarkStart w:id="2763" w:name="_Toc366077955"/>
      <w:bookmarkStart w:id="2764" w:name="_Toc366078574"/>
      <w:bookmarkStart w:id="2765" w:name="_Toc366079560"/>
      <w:bookmarkStart w:id="2766" w:name="_Toc366080172"/>
      <w:bookmarkStart w:id="2767" w:name="_Toc366080781"/>
      <w:bookmarkStart w:id="2768" w:name="_Toc366505121"/>
      <w:bookmarkStart w:id="2769" w:name="_Toc366508490"/>
      <w:bookmarkStart w:id="2770" w:name="_Toc366512991"/>
      <w:bookmarkStart w:id="2771" w:name="_Toc366574180"/>
      <w:bookmarkStart w:id="2772" w:name="_Toc366577973"/>
      <w:bookmarkStart w:id="2773" w:name="_Toc366578567"/>
      <w:bookmarkStart w:id="2774" w:name="_Toc366579159"/>
      <w:bookmarkStart w:id="2775" w:name="_Toc366579750"/>
      <w:bookmarkStart w:id="2776" w:name="_Toc366580342"/>
      <w:bookmarkStart w:id="2777" w:name="_Toc366580933"/>
      <w:bookmarkStart w:id="2778" w:name="_Toc366581525"/>
      <w:bookmarkStart w:id="2779" w:name="_Toc351915150"/>
      <w:bookmarkStart w:id="2780" w:name="_Toc361231189"/>
      <w:bookmarkStart w:id="2781" w:name="_Toc361231715"/>
      <w:bookmarkStart w:id="2782" w:name="_Toc362445013"/>
      <w:bookmarkStart w:id="2783" w:name="_Toc363908935"/>
      <w:bookmarkStart w:id="2784" w:name="_Toc364463358"/>
      <w:bookmarkStart w:id="2785" w:name="_Toc366077956"/>
      <w:bookmarkStart w:id="2786" w:name="_Toc366078575"/>
      <w:bookmarkStart w:id="2787" w:name="_Toc366079561"/>
      <w:bookmarkStart w:id="2788" w:name="_Toc366080173"/>
      <w:bookmarkStart w:id="2789" w:name="_Toc366080782"/>
      <w:bookmarkStart w:id="2790" w:name="_Toc366505122"/>
      <w:bookmarkStart w:id="2791" w:name="_Toc366508491"/>
      <w:bookmarkStart w:id="2792" w:name="_Toc366512992"/>
      <w:bookmarkStart w:id="2793" w:name="_Toc366574181"/>
      <w:bookmarkStart w:id="2794" w:name="_Toc366577974"/>
      <w:bookmarkStart w:id="2795" w:name="_Toc366578568"/>
      <w:bookmarkStart w:id="2796" w:name="_Toc366579160"/>
      <w:bookmarkStart w:id="2797" w:name="_Toc366579751"/>
      <w:bookmarkStart w:id="2798" w:name="_Toc366580343"/>
      <w:bookmarkStart w:id="2799" w:name="_Toc366580934"/>
      <w:bookmarkStart w:id="2800" w:name="_Toc366581526"/>
      <w:bookmarkStart w:id="2801" w:name="_Toc351915151"/>
      <w:bookmarkStart w:id="2802" w:name="_Toc361231190"/>
      <w:bookmarkStart w:id="2803" w:name="_Toc361231716"/>
      <w:bookmarkStart w:id="2804" w:name="_Toc362445014"/>
      <w:bookmarkStart w:id="2805" w:name="_Toc363908936"/>
      <w:bookmarkStart w:id="2806" w:name="_Toc364463359"/>
      <w:bookmarkStart w:id="2807" w:name="_Toc366077957"/>
      <w:bookmarkStart w:id="2808" w:name="_Toc366078576"/>
      <w:bookmarkStart w:id="2809" w:name="_Toc366079562"/>
      <w:bookmarkStart w:id="2810" w:name="_Toc366080174"/>
      <w:bookmarkStart w:id="2811" w:name="_Toc366080783"/>
      <w:bookmarkStart w:id="2812" w:name="_Toc366505123"/>
      <w:bookmarkStart w:id="2813" w:name="_Toc366508492"/>
      <w:bookmarkStart w:id="2814" w:name="_Toc366512993"/>
      <w:bookmarkStart w:id="2815" w:name="_Toc366574182"/>
      <w:bookmarkStart w:id="2816" w:name="_Toc366577975"/>
      <w:bookmarkStart w:id="2817" w:name="_Toc366578569"/>
      <w:bookmarkStart w:id="2818" w:name="_Toc366579161"/>
      <w:bookmarkStart w:id="2819" w:name="_Toc366579752"/>
      <w:bookmarkStart w:id="2820" w:name="_Toc366580344"/>
      <w:bookmarkStart w:id="2821" w:name="_Toc366580935"/>
      <w:bookmarkStart w:id="2822" w:name="_Toc366581527"/>
      <w:bookmarkStart w:id="2823" w:name="_Toc351915152"/>
      <w:bookmarkStart w:id="2824" w:name="_Toc361231191"/>
      <w:bookmarkStart w:id="2825" w:name="_Toc361231717"/>
      <w:bookmarkStart w:id="2826" w:name="_Toc362445015"/>
      <w:bookmarkStart w:id="2827" w:name="_Toc363908937"/>
      <w:bookmarkStart w:id="2828" w:name="_Toc364463360"/>
      <w:bookmarkStart w:id="2829" w:name="_Toc366077958"/>
      <w:bookmarkStart w:id="2830" w:name="_Toc366078577"/>
      <w:bookmarkStart w:id="2831" w:name="_Toc366079563"/>
      <w:bookmarkStart w:id="2832" w:name="_Toc366080175"/>
      <w:bookmarkStart w:id="2833" w:name="_Toc366080784"/>
      <w:bookmarkStart w:id="2834" w:name="_Toc366505124"/>
      <w:bookmarkStart w:id="2835" w:name="_Toc366508493"/>
      <w:bookmarkStart w:id="2836" w:name="_Toc366512994"/>
      <w:bookmarkStart w:id="2837" w:name="_Toc366574183"/>
      <w:bookmarkStart w:id="2838" w:name="_Toc366577976"/>
      <w:bookmarkStart w:id="2839" w:name="_Toc366578570"/>
      <w:bookmarkStart w:id="2840" w:name="_Toc366579162"/>
      <w:bookmarkStart w:id="2841" w:name="_Toc366579753"/>
      <w:bookmarkStart w:id="2842" w:name="_Toc366580345"/>
      <w:bookmarkStart w:id="2843" w:name="_Toc366580936"/>
      <w:bookmarkStart w:id="2844" w:name="_Toc366581528"/>
      <w:bookmarkStart w:id="2845" w:name="_Toc351915153"/>
      <w:bookmarkStart w:id="2846" w:name="_Toc361231192"/>
      <w:bookmarkStart w:id="2847" w:name="_Toc361231718"/>
      <w:bookmarkStart w:id="2848" w:name="_Toc362445016"/>
      <w:bookmarkStart w:id="2849" w:name="_Toc363908938"/>
      <w:bookmarkStart w:id="2850" w:name="_Toc364463361"/>
      <w:bookmarkStart w:id="2851" w:name="_Toc366077959"/>
      <w:bookmarkStart w:id="2852" w:name="_Toc366078578"/>
      <w:bookmarkStart w:id="2853" w:name="_Toc366079564"/>
      <w:bookmarkStart w:id="2854" w:name="_Toc366080176"/>
      <w:bookmarkStart w:id="2855" w:name="_Toc366080785"/>
      <w:bookmarkStart w:id="2856" w:name="_Toc366505125"/>
      <w:bookmarkStart w:id="2857" w:name="_Toc366508494"/>
      <w:bookmarkStart w:id="2858" w:name="_Toc366512995"/>
      <w:bookmarkStart w:id="2859" w:name="_Toc366574184"/>
      <w:bookmarkStart w:id="2860" w:name="_Toc366577977"/>
      <w:bookmarkStart w:id="2861" w:name="_Toc366578571"/>
      <w:bookmarkStart w:id="2862" w:name="_Toc366579163"/>
      <w:bookmarkStart w:id="2863" w:name="_Toc366579754"/>
      <w:bookmarkStart w:id="2864" w:name="_Toc366580346"/>
      <w:bookmarkStart w:id="2865" w:name="_Toc366580937"/>
      <w:bookmarkStart w:id="2866" w:name="_Toc366581529"/>
      <w:bookmarkStart w:id="2867" w:name="_Toc351915154"/>
      <w:bookmarkStart w:id="2868" w:name="_Toc361231193"/>
      <w:bookmarkStart w:id="2869" w:name="_Toc361231719"/>
      <w:bookmarkStart w:id="2870" w:name="_Toc362445017"/>
      <w:bookmarkStart w:id="2871" w:name="_Toc363908939"/>
      <w:bookmarkStart w:id="2872" w:name="_Toc364463362"/>
      <w:bookmarkStart w:id="2873" w:name="_Toc366077960"/>
      <w:bookmarkStart w:id="2874" w:name="_Toc366078579"/>
      <w:bookmarkStart w:id="2875" w:name="_Toc366079565"/>
      <w:bookmarkStart w:id="2876" w:name="_Toc366080177"/>
      <w:bookmarkStart w:id="2877" w:name="_Toc366080786"/>
      <w:bookmarkStart w:id="2878" w:name="_Toc366505126"/>
      <w:bookmarkStart w:id="2879" w:name="_Toc366508495"/>
      <w:bookmarkStart w:id="2880" w:name="_Toc366512996"/>
      <w:bookmarkStart w:id="2881" w:name="_Toc366574185"/>
      <w:bookmarkStart w:id="2882" w:name="_Toc366577978"/>
      <w:bookmarkStart w:id="2883" w:name="_Toc366578572"/>
      <w:bookmarkStart w:id="2884" w:name="_Toc366579164"/>
      <w:bookmarkStart w:id="2885" w:name="_Toc366579755"/>
      <w:bookmarkStart w:id="2886" w:name="_Toc366580347"/>
      <w:bookmarkStart w:id="2887" w:name="_Toc366580938"/>
      <w:bookmarkStart w:id="2888" w:name="_Toc366581530"/>
      <w:bookmarkStart w:id="2889" w:name="_Toc351915155"/>
      <w:bookmarkStart w:id="2890" w:name="_Toc361231194"/>
      <w:bookmarkStart w:id="2891" w:name="_Toc361231720"/>
      <w:bookmarkStart w:id="2892" w:name="_Toc362445018"/>
      <w:bookmarkStart w:id="2893" w:name="_Toc363908940"/>
      <w:bookmarkStart w:id="2894" w:name="_Toc364463363"/>
      <w:bookmarkStart w:id="2895" w:name="_Toc366077961"/>
      <w:bookmarkStart w:id="2896" w:name="_Toc366078580"/>
      <w:bookmarkStart w:id="2897" w:name="_Toc366079566"/>
      <w:bookmarkStart w:id="2898" w:name="_Toc366080178"/>
      <w:bookmarkStart w:id="2899" w:name="_Toc366080787"/>
      <w:bookmarkStart w:id="2900" w:name="_Toc366505127"/>
      <w:bookmarkStart w:id="2901" w:name="_Toc366508496"/>
      <w:bookmarkStart w:id="2902" w:name="_Toc366512997"/>
      <w:bookmarkStart w:id="2903" w:name="_Toc366574186"/>
      <w:bookmarkStart w:id="2904" w:name="_Toc366577979"/>
      <w:bookmarkStart w:id="2905" w:name="_Toc366578573"/>
      <w:bookmarkStart w:id="2906" w:name="_Toc366579165"/>
      <w:bookmarkStart w:id="2907" w:name="_Toc366579756"/>
      <w:bookmarkStart w:id="2908" w:name="_Toc366580348"/>
      <w:bookmarkStart w:id="2909" w:name="_Toc366580939"/>
      <w:bookmarkStart w:id="2910" w:name="_Toc366581531"/>
      <w:bookmarkStart w:id="2911" w:name="_Toc351915156"/>
      <w:bookmarkStart w:id="2912" w:name="_Toc361231195"/>
      <w:bookmarkStart w:id="2913" w:name="_Toc361231721"/>
      <w:bookmarkStart w:id="2914" w:name="_Toc362445019"/>
      <w:bookmarkStart w:id="2915" w:name="_Toc363908941"/>
      <w:bookmarkStart w:id="2916" w:name="_Toc364463364"/>
      <w:bookmarkStart w:id="2917" w:name="_Toc366077962"/>
      <w:bookmarkStart w:id="2918" w:name="_Toc366078581"/>
      <w:bookmarkStart w:id="2919" w:name="_Toc366079567"/>
      <w:bookmarkStart w:id="2920" w:name="_Toc366080179"/>
      <w:bookmarkStart w:id="2921" w:name="_Toc366080788"/>
      <w:bookmarkStart w:id="2922" w:name="_Toc366505128"/>
      <w:bookmarkStart w:id="2923" w:name="_Toc366508497"/>
      <w:bookmarkStart w:id="2924" w:name="_Toc366512998"/>
      <w:bookmarkStart w:id="2925" w:name="_Toc366574187"/>
      <w:bookmarkStart w:id="2926" w:name="_Toc366577980"/>
      <w:bookmarkStart w:id="2927" w:name="_Toc366578574"/>
      <w:bookmarkStart w:id="2928" w:name="_Toc366579166"/>
      <w:bookmarkStart w:id="2929" w:name="_Toc366579757"/>
      <w:bookmarkStart w:id="2930" w:name="_Toc366580349"/>
      <w:bookmarkStart w:id="2931" w:name="_Toc366580940"/>
      <w:bookmarkStart w:id="2932" w:name="_Toc366581532"/>
      <w:bookmarkStart w:id="2933" w:name="_Toc351915157"/>
      <w:bookmarkStart w:id="2934" w:name="_Toc361231196"/>
      <w:bookmarkStart w:id="2935" w:name="_Toc361231722"/>
      <w:bookmarkStart w:id="2936" w:name="_Toc362445020"/>
      <w:bookmarkStart w:id="2937" w:name="_Toc363908942"/>
      <w:bookmarkStart w:id="2938" w:name="_Toc364463365"/>
      <w:bookmarkStart w:id="2939" w:name="_Toc366077963"/>
      <w:bookmarkStart w:id="2940" w:name="_Toc366078582"/>
      <w:bookmarkStart w:id="2941" w:name="_Toc366079568"/>
      <w:bookmarkStart w:id="2942" w:name="_Toc366080180"/>
      <w:bookmarkStart w:id="2943" w:name="_Toc366080789"/>
      <w:bookmarkStart w:id="2944" w:name="_Toc366505129"/>
      <w:bookmarkStart w:id="2945" w:name="_Toc366508498"/>
      <w:bookmarkStart w:id="2946" w:name="_Toc366512999"/>
      <w:bookmarkStart w:id="2947" w:name="_Toc366574188"/>
      <w:bookmarkStart w:id="2948" w:name="_Toc366577981"/>
      <w:bookmarkStart w:id="2949" w:name="_Toc366578575"/>
      <w:bookmarkStart w:id="2950" w:name="_Toc366579167"/>
      <w:bookmarkStart w:id="2951" w:name="_Toc366579758"/>
      <w:bookmarkStart w:id="2952" w:name="_Toc366580350"/>
      <w:bookmarkStart w:id="2953" w:name="_Toc366580941"/>
      <w:bookmarkStart w:id="2954" w:name="_Toc366581533"/>
      <w:bookmarkStart w:id="2955" w:name="_Toc351915158"/>
      <w:bookmarkStart w:id="2956" w:name="_Toc361231197"/>
      <w:bookmarkStart w:id="2957" w:name="_Toc361231723"/>
      <w:bookmarkStart w:id="2958" w:name="_Toc362445021"/>
      <w:bookmarkStart w:id="2959" w:name="_Toc363908943"/>
      <w:bookmarkStart w:id="2960" w:name="_Toc364463366"/>
      <w:bookmarkStart w:id="2961" w:name="_Toc366077964"/>
      <w:bookmarkStart w:id="2962" w:name="_Toc366078583"/>
      <w:bookmarkStart w:id="2963" w:name="_Toc366079569"/>
      <w:bookmarkStart w:id="2964" w:name="_Toc366080181"/>
      <w:bookmarkStart w:id="2965" w:name="_Toc366080790"/>
      <w:bookmarkStart w:id="2966" w:name="_Toc366505130"/>
      <w:bookmarkStart w:id="2967" w:name="_Toc366508499"/>
      <w:bookmarkStart w:id="2968" w:name="_Toc366513000"/>
      <w:bookmarkStart w:id="2969" w:name="_Toc366574189"/>
      <w:bookmarkStart w:id="2970" w:name="_Toc366577982"/>
      <w:bookmarkStart w:id="2971" w:name="_Toc366578576"/>
      <w:bookmarkStart w:id="2972" w:name="_Toc366579168"/>
      <w:bookmarkStart w:id="2973" w:name="_Toc366579759"/>
      <w:bookmarkStart w:id="2974" w:name="_Toc366580351"/>
      <w:bookmarkStart w:id="2975" w:name="_Toc366580942"/>
      <w:bookmarkStart w:id="2976" w:name="_Toc366581534"/>
      <w:bookmarkStart w:id="2977" w:name="_Toc351915159"/>
      <w:bookmarkStart w:id="2978" w:name="_Toc361231198"/>
      <w:bookmarkStart w:id="2979" w:name="_Toc361231724"/>
      <w:bookmarkStart w:id="2980" w:name="_Toc362445022"/>
      <w:bookmarkStart w:id="2981" w:name="_Toc363908944"/>
      <w:bookmarkStart w:id="2982" w:name="_Toc364463367"/>
      <w:bookmarkStart w:id="2983" w:name="_Toc366077965"/>
      <w:bookmarkStart w:id="2984" w:name="_Toc366078584"/>
      <w:bookmarkStart w:id="2985" w:name="_Toc366079570"/>
      <w:bookmarkStart w:id="2986" w:name="_Toc366080182"/>
      <w:bookmarkStart w:id="2987" w:name="_Toc366080791"/>
      <w:bookmarkStart w:id="2988" w:name="_Toc366505131"/>
      <w:bookmarkStart w:id="2989" w:name="_Toc366508500"/>
      <w:bookmarkStart w:id="2990" w:name="_Toc366513001"/>
      <w:bookmarkStart w:id="2991" w:name="_Toc366574190"/>
      <w:bookmarkStart w:id="2992" w:name="_Toc366577983"/>
      <w:bookmarkStart w:id="2993" w:name="_Toc366578577"/>
      <w:bookmarkStart w:id="2994" w:name="_Toc366579169"/>
      <w:bookmarkStart w:id="2995" w:name="_Toc366579760"/>
      <w:bookmarkStart w:id="2996" w:name="_Toc366580352"/>
      <w:bookmarkStart w:id="2997" w:name="_Toc366580943"/>
      <w:bookmarkStart w:id="2998" w:name="_Toc366581535"/>
      <w:bookmarkStart w:id="2999" w:name="_Toc351915160"/>
      <w:bookmarkStart w:id="3000" w:name="_Toc361231199"/>
      <w:bookmarkStart w:id="3001" w:name="_Toc361231725"/>
      <w:bookmarkStart w:id="3002" w:name="_Toc362445023"/>
      <w:bookmarkStart w:id="3003" w:name="_Toc363908945"/>
      <w:bookmarkStart w:id="3004" w:name="_Toc364463368"/>
      <w:bookmarkStart w:id="3005" w:name="_Toc366077966"/>
      <w:bookmarkStart w:id="3006" w:name="_Toc366078585"/>
      <w:bookmarkStart w:id="3007" w:name="_Toc366079571"/>
      <w:bookmarkStart w:id="3008" w:name="_Toc366080183"/>
      <w:bookmarkStart w:id="3009" w:name="_Toc366080792"/>
      <w:bookmarkStart w:id="3010" w:name="_Toc366505132"/>
      <w:bookmarkStart w:id="3011" w:name="_Toc366508501"/>
      <w:bookmarkStart w:id="3012" w:name="_Toc366513002"/>
      <w:bookmarkStart w:id="3013" w:name="_Toc366574191"/>
      <w:bookmarkStart w:id="3014" w:name="_Toc366577984"/>
      <w:bookmarkStart w:id="3015" w:name="_Toc366578578"/>
      <w:bookmarkStart w:id="3016" w:name="_Toc366579170"/>
      <w:bookmarkStart w:id="3017" w:name="_Toc366579761"/>
      <w:bookmarkStart w:id="3018" w:name="_Toc366580353"/>
      <w:bookmarkStart w:id="3019" w:name="_Toc366580944"/>
      <w:bookmarkStart w:id="3020" w:name="_Toc366581536"/>
      <w:bookmarkStart w:id="3021" w:name="_Toc351915161"/>
      <w:bookmarkStart w:id="3022" w:name="_Toc361231200"/>
      <w:bookmarkStart w:id="3023" w:name="_Toc361231726"/>
      <w:bookmarkStart w:id="3024" w:name="_Toc362445024"/>
      <w:bookmarkStart w:id="3025" w:name="_Toc363908946"/>
      <w:bookmarkStart w:id="3026" w:name="_Toc364463369"/>
      <w:bookmarkStart w:id="3027" w:name="_Toc366077967"/>
      <w:bookmarkStart w:id="3028" w:name="_Toc366078586"/>
      <w:bookmarkStart w:id="3029" w:name="_Toc366079572"/>
      <w:bookmarkStart w:id="3030" w:name="_Toc366080184"/>
      <w:bookmarkStart w:id="3031" w:name="_Toc366080793"/>
      <w:bookmarkStart w:id="3032" w:name="_Toc366505133"/>
      <w:bookmarkStart w:id="3033" w:name="_Toc366508502"/>
      <w:bookmarkStart w:id="3034" w:name="_Toc366513003"/>
      <w:bookmarkStart w:id="3035" w:name="_Toc366574192"/>
      <w:bookmarkStart w:id="3036" w:name="_Toc366577985"/>
      <w:bookmarkStart w:id="3037" w:name="_Toc366578579"/>
      <w:bookmarkStart w:id="3038" w:name="_Toc366579171"/>
      <w:bookmarkStart w:id="3039" w:name="_Toc366579762"/>
      <w:bookmarkStart w:id="3040" w:name="_Toc366580354"/>
      <w:bookmarkStart w:id="3041" w:name="_Toc366580945"/>
      <w:bookmarkStart w:id="3042" w:name="_Toc366581537"/>
      <w:bookmarkStart w:id="3043" w:name="_Toc351915162"/>
      <w:bookmarkStart w:id="3044" w:name="_Toc361231201"/>
      <w:bookmarkStart w:id="3045" w:name="_Toc361231727"/>
      <w:bookmarkStart w:id="3046" w:name="_Toc362445025"/>
      <w:bookmarkStart w:id="3047" w:name="_Toc363908947"/>
      <w:bookmarkStart w:id="3048" w:name="_Toc364463370"/>
      <w:bookmarkStart w:id="3049" w:name="_Toc366077968"/>
      <w:bookmarkStart w:id="3050" w:name="_Toc366078587"/>
      <w:bookmarkStart w:id="3051" w:name="_Toc366079573"/>
      <w:bookmarkStart w:id="3052" w:name="_Toc366080185"/>
      <w:bookmarkStart w:id="3053" w:name="_Toc366080794"/>
      <w:bookmarkStart w:id="3054" w:name="_Toc366505134"/>
      <w:bookmarkStart w:id="3055" w:name="_Toc366508503"/>
      <w:bookmarkStart w:id="3056" w:name="_Toc366513004"/>
      <w:bookmarkStart w:id="3057" w:name="_Toc366574193"/>
      <w:bookmarkStart w:id="3058" w:name="_Toc366577986"/>
      <w:bookmarkStart w:id="3059" w:name="_Toc366578580"/>
      <w:bookmarkStart w:id="3060" w:name="_Toc366579172"/>
      <w:bookmarkStart w:id="3061" w:name="_Toc366579763"/>
      <w:bookmarkStart w:id="3062" w:name="_Toc366580355"/>
      <w:bookmarkStart w:id="3063" w:name="_Toc366580946"/>
      <w:bookmarkStart w:id="3064" w:name="_Toc366581538"/>
      <w:bookmarkStart w:id="3065" w:name="_Toc351915163"/>
      <w:bookmarkStart w:id="3066" w:name="_Toc361231202"/>
      <w:bookmarkStart w:id="3067" w:name="_Toc361231728"/>
      <w:bookmarkStart w:id="3068" w:name="_Toc362445026"/>
      <w:bookmarkStart w:id="3069" w:name="_Toc363908948"/>
      <w:bookmarkStart w:id="3070" w:name="_Toc364463371"/>
      <w:bookmarkStart w:id="3071" w:name="_Toc366077969"/>
      <w:bookmarkStart w:id="3072" w:name="_Toc366078588"/>
      <w:bookmarkStart w:id="3073" w:name="_Toc366079574"/>
      <w:bookmarkStart w:id="3074" w:name="_Toc366080186"/>
      <w:bookmarkStart w:id="3075" w:name="_Toc366080795"/>
      <w:bookmarkStart w:id="3076" w:name="_Toc366505135"/>
      <w:bookmarkStart w:id="3077" w:name="_Toc366508504"/>
      <w:bookmarkStart w:id="3078" w:name="_Toc366513005"/>
      <w:bookmarkStart w:id="3079" w:name="_Toc366574194"/>
      <w:bookmarkStart w:id="3080" w:name="_Toc366577987"/>
      <w:bookmarkStart w:id="3081" w:name="_Toc366578581"/>
      <w:bookmarkStart w:id="3082" w:name="_Toc366579173"/>
      <w:bookmarkStart w:id="3083" w:name="_Toc366579764"/>
      <w:bookmarkStart w:id="3084" w:name="_Toc366580356"/>
      <w:bookmarkStart w:id="3085" w:name="_Toc366580947"/>
      <w:bookmarkStart w:id="3086" w:name="_Toc366581539"/>
      <w:bookmarkStart w:id="3087" w:name="_Toc351915164"/>
      <w:bookmarkStart w:id="3088" w:name="_Toc361231203"/>
      <w:bookmarkStart w:id="3089" w:name="_Toc361231729"/>
      <w:bookmarkStart w:id="3090" w:name="_Toc362445027"/>
      <w:bookmarkStart w:id="3091" w:name="_Toc363908949"/>
      <w:bookmarkStart w:id="3092" w:name="_Toc364463372"/>
      <w:bookmarkStart w:id="3093" w:name="_Toc366077970"/>
      <w:bookmarkStart w:id="3094" w:name="_Toc366078589"/>
      <w:bookmarkStart w:id="3095" w:name="_Toc366079575"/>
      <w:bookmarkStart w:id="3096" w:name="_Toc366080187"/>
      <w:bookmarkStart w:id="3097" w:name="_Toc366080796"/>
      <w:bookmarkStart w:id="3098" w:name="_Toc366505136"/>
      <w:bookmarkStart w:id="3099" w:name="_Toc366508505"/>
      <w:bookmarkStart w:id="3100" w:name="_Toc366513006"/>
      <w:bookmarkStart w:id="3101" w:name="_Toc366574195"/>
      <w:bookmarkStart w:id="3102" w:name="_Toc366577988"/>
      <w:bookmarkStart w:id="3103" w:name="_Toc366578582"/>
      <w:bookmarkStart w:id="3104" w:name="_Toc366579174"/>
      <w:bookmarkStart w:id="3105" w:name="_Toc366579765"/>
      <w:bookmarkStart w:id="3106" w:name="_Toc366580357"/>
      <w:bookmarkStart w:id="3107" w:name="_Toc366580948"/>
      <w:bookmarkStart w:id="3108" w:name="_Toc366581540"/>
      <w:bookmarkStart w:id="3109" w:name="_Toc351915165"/>
      <w:bookmarkStart w:id="3110" w:name="_Toc361231204"/>
      <w:bookmarkStart w:id="3111" w:name="_Toc361231730"/>
      <w:bookmarkStart w:id="3112" w:name="_Toc362445028"/>
      <w:bookmarkStart w:id="3113" w:name="_Toc363908950"/>
      <w:bookmarkStart w:id="3114" w:name="_Toc364463373"/>
      <w:bookmarkStart w:id="3115" w:name="_Toc366077971"/>
      <w:bookmarkStart w:id="3116" w:name="_Toc366078590"/>
      <w:bookmarkStart w:id="3117" w:name="_Toc366079576"/>
      <w:bookmarkStart w:id="3118" w:name="_Toc366080188"/>
      <w:bookmarkStart w:id="3119" w:name="_Toc366080797"/>
      <w:bookmarkStart w:id="3120" w:name="_Toc366505137"/>
      <w:bookmarkStart w:id="3121" w:name="_Toc366508506"/>
      <w:bookmarkStart w:id="3122" w:name="_Toc366513007"/>
      <w:bookmarkStart w:id="3123" w:name="_Toc366574196"/>
      <w:bookmarkStart w:id="3124" w:name="_Toc366577989"/>
      <w:bookmarkStart w:id="3125" w:name="_Toc366578583"/>
      <w:bookmarkStart w:id="3126" w:name="_Toc366579175"/>
      <w:bookmarkStart w:id="3127" w:name="_Toc366579766"/>
      <w:bookmarkStart w:id="3128" w:name="_Toc366580358"/>
      <w:bookmarkStart w:id="3129" w:name="_Toc366580949"/>
      <w:bookmarkStart w:id="3130" w:name="_Toc366581541"/>
      <w:bookmarkStart w:id="3131" w:name="_Toc351915166"/>
      <w:bookmarkStart w:id="3132" w:name="_Toc361231205"/>
      <w:bookmarkStart w:id="3133" w:name="_Toc361231731"/>
      <w:bookmarkStart w:id="3134" w:name="_Toc362445029"/>
      <w:bookmarkStart w:id="3135" w:name="_Toc363908951"/>
      <w:bookmarkStart w:id="3136" w:name="_Toc364463374"/>
      <w:bookmarkStart w:id="3137" w:name="_Toc366077972"/>
      <w:bookmarkStart w:id="3138" w:name="_Toc366078591"/>
      <w:bookmarkStart w:id="3139" w:name="_Toc366079577"/>
      <w:bookmarkStart w:id="3140" w:name="_Toc366080189"/>
      <w:bookmarkStart w:id="3141" w:name="_Toc366080798"/>
      <w:bookmarkStart w:id="3142" w:name="_Toc366505138"/>
      <w:bookmarkStart w:id="3143" w:name="_Toc366508507"/>
      <w:bookmarkStart w:id="3144" w:name="_Toc366513008"/>
      <w:bookmarkStart w:id="3145" w:name="_Toc366574197"/>
      <w:bookmarkStart w:id="3146" w:name="_Toc366577990"/>
      <w:bookmarkStart w:id="3147" w:name="_Toc366578584"/>
      <w:bookmarkStart w:id="3148" w:name="_Toc366579176"/>
      <w:bookmarkStart w:id="3149" w:name="_Toc366579767"/>
      <w:bookmarkStart w:id="3150" w:name="_Toc366580359"/>
      <w:bookmarkStart w:id="3151" w:name="_Toc366580950"/>
      <w:bookmarkStart w:id="3152" w:name="_Toc366581542"/>
      <w:bookmarkStart w:id="3153" w:name="_Toc351915167"/>
      <w:bookmarkStart w:id="3154" w:name="_Toc361231206"/>
      <w:bookmarkStart w:id="3155" w:name="_Toc361231732"/>
      <w:bookmarkStart w:id="3156" w:name="_Toc362445030"/>
      <w:bookmarkStart w:id="3157" w:name="_Toc363908952"/>
      <w:bookmarkStart w:id="3158" w:name="_Toc364463375"/>
      <w:bookmarkStart w:id="3159" w:name="_Toc366077973"/>
      <w:bookmarkStart w:id="3160" w:name="_Toc366078592"/>
      <w:bookmarkStart w:id="3161" w:name="_Toc366079578"/>
      <w:bookmarkStart w:id="3162" w:name="_Toc366080190"/>
      <w:bookmarkStart w:id="3163" w:name="_Toc366080799"/>
      <w:bookmarkStart w:id="3164" w:name="_Toc366505139"/>
      <w:bookmarkStart w:id="3165" w:name="_Toc366508508"/>
      <w:bookmarkStart w:id="3166" w:name="_Toc366513009"/>
      <w:bookmarkStart w:id="3167" w:name="_Toc366574198"/>
      <w:bookmarkStart w:id="3168" w:name="_Toc366577991"/>
      <w:bookmarkStart w:id="3169" w:name="_Toc366578585"/>
      <w:bookmarkStart w:id="3170" w:name="_Toc366579177"/>
      <w:bookmarkStart w:id="3171" w:name="_Toc366579768"/>
      <w:bookmarkStart w:id="3172" w:name="_Toc366580360"/>
      <w:bookmarkStart w:id="3173" w:name="_Toc366580951"/>
      <w:bookmarkStart w:id="3174" w:name="_Toc366581543"/>
      <w:bookmarkStart w:id="3175" w:name="_Toc351915168"/>
      <w:bookmarkStart w:id="3176" w:name="_Toc361231207"/>
      <w:bookmarkStart w:id="3177" w:name="_Toc361231733"/>
      <w:bookmarkStart w:id="3178" w:name="_Toc362445031"/>
      <w:bookmarkStart w:id="3179" w:name="_Toc363908953"/>
      <w:bookmarkStart w:id="3180" w:name="_Toc364463376"/>
      <w:bookmarkStart w:id="3181" w:name="_Toc366077974"/>
      <w:bookmarkStart w:id="3182" w:name="_Toc366078593"/>
      <w:bookmarkStart w:id="3183" w:name="_Toc366079579"/>
      <w:bookmarkStart w:id="3184" w:name="_Toc366080191"/>
      <w:bookmarkStart w:id="3185" w:name="_Toc366080800"/>
      <w:bookmarkStart w:id="3186" w:name="_Toc366505140"/>
      <w:bookmarkStart w:id="3187" w:name="_Toc366508509"/>
      <w:bookmarkStart w:id="3188" w:name="_Toc366513010"/>
      <w:bookmarkStart w:id="3189" w:name="_Toc366574199"/>
      <w:bookmarkStart w:id="3190" w:name="_Toc366577992"/>
      <w:bookmarkStart w:id="3191" w:name="_Toc366578586"/>
      <w:bookmarkStart w:id="3192" w:name="_Toc366579178"/>
      <w:bookmarkStart w:id="3193" w:name="_Toc366579769"/>
      <w:bookmarkStart w:id="3194" w:name="_Toc366580361"/>
      <w:bookmarkStart w:id="3195" w:name="_Toc366580952"/>
      <w:bookmarkStart w:id="3196" w:name="_Toc366581544"/>
      <w:bookmarkStart w:id="3197" w:name="_Toc351915169"/>
      <w:bookmarkStart w:id="3198" w:name="_Toc361231208"/>
      <w:bookmarkStart w:id="3199" w:name="_Toc361231734"/>
      <w:bookmarkStart w:id="3200" w:name="_Toc362445032"/>
      <w:bookmarkStart w:id="3201" w:name="_Toc363908954"/>
      <w:bookmarkStart w:id="3202" w:name="_Toc364463377"/>
      <w:bookmarkStart w:id="3203" w:name="_Toc366077975"/>
      <w:bookmarkStart w:id="3204" w:name="_Toc366078594"/>
      <w:bookmarkStart w:id="3205" w:name="_Toc366079580"/>
      <w:bookmarkStart w:id="3206" w:name="_Toc366080192"/>
      <w:bookmarkStart w:id="3207" w:name="_Toc366080801"/>
      <w:bookmarkStart w:id="3208" w:name="_Toc366505141"/>
      <w:bookmarkStart w:id="3209" w:name="_Toc366508510"/>
      <w:bookmarkStart w:id="3210" w:name="_Toc366513011"/>
      <w:bookmarkStart w:id="3211" w:name="_Toc366574200"/>
      <w:bookmarkStart w:id="3212" w:name="_Toc366577993"/>
      <w:bookmarkStart w:id="3213" w:name="_Toc366578587"/>
      <w:bookmarkStart w:id="3214" w:name="_Toc366579179"/>
      <w:bookmarkStart w:id="3215" w:name="_Toc366579770"/>
      <w:bookmarkStart w:id="3216" w:name="_Toc366580362"/>
      <w:bookmarkStart w:id="3217" w:name="_Toc366580953"/>
      <w:bookmarkStart w:id="3218" w:name="_Toc366581545"/>
      <w:bookmarkStart w:id="3219" w:name="_Toc351915170"/>
      <w:bookmarkStart w:id="3220" w:name="_Toc361231209"/>
      <w:bookmarkStart w:id="3221" w:name="_Toc361231735"/>
      <w:bookmarkStart w:id="3222" w:name="_Toc362445033"/>
      <w:bookmarkStart w:id="3223" w:name="_Toc363908955"/>
      <w:bookmarkStart w:id="3224" w:name="_Toc364463378"/>
      <w:bookmarkStart w:id="3225" w:name="_Toc366077976"/>
      <w:bookmarkStart w:id="3226" w:name="_Toc366078595"/>
      <w:bookmarkStart w:id="3227" w:name="_Toc366079581"/>
      <w:bookmarkStart w:id="3228" w:name="_Toc366080193"/>
      <w:bookmarkStart w:id="3229" w:name="_Toc366080802"/>
      <w:bookmarkStart w:id="3230" w:name="_Toc366505142"/>
      <w:bookmarkStart w:id="3231" w:name="_Toc366508511"/>
      <w:bookmarkStart w:id="3232" w:name="_Toc366513012"/>
      <w:bookmarkStart w:id="3233" w:name="_Toc366574201"/>
      <w:bookmarkStart w:id="3234" w:name="_Toc366577994"/>
      <w:bookmarkStart w:id="3235" w:name="_Toc366578588"/>
      <w:bookmarkStart w:id="3236" w:name="_Toc366579180"/>
      <w:bookmarkStart w:id="3237" w:name="_Toc366579771"/>
      <w:bookmarkStart w:id="3238" w:name="_Toc366580363"/>
      <w:bookmarkStart w:id="3239" w:name="_Toc366580954"/>
      <w:bookmarkStart w:id="3240" w:name="_Toc366581546"/>
      <w:bookmarkStart w:id="3241" w:name="_Toc351915171"/>
      <w:bookmarkStart w:id="3242" w:name="_Toc361231210"/>
      <w:bookmarkStart w:id="3243" w:name="_Toc361231736"/>
      <w:bookmarkStart w:id="3244" w:name="_Toc362445034"/>
      <w:bookmarkStart w:id="3245" w:name="_Toc363908956"/>
      <w:bookmarkStart w:id="3246" w:name="_Toc364463379"/>
      <w:bookmarkStart w:id="3247" w:name="_Toc366077977"/>
      <w:bookmarkStart w:id="3248" w:name="_Toc366078596"/>
      <w:bookmarkStart w:id="3249" w:name="_Toc366079582"/>
      <w:bookmarkStart w:id="3250" w:name="_Toc366080194"/>
      <w:bookmarkStart w:id="3251" w:name="_Toc366080803"/>
      <w:bookmarkStart w:id="3252" w:name="_Toc366505143"/>
      <w:bookmarkStart w:id="3253" w:name="_Toc366508512"/>
      <w:bookmarkStart w:id="3254" w:name="_Toc366513013"/>
      <w:bookmarkStart w:id="3255" w:name="_Toc366574202"/>
      <w:bookmarkStart w:id="3256" w:name="_Toc366577995"/>
      <w:bookmarkStart w:id="3257" w:name="_Toc366578589"/>
      <w:bookmarkStart w:id="3258" w:name="_Toc366579181"/>
      <w:bookmarkStart w:id="3259" w:name="_Toc366579772"/>
      <w:bookmarkStart w:id="3260" w:name="_Toc366580364"/>
      <w:bookmarkStart w:id="3261" w:name="_Toc366580955"/>
      <w:bookmarkStart w:id="3262" w:name="_Toc366581547"/>
      <w:bookmarkStart w:id="3263" w:name="_Toc351915172"/>
      <w:bookmarkStart w:id="3264" w:name="_Toc361231211"/>
      <w:bookmarkStart w:id="3265" w:name="_Toc361231737"/>
      <w:bookmarkStart w:id="3266" w:name="_Toc362445035"/>
      <w:bookmarkStart w:id="3267" w:name="_Toc363908957"/>
      <w:bookmarkStart w:id="3268" w:name="_Toc364463380"/>
      <w:bookmarkStart w:id="3269" w:name="_Toc366077978"/>
      <w:bookmarkStart w:id="3270" w:name="_Toc366078597"/>
      <w:bookmarkStart w:id="3271" w:name="_Toc366079583"/>
      <w:bookmarkStart w:id="3272" w:name="_Toc366080195"/>
      <w:bookmarkStart w:id="3273" w:name="_Toc366080804"/>
      <w:bookmarkStart w:id="3274" w:name="_Toc366505144"/>
      <w:bookmarkStart w:id="3275" w:name="_Toc366508513"/>
      <w:bookmarkStart w:id="3276" w:name="_Toc366513014"/>
      <w:bookmarkStart w:id="3277" w:name="_Toc366574203"/>
      <w:bookmarkStart w:id="3278" w:name="_Toc366577996"/>
      <w:bookmarkStart w:id="3279" w:name="_Toc366578590"/>
      <w:bookmarkStart w:id="3280" w:name="_Toc366579182"/>
      <w:bookmarkStart w:id="3281" w:name="_Toc366579773"/>
      <w:bookmarkStart w:id="3282" w:name="_Toc366580365"/>
      <w:bookmarkStart w:id="3283" w:name="_Toc366580956"/>
      <w:bookmarkStart w:id="3284" w:name="_Toc366581548"/>
      <w:bookmarkStart w:id="3285" w:name="_Toc351915173"/>
      <w:bookmarkStart w:id="3286" w:name="_Toc361231212"/>
      <w:bookmarkStart w:id="3287" w:name="_Toc361231738"/>
      <w:bookmarkStart w:id="3288" w:name="_Toc362445036"/>
      <w:bookmarkStart w:id="3289" w:name="_Toc363908958"/>
      <w:bookmarkStart w:id="3290" w:name="_Toc364463381"/>
      <w:bookmarkStart w:id="3291" w:name="_Toc366077979"/>
      <w:bookmarkStart w:id="3292" w:name="_Toc366078598"/>
      <w:bookmarkStart w:id="3293" w:name="_Toc366079584"/>
      <w:bookmarkStart w:id="3294" w:name="_Toc366080196"/>
      <w:bookmarkStart w:id="3295" w:name="_Toc366080805"/>
      <w:bookmarkStart w:id="3296" w:name="_Toc366505145"/>
      <w:bookmarkStart w:id="3297" w:name="_Toc366508514"/>
      <w:bookmarkStart w:id="3298" w:name="_Toc366513015"/>
      <w:bookmarkStart w:id="3299" w:name="_Toc366574204"/>
      <w:bookmarkStart w:id="3300" w:name="_Toc366577997"/>
      <w:bookmarkStart w:id="3301" w:name="_Toc366578591"/>
      <w:bookmarkStart w:id="3302" w:name="_Toc366579183"/>
      <w:bookmarkStart w:id="3303" w:name="_Toc366579774"/>
      <w:bookmarkStart w:id="3304" w:name="_Toc366580366"/>
      <w:bookmarkStart w:id="3305" w:name="_Toc366580957"/>
      <w:bookmarkStart w:id="3306" w:name="_Toc366581549"/>
      <w:bookmarkStart w:id="3307" w:name="_Toc351915174"/>
      <w:bookmarkStart w:id="3308" w:name="_Toc361231213"/>
      <w:bookmarkStart w:id="3309" w:name="_Toc361231739"/>
      <w:bookmarkStart w:id="3310" w:name="_Toc362445037"/>
      <w:bookmarkStart w:id="3311" w:name="_Toc363908959"/>
      <w:bookmarkStart w:id="3312" w:name="_Toc364463382"/>
      <w:bookmarkStart w:id="3313" w:name="_Toc366077980"/>
      <w:bookmarkStart w:id="3314" w:name="_Toc366078599"/>
      <w:bookmarkStart w:id="3315" w:name="_Toc366079585"/>
      <w:bookmarkStart w:id="3316" w:name="_Toc366080197"/>
      <w:bookmarkStart w:id="3317" w:name="_Toc366080806"/>
      <w:bookmarkStart w:id="3318" w:name="_Toc366505146"/>
      <w:bookmarkStart w:id="3319" w:name="_Toc366508515"/>
      <w:bookmarkStart w:id="3320" w:name="_Toc366513016"/>
      <w:bookmarkStart w:id="3321" w:name="_Toc366574205"/>
      <w:bookmarkStart w:id="3322" w:name="_Toc366577998"/>
      <w:bookmarkStart w:id="3323" w:name="_Toc366578592"/>
      <w:bookmarkStart w:id="3324" w:name="_Toc366579184"/>
      <w:bookmarkStart w:id="3325" w:name="_Toc366579775"/>
      <w:bookmarkStart w:id="3326" w:name="_Toc366580367"/>
      <w:bookmarkStart w:id="3327" w:name="_Toc366580958"/>
      <w:bookmarkStart w:id="3328" w:name="_Toc366581550"/>
      <w:bookmarkStart w:id="3329" w:name="_Toc351915175"/>
      <w:bookmarkStart w:id="3330" w:name="_Toc361231214"/>
      <w:bookmarkStart w:id="3331" w:name="_Toc361231740"/>
      <w:bookmarkStart w:id="3332" w:name="_Toc362445038"/>
      <w:bookmarkStart w:id="3333" w:name="_Toc363908960"/>
      <w:bookmarkStart w:id="3334" w:name="_Toc364463383"/>
      <w:bookmarkStart w:id="3335" w:name="_Toc366077981"/>
      <w:bookmarkStart w:id="3336" w:name="_Toc366078600"/>
      <w:bookmarkStart w:id="3337" w:name="_Toc366079586"/>
      <w:bookmarkStart w:id="3338" w:name="_Toc366080198"/>
      <w:bookmarkStart w:id="3339" w:name="_Toc366080807"/>
      <w:bookmarkStart w:id="3340" w:name="_Toc366505147"/>
      <w:bookmarkStart w:id="3341" w:name="_Toc366508516"/>
      <w:bookmarkStart w:id="3342" w:name="_Toc366513017"/>
      <w:bookmarkStart w:id="3343" w:name="_Toc366574206"/>
      <w:bookmarkStart w:id="3344" w:name="_Toc366577999"/>
      <w:bookmarkStart w:id="3345" w:name="_Toc366578593"/>
      <w:bookmarkStart w:id="3346" w:name="_Toc366579185"/>
      <w:bookmarkStart w:id="3347" w:name="_Toc366579776"/>
      <w:bookmarkStart w:id="3348" w:name="_Toc366580368"/>
      <w:bookmarkStart w:id="3349" w:name="_Toc366580959"/>
      <w:bookmarkStart w:id="3350" w:name="_Toc366581551"/>
      <w:bookmarkStart w:id="3351" w:name="_Toc351915176"/>
      <w:bookmarkStart w:id="3352" w:name="_Toc361231215"/>
      <w:bookmarkStart w:id="3353" w:name="_Toc361231741"/>
      <w:bookmarkStart w:id="3354" w:name="_Toc362445039"/>
      <w:bookmarkStart w:id="3355" w:name="_Toc363908961"/>
      <w:bookmarkStart w:id="3356" w:name="_Toc364463384"/>
      <w:bookmarkStart w:id="3357" w:name="_Toc366077982"/>
      <w:bookmarkStart w:id="3358" w:name="_Toc366078601"/>
      <w:bookmarkStart w:id="3359" w:name="_Toc366079587"/>
      <w:bookmarkStart w:id="3360" w:name="_Toc366080199"/>
      <w:bookmarkStart w:id="3361" w:name="_Toc366080808"/>
      <w:bookmarkStart w:id="3362" w:name="_Toc366505148"/>
      <w:bookmarkStart w:id="3363" w:name="_Toc366508517"/>
      <w:bookmarkStart w:id="3364" w:name="_Toc366513018"/>
      <w:bookmarkStart w:id="3365" w:name="_Toc366574207"/>
      <w:bookmarkStart w:id="3366" w:name="_Toc366578000"/>
      <w:bookmarkStart w:id="3367" w:name="_Toc366578594"/>
      <w:bookmarkStart w:id="3368" w:name="_Toc366579186"/>
      <w:bookmarkStart w:id="3369" w:name="_Toc366579777"/>
      <w:bookmarkStart w:id="3370" w:name="_Toc366580369"/>
      <w:bookmarkStart w:id="3371" w:name="_Toc366580960"/>
      <w:bookmarkStart w:id="3372" w:name="_Toc366581552"/>
      <w:bookmarkStart w:id="3373" w:name="_Toc351915177"/>
      <w:bookmarkStart w:id="3374" w:name="_Toc361231216"/>
      <w:bookmarkStart w:id="3375" w:name="_Toc361231742"/>
      <w:bookmarkStart w:id="3376" w:name="_Toc362445040"/>
      <w:bookmarkStart w:id="3377" w:name="_Toc363908962"/>
      <w:bookmarkStart w:id="3378" w:name="_Toc364463385"/>
      <w:bookmarkStart w:id="3379" w:name="_Toc366077983"/>
      <w:bookmarkStart w:id="3380" w:name="_Toc366078602"/>
      <w:bookmarkStart w:id="3381" w:name="_Toc366079588"/>
      <w:bookmarkStart w:id="3382" w:name="_Toc366080200"/>
      <w:bookmarkStart w:id="3383" w:name="_Toc366080809"/>
      <w:bookmarkStart w:id="3384" w:name="_Toc366505149"/>
      <w:bookmarkStart w:id="3385" w:name="_Toc366508518"/>
      <w:bookmarkStart w:id="3386" w:name="_Toc366513019"/>
      <w:bookmarkStart w:id="3387" w:name="_Toc366574208"/>
      <w:bookmarkStart w:id="3388" w:name="_Toc366578001"/>
      <w:bookmarkStart w:id="3389" w:name="_Toc366578595"/>
      <w:bookmarkStart w:id="3390" w:name="_Toc366579187"/>
      <w:bookmarkStart w:id="3391" w:name="_Toc366579778"/>
      <w:bookmarkStart w:id="3392" w:name="_Toc366580370"/>
      <w:bookmarkStart w:id="3393" w:name="_Toc366580961"/>
      <w:bookmarkStart w:id="3394" w:name="_Toc366581553"/>
      <w:bookmarkStart w:id="3395" w:name="_Toc351912691"/>
      <w:bookmarkStart w:id="3396" w:name="_Toc351914712"/>
      <w:bookmarkStart w:id="3397" w:name="_Toc351915178"/>
      <w:bookmarkStart w:id="3398" w:name="_Toc361231217"/>
      <w:bookmarkStart w:id="3399" w:name="_Toc361231743"/>
      <w:bookmarkStart w:id="3400" w:name="_Toc362445041"/>
      <w:bookmarkStart w:id="3401" w:name="_Toc363908963"/>
      <w:bookmarkStart w:id="3402" w:name="_Toc364463386"/>
      <w:bookmarkStart w:id="3403" w:name="_Toc366077984"/>
      <w:bookmarkStart w:id="3404" w:name="_Toc366078603"/>
      <w:bookmarkStart w:id="3405" w:name="_Toc366079589"/>
      <w:bookmarkStart w:id="3406" w:name="_Toc366080201"/>
      <w:bookmarkStart w:id="3407" w:name="_Toc366080810"/>
      <w:bookmarkStart w:id="3408" w:name="_Toc366505150"/>
      <w:bookmarkStart w:id="3409" w:name="_Toc366508519"/>
      <w:bookmarkStart w:id="3410" w:name="_Toc366513020"/>
      <w:bookmarkStart w:id="3411" w:name="_Toc366574209"/>
      <w:bookmarkStart w:id="3412" w:name="_Toc366578002"/>
      <w:bookmarkStart w:id="3413" w:name="_Toc366578596"/>
      <w:bookmarkStart w:id="3414" w:name="_Toc366579188"/>
      <w:bookmarkStart w:id="3415" w:name="_Toc366579779"/>
      <w:bookmarkStart w:id="3416" w:name="_Toc366580371"/>
      <w:bookmarkStart w:id="3417" w:name="_Toc366580962"/>
      <w:bookmarkStart w:id="3418" w:name="_Toc366581554"/>
      <w:bookmarkStart w:id="3419" w:name="_Toc351912692"/>
      <w:bookmarkStart w:id="3420" w:name="_Toc351914713"/>
      <w:bookmarkStart w:id="3421" w:name="_Toc351915179"/>
      <w:bookmarkStart w:id="3422" w:name="_Toc361231218"/>
      <w:bookmarkStart w:id="3423" w:name="_Toc361231744"/>
      <w:bookmarkStart w:id="3424" w:name="_Toc362445042"/>
      <w:bookmarkStart w:id="3425" w:name="_Toc363908964"/>
      <w:bookmarkStart w:id="3426" w:name="_Toc364463387"/>
      <w:bookmarkStart w:id="3427" w:name="_Toc366077985"/>
      <w:bookmarkStart w:id="3428" w:name="_Toc366078604"/>
      <w:bookmarkStart w:id="3429" w:name="_Toc366079590"/>
      <w:bookmarkStart w:id="3430" w:name="_Toc366080202"/>
      <w:bookmarkStart w:id="3431" w:name="_Toc366080811"/>
      <w:bookmarkStart w:id="3432" w:name="_Toc366505151"/>
      <w:bookmarkStart w:id="3433" w:name="_Toc366508520"/>
      <w:bookmarkStart w:id="3434" w:name="_Toc366513021"/>
      <w:bookmarkStart w:id="3435" w:name="_Toc366574210"/>
      <w:bookmarkStart w:id="3436" w:name="_Toc366578003"/>
      <w:bookmarkStart w:id="3437" w:name="_Toc366578597"/>
      <w:bookmarkStart w:id="3438" w:name="_Toc366579189"/>
      <w:bookmarkStart w:id="3439" w:name="_Toc366579780"/>
      <w:bookmarkStart w:id="3440" w:name="_Toc366580372"/>
      <w:bookmarkStart w:id="3441" w:name="_Toc366580963"/>
      <w:bookmarkStart w:id="3442" w:name="_Toc366581555"/>
      <w:bookmarkStart w:id="3443" w:name="_Toc322911605"/>
      <w:bookmarkStart w:id="3444" w:name="_Toc322912144"/>
      <w:bookmarkStart w:id="3445" w:name="_Toc329092994"/>
      <w:bookmarkStart w:id="3446" w:name="_Toc332701507"/>
      <w:bookmarkStart w:id="3447" w:name="_Toc332701814"/>
      <w:bookmarkStart w:id="3448" w:name="_Toc332711608"/>
      <w:bookmarkStart w:id="3449" w:name="_Toc332711916"/>
      <w:bookmarkStart w:id="3450" w:name="_Toc332712218"/>
      <w:bookmarkStart w:id="3451" w:name="_Toc332724134"/>
      <w:bookmarkStart w:id="3452" w:name="_Toc332724434"/>
      <w:bookmarkStart w:id="3453" w:name="_Toc341102730"/>
      <w:bookmarkStart w:id="3454" w:name="_Toc347241463"/>
      <w:bookmarkStart w:id="3455" w:name="_Toc347744656"/>
      <w:bookmarkStart w:id="3456" w:name="_Toc348984439"/>
      <w:bookmarkStart w:id="3457" w:name="_Toc348984744"/>
      <w:bookmarkStart w:id="3458" w:name="_Toc349037907"/>
      <w:bookmarkStart w:id="3459" w:name="_Toc349038212"/>
      <w:bookmarkStart w:id="3460" w:name="_Toc349042700"/>
      <w:bookmarkStart w:id="3461" w:name="_Toc349642122"/>
      <w:bookmarkStart w:id="3462" w:name="_Toc351912693"/>
      <w:bookmarkStart w:id="3463" w:name="_Toc351914714"/>
      <w:bookmarkStart w:id="3464" w:name="_Toc351915180"/>
      <w:bookmarkStart w:id="3465" w:name="_Toc361231219"/>
      <w:bookmarkStart w:id="3466" w:name="_Toc361231745"/>
      <w:bookmarkStart w:id="3467" w:name="_Toc362445043"/>
      <w:bookmarkStart w:id="3468" w:name="_Toc363908965"/>
      <w:bookmarkStart w:id="3469" w:name="_Toc364463388"/>
      <w:bookmarkStart w:id="3470" w:name="_Toc366077986"/>
      <w:bookmarkStart w:id="3471" w:name="_Toc366078605"/>
      <w:bookmarkStart w:id="3472" w:name="_Toc366079591"/>
      <w:bookmarkStart w:id="3473" w:name="_Toc366080203"/>
      <w:bookmarkStart w:id="3474" w:name="_Toc366080812"/>
      <w:bookmarkStart w:id="3475" w:name="_Toc366505152"/>
      <w:bookmarkStart w:id="3476" w:name="_Toc366508521"/>
      <w:bookmarkStart w:id="3477" w:name="_Toc366513022"/>
      <w:bookmarkStart w:id="3478" w:name="_Toc366574211"/>
      <w:bookmarkStart w:id="3479" w:name="_Toc366578004"/>
      <w:bookmarkStart w:id="3480" w:name="_Toc366578598"/>
      <w:bookmarkStart w:id="3481" w:name="_Toc366579190"/>
      <w:bookmarkStart w:id="3482" w:name="_Toc366579781"/>
      <w:bookmarkStart w:id="3483" w:name="_Toc366580373"/>
      <w:bookmarkStart w:id="3484" w:name="_Toc366580964"/>
      <w:bookmarkStart w:id="3485" w:name="_Toc366581556"/>
      <w:bookmarkStart w:id="3486" w:name="_Toc254776199"/>
      <w:bookmarkStart w:id="3487" w:name="_Toc254776225"/>
      <w:bookmarkStart w:id="3488" w:name="_Toc62570107"/>
      <w:bookmarkStart w:id="3489" w:name="_Toc210216829"/>
      <w:bookmarkStart w:id="3490" w:name="_Toc219440961"/>
      <w:bookmarkStart w:id="3491" w:name="_Toc179788280"/>
      <w:bookmarkStart w:id="3492" w:name="_Toc199516301"/>
      <w:bookmarkStart w:id="3493" w:name="_Toc194983965"/>
      <w:bookmarkStart w:id="3494" w:name="_Toc243112813"/>
      <w:bookmarkStart w:id="3495" w:name="_Ref348976487"/>
      <w:bookmarkStart w:id="3496" w:name="_Ref348976498"/>
      <w:bookmarkStart w:id="3497" w:name="_Toc349042701"/>
      <w:bookmarkStart w:id="3498" w:name="_Ref38549907"/>
      <w:bookmarkStart w:id="3499" w:name="_Ref38560357"/>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r>
        <w:t>Recoverable Error</w:t>
      </w:r>
      <w:bookmarkEnd w:id="3488"/>
      <w:bookmarkEnd w:id="3489"/>
      <w:bookmarkEnd w:id="3490"/>
    </w:p>
    <w:p w14:paraId="472C9523" w14:textId="77777777" w:rsidR="00B46A03" w:rsidRDefault="00B46A03" w:rsidP="00B46A03">
      <w:r>
        <w:t>This error type is used with the dfdl:assert annotation when parsing to permit the checking of physical format constraints without terminating a parse. For</w:t>
      </w:r>
      <w:r>
        <w:rPr>
          <w:rFonts w:eastAsia="Helv"/>
        </w:rPr>
        <w:t xml:space="preserve"> </w:t>
      </w:r>
      <w:r>
        <w:t>example, some formats have redundancy by having known lengths, as well as delimiters. A Recoverable Error can be issued,</w:t>
      </w:r>
      <w:r>
        <w:rPr>
          <w:rFonts w:eastAsia="Helv"/>
        </w:rPr>
        <w:t xml:space="preserve"> </w:t>
      </w:r>
      <w:r>
        <w:t>using</w:t>
      </w:r>
      <w:r>
        <w:rPr>
          <w:rFonts w:eastAsia="Helv"/>
        </w:rPr>
        <w:t xml:space="preserve"> </w:t>
      </w:r>
      <w:r>
        <w:t>an</w:t>
      </w:r>
      <w:r>
        <w:rPr>
          <w:rFonts w:eastAsia="Helv"/>
        </w:rPr>
        <w:t xml:space="preserve"> </w:t>
      </w:r>
      <w:r>
        <w:t>assert</w:t>
      </w:r>
      <w:r>
        <w:rPr>
          <w:rFonts w:eastAsia="Helv"/>
        </w:rPr>
        <w:t xml:space="preserve"> </w:t>
      </w:r>
      <w:r>
        <w:t>to</w:t>
      </w:r>
      <w:r>
        <w:rPr>
          <w:rFonts w:eastAsia="Helv"/>
        </w:rPr>
        <w:t xml:space="preserve"> </w:t>
      </w:r>
      <w:r>
        <w:t>check</w:t>
      </w:r>
      <w:r>
        <w:rPr>
          <w:rFonts w:eastAsia="Helv"/>
        </w:rPr>
        <w:t xml:space="preserve"> </w:t>
      </w:r>
      <w:r>
        <w:t>a</w:t>
      </w:r>
      <w:r>
        <w:rPr>
          <w:rFonts w:eastAsia="Helv"/>
        </w:rPr>
        <w:t xml:space="preserve"> </w:t>
      </w:r>
      <w:r>
        <w:t>physical</w:t>
      </w:r>
      <w:r>
        <w:rPr>
          <w:rFonts w:eastAsia="Helv"/>
        </w:rPr>
        <w:t xml:space="preserve"> </w:t>
      </w:r>
      <w:r>
        <w:t>length</w:t>
      </w:r>
      <w:r>
        <w:rPr>
          <w:rFonts w:eastAsia="Helv"/>
        </w:rPr>
        <w:t xml:space="preserve"> </w:t>
      </w:r>
      <w:r>
        <w:t>constraint</w:t>
      </w:r>
      <w:r>
        <w:rPr>
          <w:rFonts w:eastAsia="Helv"/>
        </w:rPr>
        <w:t xml:space="preserve"> </w:t>
      </w:r>
      <w:r>
        <w:t>when</w:t>
      </w:r>
      <w:r>
        <w:rPr>
          <w:rFonts w:eastAsia="Helv"/>
        </w:rPr>
        <w:t xml:space="preserve"> </w:t>
      </w:r>
      <w:r>
        <w:t>property</w:t>
      </w:r>
      <w:r>
        <w:rPr>
          <w:rFonts w:eastAsia="Helv"/>
        </w:rPr>
        <w:t xml:space="preserve"> </w:t>
      </w:r>
      <w:r>
        <w:t>lengthKind</w:t>
      </w:r>
      <w:r>
        <w:rPr>
          <w:rFonts w:eastAsia="Helv"/>
        </w:rPr>
        <w:t xml:space="preserve"> </w:t>
      </w:r>
      <w:r>
        <w:t>is</w:t>
      </w:r>
      <w:r>
        <w:rPr>
          <w:rFonts w:eastAsia="Helv"/>
        </w:rPr>
        <w:t xml:space="preserve"> </w:t>
      </w:r>
      <w:r>
        <w:t xml:space="preserve">'delimited'. </w:t>
      </w:r>
    </w:p>
    <w:p w14:paraId="146240D3" w14:textId="77777777" w:rsidR="00B46A03" w:rsidRDefault="00B46A03" w:rsidP="00B46A03">
      <w:r>
        <w:t>Recoverable Errors are independent of validation, and when resolving points of uncertainty, Recoverable Errors are ignored.</w:t>
      </w:r>
    </w:p>
    <w:p w14:paraId="185DA1B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500" w:name="_Ref39164191"/>
      <w:bookmarkStart w:id="3501" w:name="_Toc62570108"/>
      <w:bookmarkStart w:id="3502" w:name="_Toc210216830"/>
      <w:bookmarkStart w:id="3503" w:name="_Toc219440962"/>
      <w:r>
        <w:t>DFDL Data Syntax Grammar</w:t>
      </w:r>
      <w:bookmarkEnd w:id="3491"/>
      <w:bookmarkEnd w:id="3492"/>
      <w:bookmarkEnd w:id="3493"/>
      <w:bookmarkEnd w:id="3494"/>
      <w:bookmarkEnd w:id="3495"/>
      <w:bookmarkEnd w:id="3496"/>
      <w:bookmarkEnd w:id="3497"/>
      <w:bookmarkEnd w:id="3498"/>
      <w:bookmarkEnd w:id="3499"/>
      <w:bookmarkEnd w:id="3500"/>
      <w:bookmarkEnd w:id="3501"/>
      <w:bookmarkEnd w:id="3502"/>
      <w:bookmarkEnd w:id="3503"/>
    </w:p>
    <w:p w14:paraId="5B11B2C2" w14:textId="77777777" w:rsidR="00B46A03" w:rsidRDefault="00B46A03" w:rsidP="00404546">
      <w:pPr>
        <w:pStyle w:val="nobreak"/>
      </w:pPr>
      <w:r>
        <w:t xml:space="preserve">Data in a format describable via a DFDL schema obeys the grammar given here. A given DFDL schema is read by the DFDL processor to provide specific meaning to the terminals and decisions in this grammar. </w:t>
      </w:r>
    </w:p>
    <w:p w14:paraId="5103AF0B" w14:textId="77777777" w:rsidR="00B46A03" w:rsidRDefault="00B46A03" w:rsidP="00B46A03">
      <w:r>
        <w:t>The bits of the data are divided into two broad categories:</w:t>
      </w:r>
    </w:p>
    <w:p w14:paraId="155F086C" w14:textId="77777777" w:rsidR="00B46A03" w:rsidRDefault="00B46A03" w:rsidP="00EB2287">
      <w:pPr>
        <w:numPr>
          <w:ilvl w:val="0"/>
          <w:numId w:val="38"/>
        </w:numPr>
        <w:tabs>
          <w:tab w:val="clear" w:pos="403"/>
        </w:tabs>
        <w:spacing w:before="60" w:after="60" w:line="240" w:lineRule="auto"/>
        <w:jc w:val="left"/>
      </w:pPr>
      <w:r>
        <w:t xml:space="preserve">Content </w:t>
      </w:r>
    </w:p>
    <w:p w14:paraId="79D2DF63" w14:textId="77777777" w:rsidR="00B46A03" w:rsidRDefault="00B46A03" w:rsidP="00EB2287">
      <w:pPr>
        <w:numPr>
          <w:ilvl w:val="0"/>
          <w:numId w:val="38"/>
        </w:numPr>
        <w:tabs>
          <w:tab w:val="clear" w:pos="403"/>
        </w:tabs>
        <w:spacing w:before="60" w:after="60" w:line="240" w:lineRule="auto"/>
        <w:jc w:val="left"/>
      </w:pPr>
      <w:r>
        <w:lastRenderedPageBreak/>
        <w:t>Framing</w:t>
      </w:r>
    </w:p>
    <w:p w14:paraId="29D0D619" w14:textId="77777777" w:rsidR="00B46A03" w:rsidRDefault="00B46A03" w:rsidP="00B46A03">
      <w:r>
        <w:t xml:space="preserve">The content is the bits of data that are interpreted to compute a logical value. </w:t>
      </w:r>
    </w:p>
    <w:p w14:paraId="4BB23DBF" w14:textId="77777777" w:rsidR="00B46A03" w:rsidRDefault="00B46A03" w:rsidP="00404546">
      <w:pPr>
        <w:pStyle w:val="nobreak"/>
      </w:pPr>
      <w:r>
        <w:rPr>
          <w:i/>
          <w:iCs/>
        </w:rPr>
        <w:t>Framing</w:t>
      </w:r>
      <w:r>
        <w:t xml:space="preserve"> is the term used to describe the delimiters, length fields, and other parts of the data stream which are present and may be necessary to determine the length or position of the content of DFDL Infoset items. </w:t>
      </w:r>
    </w:p>
    <w:p w14:paraId="0FF798DD" w14:textId="77777777" w:rsidR="00B46A03" w:rsidRDefault="00B46A03" w:rsidP="00404546">
      <w:pPr>
        <w:pStyle w:val="nobreak"/>
      </w:pPr>
      <w:r>
        <w:t xml:space="preserve">Note that sometimes the framing is not strictly necessary for parsing, but adds useful redundancy to the data format, allowing corrupt data to be more robustly detected, and sometimes the framing adds human readability to the data format. </w:t>
      </w:r>
    </w:p>
    <w:p w14:paraId="28B00CE9" w14:textId="77777777" w:rsidR="00B46A03" w:rsidRDefault="00B46A03" w:rsidP="00B46A03">
      <w:bookmarkStart w:id="3504" w:name="_Toc322911607"/>
      <w:bookmarkStart w:id="3505" w:name="_Toc322912146"/>
      <w:bookmarkStart w:id="3506" w:name="_Toc329092996"/>
      <w:bookmarkStart w:id="3507" w:name="_Toc332701509"/>
      <w:bookmarkStart w:id="3508" w:name="_Toc332701816"/>
      <w:bookmarkStart w:id="3509" w:name="_Toc332711610"/>
      <w:bookmarkStart w:id="3510" w:name="_Toc332711918"/>
      <w:bookmarkStart w:id="3511" w:name="_Toc332712220"/>
      <w:bookmarkStart w:id="3512" w:name="_Toc332724136"/>
      <w:bookmarkStart w:id="3513" w:name="_Toc332724436"/>
      <w:bookmarkStart w:id="3514" w:name="_Toc341102732"/>
      <w:bookmarkStart w:id="3515" w:name="_Toc347241465"/>
      <w:bookmarkStart w:id="3516" w:name="_Toc347744658"/>
      <w:bookmarkStart w:id="3517" w:name="_Toc348984441"/>
      <w:bookmarkStart w:id="3518" w:name="_Toc348984746"/>
      <w:bookmarkStart w:id="3519" w:name="_Toc349037909"/>
      <w:bookmarkStart w:id="3520" w:name="_Toc349038214"/>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r>
        <w:t>In the grammar tables below, the terminal symbols are shown in bold italic font.</w:t>
      </w:r>
    </w:p>
    <w:tbl>
      <w:tblPr>
        <w:tblStyle w:val="Table"/>
        <w:tblW w:w="5000" w:type="pct"/>
        <w:tblInd w:w="0" w:type="dxa"/>
        <w:tblBorders>
          <w:insideH w:val="none" w:sz="0" w:space="0" w:color="auto"/>
          <w:insideV w:val="none" w:sz="0" w:space="0" w:color="auto"/>
        </w:tblBorders>
        <w:tblLook w:val="04A0" w:firstRow="1" w:lastRow="0" w:firstColumn="1" w:lastColumn="0" w:noHBand="0" w:noVBand="1"/>
      </w:tblPr>
      <w:tblGrid>
        <w:gridCol w:w="2884"/>
        <w:gridCol w:w="444"/>
        <w:gridCol w:w="6866"/>
      </w:tblGrid>
      <w:tr w:rsidR="00B43676" w14:paraId="6E4B8D62" w14:textId="6481E0C6" w:rsidTr="001A2479">
        <w:trPr>
          <w:cnfStyle w:val="100000000000" w:firstRow="1" w:lastRow="0" w:firstColumn="0" w:lastColumn="0" w:oddVBand="0" w:evenVBand="0" w:oddHBand="0" w:evenHBand="0" w:firstRowFirstColumn="0" w:firstRowLastColumn="0" w:lastRowFirstColumn="0" w:lastRowLastColumn="0"/>
          <w:cantSplit/>
        </w:trPr>
        <w:tc>
          <w:tcPr>
            <w:tcW w:w="0" w:type="auto"/>
            <w:tcBorders>
              <w:left w:val="none" w:sz="0" w:space="0" w:color="auto"/>
              <w:bottom w:val="none" w:sz="0" w:space="0" w:color="auto"/>
              <w:right w:val="none" w:sz="0" w:space="0" w:color="auto"/>
              <w:tl2br w:val="none" w:sz="0" w:space="0" w:color="auto"/>
              <w:tr2bl w:val="none" w:sz="0" w:space="0" w:color="auto"/>
            </w:tcBorders>
            <w:hideMark/>
          </w:tcPr>
          <w:p w14:paraId="04EC0A15" w14:textId="77777777" w:rsidR="00B43676" w:rsidRPr="00E276B6" w:rsidRDefault="00B43676" w:rsidP="007B6A01">
            <w:pPr>
              <w:jc w:val="left"/>
              <w:rPr>
                <w:rFonts w:ascii="Cambria" w:hAnsi="Cambria"/>
              </w:rPr>
            </w:pPr>
            <w:r w:rsidRPr="00E276B6">
              <w:rPr>
                <w:rFonts w:ascii="Cambria" w:hAnsi="Cambria"/>
              </w:rPr>
              <w:t>Productions</w:t>
            </w:r>
          </w:p>
        </w:tc>
        <w:tc>
          <w:tcPr>
            <w:tcW w:w="0" w:type="auto"/>
            <w:tcBorders>
              <w:left w:val="none" w:sz="0" w:space="0" w:color="auto"/>
              <w:bottom w:val="none" w:sz="0" w:space="0" w:color="auto"/>
              <w:right w:val="none" w:sz="0" w:space="0" w:color="auto"/>
              <w:tl2br w:val="none" w:sz="0" w:space="0" w:color="auto"/>
              <w:tr2bl w:val="none" w:sz="0" w:space="0" w:color="auto"/>
            </w:tcBorders>
          </w:tcPr>
          <w:p w14:paraId="03F8118F" w14:textId="77777777" w:rsidR="00B43676" w:rsidRPr="00E276B6" w:rsidRDefault="00B43676" w:rsidP="007B6A01">
            <w:pPr>
              <w:jc w:val="left"/>
            </w:pPr>
          </w:p>
        </w:tc>
        <w:tc>
          <w:tcPr>
            <w:tcW w:w="0" w:type="auto"/>
            <w:tcBorders>
              <w:left w:val="none" w:sz="0" w:space="0" w:color="auto"/>
              <w:bottom w:val="none" w:sz="0" w:space="0" w:color="auto"/>
              <w:right w:val="none" w:sz="0" w:space="0" w:color="auto"/>
              <w:tl2br w:val="none" w:sz="0" w:space="0" w:color="auto"/>
              <w:tr2bl w:val="none" w:sz="0" w:space="0" w:color="auto"/>
            </w:tcBorders>
          </w:tcPr>
          <w:p w14:paraId="6598EE9C" w14:textId="77777777" w:rsidR="00B43676" w:rsidRPr="00E276B6" w:rsidRDefault="00B43676" w:rsidP="007B6A01">
            <w:pPr>
              <w:jc w:val="left"/>
            </w:pPr>
          </w:p>
        </w:tc>
      </w:tr>
      <w:tr w:rsidR="00B43676" w14:paraId="5573D077" w14:textId="3706B8FB" w:rsidTr="001A2479">
        <w:trPr>
          <w:cantSplit/>
        </w:trPr>
        <w:tc>
          <w:tcPr>
            <w:tcW w:w="0" w:type="auto"/>
          </w:tcPr>
          <w:p w14:paraId="76A28FCE" w14:textId="039E2E50" w:rsidR="00B43676" w:rsidRPr="00356F2D" w:rsidRDefault="00B43676" w:rsidP="001F3E80">
            <w:pPr>
              <w:pStyle w:val="TableContents"/>
            </w:pPr>
            <w:r w:rsidRPr="00356F2D">
              <w:t>Document</w:t>
            </w:r>
            <w:r w:rsidRPr="00356F2D">
              <w:rPr>
                <w:b/>
                <w:bCs/>
              </w:rPr>
              <w:t xml:space="preserve"> </w:t>
            </w:r>
          </w:p>
        </w:tc>
        <w:tc>
          <w:tcPr>
            <w:tcW w:w="0" w:type="auto"/>
          </w:tcPr>
          <w:p w14:paraId="79F1EF4D" w14:textId="1A0FA0A7" w:rsidR="00B43676" w:rsidRPr="00356F2D" w:rsidRDefault="00B92FE9" w:rsidP="007B6A01">
            <w:pPr>
              <w:pStyle w:val="TableContents"/>
            </w:pPr>
            <w:r>
              <w:t>::=</w:t>
            </w:r>
          </w:p>
        </w:tc>
        <w:tc>
          <w:tcPr>
            <w:tcW w:w="0" w:type="auto"/>
          </w:tcPr>
          <w:p w14:paraId="17F334A7" w14:textId="5A9443F9" w:rsidR="00B43676" w:rsidRPr="00356F2D" w:rsidRDefault="001F3E80" w:rsidP="007B6A01">
            <w:pPr>
              <w:pStyle w:val="TableContents"/>
            </w:pPr>
            <w:r w:rsidRPr="00356F2D">
              <w:t>SimpleElement | ComplexElement</w:t>
            </w:r>
          </w:p>
        </w:tc>
      </w:tr>
      <w:tr w:rsidR="00B43676" w14:paraId="02C2B867" w14:textId="77777777" w:rsidTr="001A2479">
        <w:trPr>
          <w:cantSplit/>
        </w:trPr>
        <w:tc>
          <w:tcPr>
            <w:tcW w:w="0" w:type="auto"/>
          </w:tcPr>
          <w:p w14:paraId="5CF77078" w14:textId="666363EA" w:rsidR="00B43676" w:rsidRPr="00356F2D" w:rsidRDefault="00B43676" w:rsidP="001F3E80">
            <w:pPr>
              <w:pStyle w:val="TableContents"/>
            </w:pPr>
            <w:r w:rsidRPr="00356F2D">
              <w:t xml:space="preserve">SimpleElement </w:t>
            </w:r>
          </w:p>
        </w:tc>
        <w:tc>
          <w:tcPr>
            <w:tcW w:w="0" w:type="auto"/>
          </w:tcPr>
          <w:p w14:paraId="1BA28270" w14:textId="266D5FE9" w:rsidR="00B43676" w:rsidRPr="00356F2D" w:rsidRDefault="00B92FE9" w:rsidP="007B6A01">
            <w:pPr>
              <w:pStyle w:val="TableContents"/>
            </w:pPr>
            <w:r>
              <w:t>::=</w:t>
            </w:r>
          </w:p>
        </w:tc>
        <w:tc>
          <w:tcPr>
            <w:tcW w:w="0" w:type="auto"/>
          </w:tcPr>
          <w:p w14:paraId="4472CA2B" w14:textId="470A8756" w:rsidR="00B43676" w:rsidRPr="00356F2D" w:rsidRDefault="001F3E80" w:rsidP="007B6A01">
            <w:pPr>
              <w:pStyle w:val="TableContents"/>
            </w:pPr>
            <w:r w:rsidRPr="00356F2D">
              <w:t>SimpleLiteralNilElementRep | SimpleEmptyElementRep | SimpleNormalRep</w:t>
            </w:r>
          </w:p>
        </w:tc>
      </w:tr>
      <w:tr w:rsidR="00B92FE9" w14:paraId="4D754353" w14:textId="77777777" w:rsidTr="001A2479">
        <w:trPr>
          <w:cantSplit/>
        </w:trPr>
        <w:tc>
          <w:tcPr>
            <w:tcW w:w="0" w:type="auto"/>
          </w:tcPr>
          <w:p w14:paraId="2160002A" w14:textId="0DFCF256" w:rsidR="00B92FE9" w:rsidRPr="00356F2D" w:rsidRDefault="00B92FE9" w:rsidP="001F3E80">
            <w:pPr>
              <w:pStyle w:val="TableContents"/>
            </w:pPr>
            <w:r w:rsidRPr="00356F2D">
              <w:t xml:space="preserve">SimpleEnclosedElement </w:t>
            </w:r>
          </w:p>
        </w:tc>
        <w:tc>
          <w:tcPr>
            <w:tcW w:w="0" w:type="auto"/>
          </w:tcPr>
          <w:p w14:paraId="7AF30938" w14:textId="4D053DF8" w:rsidR="00B92FE9" w:rsidRPr="00356F2D" w:rsidRDefault="00B92FE9" w:rsidP="007B6A01">
            <w:pPr>
              <w:pStyle w:val="TableContents"/>
            </w:pPr>
            <w:r>
              <w:t>::=</w:t>
            </w:r>
          </w:p>
        </w:tc>
        <w:tc>
          <w:tcPr>
            <w:tcW w:w="0" w:type="auto"/>
          </w:tcPr>
          <w:p w14:paraId="58B5B1DD" w14:textId="32A54F96" w:rsidR="00B92FE9" w:rsidRPr="00356F2D" w:rsidRDefault="001F3E80" w:rsidP="007B6A01">
            <w:pPr>
              <w:pStyle w:val="TableContents"/>
            </w:pPr>
            <w:r w:rsidRPr="00356F2D">
              <w:t>SimpleElement | AbsentElementRep</w:t>
            </w:r>
          </w:p>
        </w:tc>
      </w:tr>
      <w:tr w:rsidR="00B92FE9" w14:paraId="5E5E106E" w14:textId="77777777" w:rsidTr="001A2479">
        <w:trPr>
          <w:cantSplit/>
        </w:trPr>
        <w:tc>
          <w:tcPr>
            <w:tcW w:w="0" w:type="auto"/>
          </w:tcPr>
          <w:p w14:paraId="3BE14C75" w14:textId="3BE9770E" w:rsidR="00B92FE9" w:rsidRPr="00356F2D" w:rsidRDefault="00B92FE9" w:rsidP="001F3E80">
            <w:pPr>
              <w:pStyle w:val="TableContents"/>
            </w:pPr>
            <w:r w:rsidRPr="00356F2D">
              <w:t xml:space="preserve">ComplexElement </w:t>
            </w:r>
          </w:p>
        </w:tc>
        <w:tc>
          <w:tcPr>
            <w:tcW w:w="0" w:type="auto"/>
          </w:tcPr>
          <w:p w14:paraId="4D3EF5CD" w14:textId="5D272224" w:rsidR="00B92FE9" w:rsidRPr="00356F2D" w:rsidRDefault="00B92FE9" w:rsidP="007B6A01">
            <w:pPr>
              <w:pStyle w:val="TableContents"/>
            </w:pPr>
            <w:r>
              <w:t>::=</w:t>
            </w:r>
          </w:p>
        </w:tc>
        <w:tc>
          <w:tcPr>
            <w:tcW w:w="0" w:type="auto"/>
          </w:tcPr>
          <w:p w14:paraId="03689663" w14:textId="77709480" w:rsidR="00B92FE9" w:rsidRPr="00356F2D" w:rsidRDefault="001F3E80" w:rsidP="007B6A01">
            <w:pPr>
              <w:pStyle w:val="TableContents"/>
            </w:pPr>
            <w:r w:rsidRPr="00356F2D">
              <w:t>ComplexLiteralNilElementRep | ComplexNormalRep | ComplexEmptyElementRep</w:t>
            </w:r>
          </w:p>
        </w:tc>
      </w:tr>
      <w:tr w:rsidR="00B92FE9" w14:paraId="75717165" w14:textId="77777777" w:rsidTr="001A2479">
        <w:trPr>
          <w:cantSplit/>
        </w:trPr>
        <w:tc>
          <w:tcPr>
            <w:tcW w:w="0" w:type="auto"/>
          </w:tcPr>
          <w:p w14:paraId="67BAA41F" w14:textId="06891534" w:rsidR="00B92FE9" w:rsidRPr="00356F2D" w:rsidRDefault="00B92FE9" w:rsidP="001F3E80">
            <w:pPr>
              <w:pStyle w:val="TableContents"/>
            </w:pPr>
            <w:r w:rsidRPr="00356F2D">
              <w:t xml:space="preserve">ComplexEnclosedElement </w:t>
            </w:r>
          </w:p>
        </w:tc>
        <w:tc>
          <w:tcPr>
            <w:tcW w:w="0" w:type="auto"/>
          </w:tcPr>
          <w:p w14:paraId="7E372F1F" w14:textId="4155B11F" w:rsidR="00B92FE9" w:rsidRPr="00356F2D" w:rsidRDefault="00B92FE9" w:rsidP="007B6A01">
            <w:pPr>
              <w:pStyle w:val="TableContents"/>
            </w:pPr>
            <w:r>
              <w:t>::=</w:t>
            </w:r>
          </w:p>
        </w:tc>
        <w:tc>
          <w:tcPr>
            <w:tcW w:w="0" w:type="auto"/>
          </w:tcPr>
          <w:p w14:paraId="2617ADC0" w14:textId="2C486123" w:rsidR="00B92FE9" w:rsidRPr="00356F2D" w:rsidRDefault="001F3E80" w:rsidP="007B6A01">
            <w:pPr>
              <w:pStyle w:val="TableContents"/>
            </w:pPr>
            <w:r w:rsidRPr="00356F2D">
              <w:t>ComplexElement | AbsentElementRep</w:t>
            </w:r>
          </w:p>
        </w:tc>
      </w:tr>
      <w:tr w:rsidR="00B92FE9" w14:paraId="64F419CF" w14:textId="77777777" w:rsidTr="001A2479">
        <w:trPr>
          <w:cantSplit/>
        </w:trPr>
        <w:tc>
          <w:tcPr>
            <w:tcW w:w="0" w:type="auto"/>
            <w:tcBorders>
              <w:bottom w:val="single" w:sz="4" w:space="0" w:color="auto"/>
            </w:tcBorders>
          </w:tcPr>
          <w:p w14:paraId="488F8A9D" w14:textId="53FF1972" w:rsidR="00B92FE9" w:rsidRPr="00356F2D" w:rsidRDefault="00B92FE9" w:rsidP="001F3E80">
            <w:pPr>
              <w:jc w:val="left"/>
            </w:pPr>
            <w:r w:rsidRPr="00356F2D">
              <w:rPr>
                <w:rFonts w:ascii="Arial" w:hAnsi="Arial" w:cs="Arial"/>
                <w:sz w:val="20"/>
                <w:szCs w:val="20"/>
              </w:rPr>
              <w:t xml:space="preserve">EnclosedElement </w:t>
            </w:r>
          </w:p>
        </w:tc>
        <w:tc>
          <w:tcPr>
            <w:tcW w:w="0" w:type="auto"/>
            <w:tcBorders>
              <w:bottom w:val="single" w:sz="4" w:space="0" w:color="auto"/>
            </w:tcBorders>
          </w:tcPr>
          <w:p w14:paraId="45C580C7" w14:textId="0F78B746" w:rsidR="00B92FE9" w:rsidRPr="00356F2D" w:rsidRDefault="00B92FE9" w:rsidP="007B6A01">
            <w:pPr>
              <w:pStyle w:val="TableContents"/>
            </w:pPr>
            <w:r>
              <w:t>::=</w:t>
            </w:r>
          </w:p>
        </w:tc>
        <w:tc>
          <w:tcPr>
            <w:tcW w:w="0" w:type="auto"/>
            <w:tcBorders>
              <w:bottom w:val="single" w:sz="4" w:space="0" w:color="auto"/>
            </w:tcBorders>
          </w:tcPr>
          <w:p w14:paraId="44EA20AB" w14:textId="27F0B658" w:rsidR="00B92FE9" w:rsidRPr="00356F2D" w:rsidRDefault="001F3E80" w:rsidP="007B6A01">
            <w:pPr>
              <w:pStyle w:val="TableContents"/>
            </w:pPr>
            <w:r w:rsidRPr="00356F2D">
              <w:t>SimpleEnclosedElement | ComplexEnclosedElement</w:t>
            </w:r>
          </w:p>
        </w:tc>
      </w:tr>
      <w:tr w:rsidR="00B43676" w14:paraId="2F0BC485" w14:textId="6837985F" w:rsidTr="001A2479">
        <w:trPr>
          <w:cantSplit/>
        </w:trPr>
        <w:tc>
          <w:tcPr>
            <w:tcW w:w="0" w:type="auto"/>
            <w:tcBorders>
              <w:top w:val="single" w:sz="4" w:space="0" w:color="auto"/>
              <w:bottom w:val="nil"/>
            </w:tcBorders>
          </w:tcPr>
          <w:p w14:paraId="2B106552" w14:textId="7C801509" w:rsidR="00B43676" w:rsidRPr="00356F2D" w:rsidRDefault="00B43676" w:rsidP="001F3E80">
            <w:pPr>
              <w:pStyle w:val="TableContents"/>
            </w:pPr>
            <w:r w:rsidRPr="00356F2D">
              <w:t xml:space="preserve">AbsentElementRep </w:t>
            </w:r>
          </w:p>
        </w:tc>
        <w:tc>
          <w:tcPr>
            <w:tcW w:w="0" w:type="auto"/>
            <w:tcBorders>
              <w:top w:val="single" w:sz="4" w:space="0" w:color="auto"/>
              <w:bottom w:val="nil"/>
            </w:tcBorders>
          </w:tcPr>
          <w:p w14:paraId="415AC1B4" w14:textId="251BB712" w:rsidR="00B43676" w:rsidRPr="00356F2D" w:rsidRDefault="00B92FE9" w:rsidP="007B6A01">
            <w:pPr>
              <w:pStyle w:val="TableContents"/>
            </w:pPr>
            <w:r>
              <w:t>::=</w:t>
            </w:r>
          </w:p>
        </w:tc>
        <w:tc>
          <w:tcPr>
            <w:tcW w:w="0" w:type="auto"/>
            <w:tcBorders>
              <w:top w:val="single" w:sz="4" w:space="0" w:color="auto"/>
              <w:bottom w:val="nil"/>
            </w:tcBorders>
          </w:tcPr>
          <w:p w14:paraId="37DD6D12" w14:textId="1C54C2A5" w:rsidR="00B43676" w:rsidRPr="00356F2D" w:rsidRDefault="001F3E80" w:rsidP="007B6A01">
            <w:pPr>
              <w:pStyle w:val="TableContents"/>
            </w:pPr>
            <w:r w:rsidRPr="00356F2D">
              <w:rPr>
                <w:b/>
                <w:i/>
              </w:rPr>
              <w:t>Absent</w:t>
            </w:r>
          </w:p>
        </w:tc>
      </w:tr>
      <w:tr w:rsidR="00B43676" w14:paraId="05A3DCF6" w14:textId="44AE2F58" w:rsidTr="001A2479">
        <w:trPr>
          <w:cantSplit/>
        </w:trPr>
        <w:tc>
          <w:tcPr>
            <w:tcW w:w="0" w:type="auto"/>
            <w:tcBorders>
              <w:top w:val="nil"/>
              <w:left w:val="single" w:sz="4" w:space="0" w:color="auto"/>
              <w:bottom w:val="nil"/>
            </w:tcBorders>
          </w:tcPr>
          <w:p w14:paraId="791DC1E1" w14:textId="58B3E651" w:rsidR="00B43676" w:rsidRPr="00356F2D" w:rsidRDefault="00B43676" w:rsidP="007B6A01">
            <w:pPr>
              <w:pStyle w:val="TableContents"/>
            </w:pPr>
            <w:r w:rsidRPr="00356F2D">
              <w:t>SimpleEmptyElementRep</w:t>
            </w:r>
          </w:p>
        </w:tc>
        <w:tc>
          <w:tcPr>
            <w:tcW w:w="0" w:type="auto"/>
            <w:tcBorders>
              <w:top w:val="nil"/>
              <w:bottom w:val="nil"/>
            </w:tcBorders>
          </w:tcPr>
          <w:p w14:paraId="310B3FB4" w14:textId="334B01AF" w:rsidR="00B43676" w:rsidRPr="00356F2D" w:rsidRDefault="00B92FE9" w:rsidP="007B6A01">
            <w:pPr>
              <w:pStyle w:val="TableContents"/>
            </w:pPr>
            <w:r>
              <w:t>::=</w:t>
            </w:r>
          </w:p>
        </w:tc>
        <w:tc>
          <w:tcPr>
            <w:tcW w:w="0" w:type="auto"/>
            <w:tcBorders>
              <w:top w:val="nil"/>
              <w:bottom w:val="nil"/>
              <w:right w:val="single" w:sz="4" w:space="0" w:color="auto"/>
            </w:tcBorders>
          </w:tcPr>
          <w:p w14:paraId="695B1AB5" w14:textId="61AEC629" w:rsidR="00B43676" w:rsidRPr="00356F2D" w:rsidRDefault="001F3E80" w:rsidP="007B6A01">
            <w:pPr>
              <w:pStyle w:val="TableContents"/>
            </w:pPr>
            <w:r w:rsidRPr="00356F2D">
              <w:rPr>
                <w:lang w:bidi="he-IL"/>
              </w:rPr>
              <w:t xml:space="preserve">EmptyElementLeftFraming </w:t>
            </w:r>
            <w:r w:rsidRPr="00356F2D">
              <w:t>EmptyElementRightFraming</w:t>
            </w:r>
          </w:p>
        </w:tc>
      </w:tr>
      <w:tr w:rsidR="00D0604A" w14:paraId="0336B92E" w14:textId="77777777" w:rsidTr="001A2479">
        <w:trPr>
          <w:cantSplit/>
        </w:trPr>
        <w:tc>
          <w:tcPr>
            <w:tcW w:w="0" w:type="auto"/>
            <w:tcBorders>
              <w:top w:val="nil"/>
              <w:bottom w:val="nil"/>
            </w:tcBorders>
          </w:tcPr>
          <w:p w14:paraId="518A64C0" w14:textId="08978892" w:rsidR="00D0604A" w:rsidRPr="00356F2D" w:rsidRDefault="00D0604A" w:rsidP="00D0604A">
            <w:pPr>
              <w:pStyle w:val="TableContents"/>
            </w:pPr>
            <w:r w:rsidRPr="00356F2D">
              <w:t xml:space="preserve">ComplexEmptyElementRep </w:t>
            </w:r>
            <w:r w:rsidRPr="00356F2D">
              <w:rPr>
                <w:lang w:bidi="he-IL"/>
              </w:rPr>
              <w:t xml:space="preserve"> </w:t>
            </w:r>
          </w:p>
        </w:tc>
        <w:tc>
          <w:tcPr>
            <w:tcW w:w="0" w:type="auto"/>
            <w:tcBorders>
              <w:top w:val="nil"/>
            </w:tcBorders>
          </w:tcPr>
          <w:p w14:paraId="4547E8CD" w14:textId="3041345E" w:rsidR="00D0604A" w:rsidRDefault="001F3E80" w:rsidP="007B6A01">
            <w:pPr>
              <w:pStyle w:val="TableContents"/>
            </w:pPr>
            <w:r>
              <w:t>::=</w:t>
            </w:r>
          </w:p>
        </w:tc>
        <w:tc>
          <w:tcPr>
            <w:tcW w:w="0" w:type="auto"/>
            <w:tcBorders>
              <w:top w:val="nil"/>
            </w:tcBorders>
          </w:tcPr>
          <w:p w14:paraId="72BACC26" w14:textId="78B2ACC8" w:rsidR="00D0604A" w:rsidRPr="00356F2D" w:rsidRDefault="001F3E80" w:rsidP="007B6A01">
            <w:pPr>
              <w:pStyle w:val="TableContents"/>
            </w:pPr>
            <w:r w:rsidRPr="00356F2D">
              <w:rPr>
                <w:lang w:bidi="he-IL"/>
              </w:rPr>
              <w:t xml:space="preserve">EmptyElementLeftFraming </w:t>
            </w:r>
            <w:r w:rsidRPr="00356F2D">
              <w:t>EmptyElementRightFraming</w:t>
            </w:r>
          </w:p>
        </w:tc>
      </w:tr>
      <w:tr w:rsidR="00B92FE9" w14:paraId="7D193895" w14:textId="77777777" w:rsidTr="001A2479">
        <w:trPr>
          <w:cantSplit/>
        </w:trPr>
        <w:tc>
          <w:tcPr>
            <w:tcW w:w="0" w:type="auto"/>
            <w:tcBorders>
              <w:top w:val="nil"/>
              <w:left w:val="single" w:sz="4" w:space="0" w:color="auto"/>
              <w:bottom w:val="nil"/>
            </w:tcBorders>
          </w:tcPr>
          <w:p w14:paraId="6B65F0F5" w14:textId="385F0608" w:rsidR="00B92FE9" w:rsidRPr="00356F2D" w:rsidRDefault="00B92FE9" w:rsidP="00B92FE9">
            <w:pPr>
              <w:pStyle w:val="TableContents"/>
            </w:pPr>
            <w:r w:rsidRPr="00356F2D">
              <w:t xml:space="preserve">EmptyElementLeftFraming </w:t>
            </w:r>
          </w:p>
        </w:tc>
        <w:tc>
          <w:tcPr>
            <w:tcW w:w="0" w:type="auto"/>
            <w:tcBorders>
              <w:bottom w:val="nil"/>
            </w:tcBorders>
          </w:tcPr>
          <w:p w14:paraId="40D9DEBD" w14:textId="5F8C6FBD" w:rsidR="00B92FE9" w:rsidRPr="00356F2D" w:rsidRDefault="00B92FE9" w:rsidP="007B6A01">
            <w:pPr>
              <w:pStyle w:val="TableContents"/>
            </w:pPr>
            <w:r>
              <w:t>::=</w:t>
            </w:r>
          </w:p>
        </w:tc>
        <w:tc>
          <w:tcPr>
            <w:tcW w:w="0" w:type="auto"/>
            <w:tcBorders>
              <w:bottom w:val="nil"/>
            </w:tcBorders>
          </w:tcPr>
          <w:p w14:paraId="0142DCB2" w14:textId="71FC71AD" w:rsidR="00B92FE9" w:rsidRPr="00356F2D" w:rsidRDefault="001F3E80" w:rsidP="007B6A01">
            <w:pPr>
              <w:pStyle w:val="TableContents"/>
            </w:pPr>
            <w:r w:rsidRPr="00356F2D">
              <w:t xml:space="preserve">LeadingAlignment </w:t>
            </w:r>
            <w:r w:rsidRPr="00356F2D">
              <w:rPr>
                <w:b/>
                <w:bCs/>
                <w:i/>
                <w:iCs/>
              </w:rPr>
              <w:t xml:space="preserve">EmptyElementInitiator </w:t>
            </w:r>
            <w:r w:rsidRPr="00356F2D">
              <w:rPr>
                <w:lang w:bidi="he-IL"/>
              </w:rPr>
              <w:t>PrefixLength</w:t>
            </w:r>
          </w:p>
        </w:tc>
      </w:tr>
      <w:tr w:rsidR="00D0604A" w14:paraId="71A58269" w14:textId="77777777" w:rsidTr="001A2479">
        <w:trPr>
          <w:cantSplit/>
        </w:trPr>
        <w:tc>
          <w:tcPr>
            <w:tcW w:w="0" w:type="auto"/>
            <w:tcBorders>
              <w:top w:val="nil"/>
              <w:left w:val="single" w:sz="4" w:space="0" w:color="auto"/>
              <w:bottom w:val="single" w:sz="4" w:space="0" w:color="auto"/>
            </w:tcBorders>
          </w:tcPr>
          <w:p w14:paraId="226116BF" w14:textId="30773534" w:rsidR="00D0604A" w:rsidRDefault="00D0604A" w:rsidP="00D0604A">
            <w:pPr>
              <w:pStyle w:val="TableContents"/>
            </w:pPr>
            <w:r w:rsidRPr="00356F2D">
              <w:t>EmptyElementRightFraming</w:t>
            </w:r>
          </w:p>
        </w:tc>
        <w:tc>
          <w:tcPr>
            <w:tcW w:w="0" w:type="auto"/>
            <w:tcBorders>
              <w:top w:val="nil"/>
              <w:bottom w:val="single" w:sz="4" w:space="0" w:color="auto"/>
            </w:tcBorders>
          </w:tcPr>
          <w:p w14:paraId="01B2726F" w14:textId="208F306B" w:rsidR="00D0604A" w:rsidRDefault="001F3E80" w:rsidP="007B6A01">
            <w:pPr>
              <w:pStyle w:val="TableContents"/>
            </w:pPr>
            <w:r>
              <w:t>::=</w:t>
            </w:r>
          </w:p>
        </w:tc>
        <w:tc>
          <w:tcPr>
            <w:tcW w:w="0" w:type="auto"/>
            <w:tcBorders>
              <w:top w:val="nil"/>
              <w:bottom w:val="single" w:sz="4" w:space="0" w:color="auto"/>
              <w:right w:val="single" w:sz="4" w:space="0" w:color="auto"/>
            </w:tcBorders>
          </w:tcPr>
          <w:p w14:paraId="35DCC605" w14:textId="3211BCE3" w:rsidR="00D0604A" w:rsidRPr="00356F2D" w:rsidRDefault="001F3E80" w:rsidP="007B6A01">
            <w:pPr>
              <w:pStyle w:val="TableContents"/>
            </w:pPr>
            <w:r w:rsidRPr="00356F2D">
              <w:rPr>
                <w:b/>
                <w:bCs/>
                <w:i/>
                <w:iCs/>
              </w:rPr>
              <w:t>EmptyElementTerminator</w:t>
            </w:r>
            <w:r w:rsidRPr="00356F2D">
              <w:t xml:space="preserve"> TrailingAlignment</w:t>
            </w:r>
          </w:p>
        </w:tc>
      </w:tr>
      <w:tr w:rsidR="00B43676" w14:paraId="321CB7FC" w14:textId="671C867D" w:rsidTr="001A2479">
        <w:trPr>
          <w:cantSplit/>
        </w:trPr>
        <w:tc>
          <w:tcPr>
            <w:tcW w:w="0" w:type="auto"/>
            <w:tcBorders>
              <w:top w:val="single" w:sz="4" w:space="0" w:color="auto"/>
              <w:left w:val="single" w:sz="4" w:space="0" w:color="auto"/>
              <w:bottom w:val="nil"/>
            </w:tcBorders>
          </w:tcPr>
          <w:p w14:paraId="2460D6CA" w14:textId="6840CCA0" w:rsidR="00B43676" w:rsidRPr="00356F2D" w:rsidRDefault="00B43676" w:rsidP="001F3E80">
            <w:pPr>
              <w:pStyle w:val="TableContents"/>
            </w:pPr>
            <w:r w:rsidRPr="00356F2D">
              <w:t>SimpleLiteralNilElementRep</w:t>
            </w:r>
          </w:p>
        </w:tc>
        <w:tc>
          <w:tcPr>
            <w:tcW w:w="0" w:type="auto"/>
            <w:tcBorders>
              <w:top w:val="single" w:sz="4" w:space="0" w:color="auto"/>
              <w:bottom w:val="nil"/>
            </w:tcBorders>
          </w:tcPr>
          <w:p w14:paraId="2F260A6A" w14:textId="1AB35916" w:rsidR="00B43676" w:rsidRPr="00356F2D" w:rsidRDefault="00B92FE9" w:rsidP="007B6A01">
            <w:pPr>
              <w:pStyle w:val="TableContents"/>
            </w:pPr>
            <w:r>
              <w:t>::=</w:t>
            </w:r>
          </w:p>
        </w:tc>
        <w:tc>
          <w:tcPr>
            <w:tcW w:w="0" w:type="auto"/>
            <w:tcBorders>
              <w:top w:val="single" w:sz="4" w:space="0" w:color="auto"/>
              <w:bottom w:val="nil"/>
              <w:right w:val="single" w:sz="4" w:space="0" w:color="auto"/>
            </w:tcBorders>
          </w:tcPr>
          <w:p w14:paraId="4C606976" w14:textId="4D631DE8" w:rsidR="00B43676" w:rsidRPr="00356F2D" w:rsidRDefault="001F3E80" w:rsidP="007B6A01">
            <w:pPr>
              <w:pStyle w:val="TableContents"/>
            </w:pPr>
            <w:r w:rsidRPr="00356F2D">
              <w:t>NilElementLeftFraming [</w:t>
            </w:r>
            <w:r w:rsidRPr="00356F2D">
              <w:rPr>
                <w:b/>
                <w:i/>
              </w:rPr>
              <w:t>NilLiteralCharacters</w:t>
            </w:r>
            <w:r w:rsidRPr="00356F2D">
              <w:t xml:space="preserve"> | </w:t>
            </w:r>
            <w:r w:rsidRPr="001A2479">
              <w:t>NilElementLiteralContent</w:t>
            </w:r>
            <w:r w:rsidRPr="00356F2D">
              <w:t>] NilElementRightFraming</w:t>
            </w:r>
          </w:p>
        </w:tc>
      </w:tr>
      <w:tr w:rsidR="001F3E80" w14:paraId="49ECAC72" w14:textId="77777777" w:rsidTr="001A2479">
        <w:trPr>
          <w:cantSplit/>
        </w:trPr>
        <w:tc>
          <w:tcPr>
            <w:tcW w:w="0" w:type="auto"/>
            <w:tcBorders>
              <w:top w:val="nil"/>
              <w:bottom w:val="nil"/>
            </w:tcBorders>
          </w:tcPr>
          <w:p w14:paraId="759FA048" w14:textId="18F713EF" w:rsidR="001F3E80" w:rsidRPr="00356F2D" w:rsidRDefault="001F3E80" w:rsidP="00B92FE9">
            <w:pPr>
              <w:pStyle w:val="TableContents"/>
            </w:pPr>
            <w:r w:rsidRPr="00356F2D">
              <w:t xml:space="preserve">ComplexLiteralNilElementRep </w:t>
            </w:r>
          </w:p>
        </w:tc>
        <w:tc>
          <w:tcPr>
            <w:tcW w:w="0" w:type="auto"/>
            <w:tcBorders>
              <w:top w:val="nil"/>
              <w:bottom w:val="nil"/>
            </w:tcBorders>
          </w:tcPr>
          <w:p w14:paraId="07D4E69E" w14:textId="234D7719" w:rsidR="001F3E80" w:rsidRPr="00356F2D" w:rsidRDefault="001F3E80" w:rsidP="007B6A01">
            <w:pPr>
              <w:pStyle w:val="TableContents"/>
            </w:pPr>
            <w:r>
              <w:t>::=</w:t>
            </w:r>
          </w:p>
        </w:tc>
        <w:tc>
          <w:tcPr>
            <w:tcW w:w="0" w:type="auto"/>
            <w:tcBorders>
              <w:top w:val="nil"/>
              <w:bottom w:val="nil"/>
            </w:tcBorders>
          </w:tcPr>
          <w:p w14:paraId="0D9FE3A3" w14:textId="3DCBAA44" w:rsidR="001F3E80" w:rsidRPr="00356F2D" w:rsidRDefault="001F3E80" w:rsidP="007B6A01">
            <w:pPr>
              <w:pStyle w:val="TableContents"/>
            </w:pPr>
            <w:r w:rsidRPr="00356F2D">
              <w:t xml:space="preserve">NilElementLeftFraming </w:t>
            </w:r>
            <w:r w:rsidRPr="00356F2D">
              <w:rPr>
                <w:b/>
                <w:i/>
              </w:rPr>
              <w:t>NilLiteralValue</w:t>
            </w:r>
            <w:r w:rsidRPr="00356F2D">
              <w:t xml:space="preserve"> NilElementRightFraming</w:t>
            </w:r>
          </w:p>
        </w:tc>
      </w:tr>
      <w:tr w:rsidR="001F3E80" w14:paraId="74194E4D" w14:textId="77777777" w:rsidTr="001A2479">
        <w:trPr>
          <w:cantSplit/>
        </w:trPr>
        <w:tc>
          <w:tcPr>
            <w:tcW w:w="0" w:type="auto"/>
            <w:tcBorders>
              <w:top w:val="nil"/>
              <w:left w:val="single" w:sz="4" w:space="0" w:color="auto"/>
              <w:bottom w:val="nil"/>
            </w:tcBorders>
          </w:tcPr>
          <w:p w14:paraId="64A87FFF" w14:textId="59C46A53" w:rsidR="001F3E80" w:rsidRPr="00356F2D" w:rsidRDefault="001F3E80" w:rsidP="001F3E80">
            <w:pPr>
              <w:pStyle w:val="TableContents"/>
            </w:pPr>
            <w:r w:rsidRPr="00356F2D">
              <w:t xml:space="preserve">NilElementLeftFraming </w:t>
            </w:r>
          </w:p>
        </w:tc>
        <w:tc>
          <w:tcPr>
            <w:tcW w:w="0" w:type="auto"/>
            <w:tcBorders>
              <w:top w:val="nil"/>
              <w:bottom w:val="nil"/>
            </w:tcBorders>
          </w:tcPr>
          <w:p w14:paraId="2F433726" w14:textId="36100B53" w:rsidR="001F3E80" w:rsidRDefault="001F3E80" w:rsidP="007B6A01">
            <w:pPr>
              <w:pStyle w:val="TableContents"/>
            </w:pPr>
            <w:r>
              <w:t>::=</w:t>
            </w:r>
          </w:p>
        </w:tc>
        <w:tc>
          <w:tcPr>
            <w:tcW w:w="0" w:type="auto"/>
            <w:tcBorders>
              <w:top w:val="nil"/>
              <w:bottom w:val="nil"/>
              <w:right w:val="single" w:sz="4" w:space="0" w:color="auto"/>
            </w:tcBorders>
          </w:tcPr>
          <w:p w14:paraId="40A77AA8" w14:textId="1020B361" w:rsidR="001F3E80" w:rsidRPr="00356F2D" w:rsidRDefault="0020008B" w:rsidP="007B6A01">
            <w:pPr>
              <w:pStyle w:val="TableContents"/>
            </w:pPr>
            <w:r w:rsidRPr="00356F2D">
              <w:t xml:space="preserve">LeadingAlignment </w:t>
            </w:r>
            <w:r w:rsidRPr="00356F2D">
              <w:rPr>
                <w:b/>
                <w:bCs/>
                <w:i/>
                <w:iCs/>
              </w:rPr>
              <w:t xml:space="preserve">NilElementInitiator </w:t>
            </w:r>
            <w:r w:rsidRPr="00356F2D">
              <w:rPr>
                <w:lang w:bidi="he-IL"/>
              </w:rPr>
              <w:t>PrefixLength</w:t>
            </w:r>
          </w:p>
        </w:tc>
      </w:tr>
      <w:tr w:rsidR="00B92FE9" w14:paraId="31285184" w14:textId="77777777" w:rsidTr="001A2479">
        <w:trPr>
          <w:cantSplit/>
        </w:trPr>
        <w:tc>
          <w:tcPr>
            <w:tcW w:w="0" w:type="auto"/>
            <w:tcBorders>
              <w:top w:val="nil"/>
            </w:tcBorders>
          </w:tcPr>
          <w:p w14:paraId="4041B462" w14:textId="5F2FDC53" w:rsidR="00B92FE9" w:rsidRPr="00356F2D" w:rsidRDefault="00B92FE9" w:rsidP="00B92FE9">
            <w:pPr>
              <w:pStyle w:val="TableContents"/>
            </w:pPr>
            <w:r w:rsidRPr="00356F2D">
              <w:t xml:space="preserve">NilElementRightFraming </w:t>
            </w:r>
          </w:p>
        </w:tc>
        <w:tc>
          <w:tcPr>
            <w:tcW w:w="0" w:type="auto"/>
            <w:tcBorders>
              <w:top w:val="nil"/>
            </w:tcBorders>
          </w:tcPr>
          <w:p w14:paraId="33B1E546" w14:textId="3B618521" w:rsidR="00B92FE9" w:rsidRPr="00356F2D" w:rsidRDefault="00B92FE9" w:rsidP="007B6A01">
            <w:pPr>
              <w:pStyle w:val="TableContents"/>
            </w:pPr>
            <w:r>
              <w:t>::=</w:t>
            </w:r>
          </w:p>
        </w:tc>
        <w:tc>
          <w:tcPr>
            <w:tcW w:w="0" w:type="auto"/>
            <w:tcBorders>
              <w:top w:val="nil"/>
            </w:tcBorders>
          </w:tcPr>
          <w:p w14:paraId="4AB587D2" w14:textId="1B6CF7A7" w:rsidR="00B92FE9" w:rsidRPr="00356F2D" w:rsidRDefault="0020008B" w:rsidP="007B6A01">
            <w:pPr>
              <w:pStyle w:val="TableContents"/>
            </w:pPr>
            <w:r w:rsidRPr="00356F2D">
              <w:rPr>
                <w:b/>
                <w:bCs/>
                <w:i/>
                <w:iCs/>
              </w:rPr>
              <w:t>NilElementTerminator</w:t>
            </w:r>
            <w:r w:rsidRPr="00356F2D">
              <w:t xml:space="preserve"> TrailingAlignment</w:t>
            </w:r>
          </w:p>
        </w:tc>
      </w:tr>
      <w:tr w:rsidR="00B92FE9" w14:paraId="4263279F" w14:textId="77777777" w:rsidTr="001A2479">
        <w:trPr>
          <w:cantSplit/>
        </w:trPr>
        <w:tc>
          <w:tcPr>
            <w:tcW w:w="0" w:type="auto"/>
            <w:tcBorders>
              <w:bottom w:val="single" w:sz="4" w:space="0" w:color="auto"/>
            </w:tcBorders>
          </w:tcPr>
          <w:p w14:paraId="7265CF8D" w14:textId="4A2444C0" w:rsidR="00B92FE9" w:rsidRPr="00356F2D" w:rsidRDefault="00B92FE9" w:rsidP="001F3E80">
            <w:pPr>
              <w:pStyle w:val="TableContents"/>
            </w:pPr>
            <w:r w:rsidRPr="00356F2D">
              <w:t xml:space="preserve">NilElementLiteralContent </w:t>
            </w:r>
          </w:p>
        </w:tc>
        <w:tc>
          <w:tcPr>
            <w:tcW w:w="0" w:type="auto"/>
            <w:tcBorders>
              <w:bottom w:val="single" w:sz="4" w:space="0" w:color="auto"/>
            </w:tcBorders>
          </w:tcPr>
          <w:p w14:paraId="46D8583F" w14:textId="6F25DB92" w:rsidR="00B92FE9" w:rsidRPr="00356F2D" w:rsidRDefault="00B92FE9" w:rsidP="007B6A01">
            <w:pPr>
              <w:pStyle w:val="TableContents"/>
            </w:pPr>
            <w:r>
              <w:t>::=</w:t>
            </w:r>
          </w:p>
        </w:tc>
        <w:tc>
          <w:tcPr>
            <w:tcW w:w="0" w:type="auto"/>
            <w:tcBorders>
              <w:bottom w:val="single" w:sz="4" w:space="0" w:color="auto"/>
            </w:tcBorders>
          </w:tcPr>
          <w:p w14:paraId="74BE44D2" w14:textId="26F205A8" w:rsidR="00B92FE9" w:rsidRPr="00356F2D" w:rsidRDefault="0020008B" w:rsidP="007B6A01">
            <w:pPr>
              <w:pStyle w:val="TableContents"/>
            </w:pPr>
            <w:r w:rsidRPr="00356F2D">
              <w:rPr>
                <w:b/>
                <w:bCs/>
                <w:i/>
                <w:iCs/>
                <w:lang w:bidi="he-IL"/>
              </w:rPr>
              <w:t>LeftPadding</w:t>
            </w:r>
            <w:r w:rsidRPr="00356F2D">
              <w:t xml:space="preserve"> </w:t>
            </w:r>
            <w:r w:rsidRPr="00356F2D">
              <w:rPr>
                <w:b/>
                <w:i/>
                <w:lang w:bidi="he-IL"/>
              </w:rPr>
              <w:t xml:space="preserve">NilLiteralValue </w:t>
            </w:r>
            <w:r w:rsidRPr="00356F2D">
              <w:rPr>
                <w:bCs/>
                <w:iCs/>
                <w:lang w:bidi="he-IL"/>
              </w:rPr>
              <w:t>RightPadOrFill</w:t>
            </w:r>
          </w:p>
        </w:tc>
      </w:tr>
      <w:tr w:rsidR="00B43676" w14:paraId="30646EF1" w14:textId="29BABDF8" w:rsidTr="001A2479">
        <w:trPr>
          <w:cantSplit/>
        </w:trPr>
        <w:tc>
          <w:tcPr>
            <w:tcW w:w="0" w:type="auto"/>
            <w:tcBorders>
              <w:top w:val="single" w:sz="4" w:space="0" w:color="auto"/>
              <w:bottom w:val="nil"/>
            </w:tcBorders>
          </w:tcPr>
          <w:p w14:paraId="3A858C4E" w14:textId="6C6E6977" w:rsidR="00B43676" w:rsidRPr="00356F2D" w:rsidRDefault="00B43676" w:rsidP="007B6A01">
            <w:pPr>
              <w:pStyle w:val="TableContents"/>
            </w:pPr>
            <w:r w:rsidRPr="00356F2D">
              <w:t xml:space="preserve">SimpleNormalRep </w:t>
            </w:r>
          </w:p>
        </w:tc>
        <w:tc>
          <w:tcPr>
            <w:tcW w:w="0" w:type="auto"/>
            <w:tcBorders>
              <w:top w:val="single" w:sz="4" w:space="0" w:color="auto"/>
              <w:bottom w:val="nil"/>
            </w:tcBorders>
          </w:tcPr>
          <w:p w14:paraId="44C15B66" w14:textId="1A657351" w:rsidR="00B43676" w:rsidRPr="00356F2D" w:rsidRDefault="00B92FE9" w:rsidP="007B6A01">
            <w:pPr>
              <w:pStyle w:val="TableContents"/>
            </w:pPr>
            <w:r>
              <w:t>::=</w:t>
            </w:r>
          </w:p>
        </w:tc>
        <w:tc>
          <w:tcPr>
            <w:tcW w:w="0" w:type="auto"/>
            <w:tcBorders>
              <w:top w:val="single" w:sz="4" w:space="0" w:color="auto"/>
              <w:bottom w:val="nil"/>
            </w:tcBorders>
          </w:tcPr>
          <w:p w14:paraId="7C168E5C" w14:textId="76424336" w:rsidR="00B43676" w:rsidRPr="00356F2D" w:rsidRDefault="0020008B" w:rsidP="007B6A01">
            <w:pPr>
              <w:pStyle w:val="TableContents"/>
            </w:pPr>
            <w:r w:rsidRPr="00356F2D">
              <w:rPr>
                <w:lang w:bidi="he-IL"/>
              </w:rPr>
              <w:t xml:space="preserve">LeftFraming PrefixLength </w:t>
            </w:r>
            <w:r w:rsidRPr="00356F2D">
              <w:t xml:space="preserve">SimpleContent </w:t>
            </w:r>
            <w:r w:rsidRPr="00356F2D">
              <w:rPr>
                <w:lang w:bidi="he-IL"/>
              </w:rPr>
              <w:t>RightFraming</w:t>
            </w:r>
          </w:p>
        </w:tc>
      </w:tr>
      <w:tr w:rsidR="00B92FE9" w14:paraId="2B905C79" w14:textId="77777777" w:rsidTr="001A2479">
        <w:trPr>
          <w:cantSplit/>
        </w:trPr>
        <w:tc>
          <w:tcPr>
            <w:tcW w:w="0" w:type="auto"/>
            <w:tcBorders>
              <w:top w:val="nil"/>
            </w:tcBorders>
          </w:tcPr>
          <w:p w14:paraId="231EFBD7" w14:textId="62D0F3C3" w:rsidR="00B92FE9" w:rsidRPr="00356F2D" w:rsidRDefault="00B92FE9" w:rsidP="00B92FE9">
            <w:pPr>
              <w:pStyle w:val="TableContents"/>
            </w:pPr>
            <w:r w:rsidRPr="00356F2D">
              <w:t xml:space="preserve">ComplexNormalRep </w:t>
            </w:r>
          </w:p>
        </w:tc>
        <w:tc>
          <w:tcPr>
            <w:tcW w:w="0" w:type="auto"/>
            <w:tcBorders>
              <w:top w:val="nil"/>
            </w:tcBorders>
          </w:tcPr>
          <w:p w14:paraId="76B03900" w14:textId="4105A6E5" w:rsidR="00B92FE9" w:rsidRPr="00356F2D" w:rsidRDefault="00B92FE9" w:rsidP="007B6A01">
            <w:pPr>
              <w:pStyle w:val="TableContents"/>
            </w:pPr>
            <w:r>
              <w:t>::=</w:t>
            </w:r>
          </w:p>
        </w:tc>
        <w:tc>
          <w:tcPr>
            <w:tcW w:w="0" w:type="auto"/>
            <w:tcBorders>
              <w:top w:val="nil"/>
            </w:tcBorders>
          </w:tcPr>
          <w:p w14:paraId="6187A34B" w14:textId="5C60B8A9" w:rsidR="00B92FE9" w:rsidRPr="00356F2D" w:rsidRDefault="0020008B" w:rsidP="007B6A01">
            <w:pPr>
              <w:pStyle w:val="TableContents"/>
            </w:pPr>
            <w:r w:rsidRPr="00356F2D">
              <w:t xml:space="preserve">LeftFraming </w:t>
            </w:r>
            <w:r w:rsidRPr="00356F2D">
              <w:rPr>
                <w:lang w:bidi="he-IL"/>
              </w:rPr>
              <w:t>PrefixLength ComplexContent RightFraming</w:t>
            </w:r>
          </w:p>
        </w:tc>
      </w:tr>
      <w:tr w:rsidR="00B92FE9" w14:paraId="017EB029" w14:textId="77777777" w:rsidTr="001A2479">
        <w:trPr>
          <w:cantSplit/>
        </w:trPr>
        <w:tc>
          <w:tcPr>
            <w:tcW w:w="0" w:type="auto"/>
          </w:tcPr>
          <w:p w14:paraId="4B40FBC5" w14:textId="77070ACA" w:rsidR="00B92FE9" w:rsidRPr="00356F2D" w:rsidRDefault="00B92FE9" w:rsidP="00B92FE9">
            <w:pPr>
              <w:pStyle w:val="TableContents"/>
            </w:pPr>
            <w:r w:rsidRPr="00356F2D">
              <w:rPr>
                <w:lang w:bidi="he-IL"/>
              </w:rPr>
              <w:t xml:space="preserve">LeftFraming </w:t>
            </w:r>
          </w:p>
        </w:tc>
        <w:tc>
          <w:tcPr>
            <w:tcW w:w="0" w:type="auto"/>
          </w:tcPr>
          <w:p w14:paraId="17079168" w14:textId="10E06913" w:rsidR="00B92FE9" w:rsidRPr="00356F2D" w:rsidRDefault="00B92FE9" w:rsidP="007B6A01">
            <w:pPr>
              <w:pStyle w:val="TableContents"/>
            </w:pPr>
            <w:r>
              <w:t>::=</w:t>
            </w:r>
          </w:p>
        </w:tc>
        <w:tc>
          <w:tcPr>
            <w:tcW w:w="0" w:type="auto"/>
          </w:tcPr>
          <w:p w14:paraId="1861F848" w14:textId="52005A4C" w:rsidR="00B92FE9" w:rsidRPr="00356F2D" w:rsidRDefault="008F52BB" w:rsidP="007B6A01">
            <w:pPr>
              <w:pStyle w:val="TableContents"/>
            </w:pPr>
            <w:r w:rsidRPr="00356F2D">
              <w:t xml:space="preserve">LeadingAlignment </w:t>
            </w:r>
            <w:r w:rsidRPr="00356F2D">
              <w:rPr>
                <w:b/>
                <w:bCs/>
                <w:i/>
                <w:iCs/>
              </w:rPr>
              <w:t>Initiator</w:t>
            </w:r>
          </w:p>
        </w:tc>
      </w:tr>
      <w:tr w:rsidR="00B92FE9" w14:paraId="3284F50A" w14:textId="77777777" w:rsidTr="001A2479">
        <w:trPr>
          <w:cantSplit/>
        </w:trPr>
        <w:tc>
          <w:tcPr>
            <w:tcW w:w="0" w:type="auto"/>
          </w:tcPr>
          <w:p w14:paraId="51A11072" w14:textId="0A13DE26" w:rsidR="00B92FE9" w:rsidRPr="00356F2D" w:rsidRDefault="00B92FE9" w:rsidP="00B92FE9">
            <w:pPr>
              <w:pStyle w:val="TableContents"/>
            </w:pPr>
            <w:r w:rsidRPr="00356F2D">
              <w:rPr>
                <w:lang w:bidi="he-IL"/>
              </w:rPr>
              <w:t>RightFraming</w:t>
            </w:r>
          </w:p>
        </w:tc>
        <w:tc>
          <w:tcPr>
            <w:tcW w:w="0" w:type="auto"/>
          </w:tcPr>
          <w:p w14:paraId="2B00C972" w14:textId="0C2BB521" w:rsidR="00B92FE9" w:rsidRPr="00356F2D" w:rsidRDefault="00B92FE9" w:rsidP="007B6A01">
            <w:pPr>
              <w:pStyle w:val="TableContents"/>
            </w:pPr>
            <w:r>
              <w:t>::=</w:t>
            </w:r>
          </w:p>
        </w:tc>
        <w:tc>
          <w:tcPr>
            <w:tcW w:w="0" w:type="auto"/>
          </w:tcPr>
          <w:p w14:paraId="583CE0B2" w14:textId="7D5DBBCC" w:rsidR="00B92FE9" w:rsidRPr="00356F2D" w:rsidRDefault="008F52BB" w:rsidP="007B6A01">
            <w:pPr>
              <w:pStyle w:val="TableContents"/>
            </w:pPr>
            <w:r w:rsidRPr="00356F2D">
              <w:rPr>
                <w:b/>
                <w:i/>
                <w:lang w:bidi="he-IL"/>
              </w:rPr>
              <w:t>Terminator</w:t>
            </w:r>
            <w:r w:rsidRPr="00356F2D">
              <w:rPr>
                <w:lang w:bidi="he-IL"/>
              </w:rPr>
              <w:t xml:space="preserve"> TrailingAlignment</w:t>
            </w:r>
          </w:p>
        </w:tc>
      </w:tr>
      <w:tr w:rsidR="00B92FE9" w14:paraId="49046F09" w14:textId="77777777" w:rsidTr="001A2479">
        <w:trPr>
          <w:cantSplit/>
        </w:trPr>
        <w:tc>
          <w:tcPr>
            <w:tcW w:w="0" w:type="auto"/>
          </w:tcPr>
          <w:p w14:paraId="3E34DF41" w14:textId="5ABD39A2" w:rsidR="00B92FE9" w:rsidRPr="00356F2D" w:rsidRDefault="00B92FE9" w:rsidP="00B92FE9">
            <w:pPr>
              <w:pStyle w:val="TableContents"/>
              <w:rPr>
                <w:lang w:bidi="he-IL"/>
              </w:rPr>
            </w:pPr>
            <w:r w:rsidRPr="00356F2D">
              <w:rPr>
                <w:lang w:bidi="he-IL"/>
              </w:rPr>
              <w:t>PrefixLength</w:t>
            </w:r>
          </w:p>
        </w:tc>
        <w:tc>
          <w:tcPr>
            <w:tcW w:w="0" w:type="auto"/>
          </w:tcPr>
          <w:p w14:paraId="0D658686" w14:textId="03D06173" w:rsidR="00B92FE9" w:rsidRPr="00356F2D" w:rsidRDefault="00B92FE9" w:rsidP="007B6A01">
            <w:pPr>
              <w:pStyle w:val="TableContents"/>
            </w:pPr>
            <w:r>
              <w:t>::=</w:t>
            </w:r>
          </w:p>
        </w:tc>
        <w:tc>
          <w:tcPr>
            <w:tcW w:w="0" w:type="auto"/>
          </w:tcPr>
          <w:p w14:paraId="0AE68837" w14:textId="55E7D349" w:rsidR="00B92FE9" w:rsidRPr="00356F2D" w:rsidRDefault="008F52BB" w:rsidP="007B6A01">
            <w:pPr>
              <w:pStyle w:val="TableContents"/>
            </w:pPr>
            <w:r w:rsidRPr="00356F2D">
              <w:t>SimpleContent | PrefixPrefixLength SimpleContent</w:t>
            </w:r>
          </w:p>
        </w:tc>
      </w:tr>
      <w:tr w:rsidR="00B92FE9" w14:paraId="5635C728" w14:textId="77777777" w:rsidTr="001A2479">
        <w:trPr>
          <w:cantSplit/>
        </w:trPr>
        <w:tc>
          <w:tcPr>
            <w:tcW w:w="0" w:type="auto"/>
            <w:tcBorders>
              <w:bottom w:val="single" w:sz="4" w:space="0" w:color="auto"/>
            </w:tcBorders>
          </w:tcPr>
          <w:p w14:paraId="152D0FDB" w14:textId="1B112BCB" w:rsidR="00B92FE9" w:rsidRPr="00356F2D" w:rsidRDefault="00B92FE9" w:rsidP="00B92FE9">
            <w:pPr>
              <w:pStyle w:val="TableContents"/>
            </w:pPr>
            <w:r w:rsidRPr="00356F2D">
              <w:t xml:space="preserve">PrefixPrefixLength </w:t>
            </w:r>
          </w:p>
        </w:tc>
        <w:tc>
          <w:tcPr>
            <w:tcW w:w="0" w:type="auto"/>
            <w:tcBorders>
              <w:bottom w:val="single" w:sz="4" w:space="0" w:color="auto"/>
            </w:tcBorders>
          </w:tcPr>
          <w:p w14:paraId="7CC60452" w14:textId="6C371D91" w:rsidR="00B92FE9" w:rsidRPr="00356F2D" w:rsidRDefault="00B92FE9" w:rsidP="007B6A01">
            <w:pPr>
              <w:pStyle w:val="TableContents"/>
            </w:pPr>
            <w:r>
              <w:t>::=</w:t>
            </w:r>
          </w:p>
        </w:tc>
        <w:tc>
          <w:tcPr>
            <w:tcW w:w="0" w:type="auto"/>
            <w:tcBorders>
              <w:bottom w:val="single" w:sz="4" w:space="0" w:color="auto"/>
            </w:tcBorders>
          </w:tcPr>
          <w:p w14:paraId="53A0ADBB" w14:textId="448467BB" w:rsidR="00B92FE9" w:rsidRPr="00356F2D" w:rsidRDefault="008F52BB" w:rsidP="007B6A01">
            <w:pPr>
              <w:pStyle w:val="TableContents"/>
            </w:pPr>
            <w:r w:rsidRPr="00356F2D">
              <w:t>SimpleContent</w:t>
            </w:r>
          </w:p>
        </w:tc>
      </w:tr>
      <w:tr w:rsidR="00B92FE9" w14:paraId="361EFFCE" w14:textId="77777777" w:rsidTr="001A2479">
        <w:trPr>
          <w:cantSplit/>
        </w:trPr>
        <w:tc>
          <w:tcPr>
            <w:tcW w:w="0" w:type="auto"/>
            <w:tcBorders>
              <w:top w:val="single" w:sz="4" w:space="0" w:color="auto"/>
              <w:bottom w:val="nil"/>
            </w:tcBorders>
          </w:tcPr>
          <w:p w14:paraId="547586CC" w14:textId="0BD333D4" w:rsidR="00B92FE9" w:rsidRPr="00356F2D" w:rsidRDefault="00B92FE9" w:rsidP="00B92FE9">
            <w:pPr>
              <w:pStyle w:val="TableContents"/>
            </w:pPr>
            <w:r w:rsidRPr="00356F2D">
              <w:t>SimpleContent</w:t>
            </w:r>
            <w:r w:rsidRPr="00356F2D">
              <w:rPr>
                <w:bCs/>
                <w:iCs/>
                <w:lang w:bidi="he-IL"/>
              </w:rPr>
              <w:t xml:space="preserve"> </w:t>
            </w:r>
          </w:p>
        </w:tc>
        <w:tc>
          <w:tcPr>
            <w:tcW w:w="0" w:type="auto"/>
            <w:tcBorders>
              <w:top w:val="single" w:sz="4" w:space="0" w:color="auto"/>
              <w:bottom w:val="nil"/>
            </w:tcBorders>
          </w:tcPr>
          <w:p w14:paraId="3BC13287" w14:textId="197624A3" w:rsidR="00B92FE9" w:rsidRPr="00356F2D" w:rsidRDefault="00B92FE9" w:rsidP="007B6A01">
            <w:pPr>
              <w:pStyle w:val="TableContents"/>
            </w:pPr>
            <w:r>
              <w:t>::=</w:t>
            </w:r>
          </w:p>
        </w:tc>
        <w:tc>
          <w:tcPr>
            <w:tcW w:w="0" w:type="auto"/>
            <w:tcBorders>
              <w:top w:val="single" w:sz="4" w:space="0" w:color="auto"/>
              <w:bottom w:val="nil"/>
            </w:tcBorders>
          </w:tcPr>
          <w:p w14:paraId="7DBC2687" w14:textId="7A677AB7" w:rsidR="00B92FE9" w:rsidRPr="00356F2D" w:rsidRDefault="008F52BB" w:rsidP="007B6A01">
            <w:pPr>
              <w:pStyle w:val="TableContents"/>
            </w:pPr>
            <w:r w:rsidRPr="00356F2D">
              <w:rPr>
                <w:b/>
                <w:bCs/>
                <w:i/>
                <w:iCs/>
                <w:lang w:bidi="he-IL"/>
              </w:rPr>
              <w:t>LeftPadding</w:t>
            </w:r>
            <w:r w:rsidRPr="00356F2D">
              <w:t xml:space="preserve"> [ SimpleLogicalValue </w:t>
            </w:r>
            <w:r w:rsidRPr="00356F2D">
              <w:rPr>
                <w:lang w:bidi="he-IL"/>
              </w:rPr>
              <w:t xml:space="preserve">]  </w:t>
            </w:r>
            <w:r w:rsidRPr="00356F2D">
              <w:rPr>
                <w:bCs/>
                <w:iCs/>
                <w:lang w:bidi="he-IL"/>
              </w:rPr>
              <w:t>RightPadOrFill</w:t>
            </w:r>
          </w:p>
        </w:tc>
      </w:tr>
      <w:tr w:rsidR="00B92FE9" w14:paraId="536B05CC" w14:textId="77777777" w:rsidTr="001A2479">
        <w:trPr>
          <w:cantSplit/>
        </w:trPr>
        <w:tc>
          <w:tcPr>
            <w:tcW w:w="0" w:type="auto"/>
            <w:tcBorders>
              <w:top w:val="nil"/>
            </w:tcBorders>
          </w:tcPr>
          <w:p w14:paraId="0206B87F" w14:textId="1C23D00C" w:rsidR="00B92FE9" w:rsidRPr="00356F2D" w:rsidRDefault="00B92FE9" w:rsidP="00B92FE9">
            <w:pPr>
              <w:pStyle w:val="TableContents"/>
            </w:pPr>
            <w:r w:rsidRPr="00356F2D">
              <w:t>SimpleLogicalValue</w:t>
            </w:r>
          </w:p>
        </w:tc>
        <w:tc>
          <w:tcPr>
            <w:tcW w:w="0" w:type="auto"/>
            <w:tcBorders>
              <w:top w:val="nil"/>
            </w:tcBorders>
          </w:tcPr>
          <w:p w14:paraId="56E08992" w14:textId="6468367D" w:rsidR="00B92FE9" w:rsidRPr="00356F2D" w:rsidRDefault="00B92FE9" w:rsidP="007B6A01">
            <w:pPr>
              <w:pStyle w:val="TableContents"/>
            </w:pPr>
            <w:r>
              <w:t>::=</w:t>
            </w:r>
          </w:p>
        </w:tc>
        <w:tc>
          <w:tcPr>
            <w:tcW w:w="0" w:type="auto"/>
            <w:tcBorders>
              <w:top w:val="nil"/>
            </w:tcBorders>
          </w:tcPr>
          <w:p w14:paraId="7F0A9109" w14:textId="59A01811" w:rsidR="00B92FE9" w:rsidRPr="00356F2D" w:rsidRDefault="008F52BB" w:rsidP="007B6A01">
            <w:pPr>
              <w:pStyle w:val="TableContents"/>
            </w:pPr>
            <w:r w:rsidRPr="00356F2D">
              <w:rPr>
                <w:b/>
                <w:i/>
              </w:rPr>
              <w:t>SimpleNormalValue</w:t>
            </w:r>
            <w:r w:rsidRPr="00356F2D">
              <w:t xml:space="preserve"> | </w:t>
            </w:r>
            <w:r w:rsidRPr="00356F2D">
              <w:rPr>
                <w:b/>
                <w:i/>
              </w:rPr>
              <w:t>NilLogicalValue</w:t>
            </w:r>
          </w:p>
        </w:tc>
      </w:tr>
      <w:tr w:rsidR="00B92FE9" w14:paraId="6C746033" w14:textId="77777777" w:rsidTr="001A2479">
        <w:trPr>
          <w:cantSplit/>
        </w:trPr>
        <w:tc>
          <w:tcPr>
            <w:tcW w:w="0" w:type="auto"/>
          </w:tcPr>
          <w:p w14:paraId="6F101CBA" w14:textId="0F65418E" w:rsidR="00B92FE9" w:rsidRPr="00356F2D" w:rsidRDefault="00B92FE9" w:rsidP="00B92FE9">
            <w:pPr>
              <w:pStyle w:val="TableContents"/>
            </w:pPr>
            <w:r w:rsidRPr="00356F2D">
              <w:rPr>
                <w:lang w:bidi="he-IL"/>
              </w:rPr>
              <w:t>ComplexContent</w:t>
            </w:r>
          </w:p>
        </w:tc>
        <w:tc>
          <w:tcPr>
            <w:tcW w:w="0" w:type="auto"/>
          </w:tcPr>
          <w:p w14:paraId="582B06FA" w14:textId="0CFF38DF" w:rsidR="00B92FE9" w:rsidRPr="00356F2D" w:rsidRDefault="00B92FE9" w:rsidP="007B6A01">
            <w:pPr>
              <w:pStyle w:val="TableContents"/>
            </w:pPr>
            <w:r>
              <w:t>::=</w:t>
            </w:r>
          </w:p>
        </w:tc>
        <w:tc>
          <w:tcPr>
            <w:tcW w:w="0" w:type="auto"/>
          </w:tcPr>
          <w:p w14:paraId="05B784F5" w14:textId="4D96D9DC" w:rsidR="00B92FE9" w:rsidRPr="00356F2D" w:rsidRDefault="008F52BB" w:rsidP="007B6A01">
            <w:pPr>
              <w:pStyle w:val="TableContents"/>
            </w:pPr>
            <w:r w:rsidRPr="00356F2D">
              <w:rPr>
                <w:lang w:bidi="he-IL"/>
              </w:rPr>
              <w:t xml:space="preserve">ComplexValue </w:t>
            </w:r>
            <w:r w:rsidRPr="00356F2D">
              <w:rPr>
                <w:b/>
                <w:i/>
                <w:lang w:bidi="he-IL"/>
              </w:rPr>
              <w:t>ElementUnused</w:t>
            </w:r>
          </w:p>
        </w:tc>
      </w:tr>
      <w:tr w:rsidR="00B92FE9" w14:paraId="172854AD" w14:textId="77777777" w:rsidTr="001A2479">
        <w:trPr>
          <w:cantSplit/>
        </w:trPr>
        <w:tc>
          <w:tcPr>
            <w:tcW w:w="0" w:type="auto"/>
            <w:tcBorders>
              <w:bottom w:val="single" w:sz="4" w:space="0" w:color="auto"/>
            </w:tcBorders>
          </w:tcPr>
          <w:p w14:paraId="0D618A98" w14:textId="31EAA063" w:rsidR="00B92FE9" w:rsidRPr="00356F2D" w:rsidRDefault="00B92FE9" w:rsidP="007B6A01">
            <w:pPr>
              <w:pStyle w:val="TableContents"/>
            </w:pPr>
            <w:r w:rsidRPr="00356F2D">
              <w:t>ComplexValue</w:t>
            </w:r>
          </w:p>
        </w:tc>
        <w:tc>
          <w:tcPr>
            <w:tcW w:w="0" w:type="auto"/>
            <w:tcBorders>
              <w:bottom w:val="single" w:sz="4" w:space="0" w:color="auto"/>
            </w:tcBorders>
          </w:tcPr>
          <w:p w14:paraId="720EB139" w14:textId="36358639" w:rsidR="00B92FE9" w:rsidRPr="00356F2D" w:rsidRDefault="00B92FE9" w:rsidP="007B6A01">
            <w:pPr>
              <w:pStyle w:val="TableContents"/>
            </w:pPr>
            <w:r>
              <w:t>::=</w:t>
            </w:r>
          </w:p>
        </w:tc>
        <w:tc>
          <w:tcPr>
            <w:tcW w:w="0" w:type="auto"/>
            <w:tcBorders>
              <w:bottom w:val="single" w:sz="4" w:space="0" w:color="auto"/>
            </w:tcBorders>
          </w:tcPr>
          <w:p w14:paraId="38B1C6E7" w14:textId="060AF57F" w:rsidR="00B92FE9" w:rsidRPr="00356F2D" w:rsidRDefault="008F52BB" w:rsidP="007B6A01">
            <w:pPr>
              <w:pStyle w:val="TableContents"/>
            </w:pPr>
            <w:r w:rsidRPr="00356F2D">
              <w:t>Sequence | Choice</w:t>
            </w:r>
          </w:p>
        </w:tc>
      </w:tr>
      <w:tr w:rsidR="00B43676" w14:paraId="4814963F" w14:textId="08605344" w:rsidTr="001A2479">
        <w:trPr>
          <w:cantSplit/>
        </w:trPr>
        <w:tc>
          <w:tcPr>
            <w:tcW w:w="0" w:type="auto"/>
            <w:tcBorders>
              <w:top w:val="single" w:sz="4" w:space="0" w:color="auto"/>
              <w:bottom w:val="nil"/>
            </w:tcBorders>
          </w:tcPr>
          <w:p w14:paraId="64310834" w14:textId="4FA62364" w:rsidR="00B43676" w:rsidRPr="00356F2D" w:rsidRDefault="00B43676" w:rsidP="007B6A01">
            <w:pPr>
              <w:pStyle w:val="TableContents"/>
            </w:pPr>
            <w:r w:rsidRPr="00356F2D">
              <w:t xml:space="preserve">Sequence </w:t>
            </w:r>
          </w:p>
        </w:tc>
        <w:tc>
          <w:tcPr>
            <w:tcW w:w="0" w:type="auto"/>
            <w:tcBorders>
              <w:top w:val="single" w:sz="4" w:space="0" w:color="auto"/>
              <w:bottom w:val="nil"/>
            </w:tcBorders>
          </w:tcPr>
          <w:p w14:paraId="40AFA42B" w14:textId="3E6B0FED" w:rsidR="00B43676" w:rsidRPr="00356F2D" w:rsidRDefault="00B92FE9" w:rsidP="007B6A01">
            <w:pPr>
              <w:pStyle w:val="TableContents"/>
            </w:pPr>
            <w:r>
              <w:t>::=</w:t>
            </w:r>
          </w:p>
        </w:tc>
        <w:tc>
          <w:tcPr>
            <w:tcW w:w="0" w:type="auto"/>
            <w:tcBorders>
              <w:top w:val="single" w:sz="4" w:space="0" w:color="auto"/>
              <w:bottom w:val="nil"/>
            </w:tcBorders>
          </w:tcPr>
          <w:p w14:paraId="72670448" w14:textId="0EA6FF9A" w:rsidR="00B43676" w:rsidRPr="00356F2D" w:rsidRDefault="008F52BB" w:rsidP="007B6A01">
            <w:pPr>
              <w:pStyle w:val="TableContents"/>
            </w:pPr>
            <w:r w:rsidRPr="00356F2D">
              <w:rPr>
                <w:lang w:bidi="he-IL"/>
              </w:rPr>
              <w:t xml:space="preserve">LeftFraming </w:t>
            </w:r>
            <w:r w:rsidRPr="00356F2D">
              <w:t>SequenceContent RightFraming</w:t>
            </w:r>
          </w:p>
        </w:tc>
      </w:tr>
      <w:tr w:rsidR="00B92FE9" w14:paraId="7BF82C41" w14:textId="77777777" w:rsidTr="001A2479">
        <w:trPr>
          <w:cantSplit/>
        </w:trPr>
        <w:tc>
          <w:tcPr>
            <w:tcW w:w="0" w:type="auto"/>
            <w:tcBorders>
              <w:top w:val="nil"/>
              <w:bottom w:val="single" w:sz="4" w:space="0" w:color="auto"/>
            </w:tcBorders>
          </w:tcPr>
          <w:p w14:paraId="494D5106" w14:textId="08DC2859" w:rsidR="00B92FE9" w:rsidRPr="00356F2D" w:rsidRDefault="00B92FE9" w:rsidP="008F52BB">
            <w:pPr>
              <w:pStyle w:val="TableContents"/>
            </w:pPr>
            <w:r w:rsidRPr="00356F2D">
              <w:t>SequenceContent</w:t>
            </w:r>
          </w:p>
        </w:tc>
        <w:tc>
          <w:tcPr>
            <w:tcW w:w="0" w:type="auto"/>
            <w:tcBorders>
              <w:top w:val="nil"/>
              <w:bottom w:val="single" w:sz="4" w:space="0" w:color="auto"/>
            </w:tcBorders>
          </w:tcPr>
          <w:p w14:paraId="362A40BA" w14:textId="2C4EBB0F" w:rsidR="00B92FE9" w:rsidRPr="00356F2D" w:rsidRDefault="00B92FE9" w:rsidP="007B6A01">
            <w:pPr>
              <w:pStyle w:val="TableContents"/>
            </w:pPr>
            <w:r>
              <w:t>::=</w:t>
            </w:r>
          </w:p>
        </w:tc>
        <w:tc>
          <w:tcPr>
            <w:tcW w:w="0" w:type="auto"/>
            <w:tcBorders>
              <w:top w:val="nil"/>
              <w:bottom w:val="single" w:sz="4" w:space="0" w:color="auto"/>
            </w:tcBorders>
          </w:tcPr>
          <w:p w14:paraId="0E01F3F1" w14:textId="10D5FC08" w:rsidR="00B92FE9" w:rsidRPr="00356F2D" w:rsidRDefault="008F52BB" w:rsidP="008F52BB">
            <w:pPr>
              <w:pStyle w:val="TableContents"/>
            </w:pPr>
            <w:r w:rsidRPr="00356F2D">
              <w:t xml:space="preserve">[ </w:t>
            </w:r>
            <w:r w:rsidRPr="00356F2D">
              <w:rPr>
                <w:b/>
                <w:bCs/>
                <w:i/>
                <w:iCs/>
              </w:rPr>
              <w:t xml:space="preserve">PrefixSeparator </w:t>
            </w:r>
            <w:r w:rsidRPr="00356F2D">
              <w:t xml:space="preserve"> EnclosedContent [ </w:t>
            </w:r>
            <w:r w:rsidRPr="00356F2D">
              <w:rPr>
                <w:b/>
                <w:bCs/>
                <w:i/>
                <w:iCs/>
              </w:rPr>
              <w:t>Separator</w:t>
            </w:r>
            <w:r w:rsidRPr="00356F2D">
              <w:t xml:space="preserve"> EnclosedContent ]* </w:t>
            </w:r>
            <w:r w:rsidRPr="00356F2D">
              <w:rPr>
                <w:b/>
                <w:bCs/>
                <w:i/>
                <w:iCs/>
              </w:rPr>
              <w:t>PostfixSeparator</w:t>
            </w:r>
            <w:r w:rsidRPr="00356F2D">
              <w:t xml:space="preserve"> ]</w:t>
            </w:r>
          </w:p>
        </w:tc>
      </w:tr>
      <w:tr w:rsidR="00B92FE9" w14:paraId="24537B75" w14:textId="77777777" w:rsidTr="001A2479">
        <w:trPr>
          <w:cantSplit/>
        </w:trPr>
        <w:tc>
          <w:tcPr>
            <w:tcW w:w="0" w:type="auto"/>
            <w:tcBorders>
              <w:top w:val="single" w:sz="4" w:space="0" w:color="auto"/>
              <w:bottom w:val="nil"/>
            </w:tcBorders>
          </w:tcPr>
          <w:p w14:paraId="4BD5DB54" w14:textId="5BEDA25B" w:rsidR="00B92FE9" w:rsidRPr="00356F2D" w:rsidRDefault="00B92FE9" w:rsidP="00B92FE9">
            <w:pPr>
              <w:pStyle w:val="TableContents"/>
            </w:pPr>
            <w:r w:rsidRPr="00356F2D">
              <w:t>Choice</w:t>
            </w:r>
          </w:p>
        </w:tc>
        <w:tc>
          <w:tcPr>
            <w:tcW w:w="0" w:type="auto"/>
            <w:tcBorders>
              <w:top w:val="single" w:sz="4" w:space="0" w:color="auto"/>
              <w:bottom w:val="nil"/>
            </w:tcBorders>
          </w:tcPr>
          <w:p w14:paraId="664C098B" w14:textId="636AFE9F" w:rsidR="00B92FE9" w:rsidRPr="00356F2D" w:rsidRDefault="00B92FE9" w:rsidP="007B6A01">
            <w:pPr>
              <w:pStyle w:val="TableContents"/>
            </w:pPr>
            <w:r>
              <w:t>::=</w:t>
            </w:r>
          </w:p>
        </w:tc>
        <w:tc>
          <w:tcPr>
            <w:tcW w:w="0" w:type="auto"/>
            <w:tcBorders>
              <w:top w:val="single" w:sz="4" w:space="0" w:color="auto"/>
              <w:bottom w:val="nil"/>
            </w:tcBorders>
          </w:tcPr>
          <w:p w14:paraId="0E170625" w14:textId="4D3B3BCC" w:rsidR="00B92FE9" w:rsidRPr="00356F2D" w:rsidRDefault="008F52BB" w:rsidP="007B6A01">
            <w:pPr>
              <w:pStyle w:val="TableContents"/>
            </w:pPr>
            <w:r w:rsidRPr="00356F2D">
              <w:t>LeftFraming</w:t>
            </w:r>
            <w:r w:rsidRPr="00356F2D">
              <w:rPr>
                <w:b/>
                <w:bCs/>
                <w:i/>
                <w:iCs/>
              </w:rPr>
              <w:t xml:space="preserve"> </w:t>
            </w:r>
            <w:r w:rsidRPr="00356F2D">
              <w:t>ChoiceContent RightFraming</w:t>
            </w:r>
          </w:p>
        </w:tc>
      </w:tr>
      <w:tr w:rsidR="00B92FE9" w14:paraId="390E7191" w14:textId="77777777" w:rsidTr="001A2479">
        <w:trPr>
          <w:cantSplit/>
        </w:trPr>
        <w:tc>
          <w:tcPr>
            <w:tcW w:w="0" w:type="auto"/>
            <w:tcBorders>
              <w:top w:val="nil"/>
              <w:bottom w:val="single" w:sz="4" w:space="0" w:color="auto"/>
            </w:tcBorders>
          </w:tcPr>
          <w:p w14:paraId="5BD1D3D6" w14:textId="6BD16C79" w:rsidR="00B92FE9" w:rsidRPr="00356F2D" w:rsidRDefault="00B92FE9" w:rsidP="008F52BB">
            <w:pPr>
              <w:pStyle w:val="TableContents"/>
            </w:pPr>
            <w:r w:rsidRPr="00356F2D">
              <w:t>ChoiceContent</w:t>
            </w:r>
          </w:p>
        </w:tc>
        <w:tc>
          <w:tcPr>
            <w:tcW w:w="0" w:type="auto"/>
            <w:tcBorders>
              <w:top w:val="nil"/>
              <w:bottom w:val="single" w:sz="4" w:space="0" w:color="auto"/>
            </w:tcBorders>
          </w:tcPr>
          <w:p w14:paraId="1BB8B041" w14:textId="1AB7013E" w:rsidR="00B92FE9" w:rsidRPr="00356F2D" w:rsidRDefault="00B92FE9" w:rsidP="007B6A01">
            <w:pPr>
              <w:pStyle w:val="TableContents"/>
            </w:pPr>
            <w:r>
              <w:t>::=</w:t>
            </w:r>
          </w:p>
        </w:tc>
        <w:tc>
          <w:tcPr>
            <w:tcW w:w="0" w:type="auto"/>
            <w:tcBorders>
              <w:top w:val="nil"/>
              <w:bottom w:val="single" w:sz="4" w:space="0" w:color="auto"/>
            </w:tcBorders>
          </w:tcPr>
          <w:p w14:paraId="174E7C97" w14:textId="4BF5B28F" w:rsidR="00B92FE9" w:rsidRPr="00356F2D" w:rsidRDefault="008F52BB" w:rsidP="007B6A01">
            <w:pPr>
              <w:pStyle w:val="TableContents"/>
            </w:pPr>
            <w:r w:rsidRPr="00356F2D">
              <w:t xml:space="preserve">[ EnclosedContent ] </w:t>
            </w:r>
            <w:r w:rsidRPr="00356F2D">
              <w:rPr>
                <w:b/>
                <w:i/>
                <w:lang w:bidi="he-IL"/>
              </w:rPr>
              <w:t>ChoiceUnused</w:t>
            </w:r>
          </w:p>
        </w:tc>
      </w:tr>
      <w:tr w:rsidR="00B92FE9" w14:paraId="68A0474B" w14:textId="77777777" w:rsidTr="001A2479">
        <w:trPr>
          <w:cantSplit/>
        </w:trPr>
        <w:tc>
          <w:tcPr>
            <w:tcW w:w="0" w:type="auto"/>
            <w:tcBorders>
              <w:top w:val="single" w:sz="4" w:space="0" w:color="auto"/>
              <w:bottom w:val="nil"/>
            </w:tcBorders>
          </w:tcPr>
          <w:p w14:paraId="423D6EA3" w14:textId="3D7B954D" w:rsidR="00B92FE9" w:rsidRPr="00356F2D" w:rsidRDefault="00B92FE9" w:rsidP="008F52BB">
            <w:pPr>
              <w:pStyle w:val="TableContents"/>
            </w:pPr>
            <w:r w:rsidRPr="00356F2D">
              <w:t>EnclosedContent</w:t>
            </w:r>
          </w:p>
        </w:tc>
        <w:tc>
          <w:tcPr>
            <w:tcW w:w="0" w:type="auto"/>
            <w:tcBorders>
              <w:top w:val="single" w:sz="4" w:space="0" w:color="auto"/>
              <w:bottom w:val="nil"/>
            </w:tcBorders>
          </w:tcPr>
          <w:p w14:paraId="49CA2992" w14:textId="79B75514" w:rsidR="00B92FE9" w:rsidRPr="00356F2D" w:rsidRDefault="00B92FE9" w:rsidP="007B6A01">
            <w:pPr>
              <w:pStyle w:val="TableContents"/>
            </w:pPr>
            <w:r>
              <w:t>::=</w:t>
            </w:r>
          </w:p>
        </w:tc>
        <w:tc>
          <w:tcPr>
            <w:tcW w:w="0" w:type="auto"/>
            <w:tcBorders>
              <w:top w:val="single" w:sz="4" w:space="0" w:color="auto"/>
              <w:bottom w:val="nil"/>
            </w:tcBorders>
          </w:tcPr>
          <w:p w14:paraId="6BA9B561" w14:textId="4E21A7A8" w:rsidR="00B92FE9" w:rsidRPr="00356F2D" w:rsidRDefault="008F52BB" w:rsidP="007B6A01">
            <w:pPr>
              <w:pStyle w:val="TableContents"/>
            </w:pPr>
            <w:r w:rsidRPr="00356F2D">
              <w:t>[ EnclosedElement | Array | Sequence | Choice ]</w:t>
            </w:r>
          </w:p>
        </w:tc>
      </w:tr>
      <w:tr w:rsidR="00B92FE9" w14:paraId="6F59D4E6" w14:textId="77777777" w:rsidTr="001A2479">
        <w:trPr>
          <w:cantSplit/>
        </w:trPr>
        <w:tc>
          <w:tcPr>
            <w:tcW w:w="0" w:type="auto"/>
            <w:tcBorders>
              <w:top w:val="nil"/>
            </w:tcBorders>
          </w:tcPr>
          <w:p w14:paraId="3FF739CD" w14:textId="737DD338" w:rsidR="00B92FE9" w:rsidRPr="00356F2D" w:rsidRDefault="00B92FE9" w:rsidP="00B92FE9">
            <w:pPr>
              <w:pStyle w:val="TableContents"/>
            </w:pPr>
            <w:r w:rsidRPr="00356F2D">
              <w:lastRenderedPageBreak/>
              <w:t>Array</w:t>
            </w:r>
          </w:p>
        </w:tc>
        <w:tc>
          <w:tcPr>
            <w:tcW w:w="0" w:type="auto"/>
            <w:tcBorders>
              <w:top w:val="nil"/>
            </w:tcBorders>
          </w:tcPr>
          <w:p w14:paraId="0A713D93" w14:textId="223F5297" w:rsidR="00B92FE9" w:rsidRPr="00356F2D" w:rsidRDefault="00B92FE9" w:rsidP="007B6A01">
            <w:pPr>
              <w:pStyle w:val="TableContents"/>
            </w:pPr>
            <w:r>
              <w:t>::=</w:t>
            </w:r>
          </w:p>
        </w:tc>
        <w:tc>
          <w:tcPr>
            <w:tcW w:w="0" w:type="auto"/>
            <w:tcBorders>
              <w:top w:val="nil"/>
            </w:tcBorders>
          </w:tcPr>
          <w:p w14:paraId="3553EA8C" w14:textId="67AE71AE" w:rsidR="00B92FE9" w:rsidRPr="00356F2D" w:rsidRDefault="008F52BB" w:rsidP="007B6A01">
            <w:pPr>
              <w:pStyle w:val="TableContents"/>
            </w:pPr>
            <w:r w:rsidRPr="00356F2D">
              <w:t xml:space="preserve">[ EnclosedElement [ </w:t>
            </w:r>
            <w:r w:rsidRPr="00356F2D">
              <w:rPr>
                <w:b/>
                <w:i/>
              </w:rPr>
              <w:t>Separator</w:t>
            </w:r>
            <w:r w:rsidRPr="00356F2D">
              <w:t xml:space="preserve"> EnclosedElement ]*  [ </w:t>
            </w:r>
            <w:r w:rsidRPr="00356F2D">
              <w:rPr>
                <w:b/>
                <w:i/>
              </w:rPr>
              <w:t>Separator</w:t>
            </w:r>
            <w:r w:rsidRPr="00356F2D">
              <w:t xml:space="preserve"> StopValue] ]</w:t>
            </w:r>
          </w:p>
        </w:tc>
      </w:tr>
      <w:tr w:rsidR="00B92FE9" w14:paraId="1B5781AA" w14:textId="77777777" w:rsidTr="001A2479">
        <w:trPr>
          <w:cantSplit/>
        </w:trPr>
        <w:tc>
          <w:tcPr>
            <w:tcW w:w="0" w:type="auto"/>
            <w:tcBorders>
              <w:bottom w:val="single" w:sz="4" w:space="0" w:color="auto"/>
            </w:tcBorders>
          </w:tcPr>
          <w:p w14:paraId="3BBD37D6" w14:textId="37A86268" w:rsidR="00B92FE9" w:rsidRPr="00356F2D" w:rsidRDefault="00B92FE9" w:rsidP="008F52BB">
            <w:pPr>
              <w:pStyle w:val="TableContents"/>
            </w:pPr>
            <w:r w:rsidRPr="00356F2D">
              <w:t>StopValue</w:t>
            </w:r>
          </w:p>
        </w:tc>
        <w:tc>
          <w:tcPr>
            <w:tcW w:w="0" w:type="auto"/>
            <w:tcBorders>
              <w:bottom w:val="single" w:sz="4" w:space="0" w:color="auto"/>
            </w:tcBorders>
          </w:tcPr>
          <w:p w14:paraId="6513D01A" w14:textId="0947CAE4" w:rsidR="00B92FE9" w:rsidRPr="00356F2D" w:rsidRDefault="00B92FE9" w:rsidP="007B6A01">
            <w:pPr>
              <w:pStyle w:val="TableContents"/>
            </w:pPr>
            <w:r>
              <w:t>::=</w:t>
            </w:r>
          </w:p>
        </w:tc>
        <w:tc>
          <w:tcPr>
            <w:tcW w:w="0" w:type="auto"/>
            <w:tcBorders>
              <w:bottom w:val="single" w:sz="4" w:space="0" w:color="auto"/>
            </w:tcBorders>
          </w:tcPr>
          <w:p w14:paraId="44235A99" w14:textId="2DFC40C0" w:rsidR="00B92FE9" w:rsidRPr="00356F2D" w:rsidRDefault="00B92FE9" w:rsidP="007B6A01">
            <w:pPr>
              <w:pStyle w:val="TableContents"/>
            </w:pPr>
            <w:r w:rsidRPr="00356F2D">
              <w:t>SimpleElement</w:t>
            </w:r>
          </w:p>
        </w:tc>
      </w:tr>
      <w:tr w:rsidR="00B43676" w14:paraId="06E57405" w14:textId="751C4147" w:rsidTr="001A2479">
        <w:trPr>
          <w:cantSplit/>
        </w:trPr>
        <w:tc>
          <w:tcPr>
            <w:tcW w:w="0" w:type="auto"/>
            <w:tcBorders>
              <w:top w:val="single" w:sz="4" w:space="0" w:color="auto"/>
              <w:bottom w:val="nil"/>
            </w:tcBorders>
          </w:tcPr>
          <w:p w14:paraId="3C93A31D" w14:textId="3BFAA020" w:rsidR="00B43676" w:rsidRPr="00356F2D" w:rsidRDefault="00B43676" w:rsidP="007B6A01">
            <w:pPr>
              <w:pStyle w:val="TableContents"/>
              <w:keepNext/>
            </w:pPr>
            <w:r w:rsidRPr="00356F2D">
              <w:t>LeadingAlignment</w:t>
            </w:r>
          </w:p>
        </w:tc>
        <w:tc>
          <w:tcPr>
            <w:tcW w:w="0" w:type="auto"/>
            <w:tcBorders>
              <w:top w:val="single" w:sz="4" w:space="0" w:color="auto"/>
              <w:bottom w:val="nil"/>
            </w:tcBorders>
          </w:tcPr>
          <w:p w14:paraId="1F66ED3E" w14:textId="5AE75648" w:rsidR="00B43676" w:rsidRPr="00356F2D" w:rsidRDefault="00B92FE9" w:rsidP="007B6A01">
            <w:pPr>
              <w:pStyle w:val="TableContents"/>
              <w:keepNext/>
            </w:pPr>
            <w:r>
              <w:t>::=</w:t>
            </w:r>
          </w:p>
        </w:tc>
        <w:tc>
          <w:tcPr>
            <w:tcW w:w="0" w:type="auto"/>
            <w:tcBorders>
              <w:top w:val="single" w:sz="4" w:space="0" w:color="auto"/>
              <w:bottom w:val="nil"/>
            </w:tcBorders>
          </w:tcPr>
          <w:p w14:paraId="58013C33" w14:textId="0FDEAD0B" w:rsidR="00B43676" w:rsidRPr="00356F2D" w:rsidRDefault="00B92FE9" w:rsidP="007B6A01">
            <w:pPr>
              <w:pStyle w:val="TableContents"/>
              <w:keepNext/>
            </w:pPr>
            <w:r w:rsidRPr="00356F2D">
              <w:rPr>
                <w:b/>
                <w:i/>
              </w:rPr>
              <w:t>LeadingSkip</w:t>
            </w:r>
            <w:r w:rsidRPr="00356F2D">
              <w:t xml:space="preserve"> </w:t>
            </w:r>
            <w:r w:rsidRPr="00356F2D">
              <w:rPr>
                <w:b/>
                <w:i/>
              </w:rPr>
              <w:t>AlignmentFill</w:t>
            </w:r>
          </w:p>
        </w:tc>
      </w:tr>
      <w:tr w:rsidR="00B92FE9" w14:paraId="0E26F081" w14:textId="77777777" w:rsidTr="001A2479">
        <w:trPr>
          <w:cantSplit/>
        </w:trPr>
        <w:tc>
          <w:tcPr>
            <w:tcW w:w="0" w:type="auto"/>
            <w:tcBorders>
              <w:top w:val="nil"/>
            </w:tcBorders>
          </w:tcPr>
          <w:p w14:paraId="36ADA5D9" w14:textId="752F8B29" w:rsidR="00B92FE9" w:rsidRPr="00356F2D" w:rsidRDefault="00B92FE9" w:rsidP="00B92FE9">
            <w:pPr>
              <w:pStyle w:val="TableContents"/>
              <w:keepNext/>
            </w:pPr>
            <w:r w:rsidRPr="00356F2D">
              <w:t>TrailingAlignment</w:t>
            </w:r>
          </w:p>
        </w:tc>
        <w:tc>
          <w:tcPr>
            <w:tcW w:w="0" w:type="auto"/>
            <w:tcBorders>
              <w:top w:val="nil"/>
            </w:tcBorders>
          </w:tcPr>
          <w:p w14:paraId="3EC05571" w14:textId="77E5F446" w:rsidR="00B92FE9" w:rsidRPr="00356F2D" w:rsidRDefault="00B92FE9" w:rsidP="007B6A01">
            <w:pPr>
              <w:pStyle w:val="TableContents"/>
              <w:keepNext/>
            </w:pPr>
            <w:r>
              <w:t>::=</w:t>
            </w:r>
          </w:p>
        </w:tc>
        <w:tc>
          <w:tcPr>
            <w:tcW w:w="0" w:type="auto"/>
            <w:tcBorders>
              <w:top w:val="nil"/>
            </w:tcBorders>
          </w:tcPr>
          <w:p w14:paraId="739AA132" w14:textId="611876F9" w:rsidR="00B92FE9" w:rsidRPr="00356F2D" w:rsidRDefault="00B92FE9" w:rsidP="007B6A01">
            <w:pPr>
              <w:pStyle w:val="TableContents"/>
              <w:keepNext/>
            </w:pPr>
            <w:r w:rsidRPr="00356F2D">
              <w:rPr>
                <w:b/>
                <w:bCs/>
                <w:i/>
                <w:iCs/>
              </w:rPr>
              <w:t>TrailingSkip</w:t>
            </w:r>
          </w:p>
        </w:tc>
      </w:tr>
      <w:tr w:rsidR="00B92FE9" w14:paraId="7052A4F1" w14:textId="77777777" w:rsidTr="001A2479">
        <w:trPr>
          <w:cantSplit/>
        </w:trPr>
        <w:tc>
          <w:tcPr>
            <w:tcW w:w="0" w:type="auto"/>
            <w:tcBorders>
              <w:bottom w:val="single" w:sz="4" w:space="0" w:color="auto"/>
            </w:tcBorders>
          </w:tcPr>
          <w:p w14:paraId="47D55BB4" w14:textId="2A680FB6" w:rsidR="00B92FE9" w:rsidRPr="00356F2D" w:rsidRDefault="00B92FE9" w:rsidP="00B92FE9">
            <w:pPr>
              <w:pStyle w:val="TableContents"/>
              <w:keepNext/>
            </w:pPr>
            <w:r w:rsidRPr="00356F2D">
              <w:t>RightPadOrFill</w:t>
            </w:r>
          </w:p>
        </w:tc>
        <w:tc>
          <w:tcPr>
            <w:tcW w:w="0" w:type="auto"/>
            <w:tcBorders>
              <w:bottom w:val="single" w:sz="4" w:space="0" w:color="auto"/>
            </w:tcBorders>
          </w:tcPr>
          <w:p w14:paraId="5F2BDC3C" w14:textId="4BD925C1" w:rsidR="00B92FE9" w:rsidRPr="00356F2D" w:rsidRDefault="00B92FE9" w:rsidP="007B6A01">
            <w:pPr>
              <w:pStyle w:val="TableContents"/>
              <w:keepNext/>
            </w:pPr>
            <w:r>
              <w:t>::=</w:t>
            </w:r>
          </w:p>
        </w:tc>
        <w:tc>
          <w:tcPr>
            <w:tcW w:w="0" w:type="auto"/>
            <w:tcBorders>
              <w:bottom w:val="single" w:sz="4" w:space="0" w:color="auto"/>
            </w:tcBorders>
          </w:tcPr>
          <w:p w14:paraId="30ACCD74" w14:textId="12C6BF61" w:rsidR="00B92FE9" w:rsidRPr="00356F2D" w:rsidRDefault="00B92FE9" w:rsidP="007B6A01">
            <w:pPr>
              <w:pStyle w:val="TableContents"/>
              <w:keepNext/>
            </w:pPr>
            <w:r w:rsidRPr="00356F2D">
              <w:rPr>
                <w:b/>
                <w:i/>
              </w:rPr>
              <w:t>RightPadding</w:t>
            </w:r>
            <w:r w:rsidRPr="00356F2D">
              <w:t xml:space="preserve"> | </w:t>
            </w:r>
            <w:r w:rsidRPr="00356F2D">
              <w:rPr>
                <w:b/>
                <w:i/>
              </w:rPr>
              <w:t>RightFill</w:t>
            </w:r>
            <w:r w:rsidRPr="00356F2D">
              <w:t xml:space="preserve"> | </w:t>
            </w:r>
            <w:r w:rsidRPr="00356F2D">
              <w:rPr>
                <w:b/>
                <w:i/>
              </w:rPr>
              <w:t>RightPadding RightFill</w:t>
            </w:r>
          </w:p>
        </w:tc>
      </w:tr>
    </w:tbl>
    <w:p w14:paraId="2BA0872F" w14:textId="1F2765BD" w:rsidR="00B46A03" w:rsidRDefault="00B46A03" w:rsidP="00B46A03">
      <w:pPr>
        <w:pStyle w:val="Caption"/>
        <w:rPr>
          <w:rFonts w:eastAsia="MS Mincho"/>
        </w:rPr>
      </w:pPr>
      <w:r>
        <w:t xml:space="preserve">Table </w:t>
      </w:r>
      <w:r>
        <w:fldChar w:fldCharType="begin"/>
      </w:r>
      <w:r>
        <w:instrText xml:space="preserve"> SEQ Table \* ARABIC </w:instrText>
      </w:r>
      <w:r>
        <w:fldChar w:fldCharType="separate"/>
      </w:r>
      <w:r w:rsidR="009D1493">
        <w:rPr>
          <w:noProof/>
        </w:rPr>
        <w:t>11</w:t>
      </w:r>
      <w:r>
        <w:rPr>
          <w:noProof/>
        </w:rPr>
        <w:fldChar w:fldCharType="end"/>
      </w:r>
      <w:r>
        <w:rPr>
          <w:noProof/>
        </w:rPr>
        <w:t xml:space="preserve"> DFDL Grammar Productions</w:t>
      </w:r>
    </w:p>
    <w:p w14:paraId="486EE5B9" w14:textId="77777777" w:rsidR="00B46A03" w:rsidRDefault="00B46A03" w:rsidP="00B46A03">
      <w:r>
        <w:t xml:space="preserve">XML Schema and DFDL properties are used to control constraints on the terminals of the above grammar, as well as repetition (the "*" operator), and alternatives (the "|" operator). For a given set of XML Schema and DFDL properties, and prior data, any terminal may be allowed to be length zero, to contain specific data, or to contain a variety of different admissible data.  </w:t>
      </w:r>
    </w:p>
    <w:p w14:paraId="616FC744" w14:textId="77777777" w:rsidR="00B46A03" w:rsidRDefault="00B46A03" w:rsidP="00B46A03">
      <w:r>
        <w:t>Some definitions are needed to cover the range of representations that are possible in the data stream for an occurrence of an element. The representations are:</w:t>
      </w:r>
    </w:p>
    <w:p w14:paraId="183C6C79" w14:textId="77777777" w:rsidR="00B46A03" w:rsidRPr="009276EB" w:rsidRDefault="00B46A03" w:rsidP="00EB2287">
      <w:pPr>
        <w:pStyle w:val="ListParagraph"/>
        <w:numPr>
          <w:ilvl w:val="0"/>
          <w:numId w:val="148"/>
        </w:numPr>
        <w:tabs>
          <w:tab w:val="clear" w:pos="403"/>
        </w:tabs>
        <w:spacing w:before="60" w:after="60" w:line="240" w:lineRule="auto"/>
        <w:jc w:val="left"/>
      </w:pPr>
      <w:r w:rsidRPr="009276EB">
        <w:t>Nil Representation</w:t>
      </w:r>
    </w:p>
    <w:p w14:paraId="611A1F98" w14:textId="77777777" w:rsidR="00B46A03" w:rsidRPr="009276EB" w:rsidRDefault="00B46A03" w:rsidP="00EB2287">
      <w:pPr>
        <w:pStyle w:val="ListParagraph"/>
        <w:numPr>
          <w:ilvl w:val="0"/>
          <w:numId w:val="148"/>
        </w:numPr>
        <w:tabs>
          <w:tab w:val="clear" w:pos="403"/>
        </w:tabs>
        <w:spacing w:before="60" w:after="60" w:line="240" w:lineRule="auto"/>
        <w:jc w:val="left"/>
      </w:pPr>
      <w:r w:rsidRPr="009276EB">
        <w:t>Empty Representation</w:t>
      </w:r>
    </w:p>
    <w:p w14:paraId="423AE88E" w14:textId="77777777" w:rsidR="00B46A03" w:rsidRPr="009276EB" w:rsidRDefault="00B46A03" w:rsidP="00EB2287">
      <w:pPr>
        <w:pStyle w:val="ListParagraph"/>
        <w:numPr>
          <w:ilvl w:val="0"/>
          <w:numId w:val="148"/>
        </w:numPr>
        <w:tabs>
          <w:tab w:val="clear" w:pos="403"/>
        </w:tabs>
        <w:spacing w:before="60" w:after="60" w:line="240" w:lineRule="auto"/>
        <w:jc w:val="left"/>
      </w:pPr>
      <w:r w:rsidRPr="009276EB">
        <w:t>Normal Representation</w:t>
      </w:r>
    </w:p>
    <w:p w14:paraId="68F85D5C" w14:textId="77777777" w:rsidR="00B46A03" w:rsidRPr="009276EB" w:rsidRDefault="00B46A03" w:rsidP="00EB2287">
      <w:pPr>
        <w:pStyle w:val="ListParagraph"/>
        <w:numPr>
          <w:ilvl w:val="0"/>
          <w:numId w:val="148"/>
        </w:numPr>
        <w:tabs>
          <w:tab w:val="clear" w:pos="403"/>
        </w:tabs>
        <w:spacing w:before="60" w:after="60" w:line="240" w:lineRule="auto"/>
        <w:jc w:val="left"/>
      </w:pPr>
      <w:r w:rsidRPr="009276EB">
        <w:t>Absent Representation</w:t>
      </w:r>
    </w:p>
    <w:p w14:paraId="1B228118" w14:textId="77777777" w:rsidR="00B46A03" w:rsidRDefault="00B46A03" w:rsidP="00B46A03">
      <w:r>
        <w:t>These additional concepts are also defined:</w:t>
      </w:r>
    </w:p>
    <w:p w14:paraId="15BF3410" w14:textId="77777777" w:rsidR="00B46A03" w:rsidRPr="009276EB" w:rsidRDefault="00B46A03" w:rsidP="00EB2287">
      <w:pPr>
        <w:pStyle w:val="ListParagraph"/>
        <w:numPr>
          <w:ilvl w:val="0"/>
          <w:numId w:val="149"/>
        </w:numPr>
        <w:tabs>
          <w:tab w:val="clear" w:pos="403"/>
        </w:tabs>
        <w:spacing w:before="60" w:after="60" w:line="240" w:lineRule="auto"/>
        <w:jc w:val="left"/>
      </w:pPr>
      <w:r w:rsidRPr="009276EB">
        <w:t>Zero-Length Representation</w:t>
      </w:r>
    </w:p>
    <w:p w14:paraId="633D0215" w14:textId="77777777" w:rsidR="00B46A03" w:rsidRPr="009276EB" w:rsidRDefault="00B46A03" w:rsidP="00EB2287">
      <w:pPr>
        <w:pStyle w:val="ListParagraph"/>
        <w:numPr>
          <w:ilvl w:val="0"/>
          <w:numId w:val="149"/>
        </w:numPr>
        <w:tabs>
          <w:tab w:val="clear" w:pos="403"/>
        </w:tabs>
        <w:spacing w:before="60" w:after="60" w:line="240" w:lineRule="auto"/>
        <w:jc w:val="left"/>
      </w:pPr>
      <w:r w:rsidRPr="009276EB">
        <w:t>Missing</w:t>
      </w:r>
    </w:p>
    <w:p w14:paraId="3685C947" w14:textId="79DD6309" w:rsidR="00B46A03" w:rsidRDefault="00B46A03" w:rsidP="00B46A03">
      <w:r>
        <w:t xml:space="preserve">These definitions are with respect to the grammar above, and they do reference some DFDL properties necessary for their definitions. These properties are defined in Sections </w:t>
      </w:r>
      <w:r>
        <w:rPr>
          <w:rStyle w:val="Hyperlink"/>
        </w:rPr>
        <w:fldChar w:fldCharType="begin"/>
      </w:r>
      <w:r>
        <w:instrText xml:space="preserve"> REF _Ref52983456 \r \h </w:instrText>
      </w:r>
      <w:r>
        <w:rPr>
          <w:rStyle w:val="Hyperlink"/>
        </w:rPr>
      </w:r>
      <w:r>
        <w:rPr>
          <w:rStyle w:val="Hyperlink"/>
        </w:rPr>
        <w:fldChar w:fldCharType="separate"/>
      </w:r>
      <w:r w:rsidR="009D1493">
        <w:t>11</w:t>
      </w:r>
      <w:r>
        <w:rPr>
          <w:rStyle w:val="Hyperlink"/>
        </w:rPr>
        <w:fldChar w:fldCharType="end"/>
      </w:r>
      <w:r>
        <w:t xml:space="preserve"> and beyond. </w:t>
      </w:r>
    </w:p>
    <w:p w14:paraId="458786FA" w14:textId="77777777" w:rsidR="00B46A03" w:rsidRDefault="00B46A03" w:rsidP="00B46A03">
      <w:r>
        <w:t>Some examples follow the definitions.</w:t>
      </w:r>
    </w:p>
    <w:p w14:paraId="7B520B0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21" w:name="_Ref50556410"/>
      <w:bookmarkStart w:id="3522" w:name="_Toc62570109"/>
      <w:bookmarkStart w:id="3523" w:name="_Toc210216831"/>
      <w:bookmarkStart w:id="3524" w:name="_Toc219440963"/>
      <w:r>
        <w:rPr>
          <w:rFonts w:eastAsia="Times New Roman"/>
        </w:rPr>
        <w:t>Nil Representation</w:t>
      </w:r>
      <w:bookmarkEnd w:id="3521"/>
      <w:bookmarkEnd w:id="3522"/>
      <w:bookmarkEnd w:id="3523"/>
      <w:bookmarkEnd w:id="3524"/>
    </w:p>
    <w:p w14:paraId="157DB5BB" w14:textId="77777777" w:rsidR="00B46A03" w:rsidRDefault="00B46A03" w:rsidP="00B46A03">
      <w:r>
        <w:t xml:space="preserve">An element occurrence has a </w:t>
      </w:r>
      <w:r>
        <w:rPr>
          <w:rStyle w:val="Emphasis"/>
        </w:rPr>
        <w:t>nil representation</w:t>
      </w:r>
      <w:r>
        <w:t xml:space="preserve"> if the element declaration has XSD nillable property 'true' and the occurrence either:</w:t>
      </w:r>
    </w:p>
    <w:p w14:paraId="12B1849A" w14:textId="77777777" w:rsidR="00B46A03" w:rsidRDefault="00B46A03" w:rsidP="00EB2287">
      <w:pPr>
        <w:numPr>
          <w:ilvl w:val="0"/>
          <w:numId w:val="39"/>
        </w:numPr>
        <w:tabs>
          <w:tab w:val="clear" w:pos="403"/>
        </w:tabs>
        <w:spacing w:before="60" w:after="60" w:line="240" w:lineRule="auto"/>
        <w:jc w:val="left"/>
      </w:pPr>
      <w:r>
        <w:t xml:space="preserve">conforms to the grammar for SimpleNilLiteralElementRep or ComplexNilLiteralElementRep. Specifically, the </w:t>
      </w:r>
      <w:r>
        <w:rPr>
          <w:b/>
          <w:i/>
        </w:rPr>
        <w:t>NilElementInitiator</w:t>
      </w:r>
      <w:r>
        <w:t xml:space="preserve"> and </w:t>
      </w:r>
      <w:r>
        <w:rPr>
          <w:b/>
          <w:i/>
        </w:rPr>
        <w:t>NilElementTerminator</w:t>
      </w:r>
      <w:r>
        <w:t xml:space="preserve"> regions must be conformant with property dfdl:nilValueDelimiterPolicy</w:t>
      </w:r>
      <w:r>
        <w:rPr>
          <w:rStyle w:val="FootnoteReference"/>
        </w:rPr>
        <w:footnoteReference w:id="14"/>
      </w:r>
      <w:r>
        <w:t>. (If non-conformant it is not a Processing Error and the representation is not nil).</w:t>
      </w:r>
    </w:p>
    <w:p w14:paraId="3F38CE3A" w14:textId="77777777" w:rsidR="00B46A03" w:rsidRDefault="00B46A03" w:rsidP="00EB2287">
      <w:pPr>
        <w:numPr>
          <w:ilvl w:val="0"/>
          <w:numId w:val="39"/>
        </w:numPr>
        <w:tabs>
          <w:tab w:val="clear" w:pos="403"/>
        </w:tabs>
        <w:spacing w:before="60" w:after="60" w:line="240" w:lineRule="auto"/>
        <w:jc w:val="left"/>
      </w:pPr>
      <w:r>
        <w:t xml:space="preserve">conforms to the grammar for SimpleNormalRep and its SimpleLogicalValue is </w:t>
      </w:r>
      <w:r>
        <w:rPr>
          <w:b/>
          <w:i/>
        </w:rPr>
        <w:t>NilLogicalValue</w:t>
      </w:r>
      <w:r>
        <w:t xml:space="preserve">. </w:t>
      </w:r>
    </w:p>
    <w:p w14:paraId="014C6F73" w14:textId="77777777" w:rsidR="00B46A03" w:rsidRDefault="00B46A03" w:rsidP="00B46A03">
      <w:r>
        <w:t>The LeadingAlignment, TrailingAlignment, PrefixLength regions may be present.</w:t>
      </w:r>
    </w:p>
    <w:p w14:paraId="6C5C433A"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25" w:name="_Ref357760880"/>
      <w:bookmarkStart w:id="3526" w:name="_Toc62570110"/>
      <w:bookmarkStart w:id="3527" w:name="_Toc210216832"/>
      <w:bookmarkStart w:id="3528" w:name="_Toc219440964"/>
      <w:r>
        <w:rPr>
          <w:rFonts w:eastAsia="Times New Roman"/>
        </w:rPr>
        <w:t>Empty Representation</w:t>
      </w:r>
      <w:bookmarkEnd w:id="3525"/>
      <w:bookmarkEnd w:id="3526"/>
      <w:bookmarkEnd w:id="3527"/>
      <w:bookmarkEnd w:id="3528"/>
    </w:p>
    <w:p w14:paraId="2A8BE79B" w14:textId="77777777" w:rsidR="00B46A03" w:rsidRDefault="00B46A03" w:rsidP="00B46A03">
      <w:r>
        <w:t xml:space="preserve">An element occurrence has an </w:t>
      </w:r>
      <w:r>
        <w:rPr>
          <w:rStyle w:val="Emphasis"/>
        </w:rPr>
        <w:t>empty representation</w:t>
      </w:r>
      <w:r>
        <w:t xml:space="preserve"> if the occurrence does not have a nil representation and it conforms to the grammar for SimpleEmptyElementRep or ComplexEmptyElementRep. Specifically, the </w:t>
      </w:r>
      <w:r>
        <w:rPr>
          <w:b/>
          <w:i/>
        </w:rPr>
        <w:t>EmptyElementInitiator</w:t>
      </w:r>
      <w:r>
        <w:t xml:space="preserve"> and </w:t>
      </w:r>
      <w:r>
        <w:rPr>
          <w:b/>
          <w:i/>
        </w:rPr>
        <w:t>EmptyElementTerminator</w:t>
      </w:r>
      <w:r>
        <w:t xml:space="preserve"> regions must be conformant with dfdl:emptyValueDelimiterPolicy</w:t>
      </w:r>
      <w:r>
        <w:rPr>
          <w:rStyle w:val="FootnoteReference"/>
        </w:rPr>
        <w:footnoteReference w:id="15"/>
      </w:r>
      <w:r>
        <w:t xml:space="preserve"> and the occurrence's SimpleContent or ComplexContent region in the data must be of length zero. (If non-conformant it is not a Processing Error and the representation is not empty).</w:t>
      </w:r>
    </w:p>
    <w:p w14:paraId="5440FB1A" w14:textId="77777777" w:rsidR="00B46A03" w:rsidRDefault="00B46A03" w:rsidP="00B46A03">
      <w:r>
        <w:t xml:space="preserve">LeadingAlignment, TrailingAlignment, PrefixLength regions may be present. </w:t>
      </w:r>
    </w:p>
    <w:p w14:paraId="5BEDED75" w14:textId="5D6F7786" w:rsidR="00B46A03" w:rsidRDefault="00B46A03" w:rsidP="00B46A03">
      <w:r>
        <w:lastRenderedPageBreak/>
        <w:t xml:space="preserve">The </w:t>
      </w:r>
      <w:r>
        <w:rPr>
          <w:i/>
        </w:rPr>
        <w:t>empty representation</w:t>
      </w:r>
      <w:r>
        <w:t xml:space="preserve"> is special in DFDL because when parsing it is used to determine when default values are created in the Infoset. The empty representation can require initiators or terminators be present to enable data formats which explicitly distinguish occurrences with empty string/hexBinary values from occurrences that are </w:t>
      </w:r>
      <w:r w:rsidRPr="00A24664">
        <w:rPr>
          <w:i/>
          <w:iCs/>
        </w:rPr>
        <w:t xml:space="preserve">missing </w:t>
      </w:r>
      <w:r w:rsidRPr="00424426">
        <w:t>or are</w:t>
      </w:r>
      <w:r w:rsidRPr="00A24664">
        <w:rPr>
          <w:i/>
          <w:iCs/>
        </w:rPr>
        <w:t xml:space="preserve"> </w:t>
      </w:r>
      <w:r>
        <w:rPr>
          <w:i/>
          <w:iCs/>
        </w:rPr>
        <w:t>absent</w:t>
      </w:r>
      <w:r>
        <w:t xml:space="preserve">. See Section </w:t>
      </w:r>
      <w:r w:rsidRPr="00065302">
        <w:rPr>
          <w:rStyle w:val="Hyperlink"/>
        </w:rPr>
        <w:fldChar w:fldCharType="begin"/>
      </w:r>
      <w:r w:rsidRPr="00065302">
        <w:rPr>
          <w:rStyle w:val="Hyperlink"/>
        </w:rPr>
        <w:instrText xml:space="preserve"> REF _Ref362445437 \r \h </w:instrText>
      </w:r>
      <w:r w:rsidRPr="00065302">
        <w:rPr>
          <w:rStyle w:val="Hyperlink"/>
        </w:rPr>
      </w:r>
      <w:r w:rsidRPr="00065302">
        <w:rPr>
          <w:rStyle w:val="Hyperlink"/>
        </w:rPr>
        <w:fldChar w:fldCharType="separate"/>
      </w:r>
      <w:r w:rsidR="009D1493">
        <w:rPr>
          <w:rStyle w:val="Hyperlink"/>
        </w:rPr>
        <w:t>9.4</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_Ref362445438 \h </w:instrText>
      </w:r>
      <w:r w:rsidRPr="00065302">
        <w:rPr>
          <w:rStyle w:val="Hyperlink"/>
        </w:rPr>
      </w:r>
      <w:r w:rsidRPr="00065302">
        <w:rPr>
          <w:rStyle w:val="Hyperlink"/>
        </w:rPr>
        <w:fldChar w:fldCharType="separate"/>
      </w:r>
      <w:r w:rsidR="009D1493">
        <w:t>Element Defaults</w:t>
      </w:r>
      <w:r w:rsidRPr="00065302">
        <w:rPr>
          <w:rStyle w:val="Hyperlink"/>
        </w:rPr>
        <w:fldChar w:fldCharType="end"/>
      </w:r>
      <w:r>
        <w:t xml:space="preserve"> below about default values. Hence, the empty representation might not be zero-length. it may require specific non-zero-length syntax in the data stream. </w:t>
      </w:r>
    </w:p>
    <w:p w14:paraId="51BB999D" w14:textId="77777777" w:rsidR="00B46A03" w:rsidRDefault="00B46A03" w:rsidP="00B46A03">
      <w:r>
        <w:t xml:space="preserve">The </w:t>
      </w:r>
      <w:r>
        <w:rPr>
          <w:rFonts w:cs="Arial"/>
          <w:lang w:eastAsia="en-GB"/>
        </w:rPr>
        <w:t>empty representation is not possible for fixed-length elements with a non-zero length.</w:t>
      </w:r>
    </w:p>
    <w:p w14:paraId="2500FC6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29" w:name="_Toc62570111"/>
      <w:bookmarkStart w:id="3530" w:name="_Toc210216833"/>
      <w:bookmarkStart w:id="3531" w:name="_Toc219440965"/>
      <w:r>
        <w:rPr>
          <w:rFonts w:eastAsia="Times New Roman"/>
        </w:rPr>
        <w:t>Normal Representation</w:t>
      </w:r>
      <w:bookmarkEnd w:id="3529"/>
      <w:bookmarkEnd w:id="3530"/>
      <w:bookmarkEnd w:id="3531"/>
    </w:p>
    <w:p w14:paraId="31DF78CC" w14:textId="77777777" w:rsidR="00B46A03" w:rsidRDefault="00B46A03" w:rsidP="00B46A03">
      <w:r>
        <w:t xml:space="preserve">An element occurrence has a normal representation if the occurrence does not have the nil representation or the empty representation and it conforms to the grammar for SimpleNormalRep or ComplexNormalRep. </w:t>
      </w:r>
    </w:p>
    <w:p w14:paraId="6529F63C" w14:textId="77777777" w:rsidR="00B46A03" w:rsidRDefault="00B46A03" w:rsidP="00B46A03">
      <w:r>
        <w:t xml:space="preserve">Note that it is possible for the normal representation to be of zero length, but this can only happen when zero-length is not the nil nor empty representation, and the simple type is xs:string or xs:hexBinary. For all other simple types, the normal representation cannot be zero length. </w:t>
      </w:r>
    </w:p>
    <w:p w14:paraId="15D84A9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32" w:name="_Toc62570112"/>
      <w:bookmarkStart w:id="3533" w:name="_Toc210216834"/>
      <w:bookmarkStart w:id="3534" w:name="_Toc219440966"/>
      <w:r>
        <w:rPr>
          <w:rFonts w:eastAsia="Times New Roman"/>
        </w:rPr>
        <w:t>Absent Representation</w:t>
      </w:r>
      <w:bookmarkEnd w:id="3532"/>
      <w:bookmarkEnd w:id="3533"/>
      <w:bookmarkEnd w:id="3534"/>
    </w:p>
    <w:p w14:paraId="25B35BAD" w14:textId="77777777" w:rsidR="00B46A03" w:rsidRDefault="00B46A03" w:rsidP="00B46A03">
      <w:r>
        <w:t xml:space="preserve">Often,it is possible to know the location where an element or group's representation would be in the data based on the delimiters of an enclosing group. (An example: if there are adjacent delimiters of an enclosing sequence.) When this location in the data, which is of zero length, cannot be a nil, empty, or normal representation, then it is said to have </w:t>
      </w:r>
      <w:r>
        <w:rPr>
          <w:i/>
          <w:iCs/>
        </w:rPr>
        <w:t>absent representation</w:t>
      </w:r>
      <w:r>
        <w:t xml:space="preserve">, or "the representation is absent". </w:t>
      </w:r>
    </w:p>
    <w:p w14:paraId="6CD0D23D" w14:textId="77777777" w:rsidR="00B46A03" w:rsidRDefault="00B46A03" w:rsidP="00B46A03">
      <w:r>
        <w:t xml:space="preserve">More formally, an element occurrence has an </w:t>
      </w:r>
      <w:r>
        <w:rPr>
          <w:rStyle w:val="Emphasis"/>
        </w:rPr>
        <w:t>absent representation</w:t>
      </w:r>
      <w:r>
        <w:t xml:space="preserve"> if the occurrence does not have a nil or empty or normal representation, and it conforms to the grammar for AbsentElementRep. Specifically, the occurrence's representation in the data stream must be of length zero. Consequently, the Initiator, Terminator, LeadingAlignment, TrailingAlignment, PrefixLength regions must not be present. </w:t>
      </w:r>
    </w:p>
    <w:p w14:paraId="221E588F" w14:textId="77777777" w:rsidR="00B46A03" w:rsidRDefault="00B46A03" w:rsidP="00B46A03">
      <w:r>
        <w:t xml:space="preserve">As an example of an absent representation: during unparsing, if an optional element does not have an item in the Infoset then nothing is output. However, if a separator of an enclosing structure is subsequently output as the immediate next thing, then a subsequent parse of the element may return a representation of length zero. If this happens, and this zero-length representation does not conform to any of the nil representation, the empty representation, or the normal representation, then it is the absent representation, and it behaves </w:t>
      </w:r>
      <w:r>
        <w:rPr>
          <w:rStyle w:val="Emphasis"/>
        </w:rPr>
        <w:t>as if the element occurrence is 'missing'</w:t>
      </w:r>
      <w:r>
        <w:t>. (The term 'missing' is defined below.)</w:t>
      </w:r>
    </w:p>
    <w:p w14:paraId="01383D18"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35" w:name="_Ref365390854"/>
      <w:bookmarkStart w:id="3536" w:name="_Ref365390858"/>
      <w:bookmarkStart w:id="3537" w:name="_Toc62570113"/>
      <w:bookmarkStart w:id="3538" w:name="_Toc210216835"/>
      <w:bookmarkStart w:id="3539" w:name="_Toc219440967"/>
      <w:r>
        <w:rPr>
          <w:rFonts w:eastAsia="Times New Roman"/>
        </w:rPr>
        <w:t>Zero-length Representation</w:t>
      </w:r>
      <w:bookmarkEnd w:id="3535"/>
      <w:bookmarkEnd w:id="3536"/>
      <w:bookmarkEnd w:id="3537"/>
      <w:bookmarkEnd w:id="3538"/>
      <w:bookmarkEnd w:id="3539"/>
    </w:p>
    <w:p w14:paraId="658C7EB5" w14:textId="77777777" w:rsidR="00B46A03" w:rsidRDefault="00B46A03" w:rsidP="00B46A03">
      <w:r>
        <w:t xml:space="preserve">The term </w:t>
      </w:r>
      <w:r>
        <w:rPr>
          <w:i/>
          <w:iCs/>
        </w:rPr>
        <w:t>zero-length representation</w:t>
      </w:r>
      <w:r>
        <w:t xml:space="preserve"> is used to describe the situations where any of the above representations turn out to be of length zero due to specific combinations of data type and format properties: </w:t>
      </w:r>
    </w:p>
    <w:p w14:paraId="59E5E069" w14:textId="77777777" w:rsidR="00B46A03" w:rsidRPr="009276EB" w:rsidRDefault="00B46A03" w:rsidP="00EB2287">
      <w:pPr>
        <w:pStyle w:val="ListParagraph"/>
        <w:numPr>
          <w:ilvl w:val="0"/>
          <w:numId w:val="150"/>
        </w:numPr>
        <w:tabs>
          <w:tab w:val="clear" w:pos="403"/>
        </w:tabs>
        <w:spacing w:before="60" w:after="60" w:line="240" w:lineRule="auto"/>
        <w:jc w:val="left"/>
      </w:pPr>
      <w:r w:rsidRPr="009276EB">
        <w:t>The nil representation can be a zero-length representation if dfdl:nilValue is ‘%ES;’ or ‘%WSP*;’ appearing on its own as a literal nil value and there is no framing or framing is suppressed by dfdl:nilValueDelimiterPolicy.</w:t>
      </w:r>
    </w:p>
    <w:p w14:paraId="62DF0EB5" w14:textId="77777777" w:rsidR="00B46A03" w:rsidRPr="009276EB" w:rsidRDefault="00B46A03" w:rsidP="00EB2287">
      <w:pPr>
        <w:pStyle w:val="ListParagraph"/>
        <w:numPr>
          <w:ilvl w:val="0"/>
          <w:numId w:val="150"/>
        </w:numPr>
        <w:tabs>
          <w:tab w:val="clear" w:pos="403"/>
        </w:tabs>
        <w:spacing w:before="60" w:after="60" w:line="240" w:lineRule="auto"/>
        <w:jc w:val="left"/>
      </w:pPr>
      <w:r w:rsidRPr="009276EB">
        <w:t>The empty representation can be a zero-length representation if there is no framing or framing is suppressed by dfdl:emptyValueDelimiterPolicy.</w:t>
      </w:r>
    </w:p>
    <w:p w14:paraId="22442B8B" w14:textId="77777777" w:rsidR="00B46A03" w:rsidRPr="009276EB" w:rsidRDefault="00B46A03" w:rsidP="00EB2287">
      <w:pPr>
        <w:pStyle w:val="ListParagraph"/>
        <w:numPr>
          <w:ilvl w:val="0"/>
          <w:numId w:val="150"/>
        </w:numPr>
        <w:tabs>
          <w:tab w:val="clear" w:pos="403"/>
        </w:tabs>
        <w:spacing w:before="60" w:after="60" w:line="240" w:lineRule="auto"/>
        <w:jc w:val="left"/>
      </w:pPr>
      <w:r w:rsidRPr="009276EB">
        <w:t xml:space="preserve">The normal representation can be a zero-length representation if the type is xs:string or xs:hexBinary and there is no framing. </w:t>
      </w:r>
    </w:p>
    <w:p w14:paraId="2C473BA7" w14:textId="77777777" w:rsidR="00B46A03" w:rsidRDefault="00B46A03" w:rsidP="00EB2287">
      <w:pPr>
        <w:pStyle w:val="ListParagraph"/>
        <w:numPr>
          <w:ilvl w:val="0"/>
          <w:numId w:val="150"/>
        </w:numPr>
        <w:tabs>
          <w:tab w:val="clear" w:pos="403"/>
        </w:tabs>
        <w:spacing w:before="60" w:after="60" w:line="240" w:lineRule="auto"/>
        <w:jc w:val="left"/>
      </w:pPr>
      <w:r w:rsidRPr="009276EB">
        <w:t>The absent representation always has a zero-length representation.</w:t>
      </w:r>
      <w:r>
        <w:t xml:space="preserve"> </w:t>
      </w:r>
    </w:p>
    <w:p w14:paraId="43C84C6F" w14:textId="77777777" w:rsidR="00B46A03" w:rsidRDefault="00B46A03" w:rsidP="00B46A03">
      <w:r>
        <w:t>If the nil representation may be zero-length, then the absent representation cannot occur because zero-length is interpreted as nil representation.</w:t>
      </w:r>
    </w:p>
    <w:p w14:paraId="76292533" w14:textId="77777777" w:rsidR="00B46A03" w:rsidRDefault="00B46A03" w:rsidP="00B46A03">
      <w:r>
        <w:t>If the nil representation may not be zero length, but the empty representation is zero-length, then the absent representation cannot occur because zero-length is interpreted as the empty representation.</w:t>
      </w:r>
    </w:p>
    <w:p w14:paraId="2384FE6E" w14:textId="77777777" w:rsidR="00B46A03" w:rsidRDefault="00B46A03" w:rsidP="00B46A03">
      <w:r>
        <w:t>If the nil and empty representations cannot be zero-length, but the normal representation may be zero length then the absent representation cannot occur because zero length is interpreted as a normal representation.</w:t>
      </w:r>
    </w:p>
    <w:p w14:paraId="402180D3" w14:textId="77777777" w:rsidR="00B46A03" w:rsidRDefault="00B46A03" w:rsidP="00B46A03">
      <w:r>
        <w:lastRenderedPageBreak/>
        <w:t>If the nil representation may not be zero-length, the empty representation may not be zero-length, and the normal representation may not be zero-length, then a zero-length representation is the absent representation, or "is absent".</w:t>
      </w:r>
    </w:p>
    <w:p w14:paraId="605807B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40" w:name="_Toc62570114"/>
      <w:bookmarkStart w:id="3541" w:name="_Toc210216836"/>
      <w:bookmarkStart w:id="3542" w:name="_Toc219440968"/>
      <w:r>
        <w:rPr>
          <w:rFonts w:eastAsia="Times New Roman"/>
        </w:rPr>
        <w:t>Missing</w:t>
      </w:r>
      <w:bookmarkEnd w:id="3540"/>
      <w:bookmarkEnd w:id="3541"/>
      <w:bookmarkEnd w:id="3542"/>
    </w:p>
    <w:p w14:paraId="2C2C5132" w14:textId="77777777" w:rsidR="00B46A03" w:rsidRDefault="00B46A03" w:rsidP="00B46A03">
      <w:r>
        <w:t xml:space="preserve">When parsing, an element occurrence is missing if it does not have nil, empty, or normal representations, or it has the absent representation. </w:t>
      </w:r>
    </w:p>
    <w:p w14:paraId="3B33A59C" w14:textId="77777777" w:rsidR="00B46A03" w:rsidRDefault="00B46A03" w:rsidP="00B46A03">
      <w:r>
        <w:t>When parsing, the term missing really covers two situations. First, it subsumes absent representation. Secondly it applies when an element does not have a representation at all in the data stream, that is, when there are insufficient constructs in the data stream to determine the location of the representation of the element; hence, none of the concepts above apply. This is made clearer in the examples below. If an element occurrence is missing when parsing, no item is ever added to the Infoset.</w:t>
      </w:r>
    </w:p>
    <w:p w14:paraId="47651F39" w14:textId="1A7B27EC" w:rsidR="00B46A03" w:rsidRDefault="00B46A03" w:rsidP="00B46A03">
      <w:r>
        <w:t xml:space="preserve">When unparsing, an element occurrence is missing if there is no item in the Infoset. For a required element occurrence, it is this condition that can trigger the creation of a default value in the augmented Infoset. See Section </w:t>
      </w:r>
      <w:r w:rsidRPr="00065302">
        <w:rPr>
          <w:rStyle w:val="Hyperlink"/>
        </w:rPr>
        <w:fldChar w:fldCharType="begin"/>
      </w:r>
      <w:r w:rsidRPr="00065302">
        <w:rPr>
          <w:rStyle w:val="Hyperlink"/>
        </w:rPr>
        <w:instrText xml:space="preserve"> REF _Ref362445526 \r \h </w:instrText>
      </w:r>
      <w:r w:rsidRPr="00065302">
        <w:rPr>
          <w:rStyle w:val="Hyperlink"/>
        </w:rPr>
      </w:r>
      <w:r w:rsidRPr="00065302">
        <w:rPr>
          <w:rStyle w:val="Hyperlink"/>
        </w:rPr>
        <w:fldChar w:fldCharType="separate"/>
      </w:r>
      <w:r w:rsidR="009D1493">
        <w:rPr>
          <w:rStyle w:val="Hyperlink"/>
        </w:rPr>
        <w:t>9.4</w:t>
      </w:r>
      <w:r w:rsidRPr="00065302">
        <w:rPr>
          <w:rStyle w:val="Hyperlink"/>
        </w:rPr>
        <w:fldChar w:fldCharType="end"/>
      </w:r>
      <w:r>
        <w:t xml:space="preserve"> </w:t>
      </w:r>
      <w:r w:rsidRPr="00885B8F">
        <w:rPr>
          <w:rStyle w:val="InternetLink"/>
        </w:rPr>
        <w:fldChar w:fldCharType="begin"/>
      </w:r>
      <w:r w:rsidRPr="00885B8F">
        <w:rPr>
          <w:rStyle w:val="InternetLink"/>
        </w:rPr>
        <w:instrText xml:space="preserve"> REF _Ref362445513 \h  \* MERGEFORMAT </w:instrText>
      </w:r>
      <w:r w:rsidRPr="00885B8F">
        <w:rPr>
          <w:rStyle w:val="InternetLink"/>
        </w:rPr>
      </w:r>
      <w:r w:rsidRPr="00885B8F">
        <w:rPr>
          <w:rStyle w:val="InternetLink"/>
        </w:rPr>
        <w:fldChar w:fldCharType="separate"/>
      </w:r>
      <w:r w:rsidR="009D1493" w:rsidRPr="009D1493">
        <w:rPr>
          <w:rStyle w:val="InternetLink"/>
        </w:rPr>
        <w:t>Element Defaults</w:t>
      </w:r>
      <w:r w:rsidRPr="00885B8F">
        <w:rPr>
          <w:rStyle w:val="InternetLink"/>
        </w:rPr>
        <w:fldChar w:fldCharType="end"/>
      </w:r>
      <w:r>
        <w:t xml:space="preserve"> below about default values. For an optional element occurrence, no item is ever added to the augmented Infoset nor any representation ever output in the data stream.</w:t>
      </w:r>
    </w:p>
    <w:p w14:paraId="0D6BA77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43" w:name="_Toc62570115"/>
      <w:bookmarkStart w:id="3544" w:name="_Toc210216837"/>
      <w:bookmarkStart w:id="3545" w:name="_Toc219440969"/>
      <w:r>
        <w:rPr>
          <w:rFonts w:eastAsia="Times New Roman"/>
        </w:rPr>
        <w:t>Examples of Missing and Empty Representation</w:t>
      </w:r>
      <w:bookmarkEnd w:id="3543"/>
      <w:bookmarkEnd w:id="3544"/>
      <w:bookmarkEnd w:id="3545"/>
    </w:p>
    <w:p w14:paraId="760497A8" w14:textId="77777777" w:rsidR="00B46A03" w:rsidRDefault="00B46A03" w:rsidP="00B46A03">
      <w:r>
        <w:t>The following examples illustrate missing and empty representation.</w:t>
      </w:r>
    </w:p>
    <w:p w14:paraId="293B0BE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&lt;xs:sequence dfdl:separator="," dfdl:terminator="@" </w:t>
      </w:r>
    </w:p>
    <w:p w14:paraId="5944912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dfdl:separatorSuppressionPolicy="trailingEmpty" ...&gt;</w:t>
      </w:r>
    </w:p>
    <w:p w14:paraId="368094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 xml:space="preserve">&lt;xs:element name="A" type="xs:string"   </w:t>
      </w:r>
    </w:p>
    <w:p w14:paraId="7DD29E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dfdl:lengthKind="delimited"/&gt;</w:t>
      </w:r>
    </w:p>
    <w:p w14:paraId="141F64C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&lt;xs:element name="B" type="xs:string" minOccurs="0"</w:t>
      </w:r>
    </w:p>
    <w:p w14:paraId="136972F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dfdl:lengthKind="delimited"/&gt;</w:t>
      </w:r>
    </w:p>
    <w:p w14:paraId="4F6C5DA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&lt;xs:element name="C" type="xs:string" minOccurs="0"</w:t>
      </w:r>
    </w:p>
    <w:p w14:paraId="0B52779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dfdl:lengthKind="delimited"/&gt;</w:t>
      </w:r>
    </w:p>
    <w:p w14:paraId="75C18E4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rFonts w:cs="Times New Roman"/>
          <w:sz w:val="20"/>
        </w:rPr>
      </w:pPr>
      <w:r>
        <w:t>&lt;/xs:sequence&gt;</w:t>
      </w:r>
    </w:p>
    <w:p w14:paraId="1D7B1D45" w14:textId="77777777" w:rsidR="00B46A03" w:rsidRDefault="00B46A03" w:rsidP="00B46A03">
      <w:r>
        <w:t>In data stream '</w:t>
      </w:r>
      <w:r>
        <w:rPr>
          <w:rStyle w:val="CodeblockChar0"/>
        </w:rPr>
        <w:t>aaa,@</w:t>
      </w:r>
      <w:r>
        <w:t>' element B has the empty representation, and element C does not have a representation so is missing.</w:t>
      </w:r>
    </w:p>
    <w:p w14:paraId="171EA8D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dfdl:separator=","</w:t>
      </w:r>
    </w:p>
    <w:p w14:paraId="0E3F68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dfdl:separatorSuppressionPolicy="trailingEmpty"...&gt;</w:t>
      </w:r>
    </w:p>
    <w:p w14:paraId="31967C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 xml:space="preserve">&lt;xs:element name="A" type="xs:string" </w:t>
      </w:r>
    </w:p>
    <w:p w14:paraId="7544AE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 dfdl:initiator="A:"</w:t>
      </w:r>
    </w:p>
    <w:p w14:paraId="66F69CF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dfdl:emptyValueDelimiterPolicy=initiator"/&gt;</w:t>
      </w:r>
    </w:p>
    <w:p w14:paraId="1DF0DA3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&lt;xs:element name="B" type="xs:string" minOccurs="0"</w:t>
      </w:r>
    </w:p>
    <w:p w14:paraId="3BEF6C8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 dfdl:initiator="B:"</w:t>
      </w:r>
    </w:p>
    <w:p w14:paraId="6B246CD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dfdl:emptyValueDelimiterPolicy="initiator"/&gt;</w:t>
      </w:r>
    </w:p>
    <w:p w14:paraId="6F7115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ab/>
        <w:t>&lt;xs:element name="C" type="xs:string" minOccurs="0"</w:t>
      </w:r>
    </w:p>
    <w:p w14:paraId="605795E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 dfdl:initiator="C:"</w:t>
      </w:r>
    </w:p>
    <w:p w14:paraId="1B1FC09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dfdl:emptyValueDelimiterPolicy=initiator"/&gt;</w:t>
      </w:r>
    </w:p>
    <w:p w14:paraId="2C2B9D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048BF89" w14:textId="77777777" w:rsidR="00B46A03" w:rsidRDefault="00B46A03" w:rsidP="00B46A03">
      <w:r>
        <w:t>In data stream '</w:t>
      </w:r>
      <w:r>
        <w:rPr>
          <w:rStyle w:val="CodeCharacter"/>
          <w:sz w:val="20"/>
        </w:rPr>
        <w:t>A:aaaa,C:cccc</w:t>
      </w:r>
      <w:r>
        <w:t>' element B does not have a representation at all, so is missing.</w:t>
      </w:r>
    </w:p>
    <w:p w14:paraId="21E8A7EA" w14:textId="77777777" w:rsidR="00B46A03" w:rsidRDefault="00B46A03" w:rsidP="00B46A03">
      <w:r>
        <w:t>In data stream '</w:t>
      </w:r>
      <w:r>
        <w:rPr>
          <w:rStyle w:val="CodeCharacter"/>
          <w:sz w:val="20"/>
        </w:rPr>
        <w:t>A:aaaa,B:,C:cccc</w:t>
      </w:r>
      <w:r>
        <w:t xml:space="preserve">' element B has the empty representation. The format definition requires element B to have its initiator in order to indicate the empty representation. </w:t>
      </w:r>
    </w:p>
    <w:p w14:paraId="757E77DF" w14:textId="77777777" w:rsidR="00B46A03" w:rsidRDefault="00B46A03" w:rsidP="00B46A03">
      <w:r>
        <w:t>In the data stream '</w:t>
      </w:r>
      <w:r>
        <w:rPr>
          <w:rStyle w:val="CodeCharacter"/>
          <w:sz w:val="20"/>
        </w:rPr>
        <w:t>A:aaaa,,C:cccc</w:t>
      </w:r>
      <w:r>
        <w:t>' element B has the absent representation, because the processor is able to tell where element B would appear, but the syntax there does not contain the needed initiator delimiter; hence, it does not satisfy any of nil, empty, or normal representation. Since the processor knows its location, and the data stream there (between the two separators) is zero-length, it is the absent representation, and so is missing.</w:t>
      </w:r>
    </w:p>
    <w:p w14:paraId="0FC9AB3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46" w:name="_Toc62570116"/>
      <w:bookmarkStart w:id="3547" w:name="_Toc210216838"/>
      <w:bookmarkStart w:id="3548" w:name="_Toc219440970"/>
      <w:r>
        <w:rPr>
          <w:rFonts w:eastAsia="Times New Roman"/>
        </w:rPr>
        <w:t>Round Trip Ambiguities</w:t>
      </w:r>
      <w:bookmarkEnd w:id="3546"/>
      <w:bookmarkEnd w:id="3547"/>
      <w:bookmarkEnd w:id="3548"/>
    </w:p>
    <w:p w14:paraId="46BAF523" w14:textId="77777777" w:rsidR="00B46A03" w:rsidRDefault="00B46A03" w:rsidP="00B46A03">
      <w:r>
        <w:t xml:space="preserve">The overlapping nature of the possible representations: normal, empty, nil, and absent, creates a number of ambiguities where taking an Infoset, unparsing it, and reparsing it results in a second Infoset that is not the </w:t>
      </w:r>
      <w:r>
        <w:lastRenderedPageBreak/>
        <w:t>same as the original.  However, taking the second Infoset, unparsing it, and reparsing it, results in a third Infoset which is the same as the second.</w:t>
      </w:r>
    </w:p>
    <w:p w14:paraId="0D5B1F7A" w14:textId="77777777" w:rsidR="00B46A03" w:rsidRDefault="00B46A03" w:rsidP="00B46A03">
      <w:r>
        <w:t xml:space="preserve">When unparsing, if a string Infoset item happens to contain a string that matches either one of the dfdl:nilValue list values or the default value, it is not given any special treatment. The string's characters are output, or if the value is the empty string, zero length content is output. (In both cases along with an initiator or terminator if applicable.) This creates an ambiguity where one can unparse an Infoset item which has member </w:t>
      </w:r>
      <w:r>
        <w:rPr>
          <w:b/>
        </w:rPr>
        <w:t>[nilled]</w:t>
      </w:r>
      <w:r>
        <w:t xml:space="preserve"> true, but when reparsed produces an Infoset item which has member </w:t>
      </w:r>
      <w:r>
        <w:rPr>
          <w:b/>
        </w:rPr>
        <w:t>[nilled]</w:t>
      </w:r>
      <w:r>
        <w:t xml:space="preserve"> false. </w:t>
      </w:r>
    </w:p>
    <w:p w14:paraId="7BD3440A" w14:textId="77777777" w:rsidR="00B46A03" w:rsidRDefault="00B46A03" w:rsidP="00B46A03">
      <w:pPr>
        <w:rPr>
          <w:rFonts w:cs="Arial"/>
        </w:rPr>
      </w:pPr>
      <w:r>
        <w:rPr>
          <w:rFonts w:cs="Arial"/>
        </w:rPr>
        <w:t xml:space="preserve">These ambiguities are natural and unavoidable. For example, if the dfdl:nilValue is the 3-character string "nil", then encountering the characters "nil" in the data stream results in an Infoset item with </w:t>
      </w:r>
      <w:r>
        <w:rPr>
          <w:rFonts w:cs="Arial"/>
          <w:b/>
        </w:rPr>
        <w:t>[nilled]</w:t>
      </w:r>
      <w:r>
        <w:rPr>
          <w:rFonts w:cs="Arial"/>
        </w:rPr>
        <w:t xml:space="preserve"> true. If a processor unparsed a string Infoset item with contents of the 3 characters "nil", this is output as the letters "nil", which on parse does not produce a string with the characters "nil", but rather an Infoset item with no data value and member </w:t>
      </w:r>
      <w:r>
        <w:rPr>
          <w:rFonts w:cs="Arial"/>
          <w:b/>
        </w:rPr>
        <w:t>[nilled]</w:t>
      </w:r>
      <w:r>
        <w:rPr>
          <w:rFonts w:cs="Arial"/>
        </w:rPr>
        <w:t xml:space="preserve"> true. </w:t>
      </w:r>
    </w:p>
    <w:p w14:paraId="72E620BA" w14:textId="77777777" w:rsidR="00B46A03" w:rsidRDefault="00B46A03" w:rsidP="00B46A03">
      <w:r>
        <w:rPr>
          <w:rFonts w:cs="Arial"/>
        </w:rPr>
        <w:t xml:space="preserve">To avoid this issue, one can use validation, along with a pattern that prevents the string from matching any of the nil values. </w:t>
      </w:r>
    </w:p>
    <w:p w14:paraId="01826B65"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549" w:name="_Ref37335786"/>
      <w:bookmarkStart w:id="3550" w:name="_Ref37335737"/>
      <w:bookmarkStart w:id="3551" w:name="_Toc62570117"/>
      <w:bookmarkStart w:id="3552" w:name="_Toc210216839"/>
      <w:bookmarkStart w:id="3553" w:name="_Toc219440971"/>
      <w:r>
        <w:t>Parsing Algorithm</w:t>
      </w:r>
      <w:bookmarkEnd w:id="3549"/>
      <w:bookmarkEnd w:id="3550"/>
      <w:bookmarkEnd w:id="3551"/>
      <w:bookmarkEnd w:id="3552"/>
      <w:bookmarkEnd w:id="3553"/>
    </w:p>
    <w:p w14:paraId="035EC3DB" w14:textId="77777777" w:rsidR="00B46A03" w:rsidRDefault="00B46A03" w:rsidP="00404546">
      <w:pPr>
        <w:pStyle w:val="nobreak"/>
      </w:pPr>
      <w:r>
        <w:t>A DFDL parser proceeds by determining the existence of occurrences of schema components. It does this by examining the data and the schema, to:</w:t>
      </w:r>
    </w:p>
    <w:p w14:paraId="658C6AF2" w14:textId="77777777" w:rsidR="00B46A03" w:rsidRDefault="00B46A03" w:rsidP="00EB2287">
      <w:pPr>
        <w:numPr>
          <w:ilvl w:val="0"/>
          <w:numId w:val="40"/>
        </w:numPr>
        <w:tabs>
          <w:tab w:val="clear" w:pos="403"/>
        </w:tabs>
        <w:spacing w:before="60" w:after="60" w:line="240" w:lineRule="auto"/>
        <w:jc w:val="left"/>
      </w:pPr>
      <w:r>
        <w:t>Establish representation</w:t>
      </w:r>
    </w:p>
    <w:p w14:paraId="56EFA8B4" w14:textId="77777777" w:rsidR="00B46A03" w:rsidRDefault="00B46A03" w:rsidP="00EB2287">
      <w:pPr>
        <w:numPr>
          <w:ilvl w:val="0"/>
          <w:numId w:val="40"/>
        </w:numPr>
        <w:tabs>
          <w:tab w:val="clear" w:pos="403"/>
        </w:tabs>
        <w:spacing w:before="60" w:after="60" w:line="240" w:lineRule="auto"/>
        <w:jc w:val="left"/>
      </w:pPr>
      <w:r>
        <w:t>Resolve points of uncertainty</w:t>
      </w:r>
    </w:p>
    <w:p w14:paraId="4327D35D" w14:textId="77777777" w:rsidR="00B46A03" w:rsidRDefault="00B46A03" w:rsidP="00B46A03">
      <w:r>
        <w:t xml:space="preserve">These two activities are defined below. They are mutually recursive in the expected way as a DFDL schema is a recursive nest of schema components. </w:t>
      </w:r>
    </w:p>
    <w:p w14:paraId="69E465AF" w14:textId="49F0A118" w:rsidR="00B46A03" w:rsidRDefault="00B46A03" w:rsidP="00B46A03">
      <w:r>
        <w:t xml:space="preserve">The parsing algorithm described here has many aspects which depend on the definitions of numerous DFDL properties. The properties are defined in sections </w:t>
      </w:r>
      <w:hyperlink w:anchor="_Overview:_Core_Representation" w:history="1">
        <w:r w:rsidRPr="009042D0">
          <w:rPr>
            <w:rStyle w:val="InternetLink"/>
          </w:rPr>
          <w:fldChar w:fldCharType="begin"/>
        </w:r>
        <w:r w:rsidRPr="009042D0">
          <w:rPr>
            <w:rStyle w:val="InternetLink"/>
          </w:rPr>
          <w:instrText xml:space="preserve"> REF _Ref39164410 \r \h </w:instrText>
        </w:r>
        <w:r>
          <w:rPr>
            <w:rStyle w:val="InternetLink"/>
          </w:rPr>
          <w:instrText xml:space="preserve"> \* MERGEFORMAT </w:instrText>
        </w:r>
        <w:r w:rsidRPr="009042D0">
          <w:rPr>
            <w:rStyle w:val="InternetLink"/>
          </w:rPr>
        </w:r>
        <w:r w:rsidRPr="009042D0">
          <w:rPr>
            <w:rStyle w:val="InternetLink"/>
          </w:rPr>
          <w:fldChar w:fldCharType="separate"/>
        </w:r>
        <w:r w:rsidR="009D1493">
          <w:rPr>
            <w:rStyle w:val="InternetLink"/>
          </w:rPr>
          <w:t>10</w:t>
        </w:r>
        <w:r w:rsidRPr="009042D0">
          <w:rPr>
            <w:rStyle w:val="InternetLink"/>
          </w:rPr>
          <w:fldChar w:fldCharType="end"/>
        </w:r>
      </w:hyperlink>
      <w:r>
        <w:t xml:space="preserve"> and beyond. </w:t>
      </w:r>
    </w:p>
    <w:p w14:paraId="7A1DCEAD" w14:textId="77777777" w:rsidR="00B46A03" w:rsidRDefault="00B46A03" w:rsidP="00404546">
      <w:pPr>
        <w:pStyle w:val="nobreak"/>
      </w:pPr>
      <w:r>
        <w:t xml:space="preserve">Establishing the representation of an occurrence of a schema component and resolving points of uncertainty involve the concepts of </w:t>
      </w:r>
      <w:r>
        <w:rPr>
          <w:i/>
          <w:iCs/>
        </w:rPr>
        <w:t>known-to-exist</w:t>
      </w:r>
      <w:r>
        <w:t xml:space="preserve"> and </w:t>
      </w:r>
      <w:r>
        <w:rPr>
          <w:i/>
          <w:iCs/>
        </w:rPr>
        <w:t>known-not-to-exist</w:t>
      </w:r>
      <w:r>
        <w:t xml:space="preserve">. </w:t>
      </w:r>
    </w:p>
    <w:p w14:paraId="648EB67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54" w:name="_Toc62570118"/>
      <w:bookmarkStart w:id="3555" w:name="_Toc210216840"/>
      <w:bookmarkStart w:id="3556" w:name="_Toc219440972"/>
      <w:r>
        <w:rPr>
          <w:rFonts w:eastAsia="Times New Roman"/>
        </w:rPr>
        <w:t>Known-to-exist and Known-not-to-exist</w:t>
      </w:r>
      <w:bookmarkEnd w:id="3554"/>
      <w:bookmarkEnd w:id="3555"/>
      <w:bookmarkEnd w:id="3556"/>
    </w:p>
    <w:p w14:paraId="51FAB132"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Known-to-exist</w:t>
      </w:r>
    </w:p>
    <w:p w14:paraId="196CAD53" w14:textId="77777777" w:rsidR="00B46A03" w:rsidRDefault="00B46A03" w:rsidP="00B46A03">
      <w:r>
        <w:t xml:space="preserve">An occurrence of a schema component is said to be </w:t>
      </w:r>
      <w:r>
        <w:rPr>
          <w:i/>
          <w:iCs/>
        </w:rPr>
        <w:t>known-to-exist</w:t>
      </w:r>
      <w:r>
        <w:t xml:space="preserve"> when any of these positive determinations hold:</w:t>
      </w:r>
    </w:p>
    <w:p w14:paraId="7941FAAD" w14:textId="77777777" w:rsidR="00B46A03" w:rsidRDefault="00B46A03" w:rsidP="00EB2287">
      <w:pPr>
        <w:pStyle w:val="ListParagraph"/>
        <w:numPr>
          <w:ilvl w:val="0"/>
          <w:numId w:val="41"/>
        </w:numPr>
        <w:tabs>
          <w:tab w:val="clear" w:pos="403"/>
        </w:tabs>
        <w:spacing w:before="60" w:after="60" w:line="240" w:lineRule="auto"/>
        <w:jc w:val="left"/>
      </w:pPr>
      <w:r>
        <w:t>There is a dfdl:discriminator</w:t>
      </w:r>
      <w:r>
        <w:rPr>
          <w:rStyle w:val="FootnoteReference"/>
          <w:rFonts w:cs="Arial"/>
        </w:rPr>
        <w:footnoteReference w:id="16"/>
      </w:r>
      <w:r>
        <w:t xml:space="preserve"> applying to the component and its expression evaluates to true or regular expression pattern matches.</w:t>
      </w:r>
    </w:p>
    <w:p w14:paraId="733AC185" w14:textId="77777777" w:rsidR="00B46A03" w:rsidRPr="0082161B" w:rsidRDefault="00B46A03" w:rsidP="00EB2287">
      <w:pPr>
        <w:pStyle w:val="ListParagraph"/>
        <w:numPr>
          <w:ilvl w:val="0"/>
          <w:numId w:val="41"/>
        </w:numPr>
        <w:tabs>
          <w:tab w:val="clear" w:pos="403"/>
        </w:tabs>
        <w:spacing w:before="60" w:after="60" w:line="240" w:lineRule="auto"/>
        <w:jc w:val="left"/>
      </w:pPr>
      <w:r w:rsidRPr="008D53D7">
        <w:rPr>
          <w:rFonts w:cs="Arial"/>
        </w:rPr>
        <w:t>The component is a direct child of an xs:sequence or xs:choice with dfdl:initiatedContent</w:t>
      </w:r>
      <w:r>
        <w:rPr>
          <w:rStyle w:val="FootnoteReference"/>
          <w:rFonts w:cs="Arial"/>
        </w:rPr>
        <w:footnoteReference w:id="17"/>
      </w:r>
      <w:r w:rsidRPr="008D53D7">
        <w:rPr>
          <w:rFonts w:cs="Arial"/>
        </w:rPr>
        <w:t xml:space="preserve"> 'yes' and a dfdl:initiator defined for the component is found.</w:t>
      </w:r>
    </w:p>
    <w:p w14:paraId="301F0321" w14:textId="77777777" w:rsidR="00B46A03" w:rsidRPr="0082161B" w:rsidRDefault="00B46A03" w:rsidP="00EB2287">
      <w:pPr>
        <w:pStyle w:val="ListParagraph"/>
        <w:numPr>
          <w:ilvl w:val="0"/>
          <w:numId w:val="41"/>
        </w:numPr>
        <w:tabs>
          <w:tab w:val="clear" w:pos="403"/>
        </w:tabs>
        <w:spacing w:before="60" w:after="60" w:line="240" w:lineRule="auto"/>
        <w:jc w:val="left"/>
      </w:pPr>
      <w:r w:rsidRPr="0082161B">
        <w:rPr>
          <w:rFonts w:cs="Arial"/>
        </w:rPr>
        <w:t>The component is a direct child of an xs:choice with dfdl:choiceDispatchKey</w:t>
      </w:r>
      <w:r>
        <w:rPr>
          <w:rStyle w:val="FootnoteReference"/>
          <w:rFonts w:cs="Arial"/>
        </w:rPr>
        <w:footnoteReference w:id="18"/>
      </w:r>
      <w:r w:rsidRPr="0082161B">
        <w:rPr>
          <w:rFonts w:cs="Arial"/>
        </w:rPr>
        <w:t xml:space="preserve"> and the result of the dfdl:choiceDispatchKey expression matches one of the dfdl:choiceBranchKey property values of the child. </w:t>
      </w:r>
    </w:p>
    <w:p w14:paraId="30C7CD8D" w14:textId="77777777" w:rsidR="00B46A03" w:rsidRDefault="00B46A03" w:rsidP="00B46A03">
      <w:r>
        <w:t>If none of those hold because they are not applicable then the occurrence is still known-to-exist if ALL of the following hold, and no Processing Error occurs during their determination:</w:t>
      </w:r>
    </w:p>
    <w:p w14:paraId="7C25556A" w14:textId="77777777" w:rsidR="00B46A03" w:rsidRDefault="00B46A03" w:rsidP="00EB2287">
      <w:pPr>
        <w:numPr>
          <w:ilvl w:val="0"/>
          <w:numId w:val="42"/>
        </w:numPr>
        <w:tabs>
          <w:tab w:val="clear" w:pos="403"/>
        </w:tabs>
        <w:spacing w:before="60" w:after="60" w:line="240" w:lineRule="auto"/>
        <w:jc w:val="left"/>
      </w:pPr>
      <w:r>
        <w:lastRenderedPageBreak/>
        <w:t>When there are dfdl:assert</w:t>
      </w:r>
      <w:r>
        <w:rPr>
          <w:rStyle w:val="FootnoteReference"/>
        </w:rPr>
        <w:footnoteReference w:id="19"/>
      </w:r>
      <w:r>
        <w:t xml:space="preserve"> statements with failureType 'processingError' on the component, all their expressions evaluate to true or their regular expression patterns match.</w:t>
      </w:r>
    </w:p>
    <w:p w14:paraId="3F4AB061" w14:textId="77777777" w:rsidR="00B46A03" w:rsidRDefault="00B46A03" w:rsidP="00EB2287">
      <w:pPr>
        <w:numPr>
          <w:ilvl w:val="0"/>
          <w:numId w:val="42"/>
        </w:numPr>
        <w:tabs>
          <w:tab w:val="clear" w:pos="403"/>
        </w:tabs>
        <w:spacing w:before="60" w:after="60" w:line="240" w:lineRule="auto"/>
        <w:jc w:val="left"/>
      </w:pPr>
      <w:r>
        <w:t>It has nil, empty, or normal representation.</w:t>
      </w:r>
    </w:p>
    <w:p w14:paraId="2F5D503B" w14:textId="77777777" w:rsidR="00B46A03" w:rsidRDefault="00B46A03" w:rsidP="00EB2287">
      <w:pPr>
        <w:numPr>
          <w:ilvl w:val="0"/>
          <w:numId w:val="42"/>
        </w:numPr>
        <w:tabs>
          <w:tab w:val="clear" w:pos="403"/>
        </w:tabs>
        <w:spacing w:before="60" w:after="60" w:line="240" w:lineRule="auto"/>
        <w:jc w:val="left"/>
      </w:pPr>
      <w:r>
        <w:t>When it has normal representation the content of the representation is convertible to the element type without error.</w:t>
      </w:r>
    </w:p>
    <w:p w14:paraId="29DBBCDB" w14:textId="77777777" w:rsidR="00B46A03" w:rsidRDefault="00B46A03" w:rsidP="00B46A03">
      <w:r>
        <w:t>Note that Validation Errors or Recoverable Errors do not prevent determination that a component is known-to-exist.</w:t>
      </w:r>
    </w:p>
    <w:p w14:paraId="6DE8D3B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Processing Error After Determining Known-to-exist</w:t>
      </w:r>
    </w:p>
    <w:p w14:paraId="180F934A" w14:textId="03482E55" w:rsidR="00B46A03" w:rsidRDefault="00B46A03" w:rsidP="00B46A03">
      <w:r>
        <w:t xml:space="preserve">Note that it is possible for an occurrence of a schema component to be known-to-exist due to a positive discrimination, but then subsequently a Processing Error occurs when evaluating a statement annotation such as a dfdl:assert or a dfdl:setVariable, or a Processing Error occurs when determining the representation, or in the case of normal representation and simple type, when converting that representation's content into a value of the type. This Processing Error does not change the fact that the schema component was determined to be known-to-exist. This is important in the discussion in Section </w:t>
      </w:r>
      <w:r>
        <w:fldChar w:fldCharType="begin"/>
      </w:r>
      <w:r>
        <w:instrText xml:space="preserve"> REF _Ref362445434 \r \h </w:instrText>
      </w:r>
      <w:r>
        <w:fldChar w:fldCharType="separate"/>
      </w:r>
      <w:r w:rsidR="009D1493">
        <w:t>9.3.3</w:t>
      </w:r>
      <w:r>
        <w:fldChar w:fldCharType="end"/>
      </w:r>
      <w:r>
        <w:t xml:space="preserve">, </w:t>
      </w:r>
      <w:r w:rsidRPr="00F612D6">
        <w:rPr>
          <w:rStyle w:val="InternetLink"/>
        </w:rPr>
        <w:fldChar w:fldCharType="begin"/>
      </w:r>
      <w:r w:rsidRPr="00F612D6">
        <w:rPr>
          <w:rStyle w:val="InternetLink"/>
        </w:rPr>
        <w:instrText xml:space="preserve"> REF _Ref362445434 \h </w:instrText>
      </w:r>
      <w:r>
        <w:rPr>
          <w:rStyle w:val="InternetLink"/>
        </w:rPr>
        <w:instrText xml:space="preserve"> \* MERGEFORMAT </w:instrText>
      </w:r>
      <w:r w:rsidRPr="00F612D6">
        <w:rPr>
          <w:rStyle w:val="InternetLink"/>
        </w:rPr>
      </w:r>
      <w:r w:rsidRPr="00F612D6">
        <w:rPr>
          <w:rStyle w:val="InternetLink"/>
        </w:rPr>
        <w:fldChar w:fldCharType="separate"/>
      </w:r>
      <w:r w:rsidR="009D1493" w:rsidRPr="009D1493">
        <w:rPr>
          <w:rStyle w:val="InternetLink"/>
        </w:rPr>
        <w:t>Resolving Points of Uncertainty</w:t>
      </w:r>
      <w:r w:rsidRPr="00F612D6">
        <w:rPr>
          <w:rStyle w:val="InternetLink"/>
        </w:rPr>
        <w:fldChar w:fldCharType="end"/>
      </w:r>
      <w:r>
        <w:t xml:space="preserve"> below.</w:t>
      </w:r>
    </w:p>
    <w:p w14:paraId="28923628"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Known-not-to-exist</w:t>
      </w:r>
    </w:p>
    <w:p w14:paraId="0C345FD2" w14:textId="77777777" w:rsidR="00B46A03" w:rsidRDefault="00B46A03" w:rsidP="00B46A03">
      <w:pPr>
        <w:autoSpaceDE w:val="0"/>
        <w:autoSpaceDN w:val="0"/>
        <w:adjustRightInd w:val="0"/>
        <w:rPr>
          <w:rFonts w:cs="Arial"/>
        </w:rPr>
      </w:pPr>
      <w:r>
        <w:rPr>
          <w:rFonts w:cs="Arial"/>
        </w:rPr>
        <w:t xml:space="preserve">An occurrence of a schema component is </w:t>
      </w:r>
      <w:r>
        <w:rPr>
          <w:rStyle w:val="Emphasis"/>
        </w:rPr>
        <w:t>known-not-to-exist</w:t>
      </w:r>
      <w:r>
        <w:rPr>
          <w:rFonts w:cs="Arial"/>
        </w:rPr>
        <w:t xml:space="preserve"> when any of these </w:t>
      </w:r>
      <w:r w:rsidRPr="009042D0">
        <w:rPr>
          <w:rStyle w:val="Emphasis"/>
        </w:rPr>
        <w:t>negative determinations</w:t>
      </w:r>
      <w:r w:rsidRPr="009042D0">
        <w:rPr>
          <w:rFonts w:cs="Arial"/>
          <w:i/>
          <w:iCs/>
        </w:rPr>
        <w:t xml:space="preserve"> </w:t>
      </w:r>
      <w:r>
        <w:rPr>
          <w:rFonts w:cs="Arial"/>
        </w:rPr>
        <w:t>holds:</w:t>
      </w:r>
    </w:p>
    <w:p w14:paraId="504CB31C" w14:textId="77777777" w:rsidR="00B46A03" w:rsidRDefault="00B46A03" w:rsidP="00EB2287">
      <w:pPr>
        <w:numPr>
          <w:ilvl w:val="0"/>
          <w:numId w:val="43"/>
        </w:numPr>
        <w:tabs>
          <w:tab w:val="clear" w:pos="403"/>
        </w:tabs>
        <w:autoSpaceDE w:val="0"/>
        <w:autoSpaceDN w:val="0"/>
        <w:adjustRightInd w:val="0"/>
        <w:spacing w:before="60" w:after="60" w:line="240" w:lineRule="auto"/>
        <w:jc w:val="left"/>
        <w:rPr>
          <w:rFonts w:cs="Arial"/>
        </w:rPr>
      </w:pPr>
      <w:r>
        <w:rPr>
          <w:rFonts w:cs="Arial"/>
        </w:rPr>
        <w:t>There is a dfdl:discriminator applying to the component and its expression evaluates to false or regular expression pattern fails to match, or a Processing Error occurs while processing the dfdl:discriminator.</w:t>
      </w:r>
    </w:p>
    <w:p w14:paraId="29801F60" w14:textId="77777777" w:rsidR="00B46A03" w:rsidRDefault="00B46A03" w:rsidP="00EB2287">
      <w:pPr>
        <w:numPr>
          <w:ilvl w:val="0"/>
          <w:numId w:val="43"/>
        </w:numPr>
        <w:tabs>
          <w:tab w:val="clear" w:pos="403"/>
        </w:tabs>
        <w:autoSpaceDE w:val="0"/>
        <w:autoSpaceDN w:val="0"/>
        <w:adjustRightInd w:val="0"/>
        <w:spacing w:before="60" w:after="60" w:line="240" w:lineRule="auto"/>
        <w:jc w:val="left"/>
        <w:rPr>
          <w:rFonts w:cs="Arial"/>
        </w:rPr>
      </w:pPr>
      <w:r>
        <w:rPr>
          <w:rFonts w:cs="Arial"/>
        </w:rPr>
        <w:t>The component is a direct child of an xs:sequence or xs:choice with dfdl:initiatedContent 'yes' and an initiator defined for the component is not found.</w:t>
      </w:r>
    </w:p>
    <w:p w14:paraId="3340766D" w14:textId="77777777" w:rsidR="00B46A03" w:rsidRDefault="00B46A03" w:rsidP="00EB2287">
      <w:pPr>
        <w:numPr>
          <w:ilvl w:val="0"/>
          <w:numId w:val="43"/>
        </w:numPr>
        <w:tabs>
          <w:tab w:val="clear" w:pos="403"/>
        </w:tabs>
        <w:autoSpaceDE w:val="0"/>
        <w:autoSpaceDN w:val="0"/>
        <w:adjustRightInd w:val="0"/>
        <w:spacing w:before="60" w:after="60" w:line="240" w:lineRule="auto"/>
        <w:jc w:val="left"/>
        <w:rPr>
          <w:rFonts w:cs="Arial"/>
        </w:rPr>
      </w:pPr>
      <w:r>
        <w:rPr>
          <w:rFonts w:cs="Arial"/>
        </w:rPr>
        <w:t>The component is a direct child of an xs:choice with dfdl:choiceDispatchKey and the result of the dfdl:choiceDispatchKey expression does not match any of the dfdl:choiceBranchKey property values of the child.</w:t>
      </w:r>
    </w:p>
    <w:p w14:paraId="4B0BF130" w14:textId="77777777" w:rsidR="00B46A03" w:rsidRDefault="00B46A03" w:rsidP="00EB2287">
      <w:pPr>
        <w:numPr>
          <w:ilvl w:val="0"/>
          <w:numId w:val="43"/>
        </w:numPr>
        <w:tabs>
          <w:tab w:val="clear" w:pos="403"/>
        </w:tabs>
        <w:autoSpaceDE w:val="0"/>
        <w:autoSpaceDN w:val="0"/>
        <w:adjustRightInd w:val="0"/>
        <w:spacing w:before="60" w:after="60" w:line="240" w:lineRule="auto"/>
        <w:jc w:val="left"/>
        <w:rPr>
          <w:rFonts w:cs="Arial"/>
        </w:rPr>
      </w:pPr>
      <w:r>
        <w:rPr>
          <w:rFonts w:cs="Arial"/>
        </w:rPr>
        <w:t>The component is an element of complex type, the model group of which is a sequence group, and the sequence group is known not to exist.</w:t>
      </w:r>
    </w:p>
    <w:p w14:paraId="2430A41E" w14:textId="77777777" w:rsidR="00B46A03" w:rsidRDefault="00B46A03" w:rsidP="00B46A03">
      <w:pPr>
        <w:autoSpaceDE w:val="0"/>
        <w:autoSpaceDN w:val="0"/>
        <w:adjustRightInd w:val="0"/>
        <w:rPr>
          <w:rFonts w:cs="Arial"/>
        </w:rPr>
      </w:pPr>
      <w:r>
        <w:rPr>
          <w:rFonts w:cs="Arial"/>
        </w:rPr>
        <w:t>If none of those hold because they are not applicable, then a schema component is known-not-to-exist when any of the following hold:</w:t>
      </w:r>
    </w:p>
    <w:p w14:paraId="7914D907" w14:textId="77777777" w:rsidR="00B46A03" w:rsidRDefault="00B46A03" w:rsidP="00EB2287">
      <w:pPr>
        <w:numPr>
          <w:ilvl w:val="0"/>
          <w:numId w:val="44"/>
        </w:numPr>
        <w:tabs>
          <w:tab w:val="clear" w:pos="403"/>
        </w:tabs>
        <w:autoSpaceDE w:val="0"/>
        <w:autoSpaceDN w:val="0"/>
        <w:adjustRightInd w:val="0"/>
        <w:spacing w:before="60" w:after="60" w:line="240" w:lineRule="auto"/>
        <w:jc w:val="left"/>
        <w:rPr>
          <w:rFonts w:cs="Arial"/>
        </w:rPr>
      </w:pPr>
      <w:r>
        <w:rPr>
          <w:rFonts w:cs="Arial"/>
        </w:rPr>
        <w:t xml:space="preserve">The occurrence is missing </w:t>
      </w:r>
    </w:p>
    <w:p w14:paraId="2FD6E259" w14:textId="77777777" w:rsidR="00B46A03" w:rsidRDefault="00B46A03" w:rsidP="00EB2287">
      <w:pPr>
        <w:numPr>
          <w:ilvl w:val="0"/>
          <w:numId w:val="44"/>
        </w:numPr>
        <w:tabs>
          <w:tab w:val="clear" w:pos="403"/>
        </w:tabs>
        <w:autoSpaceDE w:val="0"/>
        <w:autoSpaceDN w:val="0"/>
        <w:adjustRightInd w:val="0"/>
        <w:spacing w:before="60" w:after="60" w:line="240" w:lineRule="auto"/>
        <w:jc w:val="left"/>
        <w:rPr>
          <w:rFonts w:cs="Arial"/>
        </w:rPr>
      </w:pPr>
      <w:r>
        <w:rPr>
          <w:rFonts w:cs="Arial"/>
        </w:rPr>
        <w:t>There is a dfdl:assert with failureType 'processingError' on the component and its expression evaluates to false or its regular expression pattern fails to match, or a Processing Error occurs while processing the dfdl:assert.</w:t>
      </w:r>
    </w:p>
    <w:p w14:paraId="61B62D19" w14:textId="77777777" w:rsidR="00B46A03" w:rsidRDefault="00B46A03" w:rsidP="00EB2287">
      <w:pPr>
        <w:numPr>
          <w:ilvl w:val="0"/>
          <w:numId w:val="44"/>
        </w:numPr>
        <w:tabs>
          <w:tab w:val="clear" w:pos="403"/>
        </w:tabs>
        <w:autoSpaceDE w:val="0"/>
        <w:autoSpaceDN w:val="0"/>
        <w:adjustRightInd w:val="0"/>
        <w:spacing w:before="60" w:after="60" w:line="240" w:lineRule="auto"/>
        <w:jc w:val="left"/>
        <w:rPr>
          <w:rFonts w:cs="Arial"/>
        </w:rPr>
      </w:pPr>
      <w:r>
        <w:rPr>
          <w:rFonts w:cs="Arial"/>
        </w:rPr>
        <w:t xml:space="preserve">A Processing Error occurs when parsing the component. Processing Errors include, but are not limited to, inability to identify any of nil, empty, normal or absent representations, or failure to convert a value to the built-in logical type. </w:t>
      </w:r>
    </w:p>
    <w:p w14:paraId="24ECFDD6" w14:textId="77777777" w:rsidR="00B46A03" w:rsidRDefault="00B46A03" w:rsidP="00B46A03">
      <w:r>
        <w:t>Note that Validation Errors or Recoverable Errors do not cause a component to be known-not-to-exist.</w:t>
      </w:r>
    </w:p>
    <w:p w14:paraId="32D2C7D8" w14:textId="10BD896A" w:rsidR="00B46A03" w:rsidRDefault="00B46A03" w:rsidP="00B46A03">
      <w:r>
        <w:t xml:space="preserve">Note: based on the above, when processing a sequence for which a separator is defined, the presence of a match in the data for the separator is not sufficient to cause the parser to determine that an associated component is known-to-exist. See Section </w:t>
      </w:r>
      <w:r w:rsidRPr="00065302">
        <w:rPr>
          <w:rStyle w:val="Hyperlink"/>
        </w:rPr>
        <w:fldChar w:fldCharType="begin"/>
      </w:r>
      <w:r w:rsidRPr="00065302">
        <w:rPr>
          <w:rStyle w:val="Hyperlink"/>
        </w:rPr>
        <w:instrText xml:space="preserve"> REF _Ref362445886 \r \h  \* MERGEFORMAT </w:instrText>
      </w:r>
      <w:r w:rsidRPr="00065302">
        <w:rPr>
          <w:rStyle w:val="Hyperlink"/>
        </w:rPr>
      </w:r>
      <w:r w:rsidRPr="00065302">
        <w:rPr>
          <w:rStyle w:val="Hyperlink"/>
        </w:rPr>
        <w:fldChar w:fldCharType="separate"/>
      </w:r>
      <w:r w:rsidR="009D1493">
        <w:rPr>
          <w:rStyle w:val="Hyperlink"/>
        </w:rPr>
        <w:t>14.2</w:t>
      </w:r>
      <w:r w:rsidRPr="00065302">
        <w:rPr>
          <w:rStyle w:val="Hyperlink"/>
        </w:rPr>
        <w:fldChar w:fldCharType="end"/>
      </w:r>
      <w:r>
        <w:t xml:space="preserve"> </w:t>
      </w:r>
      <w:r w:rsidRPr="009042D0">
        <w:rPr>
          <w:rStyle w:val="InternetLink"/>
        </w:rPr>
        <w:fldChar w:fldCharType="begin"/>
      </w:r>
      <w:r w:rsidRPr="009042D0">
        <w:rPr>
          <w:rStyle w:val="InternetLink"/>
        </w:rPr>
        <w:instrText xml:space="preserve"> REF _Ref362445872 \h  \* MERGEFORMAT </w:instrText>
      </w:r>
      <w:r w:rsidRPr="009042D0">
        <w:rPr>
          <w:rStyle w:val="InternetLink"/>
        </w:rPr>
      </w:r>
      <w:r w:rsidRPr="009042D0">
        <w:rPr>
          <w:rStyle w:val="InternetLink"/>
        </w:rPr>
        <w:fldChar w:fldCharType="separate"/>
      </w:r>
      <w:r w:rsidR="009D1493" w:rsidRPr="009D1493">
        <w:rPr>
          <w:rStyle w:val="InternetLink"/>
        </w:rPr>
        <w:t>Sequence Groups with Separators</w:t>
      </w:r>
      <w:r w:rsidRPr="009042D0">
        <w:rPr>
          <w:rStyle w:val="InternetLink"/>
        </w:rPr>
        <w:fldChar w:fldCharType="end"/>
      </w:r>
      <w:r>
        <w:t xml:space="preserve">  for details.</w:t>
      </w:r>
    </w:p>
    <w:p w14:paraId="5B497FC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lang w:eastAsia="en-GB"/>
        </w:rPr>
      </w:pPr>
      <w:bookmarkStart w:id="3557" w:name="_Ref37169058"/>
      <w:bookmarkStart w:id="3558" w:name="_Toc62570119"/>
      <w:bookmarkStart w:id="3559" w:name="_Toc210216841"/>
      <w:bookmarkStart w:id="3560" w:name="_Toc219440973"/>
      <w:r>
        <w:rPr>
          <w:rFonts w:eastAsia="Times New Roman"/>
          <w:lang w:eastAsia="en-GB"/>
        </w:rPr>
        <w:lastRenderedPageBreak/>
        <w:t>Establishing Representation</w:t>
      </w:r>
      <w:bookmarkEnd w:id="3557"/>
      <w:bookmarkEnd w:id="3558"/>
      <w:bookmarkEnd w:id="3559"/>
      <w:bookmarkEnd w:id="3560"/>
    </w:p>
    <w:p w14:paraId="2DB82573" w14:textId="77777777" w:rsidR="00B46A03" w:rsidRDefault="00B46A03" w:rsidP="00B46A03">
      <w:r>
        <w:t xml:space="preserve">Unless an element occurrence is known-not-to-exist, the parsing algorithm establishes if it has the nil, empty, normal, or absent representation. </w:t>
      </w:r>
    </w:p>
    <w:p w14:paraId="0C81880B" w14:textId="77777777" w:rsidR="00B46A03" w:rsidRDefault="00B46A03" w:rsidP="00B46A03">
      <w:r>
        <w:t>The first step is to see if the SimpleContent or ComplexContent region is of length zero as a first approximation. This is dfdl:lengthKind dependent.</w:t>
      </w:r>
    </w:p>
    <w:p w14:paraId="604CCA9D" w14:textId="77777777" w:rsidR="00B46A03" w:rsidRDefault="00B46A03" w:rsidP="00EB2287">
      <w:pPr>
        <w:numPr>
          <w:ilvl w:val="0"/>
          <w:numId w:val="45"/>
        </w:numPr>
        <w:tabs>
          <w:tab w:val="clear" w:pos="403"/>
        </w:tabs>
        <w:spacing w:before="60" w:after="60" w:line="240" w:lineRule="auto"/>
        <w:jc w:val="left"/>
      </w:pPr>
      <w:r>
        <w:t xml:space="preserve">explicit =&gt; length is zero (either fixed or from expression evaluation) </w:t>
      </w:r>
    </w:p>
    <w:p w14:paraId="7D05C0D9" w14:textId="77777777" w:rsidR="00B46A03" w:rsidRDefault="00B46A03" w:rsidP="00EB2287">
      <w:pPr>
        <w:numPr>
          <w:ilvl w:val="0"/>
          <w:numId w:val="45"/>
        </w:numPr>
        <w:tabs>
          <w:tab w:val="clear" w:pos="403"/>
        </w:tabs>
        <w:spacing w:before="60" w:after="60" w:line="240" w:lineRule="auto"/>
        <w:jc w:val="left"/>
      </w:pPr>
      <w:r>
        <w:t>prefixed =&gt; length given by the prefix is zero</w:t>
      </w:r>
    </w:p>
    <w:p w14:paraId="60C44089" w14:textId="77777777" w:rsidR="00B46A03" w:rsidRDefault="00B46A03" w:rsidP="00EB2287">
      <w:pPr>
        <w:numPr>
          <w:ilvl w:val="0"/>
          <w:numId w:val="45"/>
        </w:numPr>
        <w:tabs>
          <w:tab w:val="clear" w:pos="403"/>
        </w:tabs>
        <w:spacing w:before="60" w:after="60" w:line="240" w:lineRule="auto"/>
        <w:jc w:val="left"/>
      </w:pPr>
      <w:r>
        <w:t>implicit (simple) =&gt; length is zero</w:t>
      </w:r>
      <w:r>
        <w:rPr>
          <w:rStyle w:val="FootnoteReference"/>
        </w:rPr>
        <w:footnoteReference w:id="20"/>
      </w:r>
      <w:r>
        <w:rPr>
          <w:rStyle w:val="FootnoteReference"/>
        </w:rPr>
        <w:t xml:space="preserve"> </w:t>
      </w:r>
    </w:p>
    <w:p w14:paraId="63ECC3C6" w14:textId="77777777" w:rsidR="00B46A03" w:rsidRDefault="00B46A03" w:rsidP="00EB2287">
      <w:pPr>
        <w:numPr>
          <w:ilvl w:val="0"/>
          <w:numId w:val="45"/>
        </w:numPr>
        <w:tabs>
          <w:tab w:val="clear" w:pos="403"/>
        </w:tabs>
        <w:spacing w:before="60" w:after="60" w:line="240" w:lineRule="auto"/>
        <w:jc w:val="left"/>
      </w:pPr>
      <w:r>
        <w:t xml:space="preserve">implicit (complex) =&gt; not possible.  </w:t>
      </w:r>
    </w:p>
    <w:p w14:paraId="0D1F7460" w14:textId="77777777" w:rsidR="00B46A03" w:rsidRDefault="00B46A03" w:rsidP="00EB2287">
      <w:pPr>
        <w:numPr>
          <w:ilvl w:val="0"/>
          <w:numId w:val="45"/>
        </w:numPr>
        <w:tabs>
          <w:tab w:val="clear" w:pos="403"/>
        </w:tabs>
        <w:spacing w:before="60" w:after="60" w:line="240" w:lineRule="auto"/>
        <w:jc w:val="left"/>
      </w:pPr>
      <w:r>
        <w:t xml:space="preserve">delimited =&gt; length is zero (in scope delimiter is immediately encountered) </w:t>
      </w:r>
    </w:p>
    <w:p w14:paraId="0AC03A81" w14:textId="77777777" w:rsidR="00B46A03" w:rsidRDefault="00B46A03" w:rsidP="00EB2287">
      <w:pPr>
        <w:numPr>
          <w:ilvl w:val="0"/>
          <w:numId w:val="45"/>
        </w:numPr>
        <w:tabs>
          <w:tab w:val="clear" w:pos="403"/>
        </w:tabs>
        <w:spacing w:before="60" w:after="60" w:line="240" w:lineRule="auto"/>
        <w:jc w:val="left"/>
      </w:pPr>
      <w:r>
        <w:t xml:space="preserve">pattern =&gt; pattern returns zero length match </w:t>
      </w:r>
    </w:p>
    <w:p w14:paraId="0B91201D" w14:textId="77777777" w:rsidR="00B46A03" w:rsidRDefault="00B46A03" w:rsidP="00EB2287">
      <w:pPr>
        <w:numPr>
          <w:ilvl w:val="0"/>
          <w:numId w:val="45"/>
        </w:numPr>
        <w:tabs>
          <w:tab w:val="clear" w:pos="403"/>
        </w:tabs>
        <w:spacing w:before="60" w:after="60" w:line="240" w:lineRule="auto"/>
        <w:jc w:val="left"/>
      </w:pPr>
      <w:r>
        <w:t xml:space="preserve">endOfParent =&gt; already positioned at parent's end so length is zero </w:t>
      </w:r>
    </w:p>
    <w:p w14:paraId="5989A351"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Simple element</w:t>
      </w:r>
    </w:p>
    <w:p w14:paraId="104B4FC4" w14:textId="77777777" w:rsidR="00B46A03" w:rsidRDefault="00B46A03" w:rsidP="00B46A03">
      <w:r>
        <w:t>If the result is length zero as described above, the representation is then established by checking, in order, for:</w:t>
      </w:r>
    </w:p>
    <w:p w14:paraId="343FD6EA" w14:textId="77777777" w:rsidR="00B46A03" w:rsidRDefault="00B46A03" w:rsidP="00EB2287">
      <w:pPr>
        <w:numPr>
          <w:ilvl w:val="0"/>
          <w:numId w:val="46"/>
        </w:numPr>
        <w:tabs>
          <w:tab w:val="clear" w:pos="403"/>
        </w:tabs>
        <w:spacing w:before="60" w:after="60" w:line="240" w:lineRule="auto"/>
        <w:jc w:val="left"/>
      </w:pPr>
      <w:r>
        <w:t xml:space="preserve">nil representation (if %ES; </w:t>
      </w:r>
      <w:r w:rsidRPr="009042D0">
        <w:t xml:space="preserve">or %WSP*; on its own </w:t>
      </w:r>
      <w:r>
        <w:t xml:space="preserve">is a literal nil value). </w:t>
      </w:r>
    </w:p>
    <w:p w14:paraId="10249824" w14:textId="77777777" w:rsidR="00B46A03" w:rsidRDefault="00B46A03" w:rsidP="00EB2287">
      <w:pPr>
        <w:numPr>
          <w:ilvl w:val="0"/>
          <w:numId w:val="46"/>
        </w:numPr>
        <w:tabs>
          <w:tab w:val="clear" w:pos="403"/>
        </w:tabs>
        <w:spacing w:before="60" w:after="60" w:line="240" w:lineRule="auto"/>
        <w:jc w:val="left"/>
      </w:pPr>
      <w:r>
        <w:t>empty representation.</w:t>
      </w:r>
    </w:p>
    <w:p w14:paraId="66ED5B57" w14:textId="77777777" w:rsidR="00B46A03" w:rsidRDefault="00B46A03" w:rsidP="00EB2287">
      <w:pPr>
        <w:numPr>
          <w:ilvl w:val="0"/>
          <w:numId w:val="46"/>
        </w:numPr>
        <w:tabs>
          <w:tab w:val="clear" w:pos="403"/>
        </w:tabs>
        <w:spacing w:before="60" w:after="60" w:line="240" w:lineRule="auto"/>
        <w:jc w:val="left"/>
      </w:pPr>
      <w:r>
        <w:t>normal representation (xs:string or xs:hexBinary only)</w:t>
      </w:r>
    </w:p>
    <w:p w14:paraId="3AD616A3" w14:textId="77777777" w:rsidR="00B46A03" w:rsidRDefault="00B46A03" w:rsidP="00EB2287">
      <w:pPr>
        <w:numPr>
          <w:ilvl w:val="0"/>
          <w:numId w:val="46"/>
        </w:numPr>
        <w:tabs>
          <w:tab w:val="clear" w:pos="403"/>
        </w:tabs>
        <w:spacing w:before="60" w:after="60" w:line="240" w:lineRule="auto"/>
        <w:jc w:val="left"/>
      </w:pPr>
      <w:r>
        <w:t xml:space="preserve">absent representation (if none of the prior representations apply). </w:t>
      </w:r>
    </w:p>
    <w:p w14:paraId="422F329F" w14:textId="77777777" w:rsidR="00B46A03" w:rsidRDefault="00B46A03" w:rsidP="00B46A03">
      <w:r>
        <w:t>If the result is not length zero, the representation is then established by checking, in order, for:</w:t>
      </w:r>
    </w:p>
    <w:p w14:paraId="27B5DB93" w14:textId="77777777" w:rsidR="00B46A03" w:rsidRDefault="00B46A03" w:rsidP="00EB2287">
      <w:pPr>
        <w:numPr>
          <w:ilvl w:val="0"/>
          <w:numId w:val="47"/>
        </w:numPr>
        <w:tabs>
          <w:tab w:val="clear" w:pos="403"/>
        </w:tabs>
        <w:spacing w:before="60" w:after="60" w:line="240" w:lineRule="auto"/>
        <w:jc w:val="left"/>
      </w:pPr>
      <w:r>
        <w:t>nil representation (as a literal nil value)</w:t>
      </w:r>
    </w:p>
    <w:p w14:paraId="06B559C4" w14:textId="77777777" w:rsidR="00B46A03" w:rsidRDefault="00B46A03" w:rsidP="00EB2287">
      <w:pPr>
        <w:numPr>
          <w:ilvl w:val="0"/>
          <w:numId w:val="47"/>
        </w:numPr>
        <w:tabs>
          <w:tab w:val="clear" w:pos="403"/>
        </w:tabs>
        <w:spacing w:before="60" w:after="60" w:line="240" w:lineRule="auto"/>
        <w:jc w:val="left"/>
      </w:pPr>
      <w:r>
        <w:t>nil representation (as a logical nil value)</w:t>
      </w:r>
    </w:p>
    <w:p w14:paraId="764172FD" w14:textId="77777777" w:rsidR="00B46A03" w:rsidRDefault="00B46A03" w:rsidP="00EB2287">
      <w:pPr>
        <w:numPr>
          <w:ilvl w:val="0"/>
          <w:numId w:val="47"/>
        </w:numPr>
        <w:tabs>
          <w:tab w:val="clear" w:pos="403"/>
        </w:tabs>
        <w:spacing w:before="60" w:after="60" w:line="240" w:lineRule="auto"/>
        <w:jc w:val="left"/>
      </w:pPr>
      <w:r>
        <w:t>normal representation</w:t>
      </w:r>
    </w:p>
    <w:p w14:paraId="47E55C5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Complex element</w:t>
      </w:r>
    </w:p>
    <w:p w14:paraId="4514E00E" w14:textId="77777777" w:rsidR="00B46A03" w:rsidRDefault="00B46A03" w:rsidP="00B46A03">
      <w:r>
        <w:t>If the result is length zero as described above, the representation is then established by checking for:</w:t>
      </w:r>
    </w:p>
    <w:p w14:paraId="4CE4607D" w14:textId="77777777" w:rsidR="00B46A03" w:rsidRDefault="00B46A03" w:rsidP="00EB2287">
      <w:pPr>
        <w:numPr>
          <w:ilvl w:val="0"/>
          <w:numId w:val="48"/>
        </w:numPr>
        <w:tabs>
          <w:tab w:val="clear" w:pos="403"/>
        </w:tabs>
        <w:spacing w:before="60" w:after="60" w:line="240" w:lineRule="auto"/>
        <w:jc w:val="left"/>
      </w:pPr>
      <w:r>
        <w:t>nil representation (if %ES; is a literal nil value).</w:t>
      </w:r>
      <w:r>
        <w:rPr>
          <w:rStyle w:val="FootnoteReference"/>
        </w:rPr>
        <w:footnoteReference w:id="21"/>
      </w:r>
      <w:r>
        <w:t xml:space="preserve"> </w:t>
      </w:r>
    </w:p>
    <w:p w14:paraId="7056685C" w14:textId="77777777" w:rsidR="00B46A03" w:rsidRDefault="00B46A03" w:rsidP="00B46A03">
      <w:r>
        <w:t>To establish any other representations requires that the parser descends into the complex type for the element, and returns successfully (that is, no unsuppressed Processing Error occurs). If the result is zero bits consumed, the representation is then established by checking, in order, for:</w:t>
      </w:r>
    </w:p>
    <w:p w14:paraId="3DEE802B" w14:textId="77777777" w:rsidR="00B46A03" w:rsidRDefault="00B46A03" w:rsidP="00EB2287">
      <w:pPr>
        <w:numPr>
          <w:ilvl w:val="0"/>
          <w:numId w:val="49"/>
        </w:numPr>
        <w:tabs>
          <w:tab w:val="clear" w:pos="403"/>
        </w:tabs>
        <w:spacing w:before="60" w:after="60" w:line="240" w:lineRule="auto"/>
        <w:jc w:val="left"/>
      </w:pPr>
      <w:r>
        <w:t>empty representation.</w:t>
      </w:r>
    </w:p>
    <w:p w14:paraId="01B7B715" w14:textId="77777777" w:rsidR="00B46A03" w:rsidRDefault="00B46A03" w:rsidP="00EB2287">
      <w:pPr>
        <w:numPr>
          <w:ilvl w:val="0"/>
          <w:numId w:val="49"/>
        </w:numPr>
        <w:tabs>
          <w:tab w:val="clear" w:pos="403"/>
        </w:tabs>
        <w:spacing w:before="60" w:after="60" w:line="240" w:lineRule="auto"/>
        <w:jc w:val="left"/>
      </w:pPr>
      <w:r>
        <w:t>absent representation (if none of the prior representations apply).</w:t>
      </w:r>
    </w:p>
    <w:p w14:paraId="7FF762B6" w14:textId="77777777" w:rsidR="00B46A03" w:rsidRDefault="00B46A03" w:rsidP="00B46A03">
      <w:r>
        <w:t>Otherwise the element has normal representation.</w:t>
      </w:r>
    </w:p>
    <w:p w14:paraId="5092E843" w14:textId="77777777" w:rsidR="00B46A03" w:rsidRDefault="00B46A03" w:rsidP="00B46A03">
      <w:r>
        <w:lastRenderedPageBreak/>
        <w:t>Note: The DFDL parser SHALL NOT recursively parse the schema components inside a complex element when it has already established that the element occurrence is missing</w:t>
      </w:r>
      <w:r>
        <w:rPr>
          <w:rStyle w:val="FootnoteReference"/>
        </w:rPr>
        <w:footnoteReference w:id="22"/>
      </w:r>
      <w:r>
        <w:t xml:space="preserve">. </w:t>
      </w:r>
    </w:p>
    <w:p w14:paraId="2EE544C2"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61" w:name="_Ref362445434"/>
      <w:bookmarkStart w:id="3562" w:name="_Ref362445435"/>
      <w:bookmarkStart w:id="3563" w:name="_Ref362445436"/>
      <w:bookmarkStart w:id="3564" w:name="_Ref362446233"/>
      <w:bookmarkStart w:id="3565" w:name="_Ref362446248"/>
      <w:bookmarkStart w:id="3566" w:name="_Ref362446661"/>
      <w:bookmarkStart w:id="3567" w:name="_Ref362446685"/>
      <w:bookmarkStart w:id="3568" w:name="_Ref362446808"/>
      <w:bookmarkStart w:id="3569" w:name="_Toc62570120"/>
      <w:bookmarkStart w:id="3570" w:name="_Toc210216842"/>
      <w:bookmarkStart w:id="3571" w:name="_Toc219440974"/>
      <w:r>
        <w:rPr>
          <w:rFonts w:eastAsia="Times New Roman"/>
        </w:rPr>
        <w:t>Resolving Points of Uncertainty</w:t>
      </w:r>
      <w:bookmarkEnd w:id="3561"/>
      <w:bookmarkEnd w:id="3562"/>
      <w:bookmarkEnd w:id="3563"/>
      <w:bookmarkEnd w:id="3564"/>
      <w:bookmarkEnd w:id="3565"/>
      <w:bookmarkEnd w:id="3566"/>
      <w:bookmarkEnd w:id="3567"/>
      <w:bookmarkEnd w:id="3568"/>
      <w:bookmarkEnd w:id="3569"/>
      <w:bookmarkEnd w:id="3570"/>
      <w:bookmarkEnd w:id="3571"/>
    </w:p>
    <w:p w14:paraId="2C8B87F7" w14:textId="77777777" w:rsidR="00B46A03" w:rsidRDefault="00B46A03" w:rsidP="00B46A03">
      <w:r>
        <w:t xml:space="preserve">A point of uncertainty occurs when there is more than one schema component that might be applied at the current point in the data stream. Points of uncertainty can be nested. </w:t>
      </w:r>
    </w:p>
    <w:p w14:paraId="7FEBDF20" w14:textId="77777777" w:rsidR="00B46A03" w:rsidRDefault="00B46A03" w:rsidP="00B46A03">
      <w:r>
        <w:t>The parser resolves these points of uncertainty by way of a set of construct-specific rules given below along with determining whether schema components are known-to-exist or known-not-to-exist. For some of these constructs, whether there is an actual point of uncertainty depends on the representation of the constructs in the data.</w:t>
      </w:r>
    </w:p>
    <w:p w14:paraId="16DBCB02" w14:textId="77777777" w:rsidR="00B46A03" w:rsidRDefault="00B46A03" w:rsidP="00B46A03">
      <w:r>
        <w:t>An xs:choice is always a point of uncertainty. It is resolved sequentially, or by direct dispatch. Sequential choice resolution occurs by parsing each choice branch in schema definition order until one is known-to-exist. It is a Processing Error if none of the choice branches are known-to-exist. Direct-dispatch choice resolution occurs by matching the value of the dfdl:choiceDispatchKey property to the value of one of the dfdl:choiceBranchKey property values of one of the choice branches. It is a Processing Error if none of the choice branches have a matching value in their dfdl:choiceBranchKey property.</w:t>
      </w:r>
    </w:p>
    <w:p w14:paraId="0907D349" w14:textId="77777777" w:rsidR="00B46A03" w:rsidRDefault="00B46A03" w:rsidP="00B46A03">
      <w:r>
        <w:t>An element in an unordered xs:sequence is always a point of uncertainty. It is resolved by parsing for the child components of the sequence in schema definition order at each point in the data stream where a component can exist until the required number of occurrences of each child component is known-to-exist or the sequence is terminated by delimiters or specified length.</w:t>
      </w:r>
    </w:p>
    <w:p w14:paraId="0C415CE8" w14:textId="77777777" w:rsidR="00B46A03" w:rsidRDefault="00B46A03" w:rsidP="00B46A03">
      <w:r>
        <w:t xml:space="preserve">An element in a sequence with one or more floating elements is always a point of uncertainty. It is resolved by parsing for the expected element at that point in the data stream. If the expected element is known-not-to-exist then an occurrence of each floating element is parsed in schema definition order. </w:t>
      </w:r>
    </w:p>
    <w:p w14:paraId="4295EB66" w14:textId="77777777" w:rsidR="00B46A03" w:rsidRDefault="00B46A03" w:rsidP="00B46A03">
      <w:r>
        <w:t>When parsing an array or optional element, points of uncertainty only occur for certain values of dfdl:occursCountKind</w:t>
      </w:r>
      <w:r>
        <w:rPr>
          <w:rStyle w:val="FootnoteReference"/>
        </w:rPr>
        <w:footnoteReference w:id="23"/>
      </w:r>
      <w:r>
        <w:t>, as follows:</w:t>
      </w:r>
    </w:p>
    <w:tbl>
      <w:tblPr>
        <w:tblStyle w:val="Table"/>
        <w:tblW w:w="5000" w:type="pct"/>
        <w:tblInd w:w="0" w:type="dxa"/>
        <w:tblLook w:val="04A0" w:firstRow="1" w:lastRow="0" w:firstColumn="1" w:lastColumn="0" w:noHBand="0" w:noVBand="1"/>
      </w:tblPr>
      <w:tblGrid>
        <w:gridCol w:w="2425"/>
        <w:gridCol w:w="7769"/>
      </w:tblGrid>
      <w:tr w:rsidR="00B46A03" w14:paraId="5E583312" w14:textId="77777777" w:rsidTr="007B6A01">
        <w:trPr>
          <w:cnfStyle w:val="100000000000" w:firstRow="1" w:lastRow="0" w:firstColumn="0" w:lastColumn="0" w:oddVBand="0" w:evenVBand="0" w:oddHBand="0" w:evenHBand="0" w:firstRowFirstColumn="0" w:firstRowLastColumn="0" w:lastRowFirstColumn="0" w:lastRowLastColumn="0"/>
        </w:trPr>
        <w:tc>
          <w:tcPr>
            <w:tcW w:w="0" w:type="auto"/>
            <w:hideMark/>
          </w:tcPr>
          <w:p w14:paraId="0C748DF6" w14:textId="77777777" w:rsidR="00B46A03" w:rsidRPr="00E276B6" w:rsidRDefault="00B46A03" w:rsidP="007B6A01">
            <w:pPr>
              <w:jc w:val="left"/>
              <w:rPr>
                <w:rFonts w:ascii="Cambria" w:hAnsi="Cambria"/>
              </w:rPr>
            </w:pPr>
            <w:r w:rsidRPr="00E276B6">
              <w:rPr>
                <w:rFonts w:ascii="Cambria" w:hAnsi="Cambria"/>
              </w:rPr>
              <w:t>dfdl:occursCountKind</w:t>
            </w:r>
          </w:p>
        </w:tc>
        <w:tc>
          <w:tcPr>
            <w:tcW w:w="0" w:type="auto"/>
            <w:hideMark/>
          </w:tcPr>
          <w:p w14:paraId="6E76CB0A" w14:textId="77777777" w:rsidR="00B46A03" w:rsidRPr="00E276B6" w:rsidRDefault="00B46A03" w:rsidP="007B6A01">
            <w:pPr>
              <w:jc w:val="left"/>
              <w:rPr>
                <w:rFonts w:ascii="Cambria" w:hAnsi="Cambria"/>
              </w:rPr>
            </w:pPr>
            <w:r w:rsidRPr="00E276B6">
              <w:rPr>
                <w:rFonts w:ascii="Cambria" w:hAnsi="Cambria"/>
              </w:rPr>
              <w:t>Details of Point of Uncertainty</w:t>
            </w:r>
          </w:p>
        </w:tc>
      </w:tr>
      <w:tr w:rsidR="00B46A03" w14:paraId="481F49E0"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8AC1DDD" w14:textId="77777777" w:rsidR="00B46A03" w:rsidRDefault="00B46A03" w:rsidP="007B6A01">
            <w:pPr>
              <w:pStyle w:val="TableContents"/>
            </w:pPr>
            <w:r>
              <w:t>fixed</w:t>
            </w:r>
          </w:p>
        </w:tc>
        <w:tc>
          <w:tcPr>
            <w:tcW w:w="0" w:type="auto"/>
            <w:tcBorders>
              <w:top w:val="single" w:sz="4" w:space="0" w:color="auto"/>
              <w:left w:val="single" w:sz="4" w:space="0" w:color="auto"/>
              <w:bottom w:val="single" w:sz="4" w:space="0" w:color="auto"/>
              <w:right w:val="single" w:sz="4" w:space="0" w:color="auto"/>
            </w:tcBorders>
            <w:hideMark/>
          </w:tcPr>
          <w:p w14:paraId="7E02AFCD" w14:textId="77777777" w:rsidR="00B46A03" w:rsidRDefault="00B46A03" w:rsidP="007B6A01">
            <w:pPr>
              <w:pStyle w:val="TableContents"/>
            </w:pPr>
            <w:r>
              <w:t>No point of uncertainty (XSD maxOccurs occurrences expected).</w:t>
            </w:r>
          </w:p>
        </w:tc>
      </w:tr>
      <w:tr w:rsidR="00B46A03" w14:paraId="4C9EC327"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36200B2" w14:textId="77777777" w:rsidR="00B46A03" w:rsidRDefault="00B46A03" w:rsidP="007B6A01">
            <w:pPr>
              <w:pStyle w:val="TableContents"/>
            </w:pPr>
            <w:r>
              <w:t>implicit</w:t>
            </w:r>
          </w:p>
        </w:tc>
        <w:tc>
          <w:tcPr>
            <w:tcW w:w="0" w:type="auto"/>
            <w:tcBorders>
              <w:top w:val="single" w:sz="4" w:space="0" w:color="auto"/>
              <w:left w:val="single" w:sz="4" w:space="0" w:color="auto"/>
              <w:bottom w:val="single" w:sz="4" w:space="0" w:color="auto"/>
              <w:right w:val="single" w:sz="4" w:space="0" w:color="auto"/>
            </w:tcBorders>
            <w:hideMark/>
          </w:tcPr>
          <w:p w14:paraId="11C1A334" w14:textId="77777777" w:rsidR="00B46A03" w:rsidRDefault="00B46A03" w:rsidP="007B6A01">
            <w:pPr>
              <w:pStyle w:val="TableContents"/>
            </w:pPr>
            <w:r>
              <w:t>A point of uncertainty exists after XSD minOccurs occurrences are found and until XSD maxOccurs occurrences are found.</w:t>
            </w:r>
          </w:p>
        </w:tc>
      </w:tr>
      <w:tr w:rsidR="00B46A03" w14:paraId="164BDBC0"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1B19107" w14:textId="77777777" w:rsidR="00B46A03" w:rsidRDefault="00B46A03" w:rsidP="007B6A01">
            <w:pPr>
              <w:pStyle w:val="TableContents"/>
            </w:pPr>
            <w:r>
              <w:t>parsed</w:t>
            </w:r>
          </w:p>
        </w:tc>
        <w:tc>
          <w:tcPr>
            <w:tcW w:w="0" w:type="auto"/>
            <w:tcBorders>
              <w:top w:val="single" w:sz="4" w:space="0" w:color="auto"/>
              <w:left w:val="single" w:sz="4" w:space="0" w:color="auto"/>
              <w:bottom w:val="single" w:sz="4" w:space="0" w:color="auto"/>
              <w:right w:val="single" w:sz="4" w:space="0" w:color="auto"/>
            </w:tcBorders>
            <w:hideMark/>
          </w:tcPr>
          <w:p w14:paraId="14157590" w14:textId="77777777" w:rsidR="00B46A03" w:rsidRDefault="00B46A03" w:rsidP="007B6A01">
            <w:pPr>
              <w:pStyle w:val="TableContents"/>
            </w:pPr>
            <w:r>
              <w:t>A point of uncertainty exists for all occurrences</w:t>
            </w:r>
          </w:p>
        </w:tc>
      </w:tr>
      <w:tr w:rsidR="00B46A03" w14:paraId="71E0375A"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73A1556" w14:textId="77777777" w:rsidR="00B46A03" w:rsidRDefault="00B46A03" w:rsidP="007B6A01">
            <w:pPr>
              <w:pStyle w:val="TableContents"/>
            </w:pPr>
            <w:r>
              <w:t>expression</w:t>
            </w:r>
          </w:p>
        </w:tc>
        <w:tc>
          <w:tcPr>
            <w:tcW w:w="0" w:type="auto"/>
            <w:tcBorders>
              <w:top w:val="single" w:sz="4" w:space="0" w:color="auto"/>
              <w:left w:val="single" w:sz="4" w:space="0" w:color="auto"/>
              <w:bottom w:val="single" w:sz="4" w:space="0" w:color="auto"/>
              <w:right w:val="single" w:sz="4" w:space="0" w:color="auto"/>
            </w:tcBorders>
            <w:hideMark/>
          </w:tcPr>
          <w:p w14:paraId="0A51741D" w14:textId="77777777" w:rsidR="00B46A03" w:rsidRDefault="00B46A03" w:rsidP="007B6A01">
            <w:pPr>
              <w:pStyle w:val="TableContents"/>
            </w:pPr>
            <w:r>
              <w:t>No point of uncertainty (dfdl:occursCount</w:t>
            </w:r>
            <w:r>
              <w:rPr>
                <w:rStyle w:val="FootnoteReference"/>
              </w:rPr>
              <w:footnoteReference w:id="24"/>
            </w:r>
            <w:r>
              <w:t xml:space="preserve"> values are expected)</w:t>
            </w:r>
          </w:p>
        </w:tc>
      </w:tr>
      <w:tr w:rsidR="00B46A03" w14:paraId="2EC03788"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41B86817" w14:textId="77777777" w:rsidR="00B46A03" w:rsidRDefault="00B46A03" w:rsidP="007B6A01">
            <w:pPr>
              <w:pStyle w:val="TableContents"/>
            </w:pPr>
            <w:r>
              <w:t>stopValue</w:t>
            </w:r>
          </w:p>
        </w:tc>
        <w:tc>
          <w:tcPr>
            <w:tcW w:w="0" w:type="auto"/>
            <w:tcBorders>
              <w:top w:val="single" w:sz="4" w:space="0" w:color="auto"/>
              <w:left w:val="single" w:sz="4" w:space="0" w:color="auto"/>
              <w:bottom w:val="single" w:sz="4" w:space="0" w:color="auto"/>
              <w:right w:val="single" w:sz="4" w:space="0" w:color="auto"/>
            </w:tcBorders>
            <w:hideMark/>
          </w:tcPr>
          <w:p w14:paraId="5A7DFF83" w14:textId="77777777" w:rsidR="00B46A03" w:rsidRDefault="00B46A03" w:rsidP="007B6A01">
            <w:pPr>
              <w:pStyle w:val="TableContents"/>
            </w:pPr>
            <w:r>
              <w:t xml:space="preserve">No point of uncertainty (The stop value must always be present, even when XSD minOccurs is 0). </w:t>
            </w:r>
          </w:p>
        </w:tc>
      </w:tr>
    </w:tbl>
    <w:p w14:paraId="1F1F2850" w14:textId="32656AB5"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12</w:t>
      </w:r>
      <w:r>
        <w:rPr>
          <w:noProof/>
        </w:rPr>
        <w:fldChar w:fldCharType="end"/>
      </w:r>
      <w:r>
        <w:t xml:space="preserve"> Points of Uncertainty and dfdl:occursCountKind</w:t>
      </w:r>
    </w:p>
    <w:p w14:paraId="095A389E" w14:textId="77777777" w:rsidR="00B46A03" w:rsidRDefault="00B46A03" w:rsidP="00B46A03">
      <w:r>
        <w:t xml:space="preserve">An optional element point of uncertainty is resolved by parsing the element until it is either known-to-exist or known-not-to-exist. Whether an optional element is an actual point of uncertainty depends on property dfdl:occursCountKind as described above. </w:t>
      </w:r>
    </w:p>
    <w:p w14:paraId="653AB7AC" w14:textId="77777777" w:rsidR="00B46A03" w:rsidRDefault="00B46A03" w:rsidP="00B46A03">
      <w:r>
        <w:t>For an array element, the point of uncertainty is resolved for each occurrence separately by parsing the occurrence until it is either known-to-exist or known-not-to-exist.</w:t>
      </w:r>
    </w:p>
    <w:p w14:paraId="18A53D1E"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lastRenderedPageBreak/>
        <w:t>Nested Points of Uncertainty</w:t>
      </w:r>
    </w:p>
    <w:p w14:paraId="16267680" w14:textId="77777777" w:rsidR="00B46A03" w:rsidRDefault="00B46A03" w:rsidP="00B46A03">
      <w:r>
        <w:t xml:space="preserve">A point of uncertainty can be resolved because a schema component has been determined to be known-to-exist due to positive discrimination. In that case, if a subsequent Processing Error occurs when completing the parsing of that schema component this causes the next enclosing schema component surrounding this point of uncertainty to be determined to be known-not-to exist. </w:t>
      </w:r>
    </w:p>
    <w:p w14:paraId="5C9CD4BB" w14:textId="77777777" w:rsidR="00B46A03" w:rsidRDefault="00B46A03" w:rsidP="00B46A03">
      <w:r>
        <w:t xml:space="preserve">For example, when parsing an element occurrence for an array with a variable number of occurrences, a positive discrimination tells the parser that the currently-being-parsed occurrence is known-to-exist. If a subsequent Processing Error occurs while completing the parsing of this occurrence, then the entire array is then known-not-to-exist. </w:t>
      </w:r>
    </w:p>
    <w:p w14:paraId="0799E7AC" w14:textId="77777777" w:rsidR="00B46A03" w:rsidRDefault="00B46A03" w:rsidP="00B46A03">
      <w:r>
        <w:t>Another example is a choice. If a discriminator resolves the choice point of uncertainty to the first of the choice's alternatives, a subsequent Processing Error causes the entire choice construct to be determined to be known-not-to-exist.</w:t>
      </w:r>
    </w:p>
    <w:p w14:paraId="36596DE1" w14:textId="77777777" w:rsidR="00B46A03" w:rsidRDefault="00B46A03" w:rsidP="00B46A03">
      <w:r>
        <w:t xml:space="preserve">This causes the next enclosing point of uncertainty to try the next possible alternative, or if there isn't one, causes an unsuppressed Processing Error.  </w:t>
      </w:r>
    </w:p>
    <w:p w14:paraId="1FD913A7" w14:textId="77777777" w:rsidR="00B46A03" w:rsidRDefault="00B46A03" w:rsidP="00B46A03">
      <w:r>
        <w:t>The behavior of a DFDL processor on an unsuppressed Processing Error is not specified, but it is allowable for implementations to abort further parsing. Any other behavior is implementation-defined.</w:t>
      </w:r>
    </w:p>
    <w:p w14:paraId="65D3A902" w14:textId="77777777" w:rsidR="00B46A03" w:rsidRDefault="00B46A03" w:rsidP="00B46A03">
      <w:r>
        <w:t xml:space="preserve">A discriminator always resolves the nearest enclosing point of uncertainty that is unresolved. If more than one discriminator is evaluated, the first resolves the nearest enclosing point of uncertainty, the second the next nearest enclosing point of uncertainty, and so on. </w:t>
      </w:r>
    </w:p>
    <w:p w14:paraId="0407AC8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572" w:name="_Ref362445437"/>
      <w:bookmarkStart w:id="3573" w:name="_Ref362445438"/>
      <w:bookmarkStart w:id="3574" w:name="_Ref362445513"/>
      <w:bookmarkStart w:id="3575" w:name="_Ref362445526"/>
      <w:bookmarkStart w:id="3576" w:name="_Ref362447391"/>
      <w:bookmarkStart w:id="3577" w:name="_Ref351914183"/>
      <w:bookmarkStart w:id="3578" w:name="_Ref351914483"/>
      <w:bookmarkStart w:id="3579" w:name="_Toc62570121"/>
      <w:bookmarkStart w:id="3580" w:name="_Toc210216843"/>
      <w:bookmarkStart w:id="3581" w:name="_Toc219440975"/>
      <w:r>
        <w:t>Element Defaults</w:t>
      </w:r>
      <w:bookmarkEnd w:id="3572"/>
      <w:bookmarkEnd w:id="3573"/>
      <w:bookmarkEnd w:id="3574"/>
      <w:bookmarkEnd w:id="3575"/>
      <w:bookmarkEnd w:id="3576"/>
      <w:bookmarkEnd w:id="3577"/>
      <w:bookmarkEnd w:id="3578"/>
      <w:bookmarkEnd w:id="3579"/>
      <w:bookmarkEnd w:id="3580"/>
      <w:bookmarkEnd w:id="3581"/>
    </w:p>
    <w:p w14:paraId="3572D272" w14:textId="77777777" w:rsidR="00B46A03" w:rsidRDefault="00B46A03" w:rsidP="00404546">
      <w:pPr>
        <w:pStyle w:val="nobreak"/>
      </w:pPr>
      <w:r>
        <w:t>A DFDL processor can create element defaults in the Infoset for both simple and complex elements. This happens quite differently for parsing and unparsing as is explained in this section.</w:t>
      </w:r>
    </w:p>
    <w:p w14:paraId="11002E9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82" w:name="_Toc62570122"/>
      <w:bookmarkStart w:id="3583" w:name="_Toc210216844"/>
      <w:bookmarkStart w:id="3584" w:name="_Toc219440976"/>
      <w:r>
        <w:rPr>
          <w:rFonts w:eastAsia="Times New Roman"/>
        </w:rPr>
        <w:t>Definitions</w:t>
      </w:r>
      <w:bookmarkEnd w:id="3582"/>
      <w:bookmarkEnd w:id="3583"/>
      <w:bookmarkEnd w:id="3584"/>
    </w:p>
    <w:p w14:paraId="4F0916A6"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Default Value </w:t>
      </w:r>
    </w:p>
    <w:p w14:paraId="2AB6C170" w14:textId="77777777" w:rsidR="00B46A03" w:rsidRDefault="00B46A03" w:rsidP="00404546">
      <w:pPr>
        <w:pStyle w:val="nobreak"/>
      </w:pPr>
      <w:r>
        <w:t>A simple element has a default value if any of these are true:</w:t>
      </w:r>
    </w:p>
    <w:p w14:paraId="4027A514" w14:textId="77777777" w:rsidR="00B46A03" w:rsidRDefault="00B46A03" w:rsidP="00EB2287">
      <w:pPr>
        <w:numPr>
          <w:ilvl w:val="0"/>
          <w:numId w:val="51"/>
        </w:numPr>
        <w:tabs>
          <w:tab w:val="clear" w:pos="403"/>
        </w:tabs>
        <w:spacing w:before="60" w:after="60" w:line="240" w:lineRule="auto"/>
        <w:jc w:val="left"/>
      </w:pPr>
      <w:r>
        <w:t>The XSD default property exists. The default value is the XSD default property's value.</w:t>
      </w:r>
    </w:p>
    <w:p w14:paraId="4BF4BD5E" w14:textId="77777777" w:rsidR="00B46A03" w:rsidRDefault="00B46A03" w:rsidP="00EB2287">
      <w:pPr>
        <w:numPr>
          <w:ilvl w:val="0"/>
          <w:numId w:val="51"/>
        </w:numPr>
        <w:tabs>
          <w:tab w:val="clear" w:pos="403"/>
        </w:tabs>
        <w:spacing w:before="60" w:after="60" w:line="240" w:lineRule="auto"/>
        <w:jc w:val="left"/>
      </w:pPr>
      <w:r>
        <w:t>The XSD fixed</w:t>
      </w:r>
      <w:r>
        <w:rPr>
          <w:rStyle w:val="FootnoteReference"/>
        </w:rPr>
        <w:footnoteReference w:id="25"/>
      </w:r>
      <w:r>
        <w:t xml:space="preserve"> property exists. The default value is the XSD fixed property's value.</w:t>
      </w:r>
    </w:p>
    <w:p w14:paraId="07119578" w14:textId="77777777" w:rsidR="00B46A03" w:rsidRDefault="00B46A03" w:rsidP="00EB2287">
      <w:pPr>
        <w:numPr>
          <w:ilvl w:val="0"/>
          <w:numId w:val="51"/>
        </w:numPr>
        <w:tabs>
          <w:tab w:val="clear" w:pos="403"/>
        </w:tabs>
        <w:spacing w:before="60" w:after="60" w:line="240" w:lineRule="auto"/>
        <w:jc w:val="left"/>
      </w:pPr>
      <w:r>
        <w:t>The element has XSD nillable is 'true' and dfdl:useNilForDefault</w:t>
      </w:r>
      <w:r>
        <w:rPr>
          <w:rStyle w:val="FootnoteReference"/>
        </w:rPr>
        <w:footnoteReference w:id="26"/>
      </w:r>
      <w:r>
        <w:t xml:space="preserve"> is 'yes'. </w:t>
      </w:r>
      <w:r>
        <w:rPr>
          <w:rFonts w:cs="Arial"/>
        </w:rPr>
        <w:t>The</w:t>
      </w:r>
      <w:r>
        <w:t xml:space="preserve"> corresponding Infoset item has the </w:t>
      </w:r>
      <w:r>
        <w:rPr>
          <w:b/>
        </w:rPr>
        <w:t>[nilled]</w:t>
      </w:r>
      <w:r>
        <w:t xml:space="preserve"> member true, and the </w:t>
      </w:r>
      <w:r>
        <w:rPr>
          <w:b/>
        </w:rPr>
        <w:t>[dataValue]</w:t>
      </w:r>
      <w:r>
        <w:t xml:space="preserve"> member has no value.</w:t>
      </w:r>
    </w:p>
    <w:p w14:paraId="489FD9A9"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Required/Optional Occurrence</w:t>
      </w:r>
    </w:p>
    <w:p w14:paraId="376E03A8" w14:textId="77777777" w:rsidR="00B46A03" w:rsidRDefault="00B46A03" w:rsidP="00B46A03">
      <w:pPr>
        <w:rPr>
          <w:rFonts w:cs="Arial"/>
        </w:rPr>
      </w:pPr>
      <w:r w:rsidRPr="00BE0D47">
        <w:rPr>
          <w:rFonts w:cs="Arial"/>
        </w:rPr>
        <w:t xml:space="preserve">An occurrence </w:t>
      </w:r>
      <w:r>
        <w:rPr>
          <w:rFonts w:cs="Arial"/>
        </w:rPr>
        <w:t xml:space="preserve">of an element </w:t>
      </w:r>
      <w:r w:rsidRPr="00BE0D47">
        <w:rPr>
          <w:rFonts w:cs="Arial"/>
        </w:rPr>
        <w:t>with an index less than or equal to XSD minOccurs</w:t>
      </w:r>
      <w:r>
        <w:rPr>
          <w:rFonts w:cs="Arial"/>
        </w:rPr>
        <w:t xml:space="preserve"> is said to be a </w:t>
      </w:r>
      <w:r w:rsidRPr="00BE0D47">
        <w:rPr>
          <w:rFonts w:cs="Arial"/>
          <w:i/>
          <w:iCs/>
        </w:rPr>
        <w:t>required occurrence</w:t>
      </w:r>
      <w:r w:rsidRPr="00BE0D47">
        <w:rPr>
          <w:rFonts w:cs="Arial"/>
        </w:rPr>
        <w:t>.</w:t>
      </w:r>
    </w:p>
    <w:p w14:paraId="128F2704" w14:textId="77777777" w:rsidR="00B46A03" w:rsidRDefault="00B46A03" w:rsidP="00B46A03">
      <w:r>
        <w:rPr>
          <w:rFonts w:cs="Arial"/>
        </w:rPr>
        <w:t xml:space="preserve">An occurrence of an element with an index greater than XSD minOccurs is said to be an </w:t>
      </w:r>
      <w:r w:rsidRPr="00BE0D47">
        <w:rPr>
          <w:rFonts w:cs="Arial"/>
          <w:i/>
          <w:iCs/>
        </w:rPr>
        <w:t>optional occurrence</w:t>
      </w:r>
      <w:r>
        <w:rPr>
          <w:rFonts w:cs="Arial"/>
        </w:rPr>
        <w:t>.</w:t>
      </w:r>
    </w:p>
    <w:p w14:paraId="18D875E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85" w:name="_Ref366081769"/>
      <w:bookmarkStart w:id="3586" w:name="_Toc62570123"/>
      <w:bookmarkStart w:id="3587" w:name="_Toc210216845"/>
      <w:bookmarkStart w:id="3588" w:name="_Toc219440977"/>
      <w:r>
        <w:rPr>
          <w:rFonts w:eastAsia="Times New Roman"/>
        </w:rPr>
        <w:t xml:space="preserve">Element </w:t>
      </w:r>
      <w:bookmarkStart w:id="3589" w:name="_Ref351913987"/>
      <w:bookmarkStart w:id="3590" w:name="_Ref351914003"/>
      <w:bookmarkStart w:id="3591" w:name="_Ref362447158"/>
      <w:r>
        <w:rPr>
          <w:rFonts w:eastAsia="Times New Roman"/>
        </w:rPr>
        <w:t>Defaults When Parsing</w:t>
      </w:r>
      <w:bookmarkEnd w:id="3585"/>
      <w:bookmarkEnd w:id="3586"/>
      <w:bookmarkEnd w:id="3587"/>
      <w:bookmarkEnd w:id="3588"/>
      <w:bookmarkEnd w:id="3589"/>
      <w:bookmarkEnd w:id="3590"/>
      <w:bookmarkEnd w:id="3591"/>
      <w:r>
        <w:rPr>
          <w:rFonts w:eastAsia="Times New Roman"/>
        </w:rPr>
        <w:t xml:space="preserve"> </w:t>
      </w:r>
    </w:p>
    <w:p w14:paraId="43301AA0" w14:textId="77777777" w:rsidR="00B46A03" w:rsidRDefault="00B46A03" w:rsidP="00B46A03">
      <w:r>
        <w:t xml:space="preserve">If </w:t>
      </w:r>
      <w:r>
        <w:rPr>
          <w:rStyle w:val="Emphasis"/>
        </w:rPr>
        <w:t>empty</w:t>
      </w:r>
      <w:r>
        <w:t xml:space="preserve"> representation is established when parsing, the possibility of applying an element default arises. Essentially, if a required occurrence of an element has empty representation, then an element default is applied if present, though there are a couple of variations on this rule. Remember that in order to have established empty representation, the occurrence must be compliant with the </w:t>
      </w:r>
      <w:r>
        <w:lastRenderedPageBreak/>
        <w:t>dfdl:emptyValueDelimiterPolicy for the element, and for a complex element the parser must have descended into the type and returned with no unsuppressed Processing Error.</w:t>
      </w:r>
    </w:p>
    <w:p w14:paraId="277A41B2" w14:textId="14BCCEFD" w:rsidR="00B46A03" w:rsidRDefault="00B46A03" w:rsidP="00B46A03">
      <w:r>
        <w:t xml:space="preserve">The rules for applying element defaults are not dependent on dfdl:occursCountKind. However, if a required occurrence does not produce an item in the Infoset after the rules have been applied, then whether it is a Processing Error or a Validation Error (if validation is enabled) </w:t>
      </w:r>
      <w:r>
        <w:rPr>
          <w:rStyle w:val="Emphasis"/>
        </w:rPr>
        <w:t>does</w:t>
      </w:r>
      <w:r>
        <w:t xml:space="preserve"> depend on dfdl:occursCountKind (see Section </w:t>
      </w:r>
      <w:r w:rsidRPr="00065302">
        <w:rPr>
          <w:rStyle w:val="Hyperlink"/>
        </w:rPr>
        <w:fldChar w:fldCharType="begin"/>
      </w:r>
      <w:r w:rsidRPr="00065302">
        <w:rPr>
          <w:rStyle w:val="Hyperlink"/>
        </w:rPr>
        <w:instrText xml:space="preserve"> REF _Ref351049926 \r \h </w:instrText>
      </w:r>
      <w:r w:rsidRPr="00065302">
        <w:rPr>
          <w:rStyle w:val="Hyperlink"/>
        </w:rPr>
      </w:r>
      <w:r w:rsidRPr="00065302">
        <w:rPr>
          <w:rStyle w:val="Hyperlink"/>
        </w:rPr>
        <w:fldChar w:fldCharType="separate"/>
      </w:r>
      <w:r w:rsidR="009D1493">
        <w:rPr>
          <w:rStyle w:val="Hyperlink"/>
        </w:rPr>
        <w:t>16.1</w:t>
      </w:r>
      <w:r w:rsidRPr="00065302">
        <w:rPr>
          <w:rStyle w:val="Hyperlink"/>
        </w:rPr>
        <w:fldChar w:fldCharType="end"/>
      </w:r>
      <w:r>
        <w:t xml:space="preserve"> </w:t>
      </w:r>
      <w:r w:rsidRPr="00BC2419">
        <w:rPr>
          <w:rStyle w:val="InternetLink"/>
        </w:rPr>
        <w:fldChar w:fldCharType="begin"/>
      </w:r>
      <w:r w:rsidRPr="00BC2419">
        <w:rPr>
          <w:rStyle w:val="InternetLink"/>
        </w:rPr>
        <w:instrText xml:space="preserve"> REF _Ref351049926 \h </w:instrText>
      </w:r>
      <w:r>
        <w:rPr>
          <w:rStyle w:val="InternetLink"/>
        </w:rPr>
        <w:instrText xml:space="preserve"> \* MERGEFORMAT </w:instrText>
      </w:r>
      <w:r w:rsidRPr="00BC2419">
        <w:rPr>
          <w:rStyle w:val="InternetLink"/>
        </w:rPr>
      </w:r>
      <w:r w:rsidRPr="00BC2419">
        <w:rPr>
          <w:rStyle w:val="InternetLink"/>
        </w:rPr>
        <w:fldChar w:fldCharType="separate"/>
      </w:r>
      <w:r w:rsidR="009D1493" w:rsidRPr="009D1493">
        <w:rPr>
          <w:rStyle w:val="InternetLink"/>
        </w:rPr>
        <w:t>dfdl:occursCountKind property</w:t>
      </w:r>
      <w:r w:rsidRPr="00BC2419">
        <w:rPr>
          <w:rStyle w:val="InternetLink"/>
        </w:rPr>
        <w:fldChar w:fldCharType="end"/>
      </w:r>
      <w:r>
        <w:t xml:space="preserve">). </w:t>
      </w:r>
    </w:p>
    <w:p w14:paraId="18370DC7" w14:textId="77777777" w:rsidR="00B46A03" w:rsidRDefault="00B46A03" w:rsidP="00B46A03">
      <w:r>
        <w:t>The sections below indicate when an item is added to the Infoset, and whether it has a default or other value. If there is no Processing Error then regardless of whether an item is added to the Infoset or not, any side-effects due to dfdl:discriminator statements evaluating to true, or dfdl:setVariable statements, are retained.</w:t>
      </w:r>
    </w:p>
    <w:p w14:paraId="1318430B" w14:textId="77777777" w:rsidR="00B46A03" w:rsidRDefault="00B46A03" w:rsidP="00B46A03">
      <w:r>
        <w:t xml:space="preserve">Assuming the empty representation has been established, there are three cases to consider: </w:t>
      </w:r>
    </w:p>
    <w:p w14:paraId="24D0B5DE" w14:textId="77777777" w:rsidR="00B46A03" w:rsidRPr="009276EB" w:rsidRDefault="00B46A03" w:rsidP="00EB2287">
      <w:pPr>
        <w:pStyle w:val="ListParagraph"/>
        <w:numPr>
          <w:ilvl w:val="0"/>
          <w:numId w:val="151"/>
        </w:numPr>
        <w:tabs>
          <w:tab w:val="clear" w:pos="403"/>
        </w:tabs>
        <w:spacing w:before="60" w:after="60" w:line="240" w:lineRule="auto"/>
        <w:jc w:val="left"/>
      </w:pPr>
      <w:r w:rsidRPr="009276EB">
        <w:t>Simple element (not type xs:string or xs:hexBinary)</w:t>
      </w:r>
    </w:p>
    <w:p w14:paraId="75DDDA50" w14:textId="77777777" w:rsidR="00B46A03" w:rsidRPr="009276EB" w:rsidRDefault="00B46A03" w:rsidP="00EB2287">
      <w:pPr>
        <w:pStyle w:val="ListParagraph"/>
        <w:numPr>
          <w:ilvl w:val="0"/>
          <w:numId w:val="151"/>
        </w:numPr>
        <w:tabs>
          <w:tab w:val="clear" w:pos="403"/>
        </w:tabs>
        <w:spacing w:before="60" w:after="60" w:line="240" w:lineRule="auto"/>
        <w:jc w:val="left"/>
      </w:pPr>
      <w:r w:rsidRPr="009276EB">
        <w:t>Simple element (type xs:string or xs:hexBinary)</w:t>
      </w:r>
    </w:p>
    <w:p w14:paraId="5B0D3901" w14:textId="77777777" w:rsidR="00B46A03" w:rsidRPr="009276EB" w:rsidRDefault="00B46A03" w:rsidP="00EB2287">
      <w:pPr>
        <w:pStyle w:val="ListParagraph"/>
        <w:numPr>
          <w:ilvl w:val="0"/>
          <w:numId w:val="151"/>
        </w:numPr>
        <w:tabs>
          <w:tab w:val="clear" w:pos="403"/>
        </w:tabs>
        <w:spacing w:before="60" w:after="60" w:line="240" w:lineRule="auto"/>
        <w:jc w:val="left"/>
      </w:pPr>
      <w:r w:rsidRPr="009276EB">
        <w:t>Complex element</w:t>
      </w:r>
    </w:p>
    <w:p w14:paraId="2550C4A4" w14:textId="77777777" w:rsidR="00B46A03" w:rsidRDefault="00B46A03" w:rsidP="00B46A03">
      <w:r>
        <w:t>Each is described in a section below.</w:t>
      </w:r>
    </w:p>
    <w:p w14:paraId="269482EC"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Simple element (not xs:string and not xs:hexBinary)</w:t>
      </w:r>
    </w:p>
    <w:p w14:paraId="2A6F6C2E" w14:textId="77777777" w:rsidR="00B46A03" w:rsidRDefault="00B46A03" w:rsidP="00B46A03">
      <w:r>
        <w:t xml:space="preserve">Required occurrence: If the element has a default value then an item is added to the Infoset using the default value, otherwise nothing is added to the Infoset. </w:t>
      </w:r>
    </w:p>
    <w:p w14:paraId="0F95EF64" w14:textId="77777777" w:rsidR="00B46A03" w:rsidRDefault="00B46A03" w:rsidP="00B46A03">
      <w:r>
        <w:t xml:space="preserve">Optional occurrence: Nothing is added to the Infoset. </w:t>
      </w:r>
    </w:p>
    <w:p w14:paraId="060D782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Simple element (xs:string or xs:hexBinary)</w:t>
      </w:r>
    </w:p>
    <w:p w14:paraId="4DC7BCDF" w14:textId="77777777" w:rsidR="00B46A03" w:rsidRDefault="00B46A03" w:rsidP="00B46A03">
      <w:r>
        <w:t xml:space="preserve">Required occurrence: If the element has a default value then an item is added to the Infoset using the default value, otherwise an item is added to the Infoset using empty string (type xs:string) or empty hexBinary (type xs:hexBinary) as the value. </w:t>
      </w:r>
    </w:p>
    <w:p w14:paraId="02A59A25" w14:textId="77777777" w:rsidR="00B46A03" w:rsidRDefault="00B46A03" w:rsidP="00B46A03">
      <w:r>
        <w:t>Optional occurrence: if dfdl:emptyValueDelimiterPolicy is applicable and is not 'none'</w:t>
      </w:r>
      <w:r>
        <w:rPr>
          <w:rStyle w:val="FootnoteReference"/>
          <w:rFonts w:cs="Arial"/>
        </w:rPr>
        <w:footnoteReference w:id="27"/>
      </w:r>
      <w:r>
        <w:t xml:space="preserve">, then an item is added to the Infoset using empty string (type xs:string) or empty hexBinary (type xs:hexBinary) as the value, otherwise nothing is added to the Infoset. </w:t>
      </w:r>
    </w:p>
    <w:p w14:paraId="26173CD5" w14:textId="77777777" w:rsidR="00B46A03" w:rsidRDefault="00B46A03" w:rsidP="00B46A03">
      <w:r>
        <w:t>Note: To prevent unwanted empty strings or empty hexBinary values from being added to the Infoset, use XSD minLength &gt; '0' and a dfdl:assert that uses the dfdl:checkConstraints()</w:t>
      </w:r>
      <w:r>
        <w:rPr>
          <w:rStyle w:val="FootnoteReference"/>
        </w:rPr>
        <w:footnoteReference w:id="28"/>
      </w:r>
      <w:r>
        <w:t xml:space="preserve"> function, to raise a Processing Error.</w:t>
      </w:r>
    </w:p>
    <w:p w14:paraId="6485847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Complex element </w:t>
      </w:r>
    </w:p>
    <w:p w14:paraId="71385000" w14:textId="77777777" w:rsidR="00B46A03" w:rsidRDefault="00B46A03" w:rsidP="00B46A03">
      <w:r>
        <w:t xml:space="preserve">Required occurrence: An item is added to the Infoset. </w:t>
      </w:r>
    </w:p>
    <w:p w14:paraId="186210BB" w14:textId="77777777" w:rsidR="00B46A03" w:rsidRDefault="00B46A03" w:rsidP="00B46A03">
      <w:r>
        <w:t>Optional occurrence: if dfdl:emptyValueDelimiterPolicy is applicable and is not 'none'</w:t>
      </w:r>
      <w:r>
        <w:rPr>
          <w:rStyle w:val="FootnoteReference"/>
        </w:rPr>
        <w:footnoteReference w:id="29"/>
      </w:r>
      <w:r>
        <w:t xml:space="preserve">, then an item is added to the Infoset, otherwise nothing is added to the Infoset. </w:t>
      </w:r>
    </w:p>
    <w:p w14:paraId="05288BD0" w14:textId="77777777" w:rsidR="00B46A03" w:rsidRDefault="00B46A03" w:rsidP="00B46A03">
      <w:r w:rsidRPr="00912122">
        <w:t>For both required and optional occurrences, the parser, by recursive descent, may create the Infoset item and a single child Infoset item.</w:t>
      </w:r>
      <w:r>
        <w:t xml:space="preserve"> This can occur when:</w:t>
      </w:r>
    </w:p>
    <w:p w14:paraId="7F884EAD" w14:textId="77777777" w:rsidR="00B46A03" w:rsidRDefault="00B46A03" w:rsidP="00EB2287">
      <w:pPr>
        <w:numPr>
          <w:ilvl w:val="0"/>
          <w:numId w:val="52"/>
        </w:numPr>
        <w:tabs>
          <w:tab w:val="clear" w:pos="403"/>
        </w:tabs>
        <w:spacing w:before="60" w:after="60" w:line="240" w:lineRule="auto"/>
        <w:jc w:val="left"/>
      </w:pPr>
      <w:r>
        <w:t xml:space="preserve">the first child element of the complex type is a required simple element, then an empty string (type xs:string), empty hexBinary (type xs:hexBinary), or default value is alsoadded to the Infoset. </w:t>
      </w:r>
    </w:p>
    <w:p w14:paraId="2B3F31D1" w14:textId="77777777" w:rsidR="00B46A03" w:rsidRDefault="00B46A03" w:rsidP="00EB2287">
      <w:pPr>
        <w:numPr>
          <w:ilvl w:val="0"/>
          <w:numId w:val="52"/>
        </w:numPr>
        <w:tabs>
          <w:tab w:val="clear" w:pos="403"/>
        </w:tabs>
        <w:spacing w:before="60" w:after="60" w:line="240" w:lineRule="auto"/>
        <w:jc w:val="left"/>
      </w:pPr>
      <w:r>
        <w:t>the first child element of the complex type is a required complex element, then an item is added to the Infoset (which may itself have a child via (1))</w:t>
      </w:r>
    </w:p>
    <w:p w14:paraId="3266F937"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r>
        <w:lastRenderedPageBreak/>
        <w:t>Example: Complex Optional Empty Element Not Added to Infoset</w:t>
      </w:r>
    </w:p>
    <w:p w14:paraId="3373881A" w14:textId="77777777" w:rsidR="00B46A03" w:rsidRDefault="00B46A03" w:rsidP="00B46A03">
      <w:r>
        <w:t>Below is an example where an optional complex element with empty representation has nothing added to the infoset. consider the following:</w:t>
      </w:r>
    </w:p>
    <w:p w14:paraId="72390E1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dfdl:separator="|"&gt; &lt;!-- sequence S0 --&gt;</w:t>
      </w:r>
    </w:p>
    <w:p w14:paraId="11DF18A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...prior schema components ...</w:t>
      </w:r>
    </w:p>
    <w:p w14:paraId="36C14F1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name="E1" minOccurs="0" </w:t>
      </w:r>
    </w:p>
    <w:p w14:paraId="310383A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w:t>
      </w:r>
    </w:p>
    <w:p w14:paraId="6EDDE8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dfdl:occursCountKind="implicit"&gt;</w:t>
      </w:r>
    </w:p>
    <w:p w14:paraId="521DBF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5A45A93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dfdl:separator=";"&gt; &lt;!-- sequence S1 --&gt;</w:t>
      </w:r>
    </w:p>
    <w:p w14:paraId="3D797D0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name="E2" type="xs:string" dfdl:lengthKind="delimited"/&gt;</w:t>
      </w:r>
    </w:p>
    <w:p w14:paraId="78BEF5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other optional content ...</w:t>
      </w:r>
    </w:p>
    <w:p w14:paraId="50DFD56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360BAC5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78DE3A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006D84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0473194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4E9E1F46" w14:textId="77777777" w:rsidR="00B46A03" w:rsidRDefault="00B46A03" w:rsidP="00B46A03">
      <w:r>
        <w:t xml:space="preserve">In the above there is a sequence S0 with a separator that contains among other content an optional, non-nillable, non-initiated, non-terminated element E1 of complex type. The content of the E1 type is a sequence S1 with a different separator and the first child is a required, non-initiated, non-terminated element E2 of type xs:string. The dfdl:lengthKind of both E1 and E2 is 'delimited'. </w:t>
      </w:r>
    </w:p>
    <w:p w14:paraId="23229B47" w14:textId="77777777" w:rsidR="00B46A03" w:rsidRDefault="00B46A03" w:rsidP="00B46A03">
      <w:r>
        <w:t xml:space="preserve">Now consider a data stream </w:t>
      </w:r>
      <w:r w:rsidRPr="00912122">
        <w:rPr>
          <w:rFonts w:ascii="Courier New" w:hAnsi="Courier New" w:cs="Courier New"/>
        </w:rPr>
        <w:t>'</w:t>
      </w:r>
      <w:r w:rsidRPr="00912122">
        <w:rPr>
          <w:rStyle w:val="CodeblockChar0"/>
        </w:rPr>
        <w:t>...||...</w:t>
      </w:r>
      <w:r w:rsidRPr="00912122">
        <w:rPr>
          <w:rFonts w:ascii="Courier New" w:hAnsi="Courier New" w:cs="Courier New"/>
        </w:rPr>
        <w:t>'</w:t>
      </w:r>
      <w:r>
        <w:t xml:space="preserve"> which has two adjacent S0 separators, and where the parser has successfully parsed the schema components prior to E1 within S0, which is what the "..." prior to the two separators represents. That prior parse is delimited by the first S0 "|" separator, and E1's representation begins immediately after that first S0 separator. </w:t>
      </w:r>
    </w:p>
    <w:p w14:paraId="01ABBB07" w14:textId="77777777" w:rsidR="00B46A03" w:rsidRDefault="00B46A03" w:rsidP="00B46A03">
      <w:r>
        <w:t>The representation of E1 has zero length because of these two adjacent S0 separators. On processing E1, the parser establishes a point of uncertainty with the data stream positioned after the first S0 separator. The parserthen descends into E1's complex type to process E2. It scans for in-scope delimiters and immediately encounters the second S0 separator. E2 has the empty representation, so E1 is added to the Infoset along with a value of empty string for E2. All other content of S1 is missing, so the parser returns from the descent into E1 with this temporary Infoset (illustrated as XML):</w:t>
      </w:r>
    </w:p>
    <w:p w14:paraId="3432B2E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&lt;E1&gt;</w:t>
      </w:r>
    </w:p>
    <w:p w14:paraId="18069D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&lt;E2&gt;&lt;/E2&gt;</w:t>
      </w:r>
    </w:p>
    <w:p w14:paraId="50DF421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&lt;/E1&gt;</w:t>
      </w:r>
    </w:p>
    <w:p w14:paraId="1FF8518A" w14:textId="77777777" w:rsidR="00B46A03" w:rsidRDefault="00B46A03" w:rsidP="00B46A03">
      <w:r>
        <w:t>Upon this successful parse of E1, it is therefore known-to-exist. However, because the position in the data has not changed, E1 therefore has the empty representation. Because E1 is empty and optional (it has XSD minOccurs='0') and dfdl:emptyValueDelimiterPolicy does not apply, it is not added to the Infoset, and the temporary Infoset item for E1 containing E2 is discarded.</w:t>
      </w:r>
    </w:p>
    <w:p w14:paraId="145CF067"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r>
        <w:t>Example: Complex Optional Empty Element with Delimiters</w:t>
      </w:r>
    </w:p>
    <w:p w14:paraId="4C7F6E04" w14:textId="77777777" w:rsidR="00B46A03" w:rsidRDefault="00B46A03" w:rsidP="00B46A03">
      <w:r>
        <w:t>This example is similar, but the E1 element has a few additional DFDL properties highlighted in bold below:</w:t>
      </w:r>
    </w:p>
    <w:p w14:paraId="4FAC7E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dfdl:separator="|"&gt; &lt;!-- sequence S0 --&gt;</w:t>
      </w:r>
    </w:p>
    <w:p w14:paraId="276C701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...prior schema components ...</w:t>
      </w:r>
    </w:p>
    <w:p w14:paraId="06152B7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name="E1" minOccurs="0"</w:t>
      </w:r>
    </w:p>
    <w:p w14:paraId="7531AA3A" w14:textId="77777777" w:rsidR="00B46A03" w:rsidRPr="00D47D14" w:rsidRDefault="00B46A03" w:rsidP="00B46A03">
      <w:pPr>
        <w:pStyle w:val="Codeblock0"/>
        <w:pBdr>
          <w:top w:val="single" w:sz="4" w:space="1" w:color="auto"/>
          <w:left w:val="single" w:sz="4" w:space="4" w:color="auto"/>
          <w:bottom w:val="single" w:sz="4" w:space="1" w:color="auto"/>
          <w:right w:val="single" w:sz="4" w:space="4" w:color="auto"/>
        </w:pBdr>
        <w:rPr>
          <w:b/>
          <w:bCs/>
        </w:rPr>
      </w:pPr>
      <w:r w:rsidRPr="00D47D14">
        <w:rPr>
          <w:b/>
          <w:bCs/>
        </w:rPr>
        <w:t xml:space="preserve">    dfdl:initiator="(" </w:t>
      </w:r>
    </w:p>
    <w:p w14:paraId="0D5C7B25" w14:textId="77777777" w:rsidR="00B46A03" w:rsidRPr="00D47D14" w:rsidRDefault="00B46A03" w:rsidP="00B46A03">
      <w:pPr>
        <w:pStyle w:val="Codeblock0"/>
        <w:pBdr>
          <w:top w:val="single" w:sz="4" w:space="1" w:color="auto"/>
          <w:left w:val="single" w:sz="4" w:space="4" w:color="auto"/>
          <w:bottom w:val="single" w:sz="4" w:space="1" w:color="auto"/>
          <w:right w:val="single" w:sz="4" w:space="4" w:color="auto"/>
        </w:pBdr>
        <w:rPr>
          <w:b/>
          <w:bCs/>
        </w:rPr>
      </w:pPr>
      <w:r w:rsidRPr="00D47D14">
        <w:rPr>
          <w:b/>
          <w:bCs/>
        </w:rPr>
        <w:t xml:space="preserve">    dfdl:terminator=")" </w:t>
      </w:r>
    </w:p>
    <w:p w14:paraId="2FECE886" w14:textId="77777777" w:rsidR="00B46A03" w:rsidRPr="00D47D14" w:rsidRDefault="00B46A03" w:rsidP="00B46A03">
      <w:pPr>
        <w:pStyle w:val="Codeblock0"/>
        <w:pBdr>
          <w:top w:val="single" w:sz="4" w:space="1" w:color="auto"/>
          <w:left w:val="single" w:sz="4" w:space="4" w:color="auto"/>
          <w:bottom w:val="single" w:sz="4" w:space="1" w:color="auto"/>
          <w:right w:val="single" w:sz="4" w:space="4" w:color="auto"/>
        </w:pBdr>
        <w:rPr>
          <w:b/>
          <w:bCs/>
        </w:rPr>
      </w:pPr>
      <w:r w:rsidRPr="00D47D14">
        <w:rPr>
          <w:b/>
          <w:bCs/>
        </w:rPr>
        <w:t xml:space="preserve">    dfdl:emptyValueDelimiterPolicy="both" </w:t>
      </w:r>
    </w:p>
    <w:p w14:paraId="2EA12B5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dfdl:lengthKind="delimited"</w:t>
      </w:r>
    </w:p>
    <w:p w14:paraId="7809114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dfdl:occursCountKind="implicit"&gt;</w:t>
      </w:r>
    </w:p>
    <w:p w14:paraId="0EE7EA9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721F85F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dfdl:separator=";"&gt; &lt;!-- sequence S1 --&gt;</w:t>
      </w:r>
    </w:p>
    <w:p w14:paraId="3E63FA4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name="E2" type="xs:string" dfdl:lengthKind="delimited"/&gt;</w:t>
      </w:r>
    </w:p>
    <w:p w14:paraId="1C8629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other optional content ...</w:t>
      </w:r>
    </w:p>
    <w:p w14:paraId="61E853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28E9DF8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2F32269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31FF978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w:t>
      </w:r>
    </w:p>
    <w:p w14:paraId="35649E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70192F9B" w14:textId="77777777" w:rsidR="00B46A03" w:rsidRDefault="00B46A03" w:rsidP="00B46A03">
      <w:r>
        <w:t xml:space="preserve">This changes the definition of element E1 to have an empty representation only if the initiator and terminator are present in the data stream. </w:t>
      </w:r>
    </w:p>
    <w:p w14:paraId="11444C64" w14:textId="77777777" w:rsidR="00B46A03" w:rsidRDefault="00B46A03" w:rsidP="00B46A03">
      <w:r>
        <w:t>Consider has the same data stream '</w:t>
      </w:r>
      <w:r>
        <w:rPr>
          <w:rStyle w:val="CodeblockChar0"/>
        </w:rPr>
        <w:t>...||...</w:t>
      </w:r>
      <w:r>
        <w:t>' where there are two adjacent S0 separators. In this case the representation of E1 does not match the empty representation, because the initiator and terminator are not present as the dfdl:emptyValueDelimiterPolicy requires. It also does not have the normal representation, again as the initiator and terminator are not present. E1's representation is absent. Hence, nothing is added to the infoset.</w:t>
      </w:r>
    </w:p>
    <w:p w14:paraId="04334E35" w14:textId="77777777" w:rsidR="00B46A03" w:rsidRDefault="00B46A03" w:rsidP="00B46A03">
      <w:r>
        <w:t>However, if the data stream '...|()|...' is encountered, there are two S0 separators, but between them there are the initiator and terminator of element E1. This satisfies the requirements for the empty representation, but it is not zero length. The recursive parse of E1's complex type constructs these elements (illustrated as XML):</w:t>
      </w:r>
    </w:p>
    <w:p w14:paraId="3F4BEB5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&lt;E1&gt;</w:t>
      </w:r>
    </w:p>
    <w:p w14:paraId="5E91641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&lt;E2&gt;&lt;/E2&gt;</w:t>
      </w:r>
    </w:p>
    <w:p w14:paraId="0ABAAD1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&lt;/E1&gt;</w:t>
      </w:r>
    </w:p>
    <w:p w14:paraId="368FFFB0" w14:textId="77777777" w:rsidR="00B46A03" w:rsidRDefault="00B46A03" w:rsidP="00B46A03">
      <w:r>
        <w:t>These elements for E1 with E2 child would be added to the infoset.</w:t>
      </w:r>
    </w:p>
    <w:p w14:paraId="4D50C7B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3592" w:name="_Toc349042703"/>
      <w:bookmarkStart w:id="3593" w:name="_Ref351914022"/>
      <w:bookmarkStart w:id="3594" w:name="_Ref351914031"/>
      <w:bookmarkStart w:id="3595" w:name="_Toc62570124"/>
      <w:bookmarkStart w:id="3596" w:name="_Toc210216846"/>
      <w:bookmarkStart w:id="3597" w:name="_Toc219440978"/>
      <w:r>
        <w:rPr>
          <w:rFonts w:eastAsia="Times New Roman"/>
        </w:rPr>
        <w:t>Element Defaults When Unparsing</w:t>
      </w:r>
      <w:bookmarkEnd w:id="3592"/>
      <w:bookmarkEnd w:id="3593"/>
      <w:bookmarkEnd w:id="3594"/>
      <w:bookmarkEnd w:id="3595"/>
      <w:bookmarkEnd w:id="3596"/>
      <w:bookmarkEnd w:id="3597"/>
    </w:p>
    <w:p w14:paraId="2F0AD44F" w14:textId="61F4A289" w:rsidR="00B46A03" w:rsidRDefault="00B46A03" w:rsidP="00B46A03">
      <w:r>
        <w:t xml:space="preserve">If an element is </w:t>
      </w:r>
      <w:r>
        <w:rPr>
          <w:rStyle w:val="Emphasis"/>
        </w:rPr>
        <w:t>missing</w:t>
      </w:r>
      <w:r>
        <w:t xml:space="preserve"> from the Infoset when unparsing, the possibility of applying an element default arises.  Essentially if a required occurrence of an element is missing, then an element default is applied if present, and the resulting item is added to the </w:t>
      </w:r>
      <w:r>
        <w:rPr>
          <w:rStyle w:val="Emphasis"/>
        </w:rPr>
        <w:t xml:space="preserve">augmented Infoset (See Section </w:t>
      </w:r>
      <w:r>
        <w:rPr>
          <w:rStyle w:val="Emphasis"/>
          <w:i w:val="0"/>
          <w:iCs w:val="0"/>
        </w:rPr>
        <w:fldChar w:fldCharType="begin"/>
      </w:r>
      <w:r>
        <w:rPr>
          <w:rStyle w:val="Emphasis"/>
        </w:rPr>
        <w:instrText xml:space="preserve"> REF _Ref37860950 \r \h </w:instrText>
      </w:r>
      <w:r>
        <w:rPr>
          <w:rStyle w:val="Emphasis"/>
          <w:i w:val="0"/>
          <w:iCs w:val="0"/>
        </w:rPr>
      </w:r>
      <w:r>
        <w:rPr>
          <w:rStyle w:val="Emphasis"/>
          <w:i w:val="0"/>
          <w:iCs w:val="0"/>
        </w:rPr>
        <w:fldChar w:fldCharType="separate"/>
      </w:r>
      <w:r w:rsidR="009D1493">
        <w:rPr>
          <w:rStyle w:val="Emphasis"/>
        </w:rPr>
        <w:t>9.7</w:t>
      </w:r>
      <w:r>
        <w:rPr>
          <w:rStyle w:val="Emphasis"/>
          <w:i w:val="0"/>
          <w:iCs w:val="0"/>
        </w:rPr>
        <w:fldChar w:fldCharType="end"/>
      </w:r>
      <w:r>
        <w:rPr>
          <w:rStyle w:val="Emphasis"/>
        </w:rPr>
        <w:t>)</w:t>
      </w:r>
    </w:p>
    <w:p w14:paraId="4D7F94D8" w14:textId="1AACD194" w:rsidR="00B46A03" w:rsidRDefault="00B46A03" w:rsidP="00B46A03">
      <w:r>
        <w:t xml:space="preserve">The rules for applying element defaults are not dependent on dfdl:occursCountKind. However if a required occurrence does not produce an item in the augmented Infoset after the rules have been applied then whether it is a Processing Error or a Validation Error (if enabled) </w:t>
      </w:r>
      <w:r>
        <w:rPr>
          <w:rStyle w:val="Emphasis"/>
        </w:rPr>
        <w:t>is</w:t>
      </w:r>
      <w:r>
        <w:t xml:space="preserve">  dependent on dfdl:occursCountKind (see Section </w:t>
      </w:r>
      <w:r w:rsidRPr="00065302">
        <w:rPr>
          <w:rStyle w:val="Hyperlink"/>
        </w:rPr>
        <w:fldChar w:fldCharType="begin"/>
      </w:r>
      <w:r w:rsidRPr="00065302">
        <w:rPr>
          <w:rStyle w:val="Hyperlink"/>
        </w:rPr>
        <w:instrText xml:space="preserve"> REF _Ref351049926 \r \h </w:instrText>
      </w:r>
      <w:r w:rsidRPr="00065302">
        <w:rPr>
          <w:rStyle w:val="Hyperlink"/>
        </w:rPr>
      </w:r>
      <w:r w:rsidRPr="00065302">
        <w:rPr>
          <w:rStyle w:val="Hyperlink"/>
        </w:rPr>
        <w:fldChar w:fldCharType="separate"/>
      </w:r>
      <w:r w:rsidR="009D1493">
        <w:rPr>
          <w:rStyle w:val="Hyperlink"/>
        </w:rPr>
        <w:t>16.1</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_Ref351049926 \h </w:instrText>
      </w:r>
      <w:r w:rsidRPr="00065302">
        <w:rPr>
          <w:rStyle w:val="Hyperlink"/>
        </w:rPr>
      </w:r>
      <w:r w:rsidRPr="00065302">
        <w:rPr>
          <w:rStyle w:val="Hyperlink"/>
        </w:rPr>
        <w:fldChar w:fldCharType="separate"/>
      </w:r>
      <w:r w:rsidR="009D1493">
        <w:t>dfdl:occursCountKind property</w:t>
      </w:r>
      <w:r w:rsidRPr="00065302">
        <w:rPr>
          <w:rStyle w:val="Hyperlink"/>
        </w:rPr>
        <w:fldChar w:fldCharType="end"/>
      </w:r>
      <w:r>
        <w:t xml:space="preserve">). </w:t>
      </w:r>
    </w:p>
    <w:p w14:paraId="327DFA83" w14:textId="77777777" w:rsidR="00B46A03" w:rsidRDefault="00B46A03" w:rsidP="00B46A03">
      <w:r>
        <w:t xml:space="preserve">There are two cases to consider. </w:t>
      </w:r>
    </w:p>
    <w:p w14:paraId="2600377A"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Simple element</w:t>
      </w:r>
    </w:p>
    <w:p w14:paraId="715D0C86" w14:textId="77777777" w:rsidR="00B46A03" w:rsidRDefault="00B46A03" w:rsidP="00B46A03">
      <w:r>
        <w:t xml:space="preserve">Required occurrence: If an element has a default value then an item is added to the augmented Infoset using the default value, otherwise nothing is added. </w:t>
      </w:r>
    </w:p>
    <w:p w14:paraId="19B65C48" w14:textId="77777777" w:rsidR="00B46A03" w:rsidRDefault="00B46A03" w:rsidP="00B46A03">
      <w:r>
        <w:t>Optional occurrence: Nothing is added to the augmented Infoset.</w:t>
      </w:r>
    </w:p>
    <w:p w14:paraId="03FEE358"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Complex element </w:t>
      </w:r>
    </w:p>
    <w:p w14:paraId="64644863" w14:textId="77777777" w:rsidR="00B46A03" w:rsidRDefault="00B46A03" w:rsidP="00B46A03">
      <w:r>
        <w:t>Required occurrence: An item is added to the augmented Infoset as specified below.</w:t>
      </w:r>
    </w:p>
    <w:p w14:paraId="7639D840" w14:textId="77777777" w:rsidR="00B46A03" w:rsidRDefault="00B46A03" w:rsidP="00B46A03">
      <w:r>
        <w:t xml:space="preserve">Optional occurrence: Nothing is added to the augmented Infoset. </w:t>
      </w:r>
    </w:p>
    <w:p w14:paraId="242A0ABC" w14:textId="77777777" w:rsidR="00B46A03" w:rsidRDefault="00B46A03" w:rsidP="00B46A03">
      <w:r>
        <w:t xml:space="preserve">For a required occurrence, the unparser descends into the complex type: </w:t>
      </w:r>
    </w:p>
    <w:p w14:paraId="7BEA8EF5" w14:textId="77777777" w:rsidR="00B46A03" w:rsidRDefault="00B46A03" w:rsidP="00B46A03">
      <w:r>
        <w:t xml:space="preserve">For a sequence, each child element is examined in schema order and the rules for simple and complex elements applied (recursively). The lack of a default may give rise to a Processing Error, as described above. </w:t>
      </w:r>
    </w:p>
    <w:p w14:paraId="707B43D6" w14:textId="77777777" w:rsidR="00B46A03" w:rsidRDefault="00B46A03" w:rsidP="00B46A03">
      <w:r>
        <w:t xml:space="preserve">For a choice, each branch is examined in schema order and the above rules applied recursively to the branch. The lack of a default may give rise to a Processing Error, as described above, and if so the error is suppressed and the next branch is tried, otherwise that branch is selected. It is a Processing Error if no choice branch is ultimately selected. If no choice branch is selected, then there must be a choice branch with no required elements, and the first such branch would be selected. </w:t>
      </w:r>
    </w:p>
    <w:p w14:paraId="43E66C3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598" w:name="_Toc361231238"/>
      <w:bookmarkStart w:id="3599" w:name="_Toc361231764"/>
      <w:bookmarkStart w:id="3600" w:name="_Toc362445062"/>
      <w:bookmarkStart w:id="3601" w:name="_Toc363908984"/>
      <w:bookmarkStart w:id="3602" w:name="_Toc364463407"/>
      <w:bookmarkStart w:id="3603" w:name="_Toc366078005"/>
      <w:bookmarkStart w:id="3604" w:name="_Toc366078624"/>
      <w:bookmarkStart w:id="3605" w:name="_Toc366079609"/>
      <w:bookmarkStart w:id="3606" w:name="_Toc366080221"/>
      <w:bookmarkStart w:id="3607" w:name="_Toc366080830"/>
      <w:bookmarkStart w:id="3608" w:name="_Toc366505170"/>
      <w:bookmarkStart w:id="3609" w:name="_Toc366508539"/>
      <w:bookmarkStart w:id="3610" w:name="_Toc366513040"/>
      <w:bookmarkStart w:id="3611" w:name="_Toc366574229"/>
      <w:bookmarkStart w:id="3612" w:name="_Toc366578022"/>
      <w:bookmarkStart w:id="3613" w:name="_Toc366578616"/>
      <w:bookmarkStart w:id="3614" w:name="_Toc366579208"/>
      <w:bookmarkStart w:id="3615" w:name="_Toc366579799"/>
      <w:bookmarkStart w:id="3616" w:name="_Toc366580391"/>
      <w:bookmarkStart w:id="3617" w:name="_Toc366580982"/>
      <w:bookmarkStart w:id="3618" w:name="_Toc366581574"/>
      <w:bookmarkStart w:id="3619" w:name="_Toc361231239"/>
      <w:bookmarkStart w:id="3620" w:name="_Toc361231765"/>
      <w:bookmarkStart w:id="3621" w:name="_Toc362445063"/>
      <w:bookmarkStart w:id="3622" w:name="_Toc363908985"/>
      <w:bookmarkStart w:id="3623" w:name="_Toc364463408"/>
      <w:bookmarkStart w:id="3624" w:name="_Toc366078006"/>
      <w:bookmarkStart w:id="3625" w:name="_Toc366078625"/>
      <w:bookmarkStart w:id="3626" w:name="_Toc366079610"/>
      <w:bookmarkStart w:id="3627" w:name="_Toc366080222"/>
      <w:bookmarkStart w:id="3628" w:name="_Toc366080831"/>
      <w:bookmarkStart w:id="3629" w:name="_Toc366505171"/>
      <w:bookmarkStart w:id="3630" w:name="_Toc366508540"/>
      <w:bookmarkStart w:id="3631" w:name="_Toc366513041"/>
      <w:bookmarkStart w:id="3632" w:name="_Toc366574230"/>
      <w:bookmarkStart w:id="3633" w:name="_Toc366578023"/>
      <w:bookmarkStart w:id="3634" w:name="_Toc366578617"/>
      <w:bookmarkStart w:id="3635" w:name="_Toc366579209"/>
      <w:bookmarkStart w:id="3636" w:name="_Toc366579800"/>
      <w:bookmarkStart w:id="3637" w:name="_Toc366580392"/>
      <w:bookmarkStart w:id="3638" w:name="_Toc366580983"/>
      <w:bookmarkStart w:id="3639" w:name="_Toc366581575"/>
      <w:bookmarkStart w:id="3640" w:name="_Toc361231240"/>
      <w:bookmarkStart w:id="3641" w:name="_Toc361231766"/>
      <w:bookmarkStart w:id="3642" w:name="_Toc362445064"/>
      <w:bookmarkStart w:id="3643" w:name="_Toc363908986"/>
      <w:bookmarkStart w:id="3644" w:name="_Toc364463409"/>
      <w:bookmarkStart w:id="3645" w:name="_Toc366078007"/>
      <w:bookmarkStart w:id="3646" w:name="_Toc366078626"/>
      <w:bookmarkStart w:id="3647" w:name="_Toc366079611"/>
      <w:bookmarkStart w:id="3648" w:name="_Toc366080223"/>
      <w:bookmarkStart w:id="3649" w:name="_Toc366080832"/>
      <w:bookmarkStart w:id="3650" w:name="_Toc366505172"/>
      <w:bookmarkStart w:id="3651" w:name="_Toc366508541"/>
      <w:bookmarkStart w:id="3652" w:name="_Toc366513042"/>
      <w:bookmarkStart w:id="3653" w:name="_Toc366574231"/>
      <w:bookmarkStart w:id="3654" w:name="_Toc366578024"/>
      <w:bookmarkStart w:id="3655" w:name="_Toc366578618"/>
      <w:bookmarkStart w:id="3656" w:name="_Toc366579210"/>
      <w:bookmarkStart w:id="3657" w:name="_Toc366579801"/>
      <w:bookmarkStart w:id="3658" w:name="_Toc366580393"/>
      <w:bookmarkStart w:id="3659" w:name="_Toc366580984"/>
      <w:bookmarkStart w:id="3660" w:name="_Toc366581576"/>
      <w:bookmarkStart w:id="3661" w:name="_Toc361231241"/>
      <w:bookmarkStart w:id="3662" w:name="_Toc361231767"/>
      <w:bookmarkStart w:id="3663" w:name="_Toc362445065"/>
      <w:bookmarkStart w:id="3664" w:name="_Toc363908987"/>
      <w:bookmarkStart w:id="3665" w:name="_Toc364463410"/>
      <w:bookmarkStart w:id="3666" w:name="_Toc366078008"/>
      <w:bookmarkStart w:id="3667" w:name="_Toc366078627"/>
      <w:bookmarkStart w:id="3668" w:name="_Toc366079612"/>
      <w:bookmarkStart w:id="3669" w:name="_Toc366080224"/>
      <w:bookmarkStart w:id="3670" w:name="_Toc366080833"/>
      <w:bookmarkStart w:id="3671" w:name="_Toc366505173"/>
      <w:bookmarkStart w:id="3672" w:name="_Toc366508542"/>
      <w:bookmarkStart w:id="3673" w:name="_Toc366513043"/>
      <w:bookmarkStart w:id="3674" w:name="_Toc366574232"/>
      <w:bookmarkStart w:id="3675" w:name="_Toc366578025"/>
      <w:bookmarkStart w:id="3676" w:name="_Toc366578619"/>
      <w:bookmarkStart w:id="3677" w:name="_Toc366579211"/>
      <w:bookmarkStart w:id="3678" w:name="_Toc366579802"/>
      <w:bookmarkStart w:id="3679" w:name="_Toc366580394"/>
      <w:bookmarkStart w:id="3680" w:name="_Toc366580985"/>
      <w:bookmarkStart w:id="3681" w:name="_Toc366581577"/>
      <w:bookmarkStart w:id="3682" w:name="_Toc361231242"/>
      <w:bookmarkStart w:id="3683" w:name="_Toc361231768"/>
      <w:bookmarkStart w:id="3684" w:name="_Toc362445066"/>
      <w:bookmarkStart w:id="3685" w:name="_Toc363908988"/>
      <w:bookmarkStart w:id="3686" w:name="_Toc364463411"/>
      <w:bookmarkStart w:id="3687" w:name="_Toc366078009"/>
      <w:bookmarkStart w:id="3688" w:name="_Toc366078628"/>
      <w:bookmarkStart w:id="3689" w:name="_Toc366079613"/>
      <w:bookmarkStart w:id="3690" w:name="_Toc366080225"/>
      <w:bookmarkStart w:id="3691" w:name="_Toc366080834"/>
      <w:bookmarkStart w:id="3692" w:name="_Toc366505174"/>
      <w:bookmarkStart w:id="3693" w:name="_Toc366508543"/>
      <w:bookmarkStart w:id="3694" w:name="_Toc366513044"/>
      <w:bookmarkStart w:id="3695" w:name="_Toc366574233"/>
      <w:bookmarkStart w:id="3696" w:name="_Toc366578026"/>
      <w:bookmarkStart w:id="3697" w:name="_Toc366578620"/>
      <w:bookmarkStart w:id="3698" w:name="_Toc366579212"/>
      <w:bookmarkStart w:id="3699" w:name="_Toc366579803"/>
      <w:bookmarkStart w:id="3700" w:name="_Toc366580395"/>
      <w:bookmarkStart w:id="3701" w:name="_Toc366580986"/>
      <w:bookmarkStart w:id="3702" w:name="_Toc366581578"/>
      <w:bookmarkStart w:id="3703" w:name="_Toc361231243"/>
      <w:bookmarkStart w:id="3704" w:name="_Toc361231769"/>
      <w:bookmarkStart w:id="3705" w:name="_Toc362445067"/>
      <w:bookmarkStart w:id="3706" w:name="_Toc363908989"/>
      <w:bookmarkStart w:id="3707" w:name="_Toc364463412"/>
      <w:bookmarkStart w:id="3708" w:name="_Toc366078010"/>
      <w:bookmarkStart w:id="3709" w:name="_Toc366078629"/>
      <w:bookmarkStart w:id="3710" w:name="_Toc366079614"/>
      <w:bookmarkStart w:id="3711" w:name="_Toc366080226"/>
      <w:bookmarkStart w:id="3712" w:name="_Toc366080835"/>
      <w:bookmarkStart w:id="3713" w:name="_Toc366505175"/>
      <w:bookmarkStart w:id="3714" w:name="_Toc366508544"/>
      <w:bookmarkStart w:id="3715" w:name="_Toc366513045"/>
      <w:bookmarkStart w:id="3716" w:name="_Toc366574234"/>
      <w:bookmarkStart w:id="3717" w:name="_Toc366578027"/>
      <w:bookmarkStart w:id="3718" w:name="_Toc366578621"/>
      <w:bookmarkStart w:id="3719" w:name="_Toc366579213"/>
      <w:bookmarkStart w:id="3720" w:name="_Toc366579804"/>
      <w:bookmarkStart w:id="3721" w:name="_Toc366580396"/>
      <w:bookmarkStart w:id="3722" w:name="_Toc366580987"/>
      <w:bookmarkStart w:id="3723" w:name="_Toc366581579"/>
      <w:bookmarkStart w:id="3724" w:name="_Ref384899121"/>
      <w:bookmarkStart w:id="3725" w:name="_Ref384899136"/>
      <w:bookmarkStart w:id="3726" w:name="_Toc62570125"/>
      <w:bookmarkStart w:id="3727" w:name="_Toc210216847"/>
      <w:bookmarkStart w:id="3728" w:name="_Toc219440979"/>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r>
        <w:t>Evaluation Order for Statement Annotations</w:t>
      </w:r>
      <w:bookmarkEnd w:id="3724"/>
      <w:bookmarkEnd w:id="3725"/>
      <w:bookmarkEnd w:id="3726"/>
      <w:bookmarkEnd w:id="3727"/>
      <w:bookmarkEnd w:id="3728"/>
    </w:p>
    <w:p w14:paraId="79D357F8" w14:textId="77777777" w:rsidR="00B46A03" w:rsidRDefault="00B46A03" w:rsidP="00B46A03">
      <w:pPr>
        <w:rPr>
          <w:color w:val="000000"/>
        </w:rPr>
      </w:pPr>
      <w:r>
        <w:rPr>
          <w:color w:val="000000"/>
        </w:rPr>
        <w:t>Given a component of a DFDL schema, there is a resolved set of annotations for it.</w:t>
      </w:r>
    </w:p>
    <w:p w14:paraId="3BE2AFF1" w14:textId="77777777" w:rsidR="00B46A03" w:rsidRDefault="00B46A03" w:rsidP="00B46A03">
      <w:r>
        <w:rPr>
          <w:lang w:eastAsia="en-GB"/>
        </w:rPr>
        <w:lastRenderedPageBreak/>
        <w:t xml:space="preserve">Of these, some are statement annotations and the order of their evaluation relative to the actual processing of the schema component itself (parsing or unparsing via its format annotations) is as </w:t>
      </w:r>
      <w:r>
        <w:t>defined in the ordered lists below.</w:t>
      </w:r>
    </w:p>
    <w:p w14:paraId="02848B4B" w14:textId="77777777" w:rsidR="00B46A03" w:rsidRDefault="00B46A03" w:rsidP="00B46A03">
      <w:r>
        <w:t xml:space="preserve">For elements and element references: </w:t>
      </w:r>
    </w:p>
    <w:p w14:paraId="31E06E73" w14:textId="77777777" w:rsidR="00B46A03" w:rsidRDefault="00B46A03" w:rsidP="00EB2287">
      <w:pPr>
        <w:pStyle w:val="ListParagraph"/>
        <w:numPr>
          <w:ilvl w:val="0"/>
          <w:numId w:val="53"/>
        </w:numPr>
        <w:tabs>
          <w:tab w:val="clear" w:pos="403"/>
        </w:tabs>
        <w:spacing w:before="60" w:after="60" w:line="240" w:lineRule="auto"/>
        <w:jc w:val="left"/>
      </w:pPr>
      <w:r>
        <w:t>dfdl:discriminator or dfdl:assert(s) with testKind 'pattern' (parsing only)</w:t>
      </w:r>
    </w:p>
    <w:p w14:paraId="09FA0015" w14:textId="77777777" w:rsidR="00B46A03" w:rsidRDefault="00B46A03" w:rsidP="00EB2287">
      <w:pPr>
        <w:pStyle w:val="ListParagraph"/>
        <w:numPr>
          <w:ilvl w:val="0"/>
          <w:numId w:val="53"/>
        </w:numPr>
        <w:tabs>
          <w:tab w:val="clear" w:pos="403"/>
        </w:tabs>
        <w:spacing w:before="60" w:after="60" w:line="240" w:lineRule="auto"/>
        <w:jc w:val="left"/>
      </w:pPr>
      <w:r>
        <w:t xml:space="preserve">dfdl:element following property scoping rules, which includes establishing representation as described in Section 9.3.2 and conversion to the element type for simple types </w:t>
      </w:r>
    </w:p>
    <w:p w14:paraId="56E1E8FD" w14:textId="77777777" w:rsidR="00B46A03" w:rsidRDefault="00B46A03" w:rsidP="00EB2287">
      <w:pPr>
        <w:pStyle w:val="ListParagraph"/>
        <w:numPr>
          <w:ilvl w:val="0"/>
          <w:numId w:val="53"/>
        </w:numPr>
        <w:tabs>
          <w:tab w:val="clear" w:pos="403"/>
        </w:tabs>
        <w:spacing w:before="60" w:after="60" w:line="240" w:lineRule="auto"/>
        <w:jc w:val="left"/>
      </w:pPr>
      <w:r>
        <w:t xml:space="preserve">dfdl:setVariable(s) - in lexical order, innermost schema component first </w:t>
      </w:r>
    </w:p>
    <w:p w14:paraId="33B41710" w14:textId="77777777" w:rsidR="00B46A03" w:rsidRDefault="00B46A03" w:rsidP="00EB2287">
      <w:pPr>
        <w:pStyle w:val="ListParagraph"/>
        <w:numPr>
          <w:ilvl w:val="0"/>
          <w:numId w:val="53"/>
        </w:numPr>
        <w:tabs>
          <w:tab w:val="clear" w:pos="403"/>
        </w:tabs>
        <w:spacing w:before="60" w:after="60" w:line="240" w:lineRule="auto"/>
        <w:jc w:val="left"/>
      </w:pPr>
      <w:r>
        <w:t>dfdl:discriminator or dfdl:assert(s) with testKind 'expression' (parsing only)</w:t>
      </w:r>
    </w:p>
    <w:p w14:paraId="1EE5A2E5" w14:textId="77777777" w:rsidR="00B46A03" w:rsidRDefault="00B46A03" w:rsidP="00B46A03">
      <w:r>
        <w:t xml:space="preserve">For sequences, choices and group references: </w:t>
      </w:r>
    </w:p>
    <w:p w14:paraId="6AA6FC1D" w14:textId="77777777" w:rsidR="00B46A03" w:rsidRDefault="00B46A03" w:rsidP="00EB2287">
      <w:pPr>
        <w:numPr>
          <w:ilvl w:val="0"/>
          <w:numId w:val="54"/>
        </w:numPr>
        <w:tabs>
          <w:tab w:val="clear" w:pos="403"/>
        </w:tabs>
        <w:spacing w:before="60" w:after="60" w:line="240" w:lineRule="auto"/>
        <w:jc w:val="left"/>
      </w:pPr>
      <w:r>
        <w:t xml:space="preserve">dfdl:discriminator or dfdl:assert(s) with testKind 'pattern' (parsing only) </w:t>
      </w:r>
    </w:p>
    <w:p w14:paraId="2322C4F8" w14:textId="77777777" w:rsidR="00B46A03" w:rsidRDefault="00B46A03" w:rsidP="00EB2287">
      <w:pPr>
        <w:numPr>
          <w:ilvl w:val="0"/>
          <w:numId w:val="54"/>
        </w:numPr>
        <w:tabs>
          <w:tab w:val="clear" w:pos="403"/>
        </w:tabs>
        <w:spacing w:before="60" w:after="60" w:line="240" w:lineRule="auto"/>
        <w:jc w:val="left"/>
      </w:pPr>
      <w:r>
        <w:t>dfdl:newVariableInstance(s) - in</w:t>
      </w:r>
      <w:r>
        <w:rPr>
          <w:rFonts w:cs="Arial"/>
        </w:rPr>
        <w:t xml:space="preserve"> lexical order, innermost schema component first</w:t>
      </w:r>
      <w:r>
        <w:t xml:space="preserve"> </w:t>
      </w:r>
    </w:p>
    <w:p w14:paraId="07EB2F2B" w14:textId="77777777" w:rsidR="00B46A03" w:rsidRDefault="00B46A03" w:rsidP="00EB2287">
      <w:pPr>
        <w:numPr>
          <w:ilvl w:val="0"/>
          <w:numId w:val="54"/>
        </w:numPr>
        <w:tabs>
          <w:tab w:val="clear" w:pos="403"/>
        </w:tabs>
        <w:spacing w:before="60" w:after="60" w:line="240" w:lineRule="auto"/>
        <w:jc w:val="left"/>
      </w:pPr>
      <w:r>
        <w:t>dfdl:setVariable(s) - in</w:t>
      </w:r>
      <w:r>
        <w:rPr>
          <w:rFonts w:cs="Arial"/>
        </w:rPr>
        <w:t xml:space="preserve"> lexical order, innermost schema component first</w:t>
      </w:r>
    </w:p>
    <w:p w14:paraId="647D4CA0" w14:textId="77777777" w:rsidR="00B46A03" w:rsidRDefault="00B46A03" w:rsidP="00EB2287">
      <w:pPr>
        <w:numPr>
          <w:ilvl w:val="0"/>
          <w:numId w:val="54"/>
        </w:numPr>
        <w:tabs>
          <w:tab w:val="clear" w:pos="403"/>
        </w:tabs>
        <w:spacing w:before="60" w:after="60" w:line="240" w:lineRule="auto"/>
        <w:jc w:val="left"/>
      </w:pPr>
      <w:r>
        <w:t xml:space="preserve">dfdl:sequence or dfdl:choice or dfdl:group following property scoping rules </w:t>
      </w:r>
      <w:r>
        <w:rPr>
          <w:rFonts w:cs="Arial"/>
        </w:rPr>
        <w:t>and evaluating any property expressions (corresponds to ComplexContent grammar region)</w:t>
      </w:r>
    </w:p>
    <w:p w14:paraId="35F18552" w14:textId="77777777" w:rsidR="00B46A03" w:rsidRDefault="00B46A03" w:rsidP="00EB2287">
      <w:pPr>
        <w:numPr>
          <w:ilvl w:val="0"/>
          <w:numId w:val="54"/>
        </w:numPr>
        <w:tabs>
          <w:tab w:val="clear" w:pos="403"/>
        </w:tabs>
        <w:spacing w:before="60" w:after="60" w:line="240" w:lineRule="auto"/>
        <w:jc w:val="left"/>
      </w:pPr>
      <w:r>
        <w:t xml:space="preserve">dfdl:discriminator or dfdl:assert(s) with testKind 'expression' (parsing only) </w:t>
      </w:r>
    </w:p>
    <w:p w14:paraId="0D94638C" w14:textId="77777777" w:rsidR="00B46A03" w:rsidRDefault="00B46A03" w:rsidP="00B46A03">
      <w:pPr>
        <w:rPr>
          <w:lang w:eastAsia="en-GB"/>
        </w:rPr>
      </w:pPr>
      <w:r>
        <w:rPr>
          <w:lang w:eastAsia="en-GB"/>
        </w:rPr>
        <w:t xml:space="preserve">The dfdl:setVariable annotations at any one annotation point of the schema are always executed in lexical order. However, dfdl:setVariable annotations can also be found in different annotation points that are combined into the resolved set of annotations for one schema component. In this case, the order of execution of the dfdl:setVariable statements from any one annotation point remains lexical. The order of execution of the dfdl:setVariable annotations different annotation points follows the principle of innermost first, meaning that a schema component that references another schema component has its dfdl:setVariable statements executed </w:t>
      </w:r>
      <w:r>
        <w:rPr>
          <w:i/>
          <w:iCs/>
          <w:lang w:eastAsia="en-GB"/>
        </w:rPr>
        <w:t>after</w:t>
      </w:r>
      <w:r>
        <w:rPr>
          <w:lang w:eastAsia="en-GB"/>
        </w:rPr>
        <w:t xml:space="preserve"> those of the referenced schema component. For example, if an element reference and an element declaration both have dfdl:setVariable statements, then those on the element declaration execute before those on the element reference. Similarly, dfdl:setVariable statements on a base simple type execute before those of a simple type derived from it. The dfdl:setVariable statements on a simple type execute before those on an element having that simple type (whether that type is by reference, or when the simple type is lexically nested within the element declaration). The dfdl:setVariable statements on the sequence or choice within a global group definition execute before those on a group reference.</w:t>
      </w:r>
    </w:p>
    <w:p w14:paraId="10BBB3A6" w14:textId="77777777" w:rsidR="00B46A03" w:rsidRDefault="00B46A03" w:rsidP="00B46A03">
      <w:pPr>
        <w:rPr>
          <w:lang w:eastAsia="en-GB"/>
        </w:rPr>
      </w:pPr>
      <w:r>
        <w:rPr>
          <w:lang w:eastAsia="en-GB"/>
        </w:rPr>
        <w:t xml:space="preserve">The dfdl:newVariableInstance annotations at any one annotation point of the schema are always executed in lexical order. However, dfdl:newVariableInstance annotations can also be found in different annotation points that are combined into the resolved set of annotations for one schema component. In this case, the order of execution of the dfdl:newVariableInstance statements from any one annotation point remains lexical. The order of execution of the dfdl:newVariableInstance annotations different annotation points follows the principle of innermost first, meaning that a schema component that contains or references another schema component has its dfdl:newVariableInstance statements executed </w:t>
      </w:r>
      <w:r>
        <w:rPr>
          <w:i/>
          <w:iCs/>
          <w:lang w:eastAsia="en-GB"/>
        </w:rPr>
        <w:t>after</w:t>
      </w:r>
      <w:r>
        <w:rPr>
          <w:lang w:eastAsia="en-GB"/>
        </w:rPr>
        <w:t xml:space="preserve"> those of the contained or referenced schema component. For example, if a group reference and the sequence or choice group of a group definition both have dfdl:newVariableInstance statements, then those on the global group definition execute before those on the group reference.</w:t>
      </w:r>
    </w:p>
    <w:p w14:paraId="0BE7AD3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lang w:eastAsia="en-GB"/>
        </w:rPr>
      </w:pPr>
      <w:bookmarkStart w:id="3729" w:name="_Toc393356998"/>
      <w:bookmarkStart w:id="3730" w:name="_Toc62570126"/>
      <w:bookmarkStart w:id="3731" w:name="_Toc210216848"/>
      <w:bookmarkStart w:id="3732" w:name="_Toc219440980"/>
      <w:bookmarkEnd w:id="3729"/>
      <w:r>
        <w:rPr>
          <w:rFonts w:eastAsia="Times New Roman"/>
          <w:lang w:eastAsia="en-GB"/>
        </w:rPr>
        <w:t>Asserts and Discriminators with testKind 'expression'</w:t>
      </w:r>
      <w:bookmarkEnd w:id="3730"/>
      <w:bookmarkEnd w:id="3731"/>
      <w:bookmarkEnd w:id="3732"/>
    </w:p>
    <w:p w14:paraId="51ECDC83" w14:textId="77777777" w:rsidR="00B46A03" w:rsidRDefault="00B46A03" w:rsidP="00B46A03">
      <w:r>
        <w:rPr>
          <w:color w:val="000000"/>
        </w:rPr>
        <w:t>Implementations are free to optimize by recognizing and executing discriminators or asserts with testKind 'expression' earlier so long as the resulting behavior is consistent with what results from the description above.</w:t>
      </w:r>
    </w:p>
    <w:p w14:paraId="06D47D0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lang w:eastAsia="en-GB"/>
        </w:rPr>
      </w:pPr>
      <w:bookmarkStart w:id="3733" w:name="_Toc62570127"/>
      <w:bookmarkStart w:id="3734" w:name="_Toc210216849"/>
      <w:bookmarkStart w:id="3735" w:name="_Toc219440981"/>
      <w:r>
        <w:rPr>
          <w:rFonts w:eastAsia="Times New Roman"/>
          <w:lang w:eastAsia="en-GB"/>
        </w:rPr>
        <w:t>Discriminators with testKind 'expression'</w:t>
      </w:r>
      <w:bookmarkEnd w:id="3733"/>
      <w:bookmarkEnd w:id="3734"/>
      <w:bookmarkEnd w:id="3735"/>
    </w:p>
    <w:p w14:paraId="20CC9364" w14:textId="77777777" w:rsidR="00B46A03" w:rsidRDefault="00B46A03" w:rsidP="00B46A03">
      <w:pPr>
        <w:rPr>
          <w:color w:val="000000"/>
        </w:rPr>
      </w:pPr>
      <w:r>
        <w:rPr>
          <w:color w:val="000000"/>
        </w:rPr>
        <w:t xml:space="preserve">When parsing, an attempt to evaluate a discriminator MUST be made even if preceding statements or the parse of the schema component ended in a Processing Error. </w:t>
      </w:r>
    </w:p>
    <w:p w14:paraId="633F18C0" w14:textId="77777777" w:rsidR="00B46A03" w:rsidRDefault="00B46A03" w:rsidP="00B46A03">
      <w:pPr>
        <w:rPr>
          <w:color w:val="000000"/>
        </w:rPr>
      </w:pPr>
      <w:r>
        <w:rPr>
          <w:color w:val="000000"/>
        </w:rPr>
        <w:lastRenderedPageBreak/>
        <w:t xml:space="preserve">This is because a discriminator's expression can evaluate to true thereby resolving a point of uncertainty even if the complete parsing of the construct ultimately caused a Processing Error. </w:t>
      </w:r>
    </w:p>
    <w:p w14:paraId="06A56B26" w14:textId="77777777" w:rsidR="00B46A03" w:rsidRDefault="00B46A03" w:rsidP="00B46A03">
      <w:pPr>
        <w:rPr>
          <w:color w:val="000000"/>
        </w:rPr>
      </w:pPr>
      <w:r>
        <w:rPr>
          <w:color w:val="000000"/>
        </w:rPr>
        <w:t xml:space="preserve">Such discriminator evaluation has access to the DFDL Infoset of the attempted parse as it existed immediately before detecting the parse failure. Attempts to reference parts of the DFDL Infoset that do not exist are Processing Errors. </w:t>
      </w:r>
    </w:p>
    <w:p w14:paraId="130C4BC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lang w:eastAsia="en-GB"/>
        </w:rPr>
      </w:pPr>
      <w:bookmarkStart w:id="3736" w:name="_Toc62570128"/>
      <w:bookmarkStart w:id="3737" w:name="_Toc210216850"/>
      <w:bookmarkStart w:id="3738" w:name="_Toc219440982"/>
      <w:r>
        <w:rPr>
          <w:rFonts w:eastAsia="Times New Roman"/>
          <w:lang w:eastAsia="en-GB"/>
        </w:rPr>
        <w:t>Elements and setVariable</w:t>
      </w:r>
      <w:bookmarkEnd w:id="3736"/>
      <w:bookmarkEnd w:id="3737"/>
      <w:bookmarkEnd w:id="3738"/>
    </w:p>
    <w:p w14:paraId="59C3C2E5" w14:textId="1EAB8997" w:rsidR="00B46A03" w:rsidRDefault="00B46A03" w:rsidP="00B46A03">
      <w:pPr>
        <w:rPr>
          <w:color w:val="000000"/>
        </w:rPr>
      </w:pPr>
      <w:r>
        <w:t xml:space="preserve">The resolved set of dfdl:setVariable statements for an element are executed </w:t>
      </w:r>
      <w:r>
        <w:rPr>
          <w:b/>
          <w:bCs/>
        </w:rPr>
        <w:t>after</w:t>
      </w:r>
      <w:r>
        <w:t xml:space="preserve"> the parsing of the element. This contrasts with the resolved set of dfdl:setVariable statements for a group which are executed </w:t>
      </w:r>
      <w:r>
        <w:rPr>
          <w:b/>
          <w:bCs/>
        </w:rPr>
        <w:t>before</w:t>
      </w:r>
      <w:r>
        <w:rPr>
          <w:color w:val="000000"/>
        </w:rPr>
        <w:t xml:space="preserve"> the parsing of the group. (Note that dfdl:setVariable for an element is only allowed on elements of simple type per Section </w:t>
      </w:r>
      <w:r>
        <w:rPr>
          <w:color w:val="000000"/>
        </w:rPr>
        <w:fldChar w:fldCharType="begin"/>
      </w:r>
      <w:r>
        <w:rPr>
          <w:color w:val="000000"/>
        </w:rPr>
        <w:instrText xml:space="preserve"> REF _Ref53072549 \r \h </w:instrText>
      </w:r>
      <w:r>
        <w:rPr>
          <w:color w:val="000000"/>
        </w:rPr>
      </w:r>
      <w:r>
        <w:rPr>
          <w:color w:val="000000"/>
        </w:rPr>
        <w:fldChar w:fldCharType="separate"/>
      </w:r>
      <w:r w:rsidR="009D1493">
        <w:rPr>
          <w:color w:val="000000"/>
        </w:rPr>
        <w:t>7.7.3</w:t>
      </w:r>
      <w:r>
        <w:rPr>
          <w:color w:val="000000"/>
        </w:rPr>
        <w:fldChar w:fldCharType="end"/>
      </w:r>
      <w:r>
        <w:rPr>
          <w:color w:val="000000"/>
        </w:rPr>
        <w:t>.)</w:t>
      </w:r>
    </w:p>
    <w:p w14:paraId="4618AE79" w14:textId="77777777" w:rsidR="00B46A03" w:rsidRDefault="00B46A03" w:rsidP="00B46A03">
      <w:pPr>
        <w:rPr>
          <w:color w:val="000000"/>
        </w:rPr>
      </w:pPr>
      <w:r>
        <w:rPr>
          <w:color w:val="000000"/>
        </w:rPr>
        <w:t>For elements, this implies that these variables are set after the evaluation of expressions corresponding to any computed DFDL properties for that element, and so the variables may not be referenced from expressions that compute these DFDL properties.</w:t>
      </w:r>
    </w:p>
    <w:p w14:paraId="3BEA2549" w14:textId="77777777" w:rsidR="00B46A03" w:rsidRDefault="00B46A03" w:rsidP="00B46A03">
      <w:pPr>
        <w:rPr>
          <w:color w:val="000000"/>
        </w:rPr>
      </w:pPr>
      <w:r>
        <w:rPr>
          <w:color w:val="000000"/>
        </w:rPr>
        <w:t>That is, if an expression is used to provide the value of a property (such as dfdl:terminator or dfdl:byteOrder), the evaluation of that property expression occurs before any dfdl:setVariable annotation from the resolved set of annotations for that element are executed; hence, the expression providing the value of the property may not reference the variable. Schema authors can insert sequences to provide more precise control over when variables are set.</w:t>
      </w:r>
    </w:p>
    <w:p w14:paraId="20A52662" w14:textId="77777777" w:rsidR="00B46A03" w:rsidRDefault="00B46A03" w:rsidP="00B46A03">
      <w:pPr>
        <w:pStyle w:val="Heading3"/>
        <w:tabs>
          <w:tab w:val="clear" w:pos="720"/>
          <w:tab w:val="clear" w:pos="880"/>
        </w:tabs>
        <w:suppressAutoHyphens w:val="0"/>
        <w:spacing w:line="240" w:lineRule="auto"/>
        <w:ind w:left="720" w:hanging="720"/>
      </w:pPr>
      <w:bookmarkStart w:id="3739" w:name="_Toc62570129"/>
      <w:bookmarkStart w:id="3740" w:name="_Toc210216851"/>
      <w:bookmarkStart w:id="3741" w:name="_Toc219440983"/>
      <w:r>
        <w:t>Controlling the Order of Statement Evaluation</w:t>
      </w:r>
      <w:bookmarkEnd w:id="3739"/>
      <w:bookmarkEnd w:id="3740"/>
      <w:bookmarkEnd w:id="3741"/>
    </w:p>
    <w:p w14:paraId="7ABE2E4D" w14:textId="77777777" w:rsidR="00B46A03" w:rsidRDefault="00B46A03" w:rsidP="00B46A03">
      <w:pPr>
        <w:rPr>
          <w:color w:val="000000"/>
        </w:rPr>
      </w:pPr>
      <w:r>
        <w:rPr>
          <w:color w:val="000000"/>
        </w:rPr>
        <w:t>Schema authors can insert xs:sequence constructs to control the timing of evaluation of statements more precisely. For example:</w:t>
      </w:r>
    </w:p>
    <w:p w14:paraId="6D0342B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dfdl:separator=","&gt;</w:t>
      </w:r>
    </w:p>
    <w:p w14:paraId="31238B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3BB319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ref="a" .../&gt;</w:t>
      </w:r>
    </w:p>
    <w:p w14:paraId="60E3952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15DD231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5F97750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&lt;xs:annotation&gt;&lt;xs:appinfo source=</w:t>
      </w:r>
      <w:r>
        <w:rPr>
          <w:rStyle w:val="Hyperlink"/>
        </w:rPr>
        <w:t>"</w:t>
      </w:r>
      <w:r>
        <w:t>http://www.ogf.org/dfdl/" &gt;</w:t>
      </w:r>
    </w:p>
    <w:p w14:paraId="50727C2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&lt;dfdl:assert  test="{test expression}" /&gt;</w:t>
      </w:r>
    </w:p>
    <w:p w14:paraId="53124E8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&lt;/xs:appinfo&gt;&lt;/xs:annotation&gt;</w:t>
      </w:r>
    </w:p>
    <w:p w14:paraId="005C0AE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661C1D8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ref="b" .../&gt;</w:t>
      </w:r>
    </w:p>
    <w:p w14:paraId="5FA5D8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787A218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0064628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6258B79" w14:textId="77777777" w:rsidR="00B46A03" w:rsidRPr="004806AE" w:rsidRDefault="00B46A03" w:rsidP="00B46A03">
      <w:r>
        <w:t xml:space="preserve">In the above, the assert test expression is evaluated after parsing element 'a', and before parsing element "b". The use of two nested interior sequences surrounding element 'b' in this manner ensures that the outermost sequence's separator usage is not disrupted. </w:t>
      </w:r>
    </w:p>
    <w:p w14:paraId="0964690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742" w:name="_Validation"/>
      <w:bookmarkStart w:id="3743" w:name="_Ref53080438"/>
      <w:bookmarkStart w:id="3744" w:name="_Toc62570130"/>
      <w:bookmarkStart w:id="3745" w:name="_Toc210216852"/>
      <w:bookmarkStart w:id="3746" w:name="_Toc219440984"/>
      <w:bookmarkEnd w:id="3742"/>
      <w:r>
        <w:t>Validation</w:t>
      </w:r>
      <w:bookmarkEnd w:id="3743"/>
      <w:bookmarkEnd w:id="3744"/>
      <w:bookmarkEnd w:id="3745"/>
      <w:bookmarkEnd w:id="3746"/>
    </w:p>
    <w:p w14:paraId="6C1E82D1" w14:textId="77777777" w:rsidR="00B46A03" w:rsidRDefault="00B46A03" w:rsidP="00404546">
      <w:pPr>
        <w:pStyle w:val="nobreak"/>
      </w:pPr>
      <w:r>
        <w:t>Logical validation checks are constraints expressed in XSD, and they apply to the logical values of the Infoset. Hence, parsing MUST successfully construct the Infoset before validation checks can be performed. This implies that DFDL Validation Errors cannot affect the parsing of data.</w:t>
      </w:r>
    </w:p>
    <w:p w14:paraId="698D7220" w14:textId="77777777" w:rsidR="00B46A03" w:rsidRDefault="00B46A03" w:rsidP="00B46A03">
      <w:r>
        <w:t>DFDL processors MAY provide both validating and non-validating behaviors on either or both of parse and unparse. (A DFDL implementation could support validate on parse, but not support it on unparse and still be considered conforming.)</w:t>
      </w:r>
    </w:p>
    <w:p w14:paraId="72602C89" w14:textId="77777777" w:rsidR="00B46A03" w:rsidRDefault="00B46A03" w:rsidP="00B46A03">
      <w:r>
        <w:t>Validation</w:t>
      </w:r>
      <w:r>
        <w:rPr>
          <w:rFonts w:eastAsia="Arial"/>
        </w:rPr>
        <w:t xml:space="preserve"> </w:t>
      </w:r>
      <w:r>
        <w:t>on</w:t>
      </w:r>
      <w:r>
        <w:rPr>
          <w:rFonts w:eastAsia="Arial"/>
        </w:rPr>
        <w:t xml:space="preserve"> </w:t>
      </w:r>
      <w:r>
        <w:t>unparsing</w:t>
      </w:r>
      <w:r>
        <w:rPr>
          <w:rFonts w:eastAsia="Arial"/>
        </w:rPr>
        <w:t xml:space="preserve"> </w:t>
      </w:r>
      <w:r>
        <w:t>takes</w:t>
      </w:r>
      <w:r>
        <w:rPr>
          <w:rFonts w:eastAsia="Arial"/>
        </w:rPr>
        <w:t xml:space="preserve"> </w:t>
      </w:r>
      <w:r>
        <w:t>place</w:t>
      </w:r>
      <w:r>
        <w:rPr>
          <w:rFonts w:eastAsia="Arial"/>
        </w:rPr>
        <w:t xml:space="preserve"> </w:t>
      </w:r>
      <w:r>
        <w:t>on</w:t>
      </w:r>
      <w:r>
        <w:rPr>
          <w:rFonts w:eastAsia="Arial"/>
        </w:rPr>
        <w:t xml:space="preserve"> </w:t>
      </w:r>
      <w:r>
        <w:t>the</w:t>
      </w:r>
      <w:r>
        <w:rPr>
          <w:rFonts w:eastAsia="Arial"/>
        </w:rPr>
        <w:t xml:space="preserve"> </w:t>
      </w:r>
      <w:r>
        <w:t>augmented</w:t>
      </w:r>
      <w:r>
        <w:rPr>
          <w:rFonts w:eastAsia="Arial"/>
        </w:rPr>
        <w:t xml:space="preserve"> </w:t>
      </w:r>
      <w:r>
        <w:t>Infoset</w:t>
      </w:r>
      <w:r>
        <w:rPr>
          <w:rFonts w:eastAsia="Arial"/>
        </w:rPr>
        <w:t xml:space="preserve"> </w:t>
      </w:r>
      <w:r>
        <w:t>that</w:t>
      </w:r>
      <w:r>
        <w:rPr>
          <w:rFonts w:eastAsia="Arial"/>
        </w:rPr>
        <w:t xml:space="preserve"> </w:t>
      </w:r>
      <w:r>
        <w:t>is</w:t>
      </w:r>
      <w:r>
        <w:rPr>
          <w:rFonts w:eastAsia="Arial"/>
        </w:rPr>
        <w:t xml:space="preserve"> </w:t>
      </w:r>
      <w:r>
        <w:t>created</w:t>
      </w:r>
      <w:r>
        <w:rPr>
          <w:rFonts w:eastAsia="Arial"/>
        </w:rPr>
        <w:t xml:space="preserve"> </w:t>
      </w:r>
      <w:r>
        <w:t>by</w:t>
      </w:r>
      <w:r>
        <w:rPr>
          <w:rFonts w:eastAsia="Arial"/>
        </w:rPr>
        <w:t xml:space="preserve"> </w:t>
      </w:r>
      <w:r>
        <w:t>the</w:t>
      </w:r>
      <w:r>
        <w:rPr>
          <w:rFonts w:eastAsia="Arial"/>
        </w:rPr>
        <w:t xml:space="preserve"> </w:t>
      </w:r>
      <w:r>
        <w:t>unparser</w:t>
      </w:r>
      <w:r>
        <w:rPr>
          <w:rFonts w:eastAsia="Arial"/>
        </w:rPr>
        <w:t xml:space="preserve"> </w:t>
      </w:r>
      <w:r>
        <w:t>as</w:t>
      </w:r>
      <w:r>
        <w:rPr>
          <w:rFonts w:eastAsia="Arial"/>
        </w:rPr>
        <w:t xml:space="preserve"> </w:t>
      </w:r>
      <w:r>
        <w:t>a</w:t>
      </w:r>
      <w:r>
        <w:rPr>
          <w:rFonts w:eastAsia="Arial"/>
        </w:rPr>
        <w:t xml:space="preserve"> </w:t>
      </w:r>
      <w:r>
        <w:t>side-effect</w:t>
      </w:r>
      <w:r>
        <w:rPr>
          <w:rFonts w:eastAsia="Arial"/>
        </w:rPr>
        <w:t xml:space="preserve"> </w:t>
      </w:r>
      <w:r>
        <w:t>of</w:t>
      </w:r>
      <w:r>
        <w:rPr>
          <w:rFonts w:eastAsia="Arial"/>
        </w:rPr>
        <w:t xml:space="preserve"> </w:t>
      </w:r>
      <w:r>
        <w:t>creating</w:t>
      </w:r>
      <w:r>
        <w:rPr>
          <w:rFonts w:eastAsia="Arial"/>
        </w:rPr>
        <w:t xml:space="preserve"> </w:t>
      </w:r>
      <w:r>
        <w:t>the</w:t>
      </w:r>
      <w:r>
        <w:rPr>
          <w:rFonts w:eastAsia="Arial"/>
        </w:rPr>
        <w:t xml:space="preserve"> </w:t>
      </w:r>
      <w:r>
        <w:t>output</w:t>
      </w:r>
      <w:r>
        <w:rPr>
          <w:rFonts w:eastAsia="Arial"/>
        </w:rPr>
        <w:t xml:space="preserve"> </w:t>
      </w:r>
      <w:r>
        <w:t>data</w:t>
      </w:r>
      <w:r>
        <w:rPr>
          <w:rFonts w:eastAsia="Arial"/>
        </w:rPr>
        <w:t xml:space="preserve"> </w:t>
      </w:r>
      <w:r>
        <w:t>stream. Validation errors do not affect unparser behavior.</w:t>
      </w:r>
    </w:p>
    <w:p w14:paraId="6E9967B9" w14:textId="77777777" w:rsidR="00B46A03" w:rsidRDefault="00B46A03" w:rsidP="00B46A03">
      <w:r>
        <w:t xml:space="preserve">When resolving points of uncertainty (during parsing), Validation Errors are ignored. </w:t>
      </w:r>
    </w:p>
    <w:p w14:paraId="0E2D0A0A" w14:textId="35905459" w:rsidR="00B46A03" w:rsidRDefault="00B46A03" w:rsidP="00B46A03">
      <w:r>
        <w:lastRenderedPageBreak/>
        <w:t xml:space="preserve">The way a Validation Error is presented to the execution context of a DFDL processor is not specified by the DFDL specification. The validity of an element is recorded in the DFDL Infoset, see Section </w:t>
      </w:r>
      <w:r w:rsidRPr="00065302">
        <w:rPr>
          <w:rStyle w:val="Hyperlink"/>
        </w:rPr>
        <w:fldChar w:fldCharType="begin"/>
      </w:r>
      <w:r w:rsidRPr="00065302">
        <w:rPr>
          <w:rStyle w:val="Hyperlink"/>
        </w:rPr>
        <w:instrText xml:space="preserve"> REF _Ref366577019 \r \h </w:instrText>
      </w:r>
      <w:r w:rsidRPr="00065302">
        <w:rPr>
          <w:rStyle w:val="Hyperlink"/>
        </w:rPr>
      </w:r>
      <w:r w:rsidRPr="00065302">
        <w:rPr>
          <w:rStyle w:val="Hyperlink"/>
        </w:rPr>
        <w:fldChar w:fldCharType="separate"/>
      </w:r>
      <w:r w:rsidR="009D1493">
        <w:rPr>
          <w:rStyle w:val="Hyperlink"/>
        </w:rPr>
        <w:t>4</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_Ref366577050 \h </w:instrText>
      </w:r>
      <w:r w:rsidRPr="00065302">
        <w:rPr>
          <w:rStyle w:val="Hyperlink"/>
        </w:rPr>
      </w:r>
      <w:r w:rsidRPr="00065302">
        <w:rPr>
          <w:rStyle w:val="Hyperlink"/>
        </w:rPr>
        <w:fldChar w:fldCharType="separate"/>
      </w:r>
      <w:r w:rsidR="009D1493">
        <w:t>The DFDL Information Set (Infoset)</w:t>
      </w:r>
      <w:r w:rsidRPr="00065302">
        <w:rPr>
          <w:rStyle w:val="Hyperlink"/>
        </w:rPr>
        <w:fldChar w:fldCharType="end"/>
      </w:r>
      <w:r>
        <w:t>.</w:t>
      </w:r>
    </w:p>
    <w:p w14:paraId="70E6CF69" w14:textId="77777777" w:rsidR="00B46A03" w:rsidRDefault="00B46A03" w:rsidP="00B46A03">
      <w:r>
        <w:t>The following DFDL schema constructs are allowed in DFDL and are checked if applicable when validating:</w:t>
      </w:r>
    </w:p>
    <w:p w14:paraId="61AFEEAC" w14:textId="77777777" w:rsidR="00B46A03" w:rsidRDefault="00B46A03" w:rsidP="00EB2287">
      <w:pPr>
        <w:numPr>
          <w:ilvl w:val="0"/>
          <w:numId w:val="19"/>
        </w:numPr>
        <w:tabs>
          <w:tab w:val="clear" w:pos="403"/>
        </w:tabs>
        <w:spacing w:before="60" w:after="60" w:line="240" w:lineRule="auto"/>
        <w:jc w:val="left"/>
      </w:pPr>
      <w:r>
        <w:t>XSD pattern facet</w:t>
      </w:r>
    </w:p>
    <w:p w14:paraId="35641C52" w14:textId="77777777" w:rsidR="00B46A03" w:rsidRDefault="00B46A03" w:rsidP="00EB2287">
      <w:pPr>
        <w:numPr>
          <w:ilvl w:val="0"/>
          <w:numId w:val="19"/>
        </w:numPr>
        <w:tabs>
          <w:tab w:val="clear" w:pos="403"/>
        </w:tabs>
        <w:spacing w:before="60" w:after="60" w:line="240" w:lineRule="auto"/>
        <w:jc w:val="left"/>
      </w:pPr>
      <w:r>
        <w:t xml:space="preserve">XSD minLength, maxLength </w:t>
      </w:r>
    </w:p>
    <w:p w14:paraId="5C9F357A" w14:textId="77777777" w:rsidR="00B46A03" w:rsidRDefault="00B46A03" w:rsidP="00EB2287">
      <w:pPr>
        <w:numPr>
          <w:ilvl w:val="0"/>
          <w:numId w:val="19"/>
        </w:numPr>
        <w:tabs>
          <w:tab w:val="clear" w:pos="403"/>
        </w:tabs>
        <w:spacing w:before="60" w:after="60" w:line="240" w:lineRule="auto"/>
        <w:jc w:val="left"/>
      </w:pPr>
      <w:r>
        <w:t>XSD minInclusive, minExclusive, maxInclusive, maxExclusive</w:t>
      </w:r>
    </w:p>
    <w:p w14:paraId="62D3724B" w14:textId="77777777" w:rsidR="00B46A03" w:rsidRDefault="00B46A03" w:rsidP="00EB2287">
      <w:pPr>
        <w:numPr>
          <w:ilvl w:val="0"/>
          <w:numId w:val="19"/>
        </w:numPr>
        <w:tabs>
          <w:tab w:val="clear" w:pos="403"/>
        </w:tabs>
        <w:spacing w:before="60" w:after="60" w:line="240" w:lineRule="auto"/>
        <w:jc w:val="left"/>
      </w:pPr>
      <w:r>
        <w:t>XSD enumeration</w:t>
      </w:r>
    </w:p>
    <w:p w14:paraId="64D49371" w14:textId="77777777" w:rsidR="00B46A03" w:rsidRDefault="00B46A03" w:rsidP="00EB2287">
      <w:pPr>
        <w:numPr>
          <w:ilvl w:val="0"/>
          <w:numId w:val="19"/>
        </w:numPr>
        <w:tabs>
          <w:tab w:val="clear" w:pos="403"/>
        </w:tabs>
        <w:spacing w:before="60" w:after="60" w:line="240" w:lineRule="auto"/>
        <w:jc w:val="left"/>
      </w:pPr>
      <w:r>
        <w:t>XSD maxOccurs</w:t>
      </w:r>
    </w:p>
    <w:p w14:paraId="4A293AFB" w14:textId="77777777" w:rsidR="00B46A03" w:rsidRDefault="00B46A03" w:rsidP="00B46A03">
      <w:r>
        <w:t>Note that validation is distinct from the checking of DFDL assert or discriminator predicates. B</w:t>
      </w:r>
      <w:r w:rsidRPr="006102CD">
        <w:t xml:space="preserve">oth DFDL asserts </w:t>
      </w:r>
      <w:r>
        <w:t>and</w:t>
      </w:r>
      <w:r w:rsidRPr="006102CD">
        <w:t xml:space="preserve"> discriminators are essential to parsing and are </w:t>
      </w:r>
      <w:r>
        <w:t xml:space="preserve">evaluated irrespective of whether validation is enabled or disabled. </w:t>
      </w:r>
    </w:p>
    <w:p w14:paraId="2AC87C5D" w14:textId="015B2956" w:rsidR="00B46A03" w:rsidRPr="00DD761E" w:rsidRDefault="00B46A03" w:rsidP="00B46A03">
      <w:r>
        <w:t xml:space="preserve">There is also a function dfdl:checkConstraints available in the DFDL Expression language. This can be used to explicitly include checking of the XSD constructs as part of parsing a specific element. Such checking is part of parsing and does not create Validation Errors. See Section </w:t>
      </w:r>
      <w:r w:rsidRPr="00065302">
        <w:rPr>
          <w:rStyle w:val="Hyperlink"/>
        </w:rPr>
        <w:fldChar w:fldCharType="begin"/>
      </w:r>
      <w:r w:rsidRPr="00065302">
        <w:rPr>
          <w:rStyle w:val="Hyperlink"/>
        </w:rPr>
        <w:instrText xml:space="preserve"> REF _Ref365110948 \r \h </w:instrText>
      </w:r>
      <w:r w:rsidRPr="00065302">
        <w:rPr>
          <w:rStyle w:val="Hyperlink"/>
        </w:rPr>
      </w:r>
      <w:r w:rsidRPr="00065302">
        <w:rPr>
          <w:rStyle w:val="Hyperlink"/>
        </w:rPr>
        <w:fldChar w:fldCharType="separate"/>
      </w:r>
      <w:r w:rsidR="009D1493">
        <w:rPr>
          <w:rStyle w:val="Hyperlink"/>
        </w:rPr>
        <w:t>18.5.3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_Ref365110951 \h </w:instrText>
      </w:r>
      <w:r w:rsidRPr="00065302">
        <w:rPr>
          <w:rStyle w:val="Hyperlink"/>
        </w:rPr>
      </w:r>
      <w:r w:rsidRPr="00065302">
        <w:rPr>
          <w:rStyle w:val="Hyperlink"/>
        </w:rPr>
        <w:fldChar w:fldCharType="separate"/>
      </w:r>
      <w:r w:rsidR="009D1493">
        <w:rPr>
          <w:rFonts w:eastAsia="Times New Roman"/>
        </w:rPr>
        <w:t>DFDL Functions</w:t>
      </w:r>
      <w:r w:rsidRPr="00065302">
        <w:rPr>
          <w:rStyle w:val="Hyperlink"/>
        </w:rPr>
        <w:fldChar w:fldCharType="end"/>
      </w:r>
      <w:r>
        <w:t xml:space="preserve"> for details.</w:t>
      </w:r>
    </w:p>
    <w:p w14:paraId="6857B2B5" w14:textId="77777777" w:rsidR="00B46A03" w:rsidRDefault="00B46A03" w:rsidP="00B46A03">
      <w:pPr>
        <w:pStyle w:val="Heading2"/>
        <w:tabs>
          <w:tab w:val="clear" w:pos="540"/>
          <w:tab w:val="clear" w:pos="700"/>
        </w:tabs>
        <w:suppressAutoHyphens w:val="0"/>
        <w:spacing w:before="120" w:after="60" w:line="240" w:lineRule="auto"/>
        <w:ind w:left="576" w:hanging="576"/>
        <w:rPr>
          <w:lang w:bidi="he-IL"/>
        </w:rPr>
      </w:pPr>
      <w:bookmarkStart w:id="3747" w:name="_Toc349042706"/>
      <w:bookmarkStart w:id="3748" w:name="_Toc351912704"/>
      <w:bookmarkStart w:id="3749" w:name="_Toc351914725"/>
      <w:bookmarkStart w:id="3750" w:name="_Toc351915191"/>
      <w:bookmarkStart w:id="3751" w:name="_Toc361231248"/>
      <w:bookmarkStart w:id="3752" w:name="_Toc361231774"/>
      <w:bookmarkStart w:id="3753" w:name="_Toc362445072"/>
      <w:bookmarkStart w:id="3754" w:name="_Toc363908994"/>
      <w:bookmarkStart w:id="3755" w:name="_Toc364463417"/>
      <w:bookmarkStart w:id="3756" w:name="_Toc366078015"/>
      <w:bookmarkStart w:id="3757" w:name="_Toc366078634"/>
      <w:bookmarkStart w:id="3758" w:name="_Toc366079619"/>
      <w:bookmarkStart w:id="3759" w:name="_Toc366080231"/>
      <w:bookmarkStart w:id="3760" w:name="_Toc366080840"/>
      <w:bookmarkStart w:id="3761" w:name="_Toc366505180"/>
      <w:bookmarkStart w:id="3762" w:name="_Toc366508549"/>
      <w:bookmarkStart w:id="3763" w:name="_Toc366513050"/>
      <w:bookmarkStart w:id="3764" w:name="_Toc366574239"/>
      <w:bookmarkStart w:id="3765" w:name="_Toc366578032"/>
      <w:bookmarkStart w:id="3766" w:name="_Toc366578626"/>
      <w:bookmarkStart w:id="3767" w:name="_Toc366579218"/>
      <w:bookmarkStart w:id="3768" w:name="_Toc366579809"/>
      <w:bookmarkStart w:id="3769" w:name="_Toc366580401"/>
      <w:bookmarkStart w:id="3770" w:name="_Toc366580992"/>
      <w:bookmarkStart w:id="3771" w:name="_Toc366581584"/>
      <w:bookmarkStart w:id="3772" w:name="_Toc349042707"/>
      <w:bookmarkStart w:id="3773" w:name="_Toc349642128"/>
      <w:bookmarkStart w:id="3774" w:name="_Toc351912705"/>
      <w:bookmarkStart w:id="3775" w:name="_Toc351914726"/>
      <w:bookmarkStart w:id="3776" w:name="_Toc351915192"/>
      <w:bookmarkStart w:id="3777" w:name="_Toc361231249"/>
      <w:bookmarkStart w:id="3778" w:name="_Toc361231775"/>
      <w:bookmarkStart w:id="3779" w:name="_Toc362445073"/>
      <w:bookmarkStart w:id="3780" w:name="_Toc363908995"/>
      <w:bookmarkStart w:id="3781" w:name="_Toc364463418"/>
      <w:bookmarkStart w:id="3782" w:name="_Toc366078016"/>
      <w:bookmarkStart w:id="3783" w:name="_Toc366078635"/>
      <w:bookmarkStart w:id="3784" w:name="_Toc366079620"/>
      <w:bookmarkStart w:id="3785" w:name="_Toc366080232"/>
      <w:bookmarkStart w:id="3786" w:name="_Toc366080841"/>
      <w:bookmarkStart w:id="3787" w:name="_Toc366505181"/>
      <w:bookmarkStart w:id="3788" w:name="_Toc366508550"/>
      <w:bookmarkStart w:id="3789" w:name="_Toc366513051"/>
      <w:bookmarkStart w:id="3790" w:name="_Toc366574240"/>
      <w:bookmarkStart w:id="3791" w:name="_Toc366578033"/>
      <w:bookmarkStart w:id="3792" w:name="_Toc366578627"/>
      <w:bookmarkStart w:id="3793" w:name="_Toc366579219"/>
      <w:bookmarkStart w:id="3794" w:name="_Toc366579810"/>
      <w:bookmarkStart w:id="3795" w:name="_Toc366580402"/>
      <w:bookmarkStart w:id="3796" w:name="_Toc366580993"/>
      <w:bookmarkStart w:id="3797" w:name="_Toc366581585"/>
      <w:bookmarkStart w:id="3798" w:name="_Toc322911608"/>
      <w:bookmarkStart w:id="3799" w:name="_Toc322912147"/>
      <w:bookmarkStart w:id="3800" w:name="_Toc329092997"/>
      <w:bookmarkStart w:id="3801" w:name="_Toc332701510"/>
      <w:bookmarkStart w:id="3802" w:name="_Toc332701817"/>
      <w:bookmarkStart w:id="3803" w:name="_Toc332711611"/>
      <w:bookmarkStart w:id="3804" w:name="_Toc332711919"/>
      <w:bookmarkStart w:id="3805" w:name="_Toc332712221"/>
      <w:bookmarkStart w:id="3806" w:name="_Toc332724137"/>
      <w:bookmarkStart w:id="3807" w:name="_Toc332724437"/>
      <w:bookmarkStart w:id="3808" w:name="_Toc341102733"/>
      <w:bookmarkStart w:id="3809" w:name="_Toc347241466"/>
      <w:bookmarkStart w:id="3810" w:name="_Toc347744659"/>
      <w:bookmarkStart w:id="3811" w:name="_Toc348984442"/>
      <w:bookmarkStart w:id="3812" w:name="_Toc348984747"/>
      <w:bookmarkStart w:id="3813" w:name="_Toc349037910"/>
      <w:bookmarkStart w:id="3814" w:name="_Toc349038215"/>
      <w:bookmarkStart w:id="3815" w:name="_Toc349042708"/>
      <w:bookmarkStart w:id="3816" w:name="_Toc349642129"/>
      <w:bookmarkStart w:id="3817" w:name="_Toc351912706"/>
      <w:bookmarkStart w:id="3818" w:name="_Toc351914727"/>
      <w:bookmarkStart w:id="3819" w:name="_Toc351915193"/>
      <w:bookmarkStart w:id="3820" w:name="_Toc361231250"/>
      <w:bookmarkStart w:id="3821" w:name="_Toc361231776"/>
      <w:bookmarkStart w:id="3822" w:name="_Toc362445074"/>
      <w:bookmarkStart w:id="3823" w:name="_Toc363908996"/>
      <w:bookmarkStart w:id="3824" w:name="_Toc364463419"/>
      <w:bookmarkStart w:id="3825" w:name="_Toc366078017"/>
      <w:bookmarkStart w:id="3826" w:name="_Toc366078636"/>
      <w:bookmarkStart w:id="3827" w:name="_Toc366079621"/>
      <w:bookmarkStart w:id="3828" w:name="_Toc366080233"/>
      <w:bookmarkStart w:id="3829" w:name="_Toc366080842"/>
      <w:bookmarkStart w:id="3830" w:name="_Toc366505182"/>
      <w:bookmarkStart w:id="3831" w:name="_Toc366508551"/>
      <w:bookmarkStart w:id="3832" w:name="_Toc366513052"/>
      <w:bookmarkStart w:id="3833" w:name="_Toc366574241"/>
      <w:bookmarkStart w:id="3834" w:name="_Toc366578034"/>
      <w:bookmarkStart w:id="3835" w:name="_Toc366578628"/>
      <w:bookmarkStart w:id="3836" w:name="_Toc366579220"/>
      <w:bookmarkStart w:id="3837" w:name="_Toc366579811"/>
      <w:bookmarkStart w:id="3838" w:name="_Toc366580403"/>
      <w:bookmarkStart w:id="3839" w:name="_Toc366580994"/>
      <w:bookmarkStart w:id="3840" w:name="_Toc366581586"/>
      <w:bookmarkStart w:id="3841" w:name="_Ref37860950"/>
      <w:bookmarkStart w:id="3842" w:name="_Toc62570131"/>
      <w:bookmarkStart w:id="3843" w:name="_Toc210216853"/>
      <w:bookmarkStart w:id="3844" w:name="_Toc219440985"/>
      <w:bookmarkStart w:id="3845" w:name="_Toc179788283"/>
      <w:bookmarkStart w:id="3846" w:name="_Toc199516304"/>
      <w:bookmarkStart w:id="3847" w:name="_Toc194983968"/>
      <w:bookmarkStart w:id="3848" w:name="_Toc243112816"/>
      <w:bookmarkStart w:id="3849" w:name="_Toc349042709"/>
      <w:bookmarkStart w:id="3850" w:name="_Ref38539757"/>
      <w:bookmarkStart w:id="3851" w:name="_Ref38541050"/>
      <w:bookmarkStart w:id="3852" w:name="_Ref38541055"/>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r>
        <w:rPr>
          <w:lang w:bidi="he-IL"/>
        </w:rPr>
        <w:t>Unparser Infoset Augmentation Algorithm</w:t>
      </w:r>
      <w:bookmarkEnd w:id="3841"/>
      <w:bookmarkEnd w:id="3842"/>
      <w:bookmarkEnd w:id="3843"/>
      <w:bookmarkEnd w:id="3844"/>
    </w:p>
    <w:p w14:paraId="076FA911" w14:textId="77777777" w:rsidR="00B46A03" w:rsidRPr="00746CFF" w:rsidRDefault="00B46A03" w:rsidP="00404546">
      <w:pPr>
        <w:pStyle w:val="nobreak"/>
        <w:rPr>
          <w:lang w:eastAsia="ja-JP" w:bidi="he-IL"/>
        </w:rPr>
      </w:pPr>
      <w:r>
        <w:rPr>
          <w:lang w:eastAsia="ja-JP" w:bidi="he-IL"/>
        </w:rPr>
        <w:t>As unparsing progresses and fills in these defaultable and calculated elements, these new item values augment the Infoset, that is, make it bigger.</w:t>
      </w:r>
    </w:p>
    <w:p w14:paraId="61B5A673" w14:textId="404DB884" w:rsidR="00B46A03" w:rsidRDefault="00B46A03" w:rsidP="00B46A03">
      <w:pPr>
        <w:rPr>
          <w:rFonts w:eastAsia="MS Mincho"/>
          <w:lang w:eastAsia="ja-JP" w:bidi="he-IL"/>
        </w:rPr>
      </w:pPr>
      <w:r>
        <w:rPr>
          <w:rFonts w:eastAsia="MS Mincho"/>
          <w:lang w:eastAsia="ja-JP" w:bidi="he-IL"/>
        </w:rPr>
        <w:t xml:space="preserve">The unparsing algorithm fills in default values for required elements that are not present, and computes calculated elements by use of the dfdl:outputValueCalc property (see Section </w:t>
      </w:r>
      <w:r w:rsidRPr="00065302">
        <w:rPr>
          <w:rStyle w:val="Hyperlink"/>
        </w:rPr>
        <w:fldChar w:fldCharType="begin"/>
      </w:r>
      <w:r w:rsidRPr="00065302">
        <w:rPr>
          <w:rStyle w:val="Hyperlink"/>
        </w:rPr>
        <w:instrText xml:space="preserve"> REF _Ref255463851 \r \h </w:instrText>
      </w:r>
      <w:r w:rsidRPr="00065302">
        <w:rPr>
          <w:rStyle w:val="Hyperlink"/>
        </w:rPr>
      </w:r>
      <w:r w:rsidRPr="00065302">
        <w:rPr>
          <w:rStyle w:val="Hyperlink"/>
        </w:rPr>
        <w:fldChar w:fldCharType="separate"/>
      </w:r>
      <w:r w:rsidR="009D1493">
        <w:rPr>
          <w:rStyle w:val="Hyperlink"/>
        </w:rPr>
        <w:t>17</w:t>
      </w:r>
      <w:r w:rsidRPr="00065302">
        <w:rPr>
          <w:rStyle w:val="Hyperlink"/>
        </w:rPr>
        <w:fldChar w:fldCharType="end"/>
      </w:r>
      <w:r>
        <w:rPr>
          <w:rFonts w:eastAsia="MS Mincho"/>
          <w:lang w:eastAsia="ja-JP" w:bidi="he-IL"/>
        </w:rPr>
        <w:t xml:space="preserve"> </w:t>
      </w:r>
      <w:r w:rsidRPr="00065302">
        <w:rPr>
          <w:rStyle w:val="Hyperlink"/>
        </w:rPr>
        <w:fldChar w:fldCharType="begin"/>
      </w:r>
      <w:r w:rsidRPr="00065302">
        <w:rPr>
          <w:rStyle w:val="Hyperlink"/>
        </w:rPr>
        <w:instrText xml:space="preserve"> REF _Ref255463857 \h </w:instrText>
      </w:r>
      <w:r w:rsidRPr="00065302">
        <w:rPr>
          <w:rStyle w:val="Hyperlink"/>
        </w:rPr>
      </w:r>
      <w:r w:rsidRPr="00065302">
        <w:rPr>
          <w:rStyle w:val="Hyperlink"/>
        </w:rPr>
        <w:fldChar w:fldCharType="separate"/>
      </w:r>
      <w:r w:rsidR="009D1493">
        <w:t>Calculated Value Properties</w:t>
      </w:r>
      <w:r w:rsidRPr="00065302">
        <w:rPr>
          <w:rStyle w:val="Hyperlink"/>
        </w:rPr>
        <w:fldChar w:fldCharType="end"/>
      </w:r>
      <w:r>
        <w:rPr>
          <w:rFonts w:eastAsia="MS Mincho"/>
          <w:lang w:eastAsia="ja-JP" w:bidi="he-IL"/>
        </w:rPr>
        <w:t>).</w:t>
      </w:r>
    </w:p>
    <w:p w14:paraId="10BF693D" w14:textId="77777777" w:rsidR="00B46A03" w:rsidRDefault="00B46A03" w:rsidP="00B46A03">
      <w:pPr>
        <w:rPr>
          <w:rFonts w:eastAsia="MS Mincho"/>
          <w:lang w:eastAsia="ja-JP" w:bidi="he-IL"/>
        </w:rPr>
      </w:pPr>
      <w:r>
        <w:rPr>
          <w:rFonts w:eastAsia="MS Mincho"/>
          <w:lang w:eastAsia="ja-JP" w:bidi="he-IL"/>
        </w:rPr>
        <w:t xml:space="preserve">When unparsing, an element declaration and the Infoset are considered as follows. An implementation MAY use any technique consistent with this algorithm: </w:t>
      </w:r>
    </w:p>
    <w:p w14:paraId="1A350C60" w14:textId="77777777" w:rsidR="00B46A03" w:rsidRDefault="00B46A03" w:rsidP="00EB2287">
      <w:pPr>
        <w:pStyle w:val="ListParagraph"/>
        <w:numPr>
          <w:ilvl w:val="0"/>
          <w:numId w:val="22"/>
        </w:numPr>
        <w:tabs>
          <w:tab w:val="clear" w:pos="403"/>
        </w:tabs>
        <w:spacing w:before="60" w:after="60" w:line="240" w:lineRule="auto"/>
        <w:jc w:val="left"/>
        <w:rPr>
          <w:rFonts w:eastAsia="MS Mincho"/>
          <w:lang w:eastAsia="ja-JP" w:bidi="he-IL"/>
        </w:rPr>
      </w:pPr>
      <w:r>
        <w:rPr>
          <w:rFonts w:eastAsia="MS Mincho" w:cs="Arial"/>
          <w:lang w:eastAsia="ja-JP" w:bidi="he-IL"/>
        </w:rPr>
        <w:t>If</w:t>
      </w:r>
      <w:r>
        <w:rPr>
          <w:rFonts w:eastAsia="MS Mincho"/>
          <w:lang w:eastAsia="ja-JP" w:bidi="he-IL"/>
        </w:rPr>
        <w:t xml:space="preserve"> the element declaration has a dfdl:outputValueCalc property, then the expression which is the dfdl:outputValueCalc property value is evaluated, and the resulting value becomes the value of the element item in the augmented Infoset. Any pre-existing value for the Infoset item is superseded by this new value.</w:t>
      </w:r>
      <w:r>
        <w:rPr>
          <w:rFonts w:eastAsia="MS Mincho"/>
        </w:rPr>
        <w:t xml:space="preserve"> </w:t>
      </w:r>
    </w:p>
    <w:p w14:paraId="00286FBC" w14:textId="77777777" w:rsidR="00B46A03" w:rsidRDefault="00B46A03" w:rsidP="00B46A03">
      <w:pPr>
        <w:ind w:left="930"/>
        <w:rPr>
          <w:rFonts w:eastAsia="MS Mincho"/>
          <w:lang w:eastAsia="ja-JP" w:bidi="he-IL"/>
        </w:rPr>
      </w:pPr>
      <w:r>
        <w:rPr>
          <w:rFonts w:eastAsia="MS Mincho"/>
          <w:lang w:eastAsia="ja-JP" w:bidi="he-IL"/>
        </w:rPr>
        <w:t xml:space="preserve">References to other augmented Infoset items from within the dfdl:outputValueCalc expression MUST obtain their values from the augmented Infoset directly (when the value is already present) or by recursively using these methods (a) and (b) as needed. </w:t>
      </w:r>
    </w:p>
    <w:p w14:paraId="2A531CE5" w14:textId="77777777" w:rsidR="00B46A03" w:rsidRDefault="00B46A03" w:rsidP="00EB2287">
      <w:pPr>
        <w:pStyle w:val="ListParagraph"/>
        <w:numPr>
          <w:ilvl w:val="0"/>
          <w:numId w:val="22"/>
        </w:numPr>
        <w:tabs>
          <w:tab w:val="clear" w:pos="403"/>
        </w:tabs>
        <w:spacing w:before="60" w:after="60" w:line="240" w:lineRule="auto"/>
        <w:jc w:val="left"/>
        <w:rPr>
          <w:rFonts w:eastAsia="MS Mincho"/>
          <w:lang w:eastAsia="ja-JP" w:bidi="he-IL"/>
        </w:rPr>
      </w:pPr>
      <w:r>
        <w:rPr>
          <w:rFonts w:eastAsia="MS Mincho" w:cs="Arial"/>
          <w:lang w:eastAsia="ja-JP" w:bidi="he-IL"/>
        </w:rPr>
        <w:t>If</w:t>
      </w:r>
      <w:r>
        <w:rPr>
          <w:rFonts w:eastAsia="MS Mincho"/>
          <w:lang w:eastAsia="ja-JP" w:bidi="he-IL"/>
        </w:rPr>
        <w:t xml:space="preserve"> the element declaration has no corresponding value in the augmented Infoset, and the element declaration is for a </w:t>
      </w:r>
      <w:r>
        <w:rPr>
          <w:rStyle w:val="Emphasis"/>
          <w:rFonts w:eastAsia="MS Mincho"/>
        </w:rPr>
        <w:t xml:space="preserve">required </w:t>
      </w:r>
      <w:r>
        <w:rPr>
          <w:rFonts w:eastAsia="MS Mincho"/>
          <w:lang w:eastAsia="ja-JP" w:bidi="he-IL"/>
        </w:rPr>
        <w:t xml:space="preserve">occurrence, and it </w:t>
      </w:r>
      <w:r>
        <w:rPr>
          <w:rStyle w:val="Emphasis"/>
          <w:rFonts w:eastAsia="MS Mincho"/>
        </w:rPr>
        <w:t>has a default value specified</w:t>
      </w:r>
      <w:r>
        <w:rPr>
          <w:rFonts w:eastAsia="MS Mincho"/>
          <w:lang w:eastAsia="ja-JP" w:bidi="he-IL"/>
        </w:rPr>
        <w:t xml:space="preserve">, then an element item having the default value is created in the augmented Infoset. </w:t>
      </w:r>
    </w:p>
    <w:p w14:paraId="51884D5E" w14:textId="77777777" w:rsidR="00B46A03" w:rsidRDefault="00B46A03" w:rsidP="00EB2287">
      <w:pPr>
        <w:pStyle w:val="ListParagraph"/>
        <w:numPr>
          <w:ilvl w:val="0"/>
          <w:numId w:val="22"/>
        </w:numPr>
        <w:tabs>
          <w:tab w:val="clear" w:pos="403"/>
        </w:tabs>
        <w:spacing w:before="60" w:after="60" w:line="240" w:lineRule="auto"/>
        <w:jc w:val="left"/>
        <w:rPr>
          <w:rFonts w:eastAsia="MS Mincho"/>
          <w:lang w:eastAsia="ja-JP" w:bidi="he-IL"/>
        </w:rPr>
      </w:pPr>
      <w:r>
        <w:rPr>
          <w:rFonts w:eastAsia="MS Mincho" w:cs="Arial"/>
          <w:lang w:eastAsia="ja-JP" w:bidi="he-IL"/>
        </w:rPr>
        <w:t>If</w:t>
      </w:r>
      <w:r>
        <w:rPr>
          <w:rFonts w:eastAsia="MS Mincho"/>
          <w:lang w:eastAsia="ja-JP" w:bidi="he-IL"/>
        </w:rPr>
        <w:t xml:space="preserve"> any Infoset item's value is requested recursively as a part of (a) above and (a) does not apply, and the corresponding value is not present, and (b) does not apply then it is a Processing Error. </w:t>
      </w:r>
    </w:p>
    <w:p w14:paraId="750CDEA5" w14:textId="77777777" w:rsidR="00B46A03" w:rsidRDefault="00B46A03" w:rsidP="00B46A03">
      <w:pPr>
        <w:rPr>
          <w:rFonts w:eastAsia="MS Mincho"/>
          <w:lang w:eastAsia="ja-JP" w:bidi="he-IL"/>
        </w:rPr>
      </w:pPr>
      <w:r>
        <w:rPr>
          <w:rFonts w:eastAsia="MS Mincho"/>
          <w:lang w:eastAsia="ja-JP" w:bidi="he-IL"/>
        </w:rPr>
        <w:t xml:space="preserve">Given this augmented Infoset, then if the element declaration has a corresponding Infoset item then that item is converted to its representation according to its DFDL properties. If the element declaration is for a required occurrence, and there is no value in the augmented Infoset then it is a Processing Error. </w:t>
      </w:r>
    </w:p>
    <w:p w14:paraId="09C6556F"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3853" w:name="_Overview:_Core_Representation"/>
      <w:bookmarkStart w:id="3854" w:name="_Ref39164410"/>
      <w:bookmarkStart w:id="3855" w:name="_Toc62570132"/>
      <w:bookmarkStart w:id="3856" w:name="_Toc210216854"/>
      <w:bookmarkStart w:id="3857" w:name="_Toc219440986"/>
      <w:bookmarkEnd w:id="3853"/>
      <w:r>
        <w:lastRenderedPageBreak/>
        <w:t>Overview: Representation Properties and their Format Semantics</w:t>
      </w:r>
      <w:bookmarkEnd w:id="3845"/>
      <w:bookmarkEnd w:id="3846"/>
      <w:bookmarkEnd w:id="3847"/>
      <w:bookmarkEnd w:id="3848"/>
      <w:bookmarkEnd w:id="3849"/>
      <w:bookmarkEnd w:id="3850"/>
      <w:bookmarkEnd w:id="3851"/>
      <w:bookmarkEnd w:id="3852"/>
      <w:bookmarkEnd w:id="3854"/>
      <w:bookmarkEnd w:id="3855"/>
      <w:bookmarkEnd w:id="3856"/>
      <w:bookmarkEnd w:id="3857"/>
    </w:p>
    <w:p w14:paraId="18C82F9C" w14:textId="77777777" w:rsidR="00B46A03" w:rsidRDefault="00B46A03" w:rsidP="00404546">
      <w:pPr>
        <w:pStyle w:val="nobreak"/>
      </w:pPr>
      <w:r>
        <w:t>The next sections specify the set of DFDL v1.0 properties that may be used in DFDL annotations in DFDL Schemas to describe data formats.</w:t>
      </w:r>
    </w:p>
    <w:p w14:paraId="52D7348F" w14:textId="77777777" w:rsidR="00B46A03" w:rsidRDefault="00B46A03" w:rsidP="00B46A03">
      <w:r>
        <w:t xml:space="preserve">It is a Schema Definition Error when a DFDL schema does </w:t>
      </w:r>
      <w:r>
        <w:rPr>
          <w:i/>
        </w:rPr>
        <w:t>not</w:t>
      </w:r>
      <w:r>
        <w:t xml:space="preserve"> contain a definition for a representation property that is needed to interpret the data. For example, a DFDL schema containing any textual data must provide a definition of the character set encoding property (dfdl:encoding) for that textual data, and if it is not part of the format properties context for that data, then it is a Schema Definition Error.</w:t>
      </w:r>
    </w:p>
    <w:p w14:paraId="25083754" w14:textId="77777777" w:rsidR="00B46A03" w:rsidRDefault="00B46A03" w:rsidP="00B46A03">
      <w:r>
        <w:t>Furthermore, no default values are provided for representation properties as built-in definitions by any DFDL processor. This requires DFDL schemas to be explicit about the representation properties of the data they describe and avoids any possibility of DFDL schemas that are meaningful for some DFDL processors but not others.</w:t>
      </w:r>
    </w:p>
    <w:p w14:paraId="473F6223" w14:textId="77777777" w:rsidR="00B46A03" w:rsidRDefault="00B46A03" w:rsidP="00B46A03">
      <w:r>
        <w:t>The properties are organized as follows:</w:t>
      </w:r>
    </w:p>
    <w:p w14:paraId="65A4C3A3" w14:textId="75AC2827" w:rsidR="00B46A03" w:rsidRDefault="00B46A03" w:rsidP="00EB2287">
      <w:pPr>
        <w:numPr>
          <w:ilvl w:val="0"/>
          <w:numId w:val="55"/>
        </w:numPr>
        <w:tabs>
          <w:tab w:val="clear" w:pos="403"/>
        </w:tabs>
        <w:spacing w:before="60" w:after="60" w:line="240" w:lineRule="auto"/>
        <w:jc w:val="left"/>
      </w:pPr>
      <w:r>
        <w:t xml:space="preserve">Common to both Content and Framing (see </w:t>
      </w:r>
      <w:r w:rsidRPr="009A78B3">
        <w:rPr>
          <w:rStyle w:val="InternetLink"/>
        </w:rPr>
        <w:fldChar w:fldCharType="begin"/>
      </w:r>
      <w:r w:rsidRPr="009A78B3">
        <w:rPr>
          <w:rStyle w:val="InternetLink"/>
        </w:rPr>
        <w:instrText xml:space="preserve"> REF _Ref255476147 \r \h  \* MERGEFORMAT </w:instrText>
      </w:r>
      <w:r w:rsidRPr="009A78B3">
        <w:rPr>
          <w:rStyle w:val="InternetLink"/>
        </w:rPr>
      </w:r>
      <w:r w:rsidRPr="009A78B3">
        <w:rPr>
          <w:rStyle w:val="InternetLink"/>
        </w:rPr>
        <w:fldChar w:fldCharType="separate"/>
      </w:r>
      <w:r w:rsidR="009D1493">
        <w:rPr>
          <w:rStyle w:val="InternetLink"/>
        </w:rPr>
        <w:t>11</w:t>
      </w:r>
      <w:r w:rsidRPr="009A78B3">
        <w:rPr>
          <w:rStyle w:val="InternetLink"/>
        </w:rPr>
        <w:fldChar w:fldCharType="end"/>
      </w:r>
      <w:r>
        <w:t>)</w:t>
      </w:r>
    </w:p>
    <w:p w14:paraId="7CF225C5" w14:textId="112D2B71" w:rsidR="00B46A03" w:rsidRDefault="00B46A03" w:rsidP="00EB2287">
      <w:pPr>
        <w:numPr>
          <w:ilvl w:val="0"/>
          <w:numId w:val="55"/>
        </w:numPr>
        <w:tabs>
          <w:tab w:val="clear" w:pos="403"/>
        </w:tabs>
        <w:spacing w:before="60" w:after="60" w:line="240" w:lineRule="auto"/>
        <w:jc w:val="left"/>
      </w:pPr>
      <w:r>
        <w:t xml:space="preserve">Common Framing, Position, and Length (see </w:t>
      </w:r>
      <w:r w:rsidRPr="009A78B3">
        <w:rPr>
          <w:rStyle w:val="InternetLink"/>
        </w:rPr>
        <w:fldChar w:fldCharType="begin"/>
      </w:r>
      <w:r w:rsidRPr="009A78B3">
        <w:rPr>
          <w:rStyle w:val="InternetLink"/>
        </w:rPr>
        <w:instrText xml:space="preserve"> REF _Ref255476176 \r \h </w:instrText>
      </w:r>
      <w:r>
        <w:rPr>
          <w:rStyle w:val="InternetLink"/>
        </w:rPr>
        <w:instrText xml:space="preserve"> \* MERGEFORMAT </w:instrText>
      </w:r>
      <w:r w:rsidRPr="009A78B3">
        <w:rPr>
          <w:rStyle w:val="InternetLink"/>
        </w:rPr>
      </w:r>
      <w:r w:rsidRPr="009A78B3">
        <w:rPr>
          <w:rStyle w:val="InternetLink"/>
        </w:rPr>
        <w:fldChar w:fldCharType="separate"/>
      </w:r>
      <w:r w:rsidR="009D1493">
        <w:rPr>
          <w:rStyle w:val="InternetLink"/>
        </w:rPr>
        <w:t>12</w:t>
      </w:r>
      <w:r w:rsidRPr="009A78B3">
        <w:rPr>
          <w:rStyle w:val="InternetLink"/>
        </w:rPr>
        <w:fldChar w:fldCharType="end"/>
      </w:r>
      <w:r>
        <w:t>)</w:t>
      </w:r>
    </w:p>
    <w:p w14:paraId="709FE36F" w14:textId="490C1CD7" w:rsidR="00B46A03" w:rsidRDefault="00B46A03" w:rsidP="00EB2287">
      <w:pPr>
        <w:numPr>
          <w:ilvl w:val="0"/>
          <w:numId w:val="55"/>
        </w:numPr>
        <w:tabs>
          <w:tab w:val="clear" w:pos="403"/>
        </w:tabs>
        <w:spacing w:before="60" w:after="60" w:line="240" w:lineRule="auto"/>
        <w:jc w:val="left"/>
      </w:pPr>
      <w:r>
        <w:t xml:space="preserve">Simple Type Content (see </w:t>
      </w:r>
      <w:r w:rsidRPr="009A78B3">
        <w:rPr>
          <w:rStyle w:val="InternetLink"/>
        </w:rPr>
        <w:fldChar w:fldCharType="begin"/>
      </w:r>
      <w:r w:rsidRPr="009A78B3">
        <w:rPr>
          <w:rStyle w:val="InternetLink"/>
        </w:rPr>
        <w:instrText xml:space="preserve"> REF _Ref255476219 \r \h </w:instrText>
      </w:r>
      <w:r>
        <w:rPr>
          <w:rStyle w:val="InternetLink"/>
        </w:rPr>
        <w:instrText xml:space="preserve"> \* MERGEFORMAT </w:instrText>
      </w:r>
      <w:r w:rsidRPr="009A78B3">
        <w:rPr>
          <w:rStyle w:val="InternetLink"/>
        </w:rPr>
      </w:r>
      <w:r w:rsidRPr="009A78B3">
        <w:rPr>
          <w:rStyle w:val="InternetLink"/>
        </w:rPr>
        <w:fldChar w:fldCharType="separate"/>
      </w:r>
      <w:r w:rsidR="009D1493">
        <w:rPr>
          <w:rStyle w:val="InternetLink"/>
        </w:rPr>
        <w:t>13</w:t>
      </w:r>
      <w:r w:rsidRPr="009A78B3">
        <w:rPr>
          <w:rStyle w:val="InternetLink"/>
        </w:rPr>
        <w:fldChar w:fldCharType="end"/>
      </w:r>
      <w:r>
        <w:t>)</w:t>
      </w:r>
    </w:p>
    <w:p w14:paraId="40E516AE" w14:textId="589DB198" w:rsidR="00B46A03" w:rsidRDefault="00B46A03" w:rsidP="00EB2287">
      <w:pPr>
        <w:numPr>
          <w:ilvl w:val="0"/>
          <w:numId w:val="55"/>
        </w:numPr>
        <w:tabs>
          <w:tab w:val="clear" w:pos="403"/>
        </w:tabs>
        <w:spacing w:before="60" w:after="60" w:line="240" w:lineRule="auto"/>
        <w:jc w:val="left"/>
      </w:pPr>
      <w:r>
        <w:t xml:space="preserve">Sequence Groups (see </w:t>
      </w:r>
      <w:r w:rsidRPr="009A78B3">
        <w:rPr>
          <w:rStyle w:val="InternetLink"/>
        </w:rPr>
        <w:fldChar w:fldCharType="begin"/>
      </w:r>
      <w:r w:rsidRPr="009A78B3">
        <w:rPr>
          <w:rStyle w:val="InternetLink"/>
        </w:rPr>
        <w:instrText xml:space="preserve"> REF _Ref255476240 \r \h </w:instrText>
      </w:r>
      <w:r>
        <w:rPr>
          <w:rStyle w:val="InternetLink"/>
        </w:rPr>
        <w:instrText xml:space="preserve"> \* MERGEFORMAT </w:instrText>
      </w:r>
      <w:r w:rsidRPr="009A78B3">
        <w:rPr>
          <w:rStyle w:val="InternetLink"/>
        </w:rPr>
      </w:r>
      <w:r w:rsidRPr="009A78B3">
        <w:rPr>
          <w:rStyle w:val="InternetLink"/>
        </w:rPr>
        <w:fldChar w:fldCharType="separate"/>
      </w:r>
      <w:r w:rsidR="009D1493">
        <w:rPr>
          <w:rStyle w:val="InternetLink"/>
        </w:rPr>
        <w:t>14</w:t>
      </w:r>
      <w:r w:rsidRPr="009A78B3">
        <w:rPr>
          <w:rStyle w:val="InternetLink"/>
        </w:rPr>
        <w:fldChar w:fldCharType="end"/>
      </w:r>
      <w:r>
        <w:t>)</w:t>
      </w:r>
    </w:p>
    <w:p w14:paraId="2FA3E6B5" w14:textId="53E15364" w:rsidR="00B46A03" w:rsidRDefault="00B46A03" w:rsidP="00EB2287">
      <w:pPr>
        <w:numPr>
          <w:ilvl w:val="0"/>
          <w:numId w:val="55"/>
        </w:numPr>
        <w:tabs>
          <w:tab w:val="clear" w:pos="403"/>
        </w:tabs>
        <w:spacing w:before="60" w:after="60" w:line="240" w:lineRule="auto"/>
        <w:jc w:val="left"/>
      </w:pPr>
      <w:r>
        <w:t xml:space="preserve">Choice Groups (see </w:t>
      </w:r>
      <w:r w:rsidRPr="009A78B3">
        <w:rPr>
          <w:rStyle w:val="InternetLink"/>
        </w:rPr>
        <w:fldChar w:fldCharType="begin"/>
      </w:r>
      <w:r w:rsidRPr="009A78B3">
        <w:rPr>
          <w:rStyle w:val="InternetLink"/>
        </w:rPr>
        <w:instrText xml:space="preserve"> REF _Ref255476271 \r \h </w:instrText>
      </w:r>
      <w:r>
        <w:rPr>
          <w:rStyle w:val="InternetLink"/>
        </w:rPr>
        <w:instrText xml:space="preserve"> \* MERGEFORMAT </w:instrText>
      </w:r>
      <w:r w:rsidRPr="009A78B3">
        <w:rPr>
          <w:rStyle w:val="InternetLink"/>
        </w:rPr>
      </w:r>
      <w:r w:rsidRPr="009A78B3">
        <w:rPr>
          <w:rStyle w:val="InternetLink"/>
        </w:rPr>
        <w:fldChar w:fldCharType="separate"/>
      </w:r>
      <w:r w:rsidR="009D1493">
        <w:rPr>
          <w:rStyle w:val="InternetLink"/>
        </w:rPr>
        <w:t>15</w:t>
      </w:r>
      <w:r w:rsidRPr="009A78B3">
        <w:rPr>
          <w:rStyle w:val="InternetLink"/>
        </w:rPr>
        <w:fldChar w:fldCharType="end"/>
      </w:r>
      <w:r>
        <w:t>)</w:t>
      </w:r>
    </w:p>
    <w:p w14:paraId="3DD66AE5" w14:textId="3941EB00" w:rsidR="00B46A03" w:rsidRDefault="00B46A03" w:rsidP="00EB2287">
      <w:pPr>
        <w:numPr>
          <w:ilvl w:val="0"/>
          <w:numId w:val="55"/>
        </w:numPr>
        <w:tabs>
          <w:tab w:val="clear" w:pos="403"/>
        </w:tabs>
        <w:spacing w:before="60" w:after="60" w:line="240" w:lineRule="auto"/>
        <w:jc w:val="left"/>
      </w:pPr>
      <w:r>
        <w:t xml:space="preserve">Array elements and optional elements (see </w:t>
      </w:r>
      <w:r w:rsidRPr="009A78B3">
        <w:rPr>
          <w:rStyle w:val="InternetLink"/>
        </w:rPr>
        <w:fldChar w:fldCharType="begin"/>
      </w:r>
      <w:r w:rsidRPr="009A78B3">
        <w:rPr>
          <w:rStyle w:val="InternetLink"/>
        </w:rPr>
        <w:instrText xml:space="preserve"> REF _Ref255476292 \r \h  \* MERGEFORMAT </w:instrText>
      </w:r>
      <w:r w:rsidRPr="009A78B3">
        <w:rPr>
          <w:rStyle w:val="InternetLink"/>
        </w:rPr>
      </w:r>
      <w:r w:rsidRPr="009A78B3">
        <w:rPr>
          <w:rStyle w:val="InternetLink"/>
        </w:rPr>
        <w:fldChar w:fldCharType="separate"/>
      </w:r>
      <w:r w:rsidR="009D1493">
        <w:rPr>
          <w:rStyle w:val="InternetLink"/>
        </w:rPr>
        <w:t>16</w:t>
      </w:r>
      <w:r w:rsidRPr="009A78B3">
        <w:rPr>
          <w:rStyle w:val="InternetLink"/>
        </w:rPr>
        <w:fldChar w:fldCharType="end"/>
      </w:r>
      <w:r>
        <w:t>)</w:t>
      </w:r>
    </w:p>
    <w:p w14:paraId="65CFB56C" w14:textId="4ACFE778" w:rsidR="00B46A03" w:rsidRDefault="00B46A03" w:rsidP="00EB2287">
      <w:pPr>
        <w:numPr>
          <w:ilvl w:val="0"/>
          <w:numId w:val="55"/>
        </w:numPr>
        <w:tabs>
          <w:tab w:val="clear" w:pos="403"/>
        </w:tabs>
        <w:spacing w:before="60" w:after="60" w:line="240" w:lineRule="auto"/>
        <w:jc w:val="left"/>
      </w:pPr>
      <w:r>
        <w:t xml:space="preserve">Calculated Values (see </w:t>
      </w:r>
      <w:r w:rsidRPr="009A78B3">
        <w:rPr>
          <w:rStyle w:val="InternetLink"/>
        </w:rPr>
        <w:fldChar w:fldCharType="begin"/>
      </w:r>
      <w:r w:rsidRPr="009A78B3">
        <w:rPr>
          <w:rStyle w:val="InternetLink"/>
        </w:rPr>
        <w:instrText xml:space="preserve"> REF _Ref255476304 \r \h </w:instrText>
      </w:r>
      <w:r>
        <w:rPr>
          <w:rStyle w:val="InternetLink"/>
        </w:rPr>
        <w:instrText xml:space="preserve"> \* MERGEFORMAT </w:instrText>
      </w:r>
      <w:r w:rsidRPr="009A78B3">
        <w:rPr>
          <w:rStyle w:val="InternetLink"/>
        </w:rPr>
      </w:r>
      <w:r w:rsidRPr="009A78B3">
        <w:rPr>
          <w:rStyle w:val="InternetLink"/>
        </w:rPr>
        <w:fldChar w:fldCharType="separate"/>
      </w:r>
      <w:r w:rsidR="009D1493">
        <w:rPr>
          <w:rStyle w:val="InternetLink"/>
        </w:rPr>
        <w:t>17</w:t>
      </w:r>
      <w:r w:rsidRPr="009A78B3">
        <w:rPr>
          <w:rStyle w:val="InternetLink"/>
        </w:rPr>
        <w:fldChar w:fldCharType="end"/>
      </w:r>
      <w:r>
        <w:t>)</w:t>
      </w:r>
    </w:p>
    <w:p w14:paraId="6C6FCF17" w14:textId="77777777" w:rsidR="00B46A03" w:rsidRDefault="00B46A03" w:rsidP="00B46A03">
      <w:r>
        <w:t>Where properties are specific to a physical representation, the property name may choose to reflect this. Where properties are related to a specific logical type grouping (defined below), the property name may choose to reflect this.</w:t>
      </w:r>
    </w:p>
    <w:p w14:paraId="1868A3E9" w14:textId="77777777" w:rsidR="00B46A03" w:rsidRDefault="00B46A03" w:rsidP="00B46A03">
      <w:pPr>
        <w:rPr>
          <w:iCs/>
        </w:rPr>
      </w:pPr>
      <w:r>
        <w:rPr>
          <w:iCs/>
        </w:rPr>
        <w:t>A limited number of properties can take a DFDL expression which must return a value of the proper type for the property. Those properties that take an expression explicitly state in the description. Other properties do not take an expression.</w:t>
      </w:r>
    </w:p>
    <w:p w14:paraId="0164F38C" w14:textId="77777777" w:rsidR="00B46A03" w:rsidRDefault="00B46A03" w:rsidP="00B46A03">
      <w:pPr>
        <w:rPr>
          <w:iCs/>
        </w:rPr>
      </w:pPr>
      <w:r>
        <w:rPr>
          <w:iCs/>
        </w:rPr>
        <w:t>The property description defines which schema component that the property may be specified on. In addition, most DFDL properties may be specified on a dfdl:format annotation.</w:t>
      </w:r>
    </w:p>
    <w:p w14:paraId="18DFE36E"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3858" w:name="_Toc322911610"/>
      <w:bookmarkStart w:id="3859" w:name="_Toc322912149"/>
      <w:bookmarkStart w:id="3860" w:name="_Toc329092999"/>
      <w:bookmarkStart w:id="3861" w:name="_Toc332701512"/>
      <w:bookmarkStart w:id="3862" w:name="_Toc332701819"/>
      <w:bookmarkStart w:id="3863" w:name="_Toc332711613"/>
      <w:bookmarkStart w:id="3864" w:name="_Toc332711921"/>
      <w:bookmarkStart w:id="3865" w:name="_Toc332712223"/>
      <w:bookmarkStart w:id="3866" w:name="_Toc332724139"/>
      <w:bookmarkStart w:id="3867" w:name="_Toc332724439"/>
      <w:bookmarkStart w:id="3868" w:name="_Toc341102735"/>
      <w:bookmarkStart w:id="3869" w:name="_Toc347241468"/>
      <w:bookmarkStart w:id="3870" w:name="_Toc347744661"/>
      <w:bookmarkStart w:id="3871" w:name="_Toc348984444"/>
      <w:bookmarkStart w:id="3872" w:name="_Toc348984749"/>
      <w:bookmarkStart w:id="3873" w:name="_Toc349037912"/>
      <w:bookmarkStart w:id="3874" w:name="_Toc349038217"/>
      <w:bookmarkStart w:id="3875" w:name="_Toc349042710"/>
      <w:bookmarkStart w:id="3876" w:name="_Toc349642131"/>
      <w:bookmarkStart w:id="3877" w:name="_Toc351912708"/>
      <w:bookmarkStart w:id="3878" w:name="_Toc351914729"/>
      <w:bookmarkStart w:id="3879" w:name="_Toc351915195"/>
      <w:bookmarkStart w:id="3880" w:name="_Toc361231252"/>
      <w:bookmarkStart w:id="3881" w:name="_Toc361231778"/>
      <w:bookmarkStart w:id="3882" w:name="_Toc362445076"/>
      <w:bookmarkStart w:id="3883" w:name="_Toc363908998"/>
      <w:bookmarkStart w:id="3884" w:name="_Toc364463421"/>
      <w:bookmarkStart w:id="3885" w:name="_Toc366078019"/>
      <w:bookmarkStart w:id="3886" w:name="_Toc366078638"/>
      <w:bookmarkStart w:id="3887" w:name="_Toc366079623"/>
      <w:bookmarkStart w:id="3888" w:name="_Toc366080235"/>
      <w:bookmarkStart w:id="3889" w:name="_Toc366080844"/>
      <w:bookmarkStart w:id="3890" w:name="_Toc366505184"/>
      <w:bookmarkStart w:id="3891" w:name="_Toc366508553"/>
      <w:bookmarkStart w:id="3892" w:name="_Toc366513054"/>
      <w:bookmarkStart w:id="3893" w:name="_Toc366574243"/>
      <w:bookmarkStart w:id="3894" w:name="_Toc366578036"/>
      <w:bookmarkStart w:id="3895" w:name="_Toc366578630"/>
      <w:bookmarkStart w:id="3896" w:name="_Toc366579222"/>
      <w:bookmarkStart w:id="3897" w:name="_Toc366579813"/>
      <w:bookmarkStart w:id="3898" w:name="_Toc366580405"/>
      <w:bookmarkStart w:id="3899" w:name="_Toc366580996"/>
      <w:bookmarkStart w:id="3900" w:name="_Toc366581588"/>
      <w:bookmarkStart w:id="3901" w:name="_Toc322911611"/>
      <w:bookmarkStart w:id="3902" w:name="_Toc322912150"/>
      <w:bookmarkStart w:id="3903" w:name="_Toc329093000"/>
      <w:bookmarkStart w:id="3904" w:name="_Toc332701513"/>
      <w:bookmarkStart w:id="3905" w:name="_Toc332701820"/>
      <w:bookmarkStart w:id="3906" w:name="_Toc332711614"/>
      <w:bookmarkStart w:id="3907" w:name="_Toc332711922"/>
      <w:bookmarkStart w:id="3908" w:name="_Toc332712224"/>
      <w:bookmarkStart w:id="3909" w:name="_Toc332724140"/>
      <w:bookmarkStart w:id="3910" w:name="_Toc332724440"/>
      <w:bookmarkStart w:id="3911" w:name="_Toc341102736"/>
      <w:bookmarkStart w:id="3912" w:name="_Toc347241469"/>
      <w:bookmarkStart w:id="3913" w:name="_Toc347744662"/>
      <w:bookmarkStart w:id="3914" w:name="_Toc348984445"/>
      <w:bookmarkStart w:id="3915" w:name="_Toc348984750"/>
      <w:bookmarkStart w:id="3916" w:name="_Toc349037913"/>
      <w:bookmarkStart w:id="3917" w:name="_Toc349038218"/>
      <w:bookmarkStart w:id="3918" w:name="_Toc349042711"/>
      <w:bookmarkStart w:id="3919" w:name="_Toc349642132"/>
      <w:bookmarkStart w:id="3920" w:name="_Toc351912709"/>
      <w:bookmarkStart w:id="3921" w:name="_Toc351914730"/>
      <w:bookmarkStart w:id="3922" w:name="_Toc351915196"/>
      <w:bookmarkStart w:id="3923" w:name="_Toc361231253"/>
      <w:bookmarkStart w:id="3924" w:name="_Toc361231779"/>
      <w:bookmarkStart w:id="3925" w:name="_Toc362445077"/>
      <w:bookmarkStart w:id="3926" w:name="_Toc363908999"/>
      <w:bookmarkStart w:id="3927" w:name="_Toc364463422"/>
      <w:bookmarkStart w:id="3928" w:name="_Toc366078020"/>
      <w:bookmarkStart w:id="3929" w:name="_Toc366078639"/>
      <w:bookmarkStart w:id="3930" w:name="_Toc366079624"/>
      <w:bookmarkStart w:id="3931" w:name="_Toc366080236"/>
      <w:bookmarkStart w:id="3932" w:name="_Toc366080845"/>
      <w:bookmarkStart w:id="3933" w:name="_Toc366505185"/>
      <w:bookmarkStart w:id="3934" w:name="_Toc366508554"/>
      <w:bookmarkStart w:id="3935" w:name="_Toc366513055"/>
      <w:bookmarkStart w:id="3936" w:name="_Toc366574244"/>
      <w:bookmarkStart w:id="3937" w:name="_Toc366578037"/>
      <w:bookmarkStart w:id="3938" w:name="_Toc366578631"/>
      <w:bookmarkStart w:id="3939" w:name="_Toc366579223"/>
      <w:bookmarkStart w:id="3940" w:name="_Toc366579814"/>
      <w:bookmarkStart w:id="3941" w:name="_Toc366580406"/>
      <w:bookmarkStart w:id="3942" w:name="_Toc366580997"/>
      <w:bookmarkStart w:id="3943" w:name="_Toc366581589"/>
      <w:bookmarkStart w:id="3944" w:name="_Properties_Common_to"/>
      <w:bookmarkStart w:id="3945" w:name="_Toc130873625"/>
      <w:bookmarkStart w:id="3946" w:name="_Toc140549597"/>
      <w:bookmarkStart w:id="3947" w:name="_Toc177399079"/>
      <w:bookmarkStart w:id="3948" w:name="_Toc175057366"/>
      <w:bookmarkStart w:id="3949" w:name="_Toc199516305"/>
      <w:bookmarkStart w:id="3950" w:name="_Toc194983969"/>
      <w:bookmarkStart w:id="3951" w:name="_Toc243112817"/>
      <w:bookmarkStart w:id="3952" w:name="_Ref255476147"/>
      <w:bookmarkStart w:id="3953" w:name="_Ref322880110"/>
      <w:bookmarkStart w:id="3954" w:name="_Ref322880152"/>
      <w:bookmarkStart w:id="3955" w:name="_Toc349042712"/>
      <w:bookmarkStart w:id="3956" w:name="_Ref39164433"/>
      <w:bookmarkStart w:id="3957" w:name="_Ref52983456"/>
      <w:bookmarkStart w:id="3958" w:name="_Toc62570133"/>
      <w:bookmarkStart w:id="3959" w:name="_Toc210216855"/>
      <w:bookmarkStart w:id="3960" w:name="_Toc219440987"/>
      <w:bookmarkEnd w:id="2354"/>
      <w:bookmarkEnd w:id="2355"/>
      <w:bookmarkEnd w:id="2356"/>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r>
        <w:lastRenderedPageBreak/>
        <w:t xml:space="preserve">Properties </w:t>
      </w:r>
      <w:bookmarkEnd w:id="3945"/>
      <w:bookmarkEnd w:id="3946"/>
      <w:r>
        <w:t>Common to both Content and Framing</w:t>
      </w:r>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p>
    <w:tbl>
      <w:tblPr>
        <w:tblStyle w:val="Table"/>
        <w:tblW w:w="5000" w:type="pct"/>
        <w:tblInd w:w="0" w:type="dxa"/>
        <w:tblLook w:val="01E0" w:firstRow="1" w:lastRow="1" w:firstColumn="1" w:lastColumn="1" w:noHBand="0" w:noVBand="0"/>
      </w:tblPr>
      <w:tblGrid>
        <w:gridCol w:w="2162"/>
        <w:gridCol w:w="8032"/>
      </w:tblGrid>
      <w:tr w:rsidR="00B46A03" w14:paraId="759491ED"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6024B4D3" w14:textId="77777777" w:rsidR="00B46A03" w:rsidRPr="00E276B6" w:rsidRDefault="00B46A03" w:rsidP="007B6A01">
            <w:pPr>
              <w:jc w:val="left"/>
              <w:rPr>
                <w:rFonts w:ascii="Cambria" w:hAnsi="Cambria"/>
              </w:rPr>
            </w:pPr>
            <w:r w:rsidRPr="00E276B6">
              <w:rPr>
                <w:rFonts w:ascii="Cambria" w:hAnsi="Cambria"/>
              </w:rPr>
              <w:t>Property Name</w:t>
            </w:r>
          </w:p>
        </w:tc>
        <w:tc>
          <w:tcPr>
            <w:tcW w:w="0" w:type="auto"/>
            <w:hideMark/>
          </w:tcPr>
          <w:p w14:paraId="7B39DB07" w14:textId="77777777" w:rsidR="00B46A03" w:rsidRPr="00E276B6" w:rsidRDefault="00B46A03" w:rsidP="007B6A01">
            <w:pPr>
              <w:jc w:val="left"/>
              <w:rPr>
                <w:rFonts w:ascii="Cambria" w:hAnsi="Cambria"/>
              </w:rPr>
            </w:pPr>
            <w:r w:rsidRPr="00E276B6">
              <w:rPr>
                <w:rFonts w:ascii="Cambria" w:hAnsi="Cambria"/>
              </w:rPr>
              <w:t>Description</w:t>
            </w:r>
          </w:p>
        </w:tc>
      </w:tr>
      <w:tr w:rsidR="00B46A03" w14:paraId="4D32D39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FAF3100" w14:textId="77B92206" w:rsidR="00B46A03" w:rsidRPr="00E276B6" w:rsidRDefault="00B46A03" w:rsidP="007B6A01">
            <w:pPr>
              <w:jc w:val="left"/>
              <w:rPr>
                <w:rFonts w:ascii="Cambria" w:hAnsi="Cambria"/>
              </w:rPr>
            </w:pPr>
            <w:bookmarkStart w:id="3961" w:name="p_byteOrder"/>
            <w:r w:rsidRPr="00E276B6">
              <w:rPr>
                <w:rFonts w:ascii="Cambria" w:hAnsi="Cambria"/>
              </w:rPr>
              <w:t>byteOrder</w:t>
            </w:r>
            <w:bookmarkEnd w:id="3961"/>
          </w:p>
        </w:tc>
        <w:tc>
          <w:tcPr>
            <w:tcW w:w="0" w:type="auto"/>
            <w:tcBorders>
              <w:top w:val="single" w:sz="4" w:space="0" w:color="auto"/>
              <w:left w:val="single" w:sz="4" w:space="0" w:color="auto"/>
              <w:bottom w:val="single" w:sz="4" w:space="0" w:color="auto"/>
              <w:right w:val="single" w:sz="4" w:space="0" w:color="auto"/>
            </w:tcBorders>
            <w:hideMark/>
          </w:tcPr>
          <w:p w14:paraId="5EF7A93C" w14:textId="77777777" w:rsidR="00B46A03" w:rsidRPr="00E276B6" w:rsidRDefault="00B46A03" w:rsidP="007B6A01">
            <w:pPr>
              <w:jc w:val="left"/>
              <w:rPr>
                <w:rFonts w:ascii="Cambria" w:hAnsi="Cambria" w:cs="Arial"/>
              </w:rPr>
            </w:pPr>
            <w:r w:rsidRPr="00E276B6">
              <w:rPr>
                <w:rFonts w:ascii="Cambria" w:hAnsi="Cambria" w:cs="Arial"/>
              </w:rPr>
              <w:t>Enum or DFDL Expression</w:t>
            </w:r>
          </w:p>
          <w:p w14:paraId="5E2453A3" w14:textId="77777777" w:rsidR="00B46A03" w:rsidRPr="00E276B6" w:rsidRDefault="00B46A03" w:rsidP="007B6A01">
            <w:pPr>
              <w:jc w:val="left"/>
              <w:rPr>
                <w:rFonts w:ascii="Cambria" w:hAnsi="Cambria" w:cs="Arial"/>
              </w:rPr>
            </w:pPr>
            <w:r w:rsidRPr="00E276B6">
              <w:rPr>
                <w:rFonts w:ascii="Cambria" w:hAnsi="Cambria" w:cs="Arial"/>
              </w:rPr>
              <w:t xml:space="preserve">Valid values 'bigEndian', 'littleEndian'.  </w:t>
            </w:r>
          </w:p>
          <w:p w14:paraId="32A9832F" w14:textId="77777777" w:rsidR="00B46A03" w:rsidRPr="00E276B6" w:rsidRDefault="00B46A03" w:rsidP="007B6A01">
            <w:pPr>
              <w:jc w:val="left"/>
              <w:rPr>
                <w:rFonts w:ascii="Cambria" w:hAnsi="Cambria" w:cs="Arial"/>
              </w:rPr>
            </w:pPr>
            <w:r w:rsidRPr="00E276B6">
              <w:rPr>
                <w:rFonts w:ascii="Cambria" w:hAnsi="Cambria" w:cs="Arial"/>
              </w:rPr>
              <w:t xml:space="preserve">This property can be computed by way of an expression which returns the string 'bigEndian' or 'littleEndian'. </w:t>
            </w:r>
            <w:r w:rsidRPr="00E276B6">
              <w:rPr>
                <w:rFonts w:ascii="Cambria" w:hAnsi="Cambria"/>
              </w:rPr>
              <w:t xml:space="preserve">The expression must not contain forward references to elements which have not yet been processed.   </w:t>
            </w:r>
          </w:p>
          <w:p w14:paraId="2C1A7C4A" w14:textId="77777777" w:rsidR="00B46A03" w:rsidRPr="00E276B6" w:rsidRDefault="00B46A03" w:rsidP="007B6A01">
            <w:pPr>
              <w:jc w:val="left"/>
              <w:rPr>
                <w:rFonts w:ascii="Cambria" w:hAnsi="Cambria" w:cs="Arial"/>
              </w:rPr>
            </w:pPr>
            <w:r w:rsidRPr="00E276B6">
              <w:rPr>
                <w:rFonts w:ascii="Cambria" w:hAnsi="Cambria" w:cs="Arial"/>
              </w:rPr>
              <w:t>Note that there is, intentionally, no such thing as 'native' endian</w:t>
            </w:r>
            <w:r w:rsidRPr="00E276B6">
              <w:rPr>
                <w:rStyle w:val="FootnoteReference"/>
                <w:rFonts w:ascii="Cambria" w:hAnsi="Cambria" w:cs="Arial"/>
                <w:szCs w:val="18"/>
              </w:rPr>
              <w:footnoteReference w:id="30"/>
            </w:r>
            <w:r w:rsidRPr="00E276B6">
              <w:rPr>
                <w:rFonts w:ascii="Cambria" w:hAnsi="Cambria" w:cs="Arial"/>
              </w:rPr>
              <w:t>.</w:t>
            </w:r>
          </w:p>
          <w:p w14:paraId="0F1EF109" w14:textId="77777777" w:rsidR="00B46A03" w:rsidRPr="00E276B6" w:rsidRDefault="00B46A03" w:rsidP="007B6A01">
            <w:pPr>
              <w:jc w:val="left"/>
              <w:rPr>
                <w:rFonts w:ascii="Cambria" w:hAnsi="Cambria"/>
              </w:rPr>
            </w:pPr>
            <w:r w:rsidRPr="00E276B6">
              <w:rPr>
                <w:rFonts w:ascii="Cambria" w:hAnsi="Cambria"/>
              </w:rPr>
              <w:t>This property applies</w:t>
            </w:r>
            <w:r w:rsidRPr="00E276B6">
              <w:rPr>
                <w:rFonts w:ascii="Cambria" w:eastAsia="Helv" w:hAnsi="Cambria"/>
              </w:rPr>
              <w:t xml:space="preserve"> </w:t>
            </w:r>
            <w:r w:rsidRPr="00E276B6">
              <w:rPr>
                <w:rFonts w:ascii="Cambria" w:hAnsi="Cambria"/>
              </w:rPr>
              <w:t>to</w:t>
            </w:r>
            <w:r w:rsidRPr="00E276B6">
              <w:rPr>
                <w:rFonts w:ascii="Cambria" w:eastAsia="Helv" w:hAnsi="Cambria"/>
              </w:rPr>
              <w:t xml:space="preserve"> </w:t>
            </w:r>
            <w:r w:rsidRPr="00E276B6">
              <w:rPr>
                <w:rFonts w:ascii="Cambria" w:hAnsi="Cambria"/>
              </w:rPr>
              <w:t>all</w:t>
            </w:r>
            <w:r w:rsidRPr="00E276B6">
              <w:rPr>
                <w:rFonts w:ascii="Cambria" w:eastAsia="Helv" w:hAnsi="Cambria"/>
              </w:rPr>
              <w:t xml:space="preserve"> </w:t>
            </w:r>
            <w:r w:rsidRPr="00E276B6">
              <w:rPr>
                <w:rFonts w:ascii="Cambria" w:hAnsi="Cambria"/>
              </w:rPr>
              <w:t>Number,</w:t>
            </w:r>
            <w:r w:rsidRPr="00E276B6">
              <w:rPr>
                <w:rFonts w:ascii="Cambria" w:eastAsia="Helv" w:hAnsi="Cambria"/>
              </w:rPr>
              <w:t xml:space="preserve"> </w:t>
            </w:r>
            <w:r w:rsidRPr="00E276B6">
              <w:rPr>
                <w:rFonts w:ascii="Cambria" w:hAnsi="Cambria"/>
              </w:rPr>
              <w:t>Calendar (date and time), and Boolean</w:t>
            </w:r>
            <w:r w:rsidRPr="00E276B6">
              <w:rPr>
                <w:rFonts w:ascii="Cambria" w:eastAsia="Helv" w:hAnsi="Cambria"/>
              </w:rPr>
              <w:t xml:space="preserve"> types </w:t>
            </w:r>
            <w:r w:rsidRPr="00E276B6">
              <w:rPr>
                <w:rFonts w:ascii="Cambria" w:hAnsi="Cambria"/>
              </w:rPr>
              <w:t>with</w:t>
            </w:r>
            <w:r w:rsidRPr="00E276B6">
              <w:rPr>
                <w:rFonts w:ascii="Cambria" w:eastAsia="Helv" w:hAnsi="Cambria"/>
              </w:rPr>
              <w:t xml:space="preserve"> </w:t>
            </w:r>
            <w:r w:rsidRPr="00E276B6">
              <w:rPr>
                <w:rFonts w:ascii="Cambria" w:hAnsi="Cambria"/>
              </w:rPr>
              <w:t>representation</w:t>
            </w:r>
            <w:r w:rsidRPr="00E276B6">
              <w:rPr>
                <w:rFonts w:ascii="Cambria" w:eastAsia="Helv" w:hAnsi="Cambria"/>
              </w:rPr>
              <w:t xml:space="preserve"> </w:t>
            </w:r>
            <w:r w:rsidRPr="00E276B6">
              <w:rPr>
                <w:rFonts w:ascii="Cambria" w:hAnsi="Cambria"/>
              </w:rPr>
              <w:t>binary.</w:t>
            </w:r>
            <w:r w:rsidRPr="00E276B6">
              <w:rPr>
                <w:rFonts w:ascii="Cambria" w:eastAsia="Helv" w:hAnsi="Cambria"/>
              </w:rPr>
              <w:t xml:space="preserve"> </w:t>
            </w:r>
            <w:r w:rsidRPr="00E276B6">
              <w:rPr>
                <w:rFonts w:ascii="Cambria" w:hAnsi="Cambria"/>
              </w:rPr>
              <w:t>Specifically,</w:t>
            </w:r>
            <w:r w:rsidRPr="00E276B6">
              <w:rPr>
                <w:rFonts w:ascii="Cambria" w:eastAsia="Helv" w:hAnsi="Cambria"/>
              </w:rPr>
              <w:t xml:space="preserve"> </w:t>
            </w:r>
            <w:r w:rsidRPr="00E276B6">
              <w:rPr>
                <w:rFonts w:ascii="Cambria" w:hAnsi="Cambria"/>
              </w:rPr>
              <w:t>that</w:t>
            </w:r>
            <w:r w:rsidRPr="00E276B6">
              <w:rPr>
                <w:rFonts w:ascii="Cambria" w:eastAsia="Helv" w:hAnsi="Cambria"/>
              </w:rPr>
              <w:t xml:space="preserve"> </w:t>
            </w:r>
            <w:r w:rsidRPr="00E276B6">
              <w:rPr>
                <w:rFonts w:ascii="Cambria" w:hAnsi="Cambria"/>
              </w:rPr>
              <w:t>is</w:t>
            </w:r>
            <w:r w:rsidRPr="00E276B6">
              <w:rPr>
                <w:rFonts w:ascii="Cambria" w:eastAsia="Helv" w:hAnsi="Cambria"/>
              </w:rPr>
              <w:t xml:space="preserve"> </w:t>
            </w:r>
            <w:r w:rsidRPr="00E276B6">
              <w:rPr>
                <w:rFonts w:ascii="Cambria" w:hAnsi="Cambria"/>
              </w:rPr>
              <w:t>binary</w:t>
            </w:r>
            <w:r w:rsidRPr="00E276B6">
              <w:rPr>
                <w:rFonts w:ascii="Cambria" w:eastAsia="Helv" w:hAnsi="Cambria"/>
              </w:rPr>
              <w:t xml:space="preserve"> </w:t>
            </w:r>
            <w:r w:rsidRPr="00E276B6">
              <w:rPr>
                <w:rFonts w:ascii="Cambria" w:hAnsi="Cambria"/>
              </w:rPr>
              <w:t>integers,</w:t>
            </w:r>
            <w:r w:rsidRPr="00E276B6">
              <w:rPr>
                <w:rFonts w:ascii="Cambria" w:eastAsia="Helv" w:hAnsi="Cambria"/>
              </w:rPr>
              <w:t xml:space="preserve"> binary booleans, all </w:t>
            </w:r>
            <w:r w:rsidRPr="00E276B6">
              <w:rPr>
                <w:rFonts w:ascii="Cambria" w:hAnsi="Cambria"/>
              </w:rPr>
              <w:t>packed</w:t>
            </w:r>
            <w:r w:rsidRPr="00E276B6">
              <w:rPr>
                <w:rFonts w:ascii="Cambria" w:eastAsia="Helv" w:hAnsi="Cambria"/>
              </w:rPr>
              <w:t xml:space="preserve"> </w:t>
            </w:r>
            <w:r w:rsidRPr="00E276B6">
              <w:rPr>
                <w:rFonts w:ascii="Cambria" w:hAnsi="Cambria"/>
              </w:rPr>
              <w:t>decimals,</w:t>
            </w:r>
            <w:r w:rsidRPr="00E276B6">
              <w:rPr>
                <w:rFonts w:ascii="Cambria" w:eastAsia="Helv" w:hAnsi="Cambria"/>
              </w:rPr>
              <w:t xml:space="preserve"> </w:t>
            </w:r>
            <w:r w:rsidRPr="00E276B6">
              <w:rPr>
                <w:rFonts w:ascii="Cambria" w:hAnsi="Cambria"/>
              </w:rPr>
              <w:t>binary</w:t>
            </w:r>
            <w:r w:rsidRPr="00E276B6">
              <w:rPr>
                <w:rFonts w:ascii="Cambria" w:eastAsia="Helv" w:hAnsi="Cambria"/>
              </w:rPr>
              <w:t xml:space="preserve"> </w:t>
            </w:r>
            <w:r w:rsidRPr="00E276B6">
              <w:rPr>
                <w:rFonts w:ascii="Cambria" w:hAnsi="Cambria"/>
              </w:rPr>
              <w:t>floats,</w:t>
            </w:r>
            <w:r w:rsidRPr="00E276B6">
              <w:rPr>
                <w:rFonts w:ascii="Cambria" w:eastAsia="Helv" w:hAnsi="Cambria"/>
              </w:rPr>
              <w:t xml:space="preserve"> </w:t>
            </w:r>
            <w:r w:rsidRPr="00E276B6">
              <w:rPr>
                <w:rFonts w:ascii="Cambria" w:hAnsi="Cambria"/>
              </w:rPr>
              <w:t>binary</w:t>
            </w:r>
            <w:r w:rsidRPr="00E276B6">
              <w:rPr>
                <w:rFonts w:ascii="Cambria" w:eastAsia="Helv" w:hAnsi="Cambria"/>
              </w:rPr>
              <w:t xml:space="preserve"> </w:t>
            </w:r>
            <w:r w:rsidRPr="00E276B6">
              <w:rPr>
                <w:rFonts w:ascii="Cambria" w:hAnsi="Cambria"/>
              </w:rPr>
              <w:t>seconds</w:t>
            </w:r>
            <w:r w:rsidRPr="00E276B6">
              <w:rPr>
                <w:rFonts w:ascii="Cambria" w:eastAsia="Helv" w:hAnsi="Cambria"/>
              </w:rPr>
              <w:t xml:space="preserve"> </w:t>
            </w:r>
            <w:r w:rsidRPr="00E276B6">
              <w:rPr>
                <w:rFonts w:ascii="Cambria" w:hAnsi="Cambria"/>
              </w:rPr>
              <w:t>and</w:t>
            </w:r>
            <w:r w:rsidRPr="00E276B6">
              <w:rPr>
                <w:rFonts w:ascii="Cambria" w:eastAsia="Helv" w:hAnsi="Cambria"/>
              </w:rPr>
              <w:t xml:space="preserve"> </w:t>
            </w:r>
            <w:r w:rsidRPr="00E276B6">
              <w:rPr>
                <w:rFonts w:ascii="Cambria" w:hAnsi="Cambria"/>
              </w:rPr>
              <w:t>binary</w:t>
            </w:r>
            <w:r w:rsidRPr="00E276B6">
              <w:rPr>
                <w:rFonts w:ascii="Cambria" w:eastAsia="Helv" w:hAnsi="Cambria"/>
              </w:rPr>
              <w:t xml:space="preserve"> </w:t>
            </w:r>
            <w:r w:rsidRPr="00E276B6">
              <w:rPr>
                <w:rFonts w:ascii="Cambria" w:hAnsi="Cambria"/>
              </w:rPr>
              <w:t>milliseconds.</w:t>
            </w:r>
          </w:p>
          <w:p w14:paraId="3111AB0E" w14:textId="77777777" w:rsidR="00B46A03" w:rsidRPr="00E276B6" w:rsidRDefault="00B46A03" w:rsidP="007B6A01">
            <w:pPr>
              <w:jc w:val="left"/>
              <w:rPr>
                <w:rFonts w:ascii="Cambria" w:hAnsi="Cambria"/>
              </w:rPr>
            </w:pPr>
            <w:r w:rsidRPr="00E276B6">
              <w:rPr>
                <w:rFonts w:ascii="Cambria" w:hAnsi="Cambria"/>
              </w:rPr>
              <w:t>This</w:t>
            </w:r>
            <w:r w:rsidRPr="00E276B6">
              <w:rPr>
                <w:rFonts w:ascii="Cambria" w:eastAsia="Helv" w:hAnsi="Cambria"/>
              </w:rPr>
              <w:t xml:space="preserve"> </w:t>
            </w:r>
            <w:r w:rsidRPr="00E276B6">
              <w:rPr>
                <w:rFonts w:ascii="Cambria" w:hAnsi="Cambria"/>
              </w:rPr>
              <w:t>property</w:t>
            </w:r>
            <w:r w:rsidRPr="00E276B6">
              <w:rPr>
                <w:rFonts w:ascii="Cambria" w:eastAsia="Helv" w:hAnsi="Cambria"/>
              </w:rPr>
              <w:t xml:space="preserve"> </w:t>
            </w:r>
            <w:r w:rsidRPr="00E276B6">
              <w:rPr>
                <w:rFonts w:ascii="Cambria" w:hAnsi="Cambria"/>
              </w:rPr>
              <w:t>is</w:t>
            </w:r>
            <w:r w:rsidRPr="00E276B6">
              <w:rPr>
                <w:rFonts w:ascii="Cambria" w:eastAsia="Helv" w:hAnsi="Cambria"/>
              </w:rPr>
              <w:t xml:space="preserve"> </w:t>
            </w:r>
            <w:r w:rsidRPr="00E276B6">
              <w:rPr>
                <w:rFonts w:ascii="Cambria" w:hAnsi="Cambria"/>
              </w:rPr>
              <w:t>never</w:t>
            </w:r>
            <w:r w:rsidRPr="00E276B6">
              <w:rPr>
                <w:rFonts w:ascii="Cambria" w:eastAsia="Helv" w:hAnsi="Cambria"/>
              </w:rPr>
              <w:t xml:space="preserve"> </w:t>
            </w:r>
            <w:r w:rsidRPr="00E276B6">
              <w:rPr>
                <w:rFonts w:ascii="Cambria" w:hAnsi="Cambria"/>
              </w:rPr>
              <w:t>used</w:t>
            </w:r>
            <w:r w:rsidRPr="00E276B6">
              <w:rPr>
                <w:rFonts w:ascii="Cambria" w:eastAsia="Helv" w:hAnsi="Cambria"/>
              </w:rPr>
              <w:t xml:space="preserve"> </w:t>
            </w:r>
            <w:r w:rsidRPr="00E276B6">
              <w:rPr>
                <w:rFonts w:ascii="Cambria" w:hAnsi="Cambria"/>
              </w:rPr>
              <w:t>to</w:t>
            </w:r>
            <w:r w:rsidRPr="00E276B6">
              <w:rPr>
                <w:rFonts w:ascii="Cambria" w:eastAsia="Helv" w:hAnsi="Cambria"/>
              </w:rPr>
              <w:t xml:space="preserve"> </w:t>
            </w:r>
            <w:r w:rsidRPr="00E276B6">
              <w:rPr>
                <w:rFonts w:ascii="Cambria" w:hAnsi="Cambria"/>
              </w:rPr>
              <w:t>establish</w:t>
            </w:r>
            <w:r w:rsidRPr="00E276B6">
              <w:rPr>
                <w:rFonts w:ascii="Cambria" w:eastAsia="Helv" w:hAnsi="Cambria"/>
              </w:rPr>
              <w:t xml:space="preserve"> </w:t>
            </w:r>
            <w:r w:rsidRPr="00E276B6">
              <w:rPr>
                <w:rFonts w:ascii="Cambria" w:hAnsi="Cambria"/>
              </w:rPr>
              <w:t>the</w:t>
            </w:r>
            <w:r w:rsidRPr="00E276B6">
              <w:rPr>
                <w:rFonts w:ascii="Cambria" w:eastAsia="Helv" w:hAnsi="Cambria"/>
              </w:rPr>
              <w:t xml:space="preserve"> </w:t>
            </w:r>
            <w:r w:rsidRPr="00E276B6">
              <w:rPr>
                <w:rFonts w:ascii="Cambria" w:hAnsi="Cambria"/>
              </w:rPr>
              <w:t>byte</w:t>
            </w:r>
            <w:r w:rsidRPr="00E276B6">
              <w:rPr>
                <w:rFonts w:ascii="Cambria" w:eastAsia="Helv" w:hAnsi="Cambria"/>
              </w:rPr>
              <w:t xml:space="preserve"> </w:t>
            </w:r>
            <w:r w:rsidRPr="00E276B6">
              <w:rPr>
                <w:rFonts w:ascii="Cambria" w:hAnsi="Cambria"/>
              </w:rPr>
              <w:t>order</w:t>
            </w:r>
            <w:r w:rsidRPr="00E276B6">
              <w:rPr>
                <w:rFonts w:ascii="Cambria" w:eastAsia="Helv" w:hAnsi="Cambria"/>
              </w:rPr>
              <w:t xml:space="preserve"> </w:t>
            </w:r>
            <w:r w:rsidRPr="00E276B6">
              <w:rPr>
                <w:rFonts w:ascii="Cambria" w:hAnsi="Cambria"/>
              </w:rPr>
              <w:t>for</w:t>
            </w:r>
            <w:r w:rsidRPr="00E276B6">
              <w:rPr>
                <w:rFonts w:ascii="Cambria" w:eastAsia="Helv" w:hAnsi="Cambria"/>
              </w:rPr>
              <w:t xml:space="preserve"> text /strings, as each character set encoding involving multiple bytes of data per code unit specifies its byte order. </w:t>
            </w:r>
          </w:p>
          <w:p w14:paraId="0DDC0830" w14:textId="77777777" w:rsidR="00B46A03" w:rsidRPr="00E276B6" w:rsidRDefault="00B46A03" w:rsidP="007B6A01">
            <w:pPr>
              <w:jc w:val="left"/>
              <w:rPr>
                <w:rFonts w:ascii="Cambria" w:hAnsi="Cambria"/>
              </w:rPr>
            </w:pPr>
            <w:r w:rsidRPr="00E276B6">
              <w:rPr>
                <w:rFonts w:ascii="Cambria" w:hAnsi="Cambria" w:cs="Arial"/>
              </w:rPr>
              <w:t xml:space="preserve">Annotation: dfdl:element, dfdl:simpleType </w:t>
            </w:r>
          </w:p>
        </w:tc>
      </w:tr>
      <w:tr w:rsidR="00B46A03" w14:paraId="1C11F66E"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31EBD32C" w14:textId="4627962D" w:rsidR="00B46A03" w:rsidRPr="00E276B6" w:rsidRDefault="00B46A03" w:rsidP="007B6A01">
            <w:pPr>
              <w:jc w:val="left"/>
              <w:rPr>
                <w:rFonts w:ascii="Cambria" w:hAnsi="Cambria"/>
              </w:rPr>
            </w:pPr>
            <w:bookmarkStart w:id="3962" w:name="p_bitOrder"/>
            <w:r w:rsidRPr="00E276B6">
              <w:rPr>
                <w:rFonts w:ascii="Cambria" w:hAnsi="Cambria"/>
              </w:rPr>
              <w:t>bitOrder</w:t>
            </w:r>
            <w:bookmarkEnd w:id="3962"/>
          </w:p>
        </w:tc>
        <w:tc>
          <w:tcPr>
            <w:tcW w:w="0" w:type="auto"/>
            <w:tcBorders>
              <w:top w:val="single" w:sz="4" w:space="0" w:color="auto"/>
              <w:left w:val="single" w:sz="4" w:space="0" w:color="auto"/>
              <w:bottom w:val="single" w:sz="4" w:space="0" w:color="auto"/>
              <w:right w:val="single" w:sz="4" w:space="0" w:color="auto"/>
            </w:tcBorders>
            <w:hideMark/>
          </w:tcPr>
          <w:p w14:paraId="3F1102DF" w14:textId="77777777" w:rsidR="00B46A03" w:rsidRPr="00E276B6" w:rsidRDefault="00B46A03" w:rsidP="007B6A01">
            <w:pPr>
              <w:jc w:val="left"/>
              <w:rPr>
                <w:rFonts w:ascii="Cambria" w:hAnsi="Cambria" w:cs="Arial"/>
              </w:rPr>
            </w:pPr>
            <w:r w:rsidRPr="00E276B6">
              <w:rPr>
                <w:rFonts w:ascii="Cambria" w:hAnsi="Cambria" w:cs="Arial"/>
              </w:rPr>
              <w:t xml:space="preserve">Enum </w:t>
            </w:r>
          </w:p>
          <w:p w14:paraId="0AA7EE38" w14:textId="77777777" w:rsidR="00B46A03" w:rsidRPr="00E276B6" w:rsidRDefault="00B46A03" w:rsidP="007B6A01">
            <w:pPr>
              <w:jc w:val="left"/>
              <w:rPr>
                <w:rFonts w:ascii="Cambria" w:hAnsi="Cambria" w:cs="Arial"/>
              </w:rPr>
            </w:pPr>
            <w:r w:rsidRPr="00E276B6">
              <w:rPr>
                <w:rFonts w:ascii="Cambria" w:hAnsi="Cambria" w:cs="Arial"/>
              </w:rPr>
              <w:t xml:space="preserve">Valid values 'mostSignificantBitFirst', 'leastSignificantBitFirst'.  </w:t>
            </w:r>
          </w:p>
          <w:p w14:paraId="676A9F93" w14:textId="77777777" w:rsidR="00B46A03" w:rsidRPr="00E276B6" w:rsidRDefault="00B46A03" w:rsidP="007B6A01">
            <w:pPr>
              <w:jc w:val="left"/>
              <w:rPr>
                <w:rFonts w:ascii="Cambria" w:hAnsi="Cambria"/>
              </w:rPr>
            </w:pPr>
            <w:r w:rsidRPr="00E276B6">
              <w:rPr>
                <w:rFonts w:ascii="Cambria" w:hAnsi="Cambria"/>
              </w:rPr>
              <w:t>The bits of a byte each have a place value or significance of 2</w:t>
            </w:r>
            <w:r w:rsidRPr="00E276B6">
              <w:rPr>
                <w:rFonts w:ascii="Cambria" w:hAnsi="Cambria"/>
                <w:i/>
                <w:vertAlign w:val="superscript"/>
              </w:rPr>
              <w:t>n</w:t>
            </w:r>
            <w:r w:rsidRPr="00E276B6">
              <w:rPr>
                <w:rFonts w:ascii="Cambria" w:hAnsi="Cambria"/>
              </w:rPr>
              <w:t xml:space="preserve">, for </w:t>
            </w:r>
            <w:r w:rsidRPr="00E276B6">
              <w:rPr>
                <w:rFonts w:ascii="Cambria" w:hAnsi="Cambria"/>
                <w:i/>
              </w:rPr>
              <w:t>n</w:t>
            </w:r>
            <w:r w:rsidRPr="00E276B6">
              <w:rPr>
                <w:rFonts w:ascii="Cambria" w:hAnsi="Cambria"/>
              </w:rPr>
              <w:t xml:space="preserve"> from 0 to 7. Hence, the byte value 255 = 2</w:t>
            </w:r>
            <w:r w:rsidRPr="00E276B6">
              <w:rPr>
                <w:rFonts w:ascii="Cambria" w:hAnsi="Cambria"/>
                <w:vertAlign w:val="superscript"/>
              </w:rPr>
              <w:t>7</w:t>
            </w:r>
            <w:r w:rsidRPr="00E276B6">
              <w:rPr>
                <w:rFonts w:ascii="Cambria" w:hAnsi="Cambria"/>
              </w:rPr>
              <w:t xml:space="preserve"> + 2</w:t>
            </w:r>
            <w:r w:rsidRPr="00E276B6">
              <w:rPr>
                <w:rFonts w:ascii="Cambria" w:hAnsi="Cambria"/>
                <w:vertAlign w:val="superscript"/>
              </w:rPr>
              <w:t>6</w:t>
            </w:r>
            <w:r w:rsidRPr="00E276B6">
              <w:rPr>
                <w:rFonts w:ascii="Cambria" w:hAnsi="Cambria"/>
              </w:rPr>
              <w:t xml:space="preserve"> + 2</w:t>
            </w:r>
            <w:r w:rsidRPr="00E276B6">
              <w:rPr>
                <w:rFonts w:ascii="Cambria" w:hAnsi="Cambria"/>
                <w:vertAlign w:val="superscript"/>
              </w:rPr>
              <w:t>5</w:t>
            </w:r>
            <w:r w:rsidRPr="00E276B6">
              <w:rPr>
                <w:rFonts w:ascii="Cambria" w:hAnsi="Cambria"/>
              </w:rPr>
              <w:t xml:space="preserve"> + 2</w:t>
            </w:r>
            <w:r w:rsidRPr="00E276B6">
              <w:rPr>
                <w:rFonts w:ascii="Cambria" w:hAnsi="Cambria"/>
                <w:vertAlign w:val="superscript"/>
              </w:rPr>
              <w:t>4</w:t>
            </w:r>
            <w:r w:rsidRPr="00E276B6">
              <w:rPr>
                <w:rFonts w:ascii="Cambria" w:hAnsi="Cambria"/>
              </w:rPr>
              <w:t xml:space="preserve"> + 2</w:t>
            </w:r>
            <w:r w:rsidRPr="00E276B6">
              <w:rPr>
                <w:rFonts w:ascii="Cambria" w:hAnsi="Cambria"/>
                <w:vertAlign w:val="superscript"/>
              </w:rPr>
              <w:t>3</w:t>
            </w:r>
            <w:r w:rsidRPr="00E276B6">
              <w:rPr>
                <w:rFonts w:ascii="Cambria" w:hAnsi="Cambria"/>
              </w:rPr>
              <w:t xml:space="preserve"> + 2</w:t>
            </w:r>
            <w:r w:rsidRPr="00E276B6">
              <w:rPr>
                <w:rFonts w:ascii="Cambria" w:hAnsi="Cambria"/>
                <w:vertAlign w:val="superscript"/>
              </w:rPr>
              <w:t>2</w:t>
            </w:r>
            <w:r w:rsidRPr="00E276B6">
              <w:rPr>
                <w:rFonts w:ascii="Cambria" w:hAnsi="Cambria"/>
              </w:rPr>
              <w:t xml:space="preserve"> + 2</w:t>
            </w:r>
            <w:r w:rsidRPr="00E276B6">
              <w:rPr>
                <w:rFonts w:ascii="Cambria" w:hAnsi="Cambria"/>
                <w:vertAlign w:val="superscript"/>
              </w:rPr>
              <w:t>1</w:t>
            </w:r>
            <w:r w:rsidRPr="00E276B6">
              <w:rPr>
                <w:rFonts w:ascii="Cambria" w:hAnsi="Cambria"/>
              </w:rPr>
              <w:t xml:space="preserve"> + 2</w:t>
            </w:r>
            <w:r w:rsidRPr="00E276B6">
              <w:rPr>
                <w:rFonts w:ascii="Cambria" w:hAnsi="Cambria"/>
                <w:vertAlign w:val="superscript"/>
              </w:rPr>
              <w:t>0</w:t>
            </w:r>
            <w:r w:rsidRPr="00E276B6">
              <w:rPr>
                <w:rFonts w:ascii="Cambria" w:hAnsi="Cambria"/>
              </w:rPr>
              <w:t>. A bit can always be unambiguously identified as the 2</w:t>
            </w:r>
            <w:r w:rsidRPr="00E276B6">
              <w:rPr>
                <w:rFonts w:ascii="Cambria" w:hAnsi="Cambria"/>
                <w:i/>
                <w:vertAlign w:val="superscript"/>
              </w:rPr>
              <w:t>n</w:t>
            </w:r>
            <w:r w:rsidRPr="00E276B6">
              <w:rPr>
                <w:rFonts w:ascii="Cambria" w:hAnsi="Cambria"/>
              </w:rPr>
              <w:t>-bit.</w:t>
            </w:r>
          </w:p>
          <w:p w14:paraId="0078C451" w14:textId="77777777" w:rsidR="00B46A03" w:rsidRPr="00E276B6" w:rsidRDefault="00B46A03" w:rsidP="007B6A01">
            <w:pPr>
              <w:jc w:val="left"/>
              <w:rPr>
                <w:rFonts w:ascii="Cambria" w:hAnsi="Cambria"/>
              </w:rPr>
            </w:pPr>
            <w:r w:rsidRPr="00E276B6">
              <w:rPr>
                <w:rFonts w:ascii="Cambria" w:hAnsi="Cambria"/>
              </w:rPr>
              <w:t>The bit order is the correspondence of a bit's numeric significance to the bit position (1 to 8) within the byte.</w:t>
            </w:r>
          </w:p>
          <w:p w14:paraId="340FF8D8" w14:textId="77777777" w:rsidR="00B46A03" w:rsidRPr="00E276B6" w:rsidRDefault="00B46A03" w:rsidP="007B6A01">
            <w:pPr>
              <w:jc w:val="left"/>
              <w:rPr>
                <w:rFonts w:ascii="Cambria" w:hAnsi="Cambria"/>
              </w:rPr>
            </w:pPr>
            <w:r w:rsidRPr="00E276B6">
              <w:rPr>
                <w:rFonts w:ascii="Cambria" w:hAnsi="Cambria"/>
              </w:rPr>
              <w:t xml:space="preserve">Value 'mostSignificantBitFirst' means: </w:t>
            </w:r>
          </w:p>
          <w:p w14:paraId="63CA50C2" w14:textId="77777777" w:rsidR="00B46A03" w:rsidRPr="00E276B6" w:rsidRDefault="00B46A03" w:rsidP="007B6A01">
            <w:pPr>
              <w:numPr>
                <w:ilvl w:val="0"/>
                <w:numId w:val="56"/>
              </w:numPr>
              <w:tabs>
                <w:tab w:val="clear" w:pos="403"/>
              </w:tabs>
              <w:spacing w:before="60" w:after="60" w:line="240" w:lineRule="auto"/>
              <w:jc w:val="left"/>
              <w:rPr>
                <w:rFonts w:ascii="Cambria" w:hAnsi="Cambria"/>
              </w:rPr>
            </w:pPr>
            <w:r w:rsidRPr="00E276B6">
              <w:rPr>
                <w:rFonts w:ascii="Cambria" w:hAnsi="Cambria"/>
              </w:rPr>
              <w:t>The 2</w:t>
            </w:r>
            <w:r w:rsidRPr="00E276B6">
              <w:rPr>
                <w:rFonts w:ascii="Cambria" w:hAnsi="Cambria"/>
                <w:vertAlign w:val="superscript"/>
              </w:rPr>
              <w:t>7</w:t>
            </w:r>
            <w:r w:rsidRPr="00E276B6">
              <w:rPr>
                <w:rFonts w:ascii="Cambria" w:hAnsi="Cambria"/>
              </w:rPr>
              <w:t xml:space="preserve"> bit is first, i.e., has bit position 1. </w:t>
            </w:r>
          </w:p>
          <w:p w14:paraId="63890318" w14:textId="77777777" w:rsidR="00B46A03" w:rsidRPr="00E276B6" w:rsidRDefault="00B46A03" w:rsidP="007B6A01">
            <w:pPr>
              <w:numPr>
                <w:ilvl w:val="0"/>
                <w:numId w:val="56"/>
              </w:numPr>
              <w:tabs>
                <w:tab w:val="clear" w:pos="403"/>
              </w:tabs>
              <w:spacing w:before="60" w:after="60" w:line="240" w:lineRule="auto"/>
              <w:jc w:val="left"/>
              <w:rPr>
                <w:rFonts w:ascii="Cambria" w:hAnsi="Cambria"/>
              </w:rPr>
            </w:pPr>
            <w:r w:rsidRPr="00E276B6">
              <w:rPr>
                <w:rFonts w:ascii="Cambria" w:hAnsi="Cambria"/>
              </w:rPr>
              <w:t>In general, the 2</w:t>
            </w:r>
            <w:r w:rsidRPr="00E276B6">
              <w:rPr>
                <w:rFonts w:ascii="Cambria" w:hAnsi="Cambria"/>
                <w:i/>
                <w:vertAlign w:val="superscript"/>
              </w:rPr>
              <w:t>n</w:t>
            </w:r>
            <w:r w:rsidRPr="00E276B6">
              <w:rPr>
                <w:rFonts w:ascii="Cambria" w:hAnsi="Cambria"/>
              </w:rPr>
              <w:t xml:space="preserve"> bit has position 8 - </w:t>
            </w:r>
            <w:r w:rsidRPr="00E276B6">
              <w:rPr>
                <w:rFonts w:ascii="Cambria" w:hAnsi="Cambria"/>
                <w:i/>
              </w:rPr>
              <w:t xml:space="preserve">n. </w:t>
            </w:r>
          </w:p>
          <w:p w14:paraId="1A48A55C" w14:textId="77777777" w:rsidR="00B46A03" w:rsidRPr="00E276B6" w:rsidRDefault="00B46A03" w:rsidP="007B6A01">
            <w:pPr>
              <w:numPr>
                <w:ilvl w:val="0"/>
                <w:numId w:val="56"/>
              </w:numPr>
              <w:tabs>
                <w:tab w:val="clear" w:pos="403"/>
              </w:tabs>
              <w:spacing w:before="60" w:after="60" w:line="240" w:lineRule="auto"/>
              <w:jc w:val="left"/>
              <w:rPr>
                <w:rFonts w:ascii="Cambria" w:hAnsi="Cambria"/>
              </w:rPr>
            </w:pPr>
            <w:r w:rsidRPr="00E276B6">
              <w:rPr>
                <w:rFonts w:ascii="Cambria" w:hAnsi="Cambria"/>
              </w:rPr>
              <w:t>The least significant bits of byte N are considered to be adjacent to the most significant bits of byte N+1.</w:t>
            </w:r>
          </w:p>
          <w:p w14:paraId="6FFC74A3" w14:textId="77777777" w:rsidR="00B46A03" w:rsidRPr="00E276B6" w:rsidRDefault="00B46A03" w:rsidP="007B6A01">
            <w:pPr>
              <w:jc w:val="left"/>
              <w:rPr>
                <w:rFonts w:ascii="Cambria" w:hAnsi="Cambria"/>
              </w:rPr>
            </w:pPr>
            <w:r w:rsidRPr="00E276B6">
              <w:rPr>
                <w:rFonts w:ascii="Cambria" w:hAnsi="Cambria"/>
              </w:rPr>
              <w:t>Value 'leastSignificantBitFirst' means:</w:t>
            </w:r>
          </w:p>
          <w:p w14:paraId="43139696" w14:textId="77777777" w:rsidR="00B46A03" w:rsidRPr="00E276B6" w:rsidRDefault="00B46A03" w:rsidP="007B6A01">
            <w:pPr>
              <w:numPr>
                <w:ilvl w:val="0"/>
                <w:numId w:val="57"/>
              </w:numPr>
              <w:tabs>
                <w:tab w:val="clear" w:pos="403"/>
              </w:tabs>
              <w:spacing w:before="60" w:after="60" w:line="240" w:lineRule="auto"/>
              <w:jc w:val="left"/>
              <w:rPr>
                <w:rFonts w:ascii="Cambria" w:hAnsi="Cambria"/>
              </w:rPr>
            </w:pPr>
            <w:r w:rsidRPr="00E276B6">
              <w:rPr>
                <w:rFonts w:ascii="Cambria" w:hAnsi="Cambria"/>
              </w:rPr>
              <w:t>The 2</w:t>
            </w:r>
            <w:r w:rsidRPr="00E276B6">
              <w:rPr>
                <w:rFonts w:ascii="Cambria" w:hAnsi="Cambria"/>
                <w:vertAlign w:val="superscript"/>
              </w:rPr>
              <w:t>0</w:t>
            </w:r>
            <w:r w:rsidRPr="00E276B6">
              <w:rPr>
                <w:rFonts w:ascii="Cambria" w:hAnsi="Cambria"/>
              </w:rPr>
              <w:t xml:space="preserve"> bit is first, i.e., has bit position 1. </w:t>
            </w:r>
          </w:p>
          <w:p w14:paraId="6184DE9E" w14:textId="77777777" w:rsidR="00B46A03" w:rsidRPr="00E276B6" w:rsidRDefault="00B46A03" w:rsidP="007B6A01">
            <w:pPr>
              <w:numPr>
                <w:ilvl w:val="0"/>
                <w:numId w:val="57"/>
              </w:numPr>
              <w:tabs>
                <w:tab w:val="clear" w:pos="403"/>
              </w:tabs>
              <w:spacing w:before="60" w:after="60" w:line="240" w:lineRule="auto"/>
              <w:jc w:val="left"/>
              <w:rPr>
                <w:rFonts w:ascii="Cambria" w:hAnsi="Cambria"/>
              </w:rPr>
            </w:pPr>
            <w:r w:rsidRPr="00E276B6">
              <w:rPr>
                <w:rFonts w:ascii="Cambria" w:hAnsi="Cambria"/>
              </w:rPr>
              <w:t>In general, the 2</w:t>
            </w:r>
            <w:r w:rsidRPr="00E276B6">
              <w:rPr>
                <w:rFonts w:ascii="Cambria" w:hAnsi="Cambria"/>
                <w:i/>
                <w:vertAlign w:val="superscript"/>
              </w:rPr>
              <w:t>n</w:t>
            </w:r>
            <w:r w:rsidRPr="00E276B6">
              <w:rPr>
                <w:rFonts w:ascii="Cambria" w:hAnsi="Cambria"/>
              </w:rPr>
              <w:t xml:space="preserve"> bit has position </w:t>
            </w:r>
            <w:r w:rsidRPr="00E276B6">
              <w:rPr>
                <w:rFonts w:ascii="Cambria" w:hAnsi="Cambria"/>
                <w:i/>
              </w:rPr>
              <w:t xml:space="preserve">n </w:t>
            </w:r>
            <w:r w:rsidRPr="00E276B6">
              <w:rPr>
                <w:rFonts w:ascii="Cambria" w:hAnsi="Cambria"/>
              </w:rPr>
              <w:t>+</w:t>
            </w:r>
            <w:r w:rsidRPr="00E276B6">
              <w:rPr>
                <w:rFonts w:ascii="Cambria" w:hAnsi="Cambria"/>
                <w:i/>
              </w:rPr>
              <w:t xml:space="preserve"> </w:t>
            </w:r>
            <w:r w:rsidRPr="00E276B6">
              <w:rPr>
                <w:rFonts w:ascii="Cambria" w:hAnsi="Cambria"/>
              </w:rPr>
              <w:t>1</w:t>
            </w:r>
            <w:r w:rsidRPr="00E276B6">
              <w:rPr>
                <w:rFonts w:ascii="Cambria" w:hAnsi="Cambria"/>
                <w:i/>
              </w:rPr>
              <w:t xml:space="preserve">. </w:t>
            </w:r>
          </w:p>
          <w:p w14:paraId="415D4357" w14:textId="77777777" w:rsidR="00B46A03" w:rsidRPr="00E276B6" w:rsidRDefault="00B46A03" w:rsidP="007B6A01">
            <w:pPr>
              <w:numPr>
                <w:ilvl w:val="0"/>
                <w:numId w:val="57"/>
              </w:numPr>
              <w:tabs>
                <w:tab w:val="clear" w:pos="403"/>
              </w:tabs>
              <w:spacing w:before="60" w:after="60" w:line="240" w:lineRule="auto"/>
              <w:jc w:val="left"/>
              <w:rPr>
                <w:rFonts w:ascii="Cambria" w:hAnsi="Cambria"/>
              </w:rPr>
            </w:pPr>
            <w:r w:rsidRPr="00E276B6">
              <w:rPr>
                <w:rFonts w:ascii="Cambria" w:hAnsi="Cambria"/>
              </w:rPr>
              <w:t>The most significant bits of byte N are considered to be adjacent to the least significant bits of byte N+1.</w:t>
            </w:r>
          </w:p>
          <w:p w14:paraId="31ED48AF" w14:textId="50C2776D" w:rsidR="00B46A03" w:rsidRPr="00E276B6" w:rsidRDefault="00B46A03" w:rsidP="007B6A01">
            <w:pPr>
              <w:jc w:val="left"/>
              <w:rPr>
                <w:rFonts w:ascii="Cambria" w:hAnsi="Cambria"/>
              </w:rPr>
            </w:pPr>
            <w:r w:rsidRPr="00E276B6">
              <w:rPr>
                <w:rFonts w:ascii="Cambria" w:hAnsi="Cambria"/>
              </w:rPr>
              <w:t xml:space="preserve">This property applies to all content and framing since it determines which bits of a byte occupy what bit positions. Content and framing are defined in terms of regions of the data stream, and these regions are defined in terms of the starting bit position and ending bit position; hence, dfdl:bitOrder is relevant to determining the specific bits of any grammar region (see 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7B6A01">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_Ref39164191 \h </w:instrText>
            </w:r>
            <w:r w:rsidR="007B6A01">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 xml:space="preserve">DFDL Data Syntax </w:t>
            </w:r>
            <w:r w:rsidR="009D1493" w:rsidRPr="009D1493">
              <w:rPr>
                <w:rFonts w:ascii="Cambria" w:hAnsi="Cambria"/>
              </w:rPr>
              <w:lastRenderedPageBreak/>
              <w:t>Grammar</w:t>
            </w:r>
            <w:r w:rsidRPr="00E276B6">
              <w:rPr>
                <w:rStyle w:val="Hyperlink"/>
                <w:rFonts w:eastAsia="MS Mincho"/>
              </w:rPr>
              <w:fldChar w:fldCharType="end"/>
            </w:r>
            <w:r w:rsidRPr="00E276B6">
              <w:rPr>
                <w:rFonts w:ascii="Cambria" w:hAnsi="Cambria"/>
              </w:rPr>
              <w:t xml:space="preserve">) when the region's starting bit position or ending bit position are not on a byte boundary.  </w:t>
            </w:r>
          </w:p>
          <w:p w14:paraId="770A2083" w14:textId="77777777" w:rsidR="00B46A03" w:rsidRPr="00E276B6" w:rsidRDefault="00B46A03" w:rsidP="007B6A01">
            <w:pPr>
              <w:jc w:val="left"/>
              <w:rPr>
                <w:rFonts w:ascii="Cambria" w:hAnsi="Cambria"/>
              </w:rPr>
            </w:pPr>
            <w:r w:rsidRPr="00E276B6">
              <w:rPr>
                <w:rFonts w:ascii="Cambria" w:hAnsi="Cambria"/>
              </w:rPr>
              <w:t xml:space="preserve">The bit order can only change on byte boundaries, and alignment of up to 7 bits is </w:t>
            </w:r>
            <w:r w:rsidRPr="00E276B6">
              <w:rPr>
                <w:rFonts w:ascii="Cambria" w:hAnsi="Cambria" w:cs="Arial"/>
              </w:rPr>
              <w:t>skipped (parsing) or inserted (unparsing)</w:t>
            </w:r>
            <w:r w:rsidRPr="00E276B6">
              <w:rPr>
                <w:rFonts w:ascii="Cambria" w:hAnsi="Cambria"/>
              </w:rPr>
              <w:t xml:space="preserve"> to ensure byte-alignment whenever the bit order changes.</w:t>
            </w:r>
          </w:p>
          <w:p w14:paraId="5A8E319B" w14:textId="77777777" w:rsidR="00B46A03" w:rsidRPr="00E276B6" w:rsidRDefault="00B46A03" w:rsidP="007B6A01">
            <w:pPr>
              <w:jc w:val="left"/>
              <w:rPr>
                <w:rFonts w:ascii="Cambria" w:hAnsi="Cambria"/>
              </w:rPr>
            </w:pPr>
            <w:r w:rsidRPr="00E276B6">
              <w:rPr>
                <w:rFonts w:ascii="Cambria" w:hAnsi="Cambria" w:cs="Arial"/>
              </w:rPr>
              <w:t>Annotation: dfdl:element, dfdl:simpleType, dfdl:sequence, dfdl:choice, dfdl:group</w:t>
            </w:r>
            <w:r w:rsidRPr="00E276B6">
              <w:rPr>
                <w:rFonts w:ascii="Cambria" w:hAnsi="Cambria"/>
              </w:rPr>
              <w:t xml:space="preserve">  </w:t>
            </w:r>
          </w:p>
        </w:tc>
      </w:tr>
      <w:tr w:rsidR="00B46A03" w14:paraId="78D77B2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8279BBF" w14:textId="145B2CAE" w:rsidR="00B46A03" w:rsidRPr="00E276B6" w:rsidRDefault="00B46A03" w:rsidP="007B6A01">
            <w:pPr>
              <w:jc w:val="left"/>
              <w:rPr>
                <w:rFonts w:ascii="Cambria" w:hAnsi="Cambria"/>
              </w:rPr>
            </w:pPr>
            <w:bookmarkStart w:id="3963" w:name="p_encoding"/>
            <w:r w:rsidRPr="00E276B6">
              <w:rPr>
                <w:rFonts w:ascii="Cambria" w:hAnsi="Cambria"/>
              </w:rPr>
              <w:lastRenderedPageBreak/>
              <w:t>encoding</w:t>
            </w:r>
            <w:bookmarkEnd w:id="3963"/>
          </w:p>
        </w:tc>
        <w:tc>
          <w:tcPr>
            <w:tcW w:w="0" w:type="auto"/>
            <w:tcBorders>
              <w:top w:val="single" w:sz="4" w:space="0" w:color="auto"/>
              <w:left w:val="single" w:sz="4" w:space="0" w:color="auto"/>
              <w:bottom w:val="single" w:sz="4" w:space="0" w:color="auto"/>
              <w:right w:val="single" w:sz="4" w:space="0" w:color="auto"/>
            </w:tcBorders>
            <w:hideMark/>
          </w:tcPr>
          <w:p w14:paraId="228EDAA9" w14:textId="77777777" w:rsidR="00B46A03" w:rsidRPr="00E276B6" w:rsidRDefault="00B46A03" w:rsidP="007B6A01">
            <w:pPr>
              <w:jc w:val="left"/>
              <w:rPr>
                <w:rFonts w:ascii="Cambria" w:hAnsi="Cambria"/>
              </w:rPr>
            </w:pPr>
            <w:r w:rsidRPr="00E276B6">
              <w:rPr>
                <w:rFonts w:ascii="Cambria" w:hAnsi="Cambria"/>
              </w:rPr>
              <w:t>Enum or DFDL Expression</w:t>
            </w:r>
          </w:p>
          <w:p w14:paraId="5D674B00" w14:textId="77777777" w:rsidR="00B46A03" w:rsidRPr="00E276B6" w:rsidRDefault="00B46A03" w:rsidP="007B6A01">
            <w:pPr>
              <w:jc w:val="left"/>
              <w:rPr>
                <w:rFonts w:ascii="Cambria" w:hAnsi="Cambria"/>
              </w:rPr>
            </w:pPr>
            <w:r w:rsidRPr="00E276B6">
              <w:rPr>
                <w:rFonts w:ascii="Cambria" w:hAnsi="Cambria"/>
              </w:rPr>
              <w:t>Values are one of:</w:t>
            </w:r>
          </w:p>
          <w:p w14:paraId="5EB53563" w14:textId="77777777" w:rsidR="00B46A03" w:rsidRPr="00E276B6" w:rsidRDefault="00B46A03" w:rsidP="007B6A01">
            <w:pPr>
              <w:pStyle w:val="ListParagraph"/>
              <w:numPr>
                <w:ilvl w:val="0"/>
                <w:numId w:val="58"/>
              </w:numPr>
              <w:tabs>
                <w:tab w:val="clear" w:pos="403"/>
              </w:tabs>
              <w:spacing w:before="60" w:after="60" w:line="240" w:lineRule="auto"/>
              <w:jc w:val="left"/>
              <w:rPr>
                <w:rFonts w:ascii="Cambria" w:hAnsi="Cambria"/>
              </w:rPr>
            </w:pPr>
            <w:r w:rsidRPr="00E276B6">
              <w:rPr>
                <w:rFonts w:ascii="Cambria" w:hAnsi="Cambria"/>
              </w:rPr>
              <w:t>IANA charset name</w:t>
            </w:r>
            <w:r w:rsidRPr="00E276B6">
              <w:rPr>
                <w:rStyle w:val="FootnoteReference"/>
                <w:rFonts w:ascii="Cambria" w:hAnsi="Cambria"/>
              </w:rPr>
              <w:footnoteReference w:id="31"/>
            </w:r>
          </w:p>
          <w:p w14:paraId="68CDF081" w14:textId="77777777" w:rsidR="00B46A03" w:rsidRPr="00E276B6" w:rsidRDefault="00B46A03" w:rsidP="007B6A01">
            <w:pPr>
              <w:pStyle w:val="ListParagraph"/>
              <w:numPr>
                <w:ilvl w:val="0"/>
                <w:numId w:val="58"/>
              </w:numPr>
              <w:tabs>
                <w:tab w:val="clear" w:pos="403"/>
              </w:tabs>
              <w:spacing w:before="60" w:after="60" w:line="240" w:lineRule="auto"/>
              <w:jc w:val="left"/>
              <w:rPr>
                <w:rFonts w:ascii="Cambria" w:hAnsi="Cambria"/>
              </w:rPr>
            </w:pPr>
            <w:r w:rsidRPr="00E276B6">
              <w:rPr>
                <w:rFonts w:ascii="Cambria" w:hAnsi="Cambria"/>
              </w:rPr>
              <w:t>CCSID</w:t>
            </w:r>
            <w:r w:rsidRPr="00E276B6">
              <w:rPr>
                <w:rStyle w:val="FootnoteReference"/>
                <w:rFonts w:ascii="Cambria" w:hAnsi="Cambria"/>
                <w:szCs w:val="18"/>
              </w:rPr>
              <w:footnoteReference w:id="32"/>
            </w:r>
          </w:p>
          <w:p w14:paraId="3F906107" w14:textId="77777777" w:rsidR="00B46A03" w:rsidRPr="00E276B6" w:rsidRDefault="00B46A03" w:rsidP="007B6A01">
            <w:pPr>
              <w:pStyle w:val="ListParagraph"/>
              <w:numPr>
                <w:ilvl w:val="0"/>
                <w:numId w:val="58"/>
              </w:numPr>
              <w:tabs>
                <w:tab w:val="clear" w:pos="403"/>
              </w:tabs>
              <w:spacing w:before="60" w:after="60" w:line="240" w:lineRule="auto"/>
              <w:jc w:val="left"/>
              <w:rPr>
                <w:rFonts w:ascii="Cambria" w:hAnsi="Cambria"/>
              </w:rPr>
            </w:pPr>
            <w:r w:rsidRPr="00E276B6">
              <w:rPr>
                <w:rFonts w:ascii="Cambria" w:hAnsi="Cambria"/>
              </w:rPr>
              <w:t>DFDL standard encoding name</w:t>
            </w:r>
          </w:p>
          <w:p w14:paraId="20E70D0E" w14:textId="77777777" w:rsidR="00B46A03" w:rsidRPr="00E276B6" w:rsidRDefault="00B46A03" w:rsidP="007B6A01">
            <w:pPr>
              <w:pStyle w:val="ListParagraph"/>
              <w:numPr>
                <w:ilvl w:val="0"/>
                <w:numId w:val="58"/>
              </w:numPr>
              <w:tabs>
                <w:tab w:val="clear" w:pos="403"/>
              </w:tabs>
              <w:spacing w:before="60" w:after="60" w:line="240" w:lineRule="auto"/>
              <w:jc w:val="left"/>
              <w:rPr>
                <w:rFonts w:ascii="Cambria" w:hAnsi="Cambria"/>
              </w:rPr>
            </w:pPr>
            <w:r w:rsidRPr="00E276B6">
              <w:rPr>
                <w:rFonts w:ascii="Cambria" w:hAnsi="Cambria"/>
              </w:rPr>
              <w:t>Implementation-specific encoding name</w:t>
            </w:r>
          </w:p>
          <w:p w14:paraId="5AEC9ED0" w14:textId="77777777" w:rsidR="00B46A03" w:rsidRPr="00E276B6" w:rsidRDefault="00B46A03" w:rsidP="007B6A01">
            <w:pPr>
              <w:jc w:val="left"/>
              <w:rPr>
                <w:rFonts w:ascii="Cambria" w:hAnsi="Cambria"/>
              </w:rPr>
            </w:pPr>
            <w:r w:rsidRPr="00E276B6">
              <w:rPr>
                <w:rFonts w:ascii="Cambria" w:hAnsi="Cambria"/>
              </w:rPr>
              <w:t xml:space="preserve">This property can be computed by way of an expression which returns an appropriate string value. The expression must not contain forward references to elements which have not yet been processed.  </w:t>
            </w:r>
          </w:p>
          <w:p w14:paraId="42956B67" w14:textId="77777777" w:rsidR="00B46A03" w:rsidRPr="00E276B6" w:rsidRDefault="00B46A03" w:rsidP="007B6A01">
            <w:pPr>
              <w:jc w:val="left"/>
              <w:rPr>
                <w:rFonts w:ascii="Cambria" w:hAnsi="Cambria"/>
              </w:rPr>
            </w:pPr>
            <w:r w:rsidRPr="00E276B6">
              <w:rPr>
                <w:rFonts w:ascii="Cambria" w:hAnsi="Cambria"/>
              </w:rPr>
              <w:t>Note that there is, deliberately, no concept of 'native' encoding</w:t>
            </w:r>
            <w:r w:rsidRPr="00E276B6">
              <w:rPr>
                <w:rStyle w:val="FootnoteReference"/>
                <w:rFonts w:ascii="Cambria" w:hAnsi="Cambria"/>
                <w:szCs w:val="18"/>
              </w:rPr>
              <w:footnoteReference w:id="33"/>
            </w:r>
            <w:r w:rsidRPr="00E276B6">
              <w:rPr>
                <w:rFonts w:ascii="Cambria" w:hAnsi="Cambria"/>
              </w:rPr>
              <w:t>.</w:t>
            </w:r>
          </w:p>
          <w:p w14:paraId="79462016" w14:textId="77777777" w:rsidR="00B46A03" w:rsidRPr="00E276B6" w:rsidRDefault="00B46A03" w:rsidP="007B6A01">
            <w:pPr>
              <w:jc w:val="left"/>
              <w:rPr>
                <w:rFonts w:ascii="Cambria" w:hAnsi="Cambria"/>
              </w:rPr>
            </w:pPr>
            <w:r w:rsidRPr="00E276B6">
              <w:rPr>
                <w:rFonts w:ascii="Cambria" w:hAnsi="Cambria"/>
              </w:rPr>
              <w:t xml:space="preserve">Conforming DFDL v1.0 processors MUST accept at least 'UTF-8', 'UTF-16', 'UTF-16BE', 'UTF-16LE', 'ASCII', and 'ISO-8859-1' as encoding names. </w:t>
            </w:r>
          </w:p>
          <w:p w14:paraId="1249EBBF" w14:textId="77777777" w:rsidR="00B46A03" w:rsidRPr="00E276B6" w:rsidRDefault="00B46A03" w:rsidP="007B6A01">
            <w:pPr>
              <w:jc w:val="left"/>
              <w:rPr>
                <w:rFonts w:ascii="Cambria" w:hAnsi="Cambria"/>
              </w:rPr>
            </w:pPr>
            <w:r w:rsidRPr="00E276B6">
              <w:rPr>
                <w:rFonts w:ascii="Cambria" w:hAnsi="Cambria"/>
              </w:rPr>
              <w:t>The encoding name "UTF-16" is equivalent to "UTF-16BE" and for processors that implement UTF-32, the encoding name "UTF-32" is equivalent to "UTF-32BE".</w:t>
            </w:r>
          </w:p>
          <w:p w14:paraId="38E5CCB0" w14:textId="77777777" w:rsidR="00B46A03" w:rsidRPr="00E276B6" w:rsidRDefault="00B46A03" w:rsidP="007B6A01">
            <w:pPr>
              <w:jc w:val="left"/>
              <w:rPr>
                <w:rFonts w:ascii="Cambria" w:hAnsi="Cambria"/>
              </w:rPr>
            </w:pPr>
            <w:r w:rsidRPr="00E276B6">
              <w:rPr>
                <w:rFonts w:ascii="Cambria" w:hAnsi="Cambria"/>
              </w:rPr>
              <w:t xml:space="preserve">Unlike most other properties with Enum values, encoding names are case-insensitive, so for example 'utf-8', 'Utf-8', and 'UTF-8' are equivalent. </w:t>
            </w:r>
          </w:p>
          <w:p w14:paraId="62EA4EA8" w14:textId="77777777" w:rsidR="00B46A03" w:rsidRPr="00E276B6" w:rsidRDefault="00B46A03" w:rsidP="007B6A01">
            <w:pPr>
              <w:jc w:val="left"/>
              <w:rPr>
                <w:rFonts w:ascii="Cambria" w:hAnsi="Cambria"/>
              </w:rPr>
            </w:pPr>
            <w:r w:rsidRPr="00E276B6">
              <w:rPr>
                <w:rFonts w:ascii="Cambria" w:hAnsi="Cambria"/>
              </w:rPr>
              <w:t>The encoding name 'UTF-8' is interpreted strictly and does not include variants such as CESU-8.</w:t>
            </w:r>
          </w:p>
          <w:p w14:paraId="51D87140" w14:textId="36341026" w:rsidR="00B46A03" w:rsidRPr="00E276B6" w:rsidRDefault="00B46A03" w:rsidP="007B6A01">
            <w:pPr>
              <w:jc w:val="left"/>
              <w:rPr>
                <w:rFonts w:ascii="Cambria" w:hAnsi="Cambria"/>
              </w:rPr>
            </w:pPr>
            <w:r w:rsidRPr="00E276B6">
              <w:rPr>
                <w:rFonts w:ascii="Cambria" w:hAnsi="Cambria"/>
              </w:rPr>
              <w:t xml:space="preserve">DFDL standard encoding names are defined in Section </w:t>
            </w:r>
            <w:r w:rsidRPr="00E276B6">
              <w:rPr>
                <w:rStyle w:val="Hyperlink"/>
                <w:rFonts w:eastAsia="MS Mincho"/>
              </w:rPr>
              <w:fldChar w:fldCharType="begin"/>
            </w:r>
            <w:r w:rsidRPr="00E276B6">
              <w:rPr>
                <w:rStyle w:val="Hyperlink"/>
                <w:rFonts w:ascii="Cambria" w:eastAsia="MS Mincho" w:hAnsi="Cambria"/>
              </w:rPr>
              <w:instrText xml:space="preserve"> REF _Ref393989958 \r \h </w:instrText>
            </w:r>
            <w:r w:rsidR="007B6A01">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33</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_Ref393989958 \h </w:instrText>
            </w:r>
            <w:r w:rsidR="007B6A01">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Appendix D: DFDL Standard Encodings</w:t>
            </w:r>
            <w:r w:rsidRPr="00E276B6">
              <w:rPr>
                <w:rStyle w:val="Hyperlink"/>
                <w:rFonts w:eastAsia="MS Mincho"/>
              </w:rPr>
              <w:fldChar w:fldCharType="end"/>
            </w:r>
            <w:r w:rsidRPr="00E276B6">
              <w:rPr>
                <w:rFonts w:ascii="Cambria" w:hAnsi="Cambria"/>
              </w:rPr>
              <w:t xml:space="preserve">. When supported, a conforming DFDL implementation MUST implement them in a uniform manner so that they are portable across all DFDL implementations that implement them. </w:t>
            </w:r>
          </w:p>
          <w:p w14:paraId="777D8581" w14:textId="77777777" w:rsidR="00B46A03" w:rsidRPr="00E276B6" w:rsidRDefault="00B46A03" w:rsidP="007B6A01">
            <w:pPr>
              <w:jc w:val="left"/>
              <w:rPr>
                <w:rFonts w:ascii="Cambria" w:hAnsi="Cambria"/>
              </w:rPr>
            </w:pPr>
            <w:r w:rsidRPr="00E276B6">
              <w:rPr>
                <w:rFonts w:ascii="Cambria" w:hAnsi="Cambria"/>
              </w:rPr>
              <w:t xml:space="preserve">Additional implementation-defined encoding names MAY be provided only for character set encodings for which there is no IANA name standard nor CCSID standard </w:t>
            </w:r>
            <w:r w:rsidRPr="00E276B6">
              <w:rPr>
                <w:rFonts w:ascii="Cambria" w:hAnsi="Cambria"/>
                <w:bCs/>
              </w:rPr>
              <w:t>nor DFDL standard encoding</w:t>
            </w:r>
            <w:r w:rsidRPr="00E276B6">
              <w:rPr>
                <w:rFonts w:ascii="Cambria" w:hAnsi="Cambria"/>
              </w:rPr>
              <w:t xml:space="preserve">. These implementation-defined encodings MUST have "X-" as a prefix to their name, </w:t>
            </w:r>
            <w:r w:rsidRPr="00E276B6">
              <w:rPr>
                <w:rFonts w:ascii="Cambria" w:hAnsi="Cambria"/>
                <w:bCs/>
              </w:rPr>
              <w:t>as</w:t>
            </w:r>
            <w:r w:rsidRPr="00E276B6">
              <w:rPr>
                <w:rFonts w:ascii="Cambria" w:hAnsi="Cambria"/>
              </w:rPr>
              <w:t xml:space="preserve"> they are subject to being superseded </w:t>
            </w:r>
            <w:r w:rsidRPr="00E276B6">
              <w:rPr>
                <w:rFonts w:ascii="Cambria" w:hAnsi="Cambria"/>
                <w:bCs/>
              </w:rPr>
              <w:t>by IANA</w:t>
            </w:r>
            <w:r w:rsidRPr="00E276B6">
              <w:rPr>
                <w:rFonts w:ascii="Cambria" w:hAnsi="Cambria"/>
              </w:rPr>
              <w:t xml:space="preserve"> or DFDL standard encoding names.</w:t>
            </w:r>
          </w:p>
          <w:p w14:paraId="25779D3A" w14:textId="77777777" w:rsidR="00B46A03" w:rsidRPr="00E276B6" w:rsidRDefault="00B46A03" w:rsidP="007B6A01">
            <w:pPr>
              <w:jc w:val="left"/>
              <w:rPr>
                <w:rFonts w:ascii="Cambria" w:hAnsi="Cambria"/>
              </w:rPr>
            </w:pPr>
            <w:r w:rsidRPr="00E276B6">
              <w:rPr>
                <w:rFonts w:ascii="Cambria" w:hAnsi="Cambria"/>
              </w:rPr>
              <w:t>Annotation: dfdl:element, dfdl:simpleType, dfdl:sequence, dfdl:choice, dfdl:group</w:t>
            </w:r>
          </w:p>
        </w:tc>
      </w:tr>
      <w:tr w:rsidR="00B46A03" w14:paraId="56126BA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D9D8DFE" w14:textId="08CDC34A" w:rsidR="00B46A03" w:rsidRPr="00E276B6" w:rsidRDefault="00B46A03" w:rsidP="007B6A01">
            <w:pPr>
              <w:jc w:val="left"/>
              <w:rPr>
                <w:rFonts w:ascii="Cambria" w:hAnsi="Cambria"/>
              </w:rPr>
            </w:pPr>
            <w:bookmarkStart w:id="3964" w:name="p_utf16Width"/>
            <w:r w:rsidRPr="00E276B6">
              <w:rPr>
                <w:rFonts w:ascii="Cambria" w:hAnsi="Cambria"/>
              </w:rPr>
              <w:t>utf16Width</w:t>
            </w:r>
            <w:bookmarkEnd w:id="3964"/>
          </w:p>
        </w:tc>
        <w:tc>
          <w:tcPr>
            <w:tcW w:w="0" w:type="auto"/>
            <w:tcBorders>
              <w:top w:val="single" w:sz="4" w:space="0" w:color="auto"/>
              <w:left w:val="single" w:sz="4" w:space="0" w:color="auto"/>
              <w:bottom w:val="single" w:sz="4" w:space="0" w:color="auto"/>
              <w:right w:val="single" w:sz="4" w:space="0" w:color="auto"/>
            </w:tcBorders>
            <w:hideMark/>
          </w:tcPr>
          <w:p w14:paraId="205D33E6" w14:textId="77777777" w:rsidR="00B46A03" w:rsidRPr="00E276B6" w:rsidRDefault="00B46A03" w:rsidP="007B6A01">
            <w:pPr>
              <w:jc w:val="left"/>
              <w:rPr>
                <w:rFonts w:ascii="Cambria" w:hAnsi="Cambria"/>
              </w:rPr>
            </w:pPr>
            <w:r w:rsidRPr="00E276B6">
              <w:rPr>
                <w:rFonts w:ascii="Cambria" w:hAnsi="Cambria"/>
              </w:rPr>
              <w:t>Enum</w:t>
            </w:r>
          </w:p>
          <w:p w14:paraId="329CC450" w14:textId="77777777" w:rsidR="00B46A03" w:rsidRPr="00E276B6" w:rsidRDefault="00B46A03" w:rsidP="007B6A01">
            <w:pPr>
              <w:jc w:val="left"/>
              <w:rPr>
                <w:rFonts w:ascii="Cambria" w:hAnsi="Cambria"/>
              </w:rPr>
            </w:pPr>
            <w:r w:rsidRPr="00E276B6">
              <w:rPr>
                <w:rFonts w:ascii="Cambria" w:hAnsi="Cambria"/>
              </w:rPr>
              <w:t>Valid values are 'fixed', 'variable'.</w:t>
            </w:r>
          </w:p>
          <w:p w14:paraId="43240F06" w14:textId="77777777" w:rsidR="00B46A03" w:rsidRPr="00E276B6" w:rsidRDefault="00B46A03" w:rsidP="007B6A01">
            <w:pPr>
              <w:jc w:val="left"/>
              <w:rPr>
                <w:rFonts w:ascii="Cambria" w:hAnsi="Cambria"/>
              </w:rPr>
            </w:pPr>
            <w:r w:rsidRPr="00E276B6">
              <w:rPr>
                <w:rFonts w:ascii="Cambria" w:hAnsi="Cambria"/>
              </w:rPr>
              <w:lastRenderedPageBreak/>
              <w:t>Applies only when encoding is 'UTF-16', 'UTF-16BE', UTF16-LE' or their CCSID equivalents.</w:t>
            </w:r>
          </w:p>
          <w:p w14:paraId="59612A7A" w14:textId="77777777" w:rsidR="00B46A03" w:rsidRPr="00E276B6" w:rsidRDefault="00B46A03" w:rsidP="007B6A01">
            <w:pPr>
              <w:jc w:val="left"/>
              <w:rPr>
                <w:rFonts w:ascii="Cambria" w:hAnsi="Cambria"/>
              </w:rPr>
            </w:pPr>
            <w:r w:rsidRPr="00E276B6">
              <w:rPr>
                <w:rFonts w:ascii="Cambria" w:hAnsi="Cambria"/>
              </w:rPr>
              <w:t>Specifies whether the encoding 'UTF-16' is treated as a fixed or variable width encoding. 'UTF-16' can contain characters which require two codepoints (called a surrogate pair) to represent. When utf16Width is 'fixed', these surrogate code points are treated as separate characters. When utf16Width is 'variable', then surrogate pairs are converted into a single character on parsing, and such a character is split into two characters on unparsing.</w:t>
            </w:r>
          </w:p>
          <w:p w14:paraId="7FA7673A" w14:textId="77777777" w:rsidR="00B46A03" w:rsidRPr="00E276B6" w:rsidRDefault="00B46A03" w:rsidP="007B6A01">
            <w:pPr>
              <w:jc w:val="left"/>
              <w:rPr>
                <w:rFonts w:ascii="Cambria" w:hAnsi="Cambria"/>
              </w:rPr>
            </w:pPr>
            <w:r w:rsidRPr="00E276B6">
              <w:rPr>
                <w:rFonts w:ascii="Cambria" w:hAnsi="Cambria"/>
              </w:rPr>
              <w:t xml:space="preserve">When utf16Width is 'variable', then on parsing an un-paired surrogate codepoint causes a decode error, which can be controlled via dfdl:encodingErrorPolicy described below. </w:t>
            </w:r>
          </w:p>
          <w:p w14:paraId="54302543" w14:textId="77777777" w:rsidR="00B46A03" w:rsidRPr="00E276B6" w:rsidRDefault="00B46A03" w:rsidP="007B6A01">
            <w:pPr>
              <w:jc w:val="left"/>
              <w:rPr>
                <w:rFonts w:ascii="Cambria" w:hAnsi="Cambria"/>
              </w:rPr>
            </w:pPr>
            <w:r w:rsidRPr="00E276B6">
              <w:rPr>
                <w:rFonts w:ascii="Cambria" w:hAnsi="Cambria"/>
              </w:rPr>
              <w:t>Annotation: dfdl:element, dfdl:simpleType, dfdl:sequence, dfdl:choice, dfdl:group</w:t>
            </w:r>
          </w:p>
        </w:tc>
      </w:tr>
      <w:tr w:rsidR="00B46A03" w14:paraId="54F944A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BB8F096" w14:textId="58C9AA93" w:rsidR="00B46A03" w:rsidRPr="00E276B6" w:rsidRDefault="00B46A03" w:rsidP="007B6A01">
            <w:pPr>
              <w:jc w:val="left"/>
              <w:rPr>
                <w:rFonts w:ascii="Cambria" w:hAnsi="Cambria"/>
              </w:rPr>
            </w:pPr>
            <w:bookmarkStart w:id="3965" w:name="p_ignoreCase"/>
            <w:r w:rsidRPr="00E276B6">
              <w:rPr>
                <w:rFonts w:ascii="Cambria" w:hAnsi="Cambria"/>
              </w:rPr>
              <w:lastRenderedPageBreak/>
              <w:t>ignoreCase</w:t>
            </w:r>
            <w:bookmarkEnd w:id="3965"/>
          </w:p>
        </w:tc>
        <w:tc>
          <w:tcPr>
            <w:tcW w:w="0" w:type="auto"/>
            <w:tcBorders>
              <w:top w:val="single" w:sz="4" w:space="0" w:color="auto"/>
              <w:left w:val="single" w:sz="4" w:space="0" w:color="auto"/>
              <w:bottom w:val="single" w:sz="4" w:space="0" w:color="auto"/>
              <w:right w:val="single" w:sz="4" w:space="0" w:color="auto"/>
            </w:tcBorders>
            <w:hideMark/>
          </w:tcPr>
          <w:p w14:paraId="20F27B31" w14:textId="77777777" w:rsidR="00B46A03" w:rsidRPr="00E276B6" w:rsidRDefault="00B46A03" w:rsidP="007B6A01">
            <w:pPr>
              <w:jc w:val="left"/>
              <w:rPr>
                <w:rFonts w:ascii="Cambria" w:hAnsi="Cambria"/>
              </w:rPr>
            </w:pPr>
            <w:r w:rsidRPr="00E276B6">
              <w:rPr>
                <w:rFonts w:ascii="Cambria" w:hAnsi="Cambria"/>
              </w:rPr>
              <w:t>Enum</w:t>
            </w:r>
          </w:p>
          <w:p w14:paraId="116CD255" w14:textId="77777777" w:rsidR="00B46A03" w:rsidRPr="00E276B6" w:rsidRDefault="00B46A03" w:rsidP="007B6A01">
            <w:pPr>
              <w:jc w:val="left"/>
              <w:rPr>
                <w:rFonts w:ascii="Cambria" w:hAnsi="Cambria"/>
              </w:rPr>
            </w:pPr>
            <w:r w:rsidRPr="00E276B6">
              <w:rPr>
                <w:rFonts w:ascii="Cambria" w:hAnsi="Cambria"/>
              </w:rPr>
              <w:t>Valid values are 'yes', 'no'.</w:t>
            </w:r>
          </w:p>
          <w:p w14:paraId="16CDBDF4" w14:textId="77777777" w:rsidR="00B46A03" w:rsidRPr="00E276B6" w:rsidRDefault="00B46A03" w:rsidP="007B6A01">
            <w:pPr>
              <w:jc w:val="left"/>
              <w:rPr>
                <w:rFonts w:ascii="Cambria" w:hAnsi="Cambria"/>
              </w:rPr>
            </w:pPr>
            <w:r w:rsidRPr="00E276B6">
              <w:rPr>
                <w:rFonts w:ascii="Cambria" w:hAnsi="Cambria"/>
              </w:rPr>
              <w:t xml:space="preserve">Whether mixed case data is accepted when matching delimiters and data values on input. </w:t>
            </w:r>
          </w:p>
          <w:p w14:paraId="6DFD0085" w14:textId="77777777" w:rsidR="00B46A03" w:rsidRPr="00E276B6" w:rsidRDefault="00B46A03" w:rsidP="007B6A01">
            <w:pPr>
              <w:jc w:val="left"/>
              <w:rPr>
                <w:rFonts w:ascii="Cambria" w:hAnsi="Cambria"/>
              </w:rPr>
            </w:pPr>
            <w:r w:rsidRPr="00E276B6">
              <w:rPr>
                <w:rFonts w:ascii="Cambria" w:hAnsi="Cambria"/>
              </w:rPr>
              <w:t>This affects the behavior of matching for these properties: dfdl:initiator, dfdl:terminator, dfdl:separator, dfdl:nilValue, dfdl:textStandardExponentRep, dfdl:textStandardInfinityRep, dfdl:textStandardNaNRep, dfdl:textStandardZeroRep, dfdl:textBooleanTrueRep, and dfdl:textBooleanFalseRep.</w:t>
            </w:r>
          </w:p>
          <w:p w14:paraId="1E09E814" w14:textId="77777777" w:rsidR="00B46A03" w:rsidRPr="00E276B6" w:rsidRDefault="00B46A03" w:rsidP="007B6A01">
            <w:pPr>
              <w:autoSpaceDE w:val="0"/>
              <w:autoSpaceDN w:val="0"/>
              <w:adjustRightInd w:val="0"/>
              <w:jc w:val="left"/>
              <w:rPr>
                <w:rFonts w:ascii="Cambria" w:hAnsi="Cambria" w:cs="Arial"/>
                <w:lang w:eastAsia="en-GB"/>
              </w:rPr>
            </w:pPr>
            <w:r w:rsidRPr="00E276B6">
              <w:rPr>
                <w:rFonts w:ascii="Cambria" w:hAnsi="Cambria" w:cs="Arial"/>
                <w:lang w:eastAsia="en-GB"/>
              </w:rPr>
              <w:t xml:space="preserve">Property ignoreCase plays no part when comparing an element value with an XSD enum facet, matching an element value to an XSD pattern facet, or comparing an element value with the XSD fixed property. It is therefore not used by validation (when validation is enabled), nor by the dfdl:checkConstraints function. </w:t>
            </w:r>
          </w:p>
          <w:p w14:paraId="7D19012F" w14:textId="77777777" w:rsidR="00B46A03" w:rsidRPr="00E276B6" w:rsidRDefault="00B46A03" w:rsidP="007B6A01">
            <w:pPr>
              <w:jc w:val="left"/>
              <w:rPr>
                <w:rFonts w:ascii="Cambria" w:hAnsi="Cambria"/>
              </w:rPr>
            </w:pPr>
            <w:r w:rsidRPr="00E276B6">
              <w:rPr>
                <w:rFonts w:ascii="Cambria" w:hAnsi="Cambria"/>
              </w:rPr>
              <w:t xml:space="preserve"> On unparsing always use the delimiters or value as specified.</w:t>
            </w:r>
          </w:p>
          <w:p w14:paraId="434F5193" w14:textId="77777777" w:rsidR="00B46A03" w:rsidRPr="00E276B6" w:rsidRDefault="00B46A03" w:rsidP="007B6A01">
            <w:pPr>
              <w:jc w:val="left"/>
              <w:rPr>
                <w:rFonts w:ascii="Cambria" w:hAnsi="Cambria"/>
              </w:rPr>
            </w:pPr>
            <w:r w:rsidRPr="00E276B6">
              <w:rPr>
                <w:rFonts w:ascii="Cambria" w:hAnsi="Cambria"/>
              </w:rPr>
              <w:t>Annotation: dfdl:element, dfdl:simpleType, dfdl:sequence, dfdl:choice, dfdl:group</w:t>
            </w:r>
          </w:p>
        </w:tc>
      </w:tr>
      <w:tr w:rsidR="00B46A03" w14:paraId="1FD72C2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9CB82BF" w14:textId="4BA1A830" w:rsidR="00B46A03" w:rsidRPr="00E276B6" w:rsidRDefault="00B46A03" w:rsidP="007B6A01">
            <w:pPr>
              <w:jc w:val="left"/>
              <w:rPr>
                <w:rFonts w:ascii="Cambria" w:hAnsi="Cambria"/>
              </w:rPr>
            </w:pPr>
            <w:bookmarkStart w:id="3966" w:name="p_encodingErrorPolicy"/>
            <w:r w:rsidRPr="00E276B6">
              <w:rPr>
                <w:rFonts w:ascii="Cambria" w:hAnsi="Cambria" w:cs="Arial"/>
                <w:lang w:eastAsia="en-GB"/>
              </w:rPr>
              <w:t>encodingErrorPolicy</w:t>
            </w:r>
            <w:bookmarkEnd w:id="3966"/>
          </w:p>
        </w:tc>
        <w:tc>
          <w:tcPr>
            <w:tcW w:w="0" w:type="auto"/>
            <w:tcBorders>
              <w:top w:val="single" w:sz="4" w:space="0" w:color="auto"/>
              <w:left w:val="single" w:sz="4" w:space="0" w:color="auto"/>
              <w:bottom w:val="single" w:sz="4" w:space="0" w:color="auto"/>
              <w:right w:val="single" w:sz="4" w:space="0" w:color="auto"/>
            </w:tcBorders>
            <w:hideMark/>
          </w:tcPr>
          <w:p w14:paraId="0F63CF8D" w14:textId="77777777" w:rsidR="00B46A03" w:rsidRPr="00E276B6" w:rsidRDefault="00B46A03" w:rsidP="007B6A01">
            <w:pPr>
              <w:jc w:val="left"/>
              <w:rPr>
                <w:rFonts w:ascii="Cambria" w:hAnsi="Cambria"/>
              </w:rPr>
            </w:pPr>
            <w:r w:rsidRPr="00E276B6">
              <w:rPr>
                <w:rFonts w:ascii="Cambria" w:hAnsi="Cambria"/>
              </w:rPr>
              <w:t>Enum</w:t>
            </w:r>
          </w:p>
          <w:p w14:paraId="031E18F0" w14:textId="77777777" w:rsidR="00B46A03" w:rsidRPr="00E276B6" w:rsidRDefault="00B46A03" w:rsidP="007B6A01">
            <w:pPr>
              <w:jc w:val="left"/>
              <w:rPr>
                <w:rFonts w:ascii="Cambria" w:eastAsia="Arial" w:hAnsi="Cambria" w:cs="Arial"/>
                <w:lang w:eastAsia="en-GB"/>
              </w:rPr>
            </w:pPr>
            <w:r w:rsidRPr="00E276B6">
              <w:rPr>
                <w:rFonts w:ascii="Cambria" w:hAnsi="Cambria"/>
              </w:rPr>
              <w:t>Valid values are</w:t>
            </w:r>
            <w:r w:rsidRPr="00E276B6">
              <w:rPr>
                <w:rFonts w:ascii="Cambria" w:eastAsia="Arial" w:hAnsi="Cambria" w:cs="Arial"/>
                <w:lang w:eastAsia="en-GB"/>
              </w:rPr>
              <w:t xml:space="preserve"> </w:t>
            </w:r>
            <w:r w:rsidRPr="00E276B6">
              <w:rPr>
                <w:rFonts w:ascii="Cambria" w:hAnsi="Cambria" w:cs="Arial"/>
                <w:lang w:eastAsia="en-GB"/>
              </w:rPr>
              <w:t>'error' or</w:t>
            </w:r>
            <w:r w:rsidRPr="00E276B6">
              <w:rPr>
                <w:rFonts w:ascii="Cambria" w:eastAsia="Arial" w:hAnsi="Cambria" w:cs="Arial"/>
                <w:lang w:eastAsia="en-GB"/>
              </w:rPr>
              <w:t xml:space="preserve"> </w:t>
            </w:r>
            <w:r w:rsidRPr="00E276B6">
              <w:rPr>
                <w:rFonts w:ascii="Cambria" w:hAnsi="Cambria" w:cs="Arial"/>
                <w:lang w:eastAsia="en-GB"/>
              </w:rPr>
              <w:t>'replace'.</w:t>
            </w:r>
            <w:r w:rsidRPr="00E276B6">
              <w:rPr>
                <w:rFonts w:ascii="Cambria" w:eastAsia="Arial" w:hAnsi="Cambria" w:cs="Arial"/>
                <w:lang w:eastAsia="en-GB"/>
              </w:rPr>
              <w:t xml:space="preserve"> </w:t>
            </w:r>
          </w:p>
          <w:p w14:paraId="34AF51F5" w14:textId="77777777" w:rsidR="00B46A03" w:rsidRPr="00E276B6" w:rsidRDefault="00B46A03" w:rsidP="007B6A01">
            <w:pPr>
              <w:jc w:val="left"/>
              <w:rPr>
                <w:rFonts w:ascii="Cambria" w:hAnsi="Cambria"/>
                <w:lang w:eastAsia="en-GB"/>
              </w:rPr>
            </w:pPr>
            <w:r w:rsidRPr="00E276B6">
              <w:rPr>
                <w:rFonts w:ascii="Cambria" w:hAnsi="Cambria"/>
                <w:lang w:eastAsia="en-GB"/>
              </w:rPr>
              <w:t>This property applies whenever dfdl:encoding is applicable.</w:t>
            </w:r>
          </w:p>
          <w:p w14:paraId="44E7E246" w14:textId="77777777" w:rsidR="00B46A03" w:rsidRPr="00E276B6" w:rsidRDefault="00B46A03" w:rsidP="007B6A01">
            <w:pPr>
              <w:jc w:val="left"/>
              <w:rPr>
                <w:rFonts w:ascii="Cambria" w:hAnsi="Cambria" w:cs="Arial"/>
                <w:lang w:eastAsia="en-GB"/>
              </w:rPr>
            </w:pPr>
            <w:r w:rsidRPr="00E276B6">
              <w:rPr>
                <w:rFonts w:ascii="Cambria" w:hAnsi="Cambria" w:cs="Arial"/>
                <w:lang w:eastAsia="en-GB"/>
              </w:rPr>
              <w:t>This property</w:t>
            </w:r>
            <w:r w:rsidRPr="00E276B6">
              <w:rPr>
                <w:rFonts w:ascii="Cambria" w:eastAsia="Arial" w:hAnsi="Cambria" w:cs="Arial"/>
                <w:lang w:eastAsia="en-GB"/>
              </w:rPr>
              <w:t xml:space="preserve"> </w:t>
            </w:r>
            <w:r w:rsidRPr="00E276B6">
              <w:rPr>
                <w:rFonts w:ascii="Cambria" w:hAnsi="Cambria" w:cs="Arial"/>
                <w:lang w:eastAsia="en-GB"/>
              </w:rPr>
              <w:t>provides control</w:t>
            </w:r>
            <w:r w:rsidRPr="00E276B6">
              <w:rPr>
                <w:rFonts w:ascii="Cambria" w:eastAsia="Arial" w:hAnsi="Cambria" w:cs="Arial"/>
                <w:lang w:eastAsia="en-GB"/>
              </w:rPr>
              <w:t xml:space="preserve"> </w:t>
            </w:r>
            <w:r w:rsidRPr="00E276B6">
              <w:rPr>
                <w:rFonts w:ascii="Cambria" w:hAnsi="Cambria" w:cs="Arial"/>
                <w:lang w:eastAsia="en-GB"/>
              </w:rPr>
              <w:t>of</w:t>
            </w:r>
            <w:r w:rsidRPr="00E276B6">
              <w:rPr>
                <w:rFonts w:ascii="Cambria" w:eastAsia="Arial" w:hAnsi="Cambria" w:cs="Arial"/>
                <w:lang w:eastAsia="en-GB"/>
              </w:rPr>
              <w:t xml:space="preserve"> </w:t>
            </w:r>
            <w:r w:rsidRPr="00E276B6">
              <w:rPr>
                <w:rFonts w:ascii="Cambria" w:hAnsi="Cambria" w:cs="Arial"/>
                <w:lang w:eastAsia="en-GB"/>
              </w:rPr>
              <w:t>how</w:t>
            </w:r>
            <w:r w:rsidRPr="00E276B6">
              <w:rPr>
                <w:rFonts w:ascii="Cambria" w:eastAsia="Arial" w:hAnsi="Cambria" w:cs="Arial"/>
                <w:lang w:eastAsia="en-GB"/>
              </w:rPr>
              <w:t xml:space="preserve"> </w:t>
            </w:r>
            <w:r w:rsidRPr="00E276B6">
              <w:rPr>
                <w:rFonts w:ascii="Cambria" w:hAnsi="Cambria" w:cs="Arial"/>
                <w:lang w:eastAsia="en-GB"/>
              </w:rPr>
              <w:t>decoding</w:t>
            </w:r>
            <w:r w:rsidRPr="00E276B6">
              <w:rPr>
                <w:rFonts w:ascii="Cambria" w:eastAsia="Arial" w:hAnsi="Cambria" w:cs="Arial"/>
                <w:lang w:eastAsia="en-GB"/>
              </w:rPr>
              <w:t xml:space="preserve"> </w:t>
            </w:r>
            <w:r w:rsidRPr="00E276B6">
              <w:rPr>
                <w:rFonts w:ascii="Cambria" w:hAnsi="Cambria" w:cs="Arial"/>
                <w:lang w:eastAsia="en-GB"/>
              </w:rPr>
              <w:t>and</w:t>
            </w:r>
            <w:r w:rsidRPr="00E276B6">
              <w:rPr>
                <w:rFonts w:ascii="Cambria" w:eastAsia="Arial" w:hAnsi="Cambria" w:cs="Arial"/>
                <w:lang w:eastAsia="en-GB"/>
              </w:rPr>
              <w:t xml:space="preserve"> </w:t>
            </w:r>
            <w:r w:rsidRPr="00E276B6">
              <w:rPr>
                <w:rFonts w:ascii="Cambria" w:hAnsi="Cambria" w:cs="Arial"/>
                <w:lang w:eastAsia="en-GB"/>
              </w:rPr>
              <w:t>encoding</w:t>
            </w:r>
            <w:r w:rsidRPr="00E276B6">
              <w:rPr>
                <w:rFonts w:ascii="Cambria" w:eastAsia="Arial" w:hAnsi="Cambria" w:cs="Arial"/>
                <w:lang w:eastAsia="en-GB"/>
              </w:rPr>
              <w:t xml:space="preserve"> </w:t>
            </w:r>
            <w:r w:rsidRPr="00E276B6">
              <w:rPr>
                <w:rFonts w:ascii="Cambria" w:hAnsi="Cambria" w:cs="Arial"/>
                <w:lang w:eastAsia="en-GB"/>
              </w:rPr>
              <w:t>errors</w:t>
            </w:r>
            <w:r w:rsidRPr="00E276B6">
              <w:rPr>
                <w:rFonts w:ascii="Cambria" w:eastAsia="Arial" w:hAnsi="Cambria" w:cs="Arial"/>
                <w:lang w:eastAsia="en-GB"/>
              </w:rPr>
              <w:t xml:space="preserve"> </w:t>
            </w:r>
            <w:r w:rsidRPr="00E276B6">
              <w:rPr>
                <w:rFonts w:ascii="Cambria" w:hAnsi="Cambria" w:cs="Arial"/>
                <w:lang w:eastAsia="en-GB"/>
              </w:rPr>
              <w:t>are</w:t>
            </w:r>
            <w:r w:rsidRPr="00E276B6">
              <w:rPr>
                <w:rFonts w:ascii="Cambria" w:eastAsia="Arial" w:hAnsi="Cambria" w:cs="Arial"/>
                <w:lang w:eastAsia="en-GB"/>
              </w:rPr>
              <w:t xml:space="preserve"> </w:t>
            </w:r>
            <w:r w:rsidRPr="00E276B6">
              <w:rPr>
                <w:rFonts w:ascii="Cambria" w:hAnsi="Cambria" w:cs="Arial"/>
                <w:lang w:eastAsia="en-GB"/>
              </w:rPr>
              <w:t>handled when converting the data to text, or text to data. This includes converting when scanning for delimiters, matching regular expression length or test patterns, matching textual data type representation patterns against the data, and of course isolating the text content that becomes the value of an element (parsing) or constructing the content from the value (unparsing).</w:t>
            </w:r>
          </w:p>
          <w:p w14:paraId="0EE05FBD" w14:textId="1EAACC55" w:rsidR="00B46A03" w:rsidRPr="00E276B6" w:rsidRDefault="00B46A03" w:rsidP="007B6A01">
            <w:pPr>
              <w:jc w:val="left"/>
              <w:rPr>
                <w:rFonts w:ascii="Cambria" w:hAnsi="Cambria" w:cs="Arial"/>
                <w:lang w:eastAsia="en-GB"/>
              </w:rPr>
            </w:pPr>
            <w:r w:rsidRPr="00E276B6">
              <w:rPr>
                <w:rFonts w:ascii="Cambria" w:hAnsi="Cambria" w:cs="Arial"/>
                <w:lang w:eastAsia="en-GB"/>
              </w:rPr>
              <w:t>When parsing, an error can occur when decoding characters from their encoded form into the DFDL Infoset character set</w:t>
            </w:r>
            <w:r w:rsidR="006B7254">
              <w:rPr>
                <w:rFonts w:ascii="Cambria" w:hAnsi="Cambria" w:cs="Arial"/>
                <w:lang w:eastAsia="en-GB"/>
              </w:rPr>
              <w:t>,</w:t>
            </w:r>
            <w:r w:rsidRPr="00E276B6">
              <w:rPr>
                <w:rFonts w:ascii="Cambria" w:hAnsi="Cambria" w:cs="Arial"/>
                <w:lang w:eastAsia="en-GB"/>
              </w:rPr>
              <w:t xml:space="preserve"> ISO</w:t>
            </w:r>
            <w:r w:rsidR="00CF66B2">
              <w:rPr>
                <w:rFonts w:ascii="Cambria" w:hAnsi="Cambria" w:cs="Arial"/>
                <w:lang w:eastAsia="en-GB"/>
              </w:rPr>
              <w:t xml:space="preserve"> </w:t>
            </w:r>
            <w:r w:rsidRPr="00E276B6">
              <w:rPr>
                <w:rFonts w:ascii="Cambria" w:hAnsi="Cambria" w:cs="Arial"/>
                <w:lang w:eastAsia="en-GB"/>
              </w:rPr>
              <w:t>10646</w:t>
            </w:r>
            <w:r w:rsidR="00CF66B2">
              <w:rPr>
                <w:rFonts w:ascii="Cambria" w:hAnsi="Cambria" w:cs="Arial"/>
                <w:lang w:eastAsia="en-GB"/>
              </w:rPr>
              <w:t xml:space="preserve"> </w:t>
            </w:r>
            <w:r w:rsidR="006B7254">
              <w:t>[</w:t>
            </w:r>
            <w:hyperlink w:anchor="a_ISO10646" w:history="1">
              <w:r w:rsidR="006B7254">
                <w:rPr>
                  <w:rStyle w:val="Hyperlink"/>
                </w:rPr>
                <w:t>ISO10646</w:t>
              </w:r>
            </w:hyperlink>
            <w:r w:rsidR="006B7254">
              <w:t>]</w:t>
            </w:r>
            <w:r w:rsidRPr="00E276B6">
              <w:rPr>
                <w:rFonts w:ascii="Cambria" w:hAnsi="Cambria" w:cs="Arial"/>
                <w:lang w:eastAsia="en-GB"/>
              </w:rPr>
              <w:t>. This can occur due to invalid byte sequences, or not enough bytes found to make up the full encoding of a character.</w:t>
            </w:r>
          </w:p>
          <w:p w14:paraId="50C59400" w14:textId="77777777" w:rsidR="00B46A03" w:rsidRPr="00E276B6" w:rsidRDefault="00B46A03" w:rsidP="007B6A01">
            <w:pPr>
              <w:jc w:val="left"/>
              <w:rPr>
                <w:rFonts w:ascii="Cambria" w:eastAsia="Arial" w:hAnsi="Cambria"/>
              </w:rPr>
            </w:pPr>
            <w:r w:rsidRPr="00E276B6">
              <w:rPr>
                <w:rFonts w:ascii="Cambria" w:hAnsi="Cambria"/>
              </w:rPr>
              <w:t>If</w:t>
            </w:r>
            <w:r w:rsidRPr="00E276B6">
              <w:rPr>
                <w:rFonts w:ascii="Cambria" w:eastAsia="Arial" w:hAnsi="Cambria"/>
              </w:rPr>
              <w:t xml:space="preserve"> </w:t>
            </w:r>
            <w:r w:rsidRPr="00E276B6">
              <w:rPr>
                <w:rFonts w:ascii="Cambria" w:hAnsi="Cambria"/>
              </w:rPr>
              <w:t>'replace',</w:t>
            </w:r>
            <w:r w:rsidRPr="00E276B6">
              <w:rPr>
                <w:rFonts w:ascii="Cambria" w:eastAsia="Arial" w:hAnsi="Cambria"/>
              </w:rPr>
              <w:t xml:space="preserve"> </w:t>
            </w:r>
            <w:r w:rsidRPr="00E276B6">
              <w:rPr>
                <w:rFonts w:ascii="Cambria" w:hAnsi="Cambria"/>
              </w:rPr>
              <w:t>then</w:t>
            </w:r>
            <w:r w:rsidRPr="00E276B6">
              <w:rPr>
                <w:rFonts w:ascii="Cambria" w:eastAsia="Arial" w:hAnsi="Cambria"/>
              </w:rPr>
              <w:t xml:space="preserve"> </w:t>
            </w:r>
            <w:r w:rsidRPr="00E276B6">
              <w:rPr>
                <w:rFonts w:ascii="Cambria" w:hAnsi="Cambria"/>
              </w:rPr>
              <w:t>the</w:t>
            </w:r>
            <w:r w:rsidRPr="00E276B6">
              <w:rPr>
                <w:rFonts w:ascii="Cambria" w:eastAsia="Arial" w:hAnsi="Cambria"/>
              </w:rPr>
              <w:t xml:space="preserve"> </w:t>
            </w:r>
            <w:r w:rsidRPr="00E276B6">
              <w:rPr>
                <w:rFonts w:ascii="Cambria" w:hAnsi="Cambria"/>
              </w:rPr>
              <w:t>Unicode</w:t>
            </w:r>
            <w:r w:rsidRPr="00E276B6">
              <w:rPr>
                <w:rFonts w:ascii="Cambria" w:eastAsia="Arial" w:hAnsi="Cambria"/>
              </w:rPr>
              <w:t xml:space="preserve"> </w:t>
            </w:r>
            <w:r w:rsidRPr="00E276B6">
              <w:rPr>
                <w:rFonts w:ascii="Cambria" w:hAnsi="Cambria"/>
              </w:rPr>
              <w:t>replacement character</w:t>
            </w:r>
            <w:r w:rsidRPr="00E276B6">
              <w:rPr>
                <w:rFonts w:ascii="Cambria" w:eastAsia="Arial" w:hAnsi="Cambria"/>
              </w:rPr>
              <w:t xml:space="preserve"> </w:t>
            </w:r>
            <w:r w:rsidRPr="00E276B6">
              <w:rPr>
                <w:rFonts w:ascii="Cambria" w:hAnsi="Cambria"/>
              </w:rPr>
              <w:t>(U+FFFD)</w:t>
            </w:r>
            <w:r w:rsidRPr="00E276B6">
              <w:rPr>
                <w:rFonts w:ascii="Cambria" w:eastAsia="Arial" w:hAnsi="Cambria"/>
              </w:rPr>
              <w:t xml:space="preserve"> </w:t>
            </w:r>
            <w:r w:rsidRPr="00E276B6">
              <w:rPr>
                <w:rFonts w:ascii="Cambria" w:hAnsi="Cambria"/>
              </w:rPr>
              <w:t>is</w:t>
            </w:r>
            <w:r w:rsidRPr="00E276B6">
              <w:rPr>
                <w:rFonts w:ascii="Cambria" w:eastAsia="Arial" w:hAnsi="Cambria"/>
              </w:rPr>
              <w:t xml:space="preserve"> </w:t>
            </w:r>
            <w:r w:rsidRPr="00E276B6">
              <w:rPr>
                <w:rFonts w:ascii="Cambria" w:hAnsi="Cambria"/>
              </w:rPr>
              <w:t>substituted</w:t>
            </w:r>
            <w:r w:rsidRPr="00E276B6">
              <w:rPr>
                <w:rFonts w:ascii="Cambria" w:eastAsia="Arial" w:hAnsi="Cambria"/>
              </w:rPr>
              <w:t xml:space="preserve"> </w:t>
            </w:r>
            <w:r w:rsidRPr="00E276B6">
              <w:rPr>
                <w:rFonts w:ascii="Cambria" w:hAnsi="Cambria"/>
              </w:rPr>
              <w:t>for</w:t>
            </w:r>
            <w:r w:rsidRPr="00E276B6">
              <w:rPr>
                <w:rFonts w:ascii="Cambria" w:eastAsia="Arial" w:hAnsi="Cambria"/>
              </w:rPr>
              <w:t xml:space="preserve"> </w:t>
            </w:r>
            <w:r w:rsidRPr="00E276B6">
              <w:rPr>
                <w:rFonts w:ascii="Cambria" w:hAnsi="Cambria"/>
              </w:rPr>
              <w:t>the</w:t>
            </w:r>
            <w:r w:rsidRPr="00E276B6">
              <w:rPr>
                <w:rFonts w:ascii="Cambria" w:eastAsia="Arial" w:hAnsi="Cambria"/>
              </w:rPr>
              <w:t xml:space="preserve"> </w:t>
            </w:r>
            <w:r w:rsidRPr="00E276B6">
              <w:rPr>
                <w:rFonts w:ascii="Cambria" w:hAnsi="Cambria"/>
              </w:rPr>
              <w:t>offending</w:t>
            </w:r>
            <w:r w:rsidRPr="00E276B6">
              <w:rPr>
                <w:rFonts w:ascii="Cambria" w:eastAsia="Arial" w:hAnsi="Cambria"/>
              </w:rPr>
              <w:t xml:space="preserve"> </w:t>
            </w:r>
            <w:r w:rsidRPr="00E276B6">
              <w:rPr>
                <w:rFonts w:ascii="Cambria" w:hAnsi="Cambria"/>
              </w:rPr>
              <w:t>errors,</w:t>
            </w:r>
            <w:r w:rsidRPr="00E276B6">
              <w:rPr>
                <w:rFonts w:ascii="Cambria" w:eastAsia="Arial" w:hAnsi="Cambria"/>
              </w:rPr>
              <w:t xml:space="preserve"> </w:t>
            </w:r>
            <w:r w:rsidRPr="00E276B6">
              <w:rPr>
                <w:rFonts w:ascii="Cambria" w:hAnsi="Cambria"/>
              </w:rPr>
              <w:t>one</w:t>
            </w:r>
            <w:r w:rsidRPr="00E276B6">
              <w:rPr>
                <w:rFonts w:ascii="Cambria" w:eastAsia="Arial" w:hAnsi="Cambria"/>
              </w:rPr>
              <w:t xml:space="preserve"> </w:t>
            </w:r>
            <w:r w:rsidRPr="00E276B6">
              <w:rPr>
                <w:rFonts w:ascii="Cambria" w:hAnsi="Cambria"/>
              </w:rPr>
              <w:t>replacement</w:t>
            </w:r>
            <w:r w:rsidRPr="00E276B6">
              <w:rPr>
                <w:rFonts w:ascii="Cambria" w:eastAsia="Arial" w:hAnsi="Cambria"/>
              </w:rPr>
              <w:t xml:space="preserve"> </w:t>
            </w:r>
            <w:r w:rsidRPr="00E276B6">
              <w:rPr>
                <w:rFonts w:ascii="Cambria" w:hAnsi="Cambria"/>
              </w:rPr>
              <w:t>character</w:t>
            </w:r>
            <w:r w:rsidRPr="00E276B6">
              <w:rPr>
                <w:rFonts w:ascii="Cambria" w:eastAsia="Arial" w:hAnsi="Cambria"/>
              </w:rPr>
              <w:t xml:space="preserve"> </w:t>
            </w:r>
            <w:r w:rsidRPr="00E276B6">
              <w:rPr>
                <w:rFonts w:ascii="Cambria" w:hAnsi="Cambria"/>
              </w:rPr>
              <w:t>for</w:t>
            </w:r>
            <w:r w:rsidRPr="00E276B6">
              <w:rPr>
                <w:rFonts w:ascii="Cambria" w:eastAsia="Arial" w:hAnsi="Cambria"/>
              </w:rPr>
              <w:t xml:space="preserve"> </w:t>
            </w:r>
            <w:r w:rsidRPr="00E276B6">
              <w:rPr>
                <w:rFonts w:ascii="Cambria" w:hAnsi="Cambria"/>
              </w:rPr>
              <w:t>any</w:t>
            </w:r>
            <w:r w:rsidRPr="00E276B6">
              <w:rPr>
                <w:rFonts w:ascii="Cambria" w:eastAsia="Arial" w:hAnsi="Cambria"/>
              </w:rPr>
              <w:t xml:space="preserve"> </w:t>
            </w:r>
            <w:r w:rsidRPr="00E276B6">
              <w:rPr>
                <w:rFonts w:ascii="Cambria" w:hAnsi="Cambria"/>
              </w:rPr>
              <w:t>incorrect</w:t>
            </w:r>
            <w:r w:rsidRPr="00E276B6">
              <w:rPr>
                <w:rFonts w:ascii="Cambria" w:eastAsia="Arial" w:hAnsi="Cambria"/>
              </w:rPr>
              <w:t xml:space="preserve"> </w:t>
            </w:r>
            <w:r w:rsidRPr="00E276B6">
              <w:rPr>
                <w:rFonts w:ascii="Cambria" w:hAnsi="Cambria"/>
              </w:rPr>
              <w:t>fragment</w:t>
            </w:r>
            <w:r w:rsidRPr="00E276B6">
              <w:rPr>
                <w:rFonts w:ascii="Cambria" w:eastAsia="Arial" w:hAnsi="Cambria"/>
              </w:rPr>
              <w:t xml:space="preserve"> </w:t>
            </w:r>
            <w:r w:rsidRPr="00E276B6">
              <w:rPr>
                <w:rFonts w:ascii="Cambria" w:hAnsi="Cambria"/>
              </w:rPr>
              <w:t>of</w:t>
            </w:r>
            <w:r w:rsidRPr="00E276B6">
              <w:rPr>
                <w:rFonts w:ascii="Cambria" w:eastAsia="Arial" w:hAnsi="Cambria"/>
              </w:rPr>
              <w:t xml:space="preserve"> </w:t>
            </w:r>
            <w:r w:rsidRPr="00E276B6">
              <w:rPr>
                <w:rFonts w:ascii="Cambria" w:hAnsi="Cambria"/>
              </w:rPr>
              <w:t>an</w:t>
            </w:r>
            <w:r w:rsidRPr="00E276B6">
              <w:rPr>
                <w:rFonts w:ascii="Cambria" w:eastAsia="Arial" w:hAnsi="Cambria"/>
              </w:rPr>
              <w:t xml:space="preserve"> </w:t>
            </w:r>
            <w:r w:rsidRPr="00E276B6">
              <w:rPr>
                <w:rFonts w:ascii="Cambria" w:hAnsi="Cambria"/>
              </w:rPr>
              <w:t>encoding. </w:t>
            </w:r>
            <w:r w:rsidRPr="00E276B6">
              <w:rPr>
                <w:rFonts w:ascii="Cambria" w:eastAsia="Arial" w:hAnsi="Cambria"/>
              </w:rPr>
              <w:t xml:space="preserve"> </w:t>
            </w:r>
          </w:p>
          <w:p w14:paraId="46CBA2A2" w14:textId="77777777" w:rsidR="00B46A03" w:rsidRPr="00E276B6" w:rsidRDefault="00B46A03" w:rsidP="007B6A01">
            <w:pPr>
              <w:jc w:val="left"/>
              <w:rPr>
                <w:rFonts w:ascii="Cambria" w:hAnsi="Cambria"/>
                <w:lang w:eastAsia="en-GB"/>
              </w:rPr>
            </w:pPr>
            <w:r w:rsidRPr="00E276B6">
              <w:rPr>
                <w:rFonts w:ascii="Cambria" w:hAnsi="Cambria"/>
                <w:lang w:eastAsia="en-GB"/>
              </w:rPr>
              <w:t>If</w:t>
            </w:r>
            <w:r w:rsidRPr="00E276B6">
              <w:rPr>
                <w:rFonts w:ascii="Cambria" w:eastAsia="Arial" w:hAnsi="Cambria"/>
                <w:lang w:eastAsia="en-GB"/>
              </w:rPr>
              <w:t xml:space="preserve"> </w:t>
            </w:r>
            <w:r w:rsidRPr="00E276B6">
              <w:rPr>
                <w:rFonts w:ascii="Cambria" w:hAnsi="Cambria"/>
                <w:lang w:eastAsia="en-GB"/>
              </w:rPr>
              <w:t>'error'</w:t>
            </w:r>
            <w:r w:rsidRPr="00E276B6">
              <w:rPr>
                <w:rFonts w:ascii="Cambria" w:eastAsia="Arial" w:hAnsi="Cambria"/>
                <w:lang w:eastAsia="en-GB"/>
              </w:rPr>
              <w:t xml:space="preserve"> </w:t>
            </w:r>
            <w:r w:rsidRPr="00E276B6">
              <w:rPr>
                <w:rFonts w:ascii="Cambria" w:hAnsi="Cambria"/>
                <w:lang w:eastAsia="en-GB"/>
              </w:rPr>
              <w:t>then</w:t>
            </w:r>
            <w:r w:rsidRPr="00E276B6">
              <w:rPr>
                <w:rFonts w:ascii="Cambria" w:eastAsia="Arial" w:hAnsi="Cambria"/>
                <w:lang w:eastAsia="en-GB"/>
              </w:rPr>
              <w:t xml:space="preserve"> </w:t>
            </w:r>
            <w:r w:rsidRPr="00E276B6">
              <w:rPr>
                <w:rFonts w:ascii="Cambria" w:hAnsi="Cambria"/>
                <w:lang w:eastAsia="en-GB"/>
              </w:rPr>
              <w:t>a</w:t>
            </w:r>
            <w:r w:rsidRPr="00E276B6">
              <w:rPr>
                <w:rFonts w:ascii="Cambria" w:eastAsia="Arial" w:hAnsi="Cambria"/>
                <w:lang w:eastAsia="en-GB"/>
              </w:rPr>
              <w:t xml:space="preserve"> </w:t>
            </w:r>
            <w:r w:rsidRPr="00E276B6">
              <w:rPr>
                <w:rFonts w:ascii="Cambria" w:hAnsi="Cambria"/>
                <w:lang w:eastAsia="en-GB"/>
              </w:rPr>
              <w:t>Processing Error</w:t>
            </w:r>
            <w:r w:rsidRPr="00E276B6">
              <w:rPr>
                <w:rFonts w:ascii="Cambria" w:eastAsia="Arial" w:hAnsi="Cambria"/>
                <w:lang w:eastAsia="en-GB"/>
              </w:rPr>
              <w:t xml:space="preserve"> </w:t>
            </w:r>
            <w:r w:rsidRPr="00E276B6">
              <w:rPr>
                <w:rFonts w:ascii="Cambria" w:hAnsi="Cambria"/>
                <w:lang w:eastAsia="en-GB"/>
              </w:rPr>
              <w:t>occurs.</w:t>
            </w:r>
          </w:p>
          <w:p w14:paraId="0D2B0A81" w14:textId="77777777" w:rsidR="00B46A03" w:rsidRPr="00E276B6" w:rsidRDefault="00B46A03" w:rsidP="007B6A01">
            <w:pPr>
              <w:jc w:val="left"/>
              <w:rPr>
                <w:rFonts w:ascii="Cambria" w:hAnsi="Cambria"/>
                <w:lang w:eastAsia="en-GB"/>
              </w:rPr>
            </w:pPr>
            <w:r w:rsidRPr="00E276B6">
              <w:rPr>
                <w:rFonts w:ascii="Cambria" w:hAnsi="Cambria"/>
                <w:lang w:eastAsia="en-GB"/>
              </w:rPr>
              <w:t>When</w:t>
            </w:r>
            <w:r w:rsidRPr="00E276B6">
              <w:rPr>
                <w:rFonts w:ascii="Cambria" w:eastAsia="Arial" w:hAnsi="Cambria"/>
                <w:lang w:eastAsia="en-GB"/>
              </w:rPr>
              <w:t xml:space="preserve"> </w:t>
            </w:r>
            <w:r w:rsidRPr="00E276B6">
              <w:rPr>
                <w:rFonts w:ascii="Cambria" w:hAnsi="Cambria"/>
                <w:lang w:eastAsia="en-GB"/>
              </w:rPr>
              <w:t>unparsing,</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errors</w:t>
            </w:r>
            <w:r w:rsidRPr="00E276B6">
              <w:rPr>
                <w:rFonts w:ascii="Cambria" w:eastAsia="Arial" w:hAnsi="Cambria"/>
                <w:lang w:eastAsia="en-GB"/>
              </w:rPr>
              <w:t xml:space="preserve"> </w:t>
            </w:r>
            <w:r w:rsidRPr="00E276B6">
              <w:rPr>
                <w:rFonts w:ascii="Cambria" w:hAnsi="Cambria"/>
                <w:lang w:eastAsia="en-GB"/>
              </w:rPr>
              <w:t>that</w:t>
            </w:r>
            <w:r w:rsidRPr="00E276B6">
              <w:rPr>
                <w:rFonts w:ascii="Cambria" w:eastAsia="Arial" w:hAnsi="Cambria"/>
                <w:lang w:eastAsia="en-GB"/>
              </w:rPr>
              <w:t xml:space="preserve"> </w:t>
            </w:r>
            <w:r w:rsidRPr="00E276B6">
              <w:rPr>
                <w:rFonts w:ascii="Cambria" w:hAnsi="Cambria"/>
                <w:lang w:eastAsia="en-GB"/>
              </w:rPr>
              <w:t>can</w:t>
            </w:r>
            <w:r w:rsidRPr="00E276B6">
              <w:rPr>
                <w:rFonts w:ascii="Cambria" w:eastAsia="Arial" w:hAnsi="Cambria"/>
                <w:lang w:eastAsia="en-GB"/>
              </w:rPr>
              <w:t xml:space="preserve"> </w:t>
            </w:r>
            <w:r w:rsidRPr="00E276B6">
              <w:rPr>
                <w:rFonts w:ascii="Cambria" w:hAnsi="Cambria"/>
                <w:lang w:eastAsia="en-GB"/>
              </w:rPr>
              <w:t>occur</w:t>
            </w:r>
            <w:r w:rsidRPr="00E276B6">
              <w:rPr>
                <w:rFonts w:ascii="Cambria" w:eastAsia="Arial" w:hAnsi="Cambria"/>
                <w:lang w:eastAsia="en-GB"/>
              </w:rPr>
              <w:t xml:space="preserve"> </w:t>
            </w:r>
            <w:r w:rsidRPr="00E276B6">
              <w:rPr>
                <w:rFonts w:ascii="Cambria" w:hAnsi="Cambria"/>
                <w:lang w:eastAsia="en-GB"/>
              </w:rPr>
              <w:t>when</w:t>
            </w:r>
            <w:r w:rsidRPr="00E276B6">
              <w:rPr>
                <w:rFonts w:ascii="Cambria" w:eastAsia="Arial" w:hAnsi="Cambria"/>
                <w:lang w:eastAsia="en-GB"/>
              </w:rPr>
              <w:t xml:space="preserve"> </w:t>
            </w:r>
            <w:r w:rsidRPr="00E276B6">
              <w:rPr>
                <w:rFonts w:ascii="Cambria" w:hAnsi="Cambria"/>
                <w:lang w:eastAsia="en-GB"/>
              </w:rPr>
              <w:t>encoding</w:t>
            </w:r>
            <w:r w:rsidRPr="00E276B6">
              <w:rPr>
                <w:rFonts w:ascii="Cambria" w:eastAsia="Arial" w:hAnsi="Cambria"/>
                <w:lang w:eastAsia="en-GB"/>
              </w:rPr>
              <w:t xml:space="preserve"> </w:t>
            </w:r>
            <w:r w:rsidRPr="00E276B6">
              <w:rPr>
                <w:rFonts w:ascii="Cambria" w:hAnsi="Cambria"/>
                <w:lang w:eastAsia="en-GB"/>
              </w:rPr>
              <w:t>characters</w:t>
            </w:r>
            <w:r w:rsidRPr="00E276B6">
              <w:rPr>
                <w:rFonts w:ascii="Cambria" w:eastAsia="Arial" w:hAnsi="Cambria"/>
                <w:lang w:eastAsia="en-GB"/>
              </w:rPr>
              <w:t xml:space="preserve"> </w:t>
            </w:r>
            <w:r w:rsidRPr="00E276B6">
              <w:rPr>
                <w:rFonts w:ascii="Cambria" w:hAnsi="Cambria"/>
                <w:lang w:eastAsia="en-GB"/>
              </w:rPr>
              <w:t>from</w:t>
            </w:r>
            <w:r w:rsidRPr="00E276B6">
              <w:rPr>
                <w:rFonts w:ascii="Cambria" w:eastAsia="Arial" w:hAnsi="Cambria"/>
                <w:lang w:eastAsia="en-GB"/>
              </w:rPr>
              <w:t xml:space="preserve"> </w:t>
            </w:r>
            <w:r w:rsidRPr="00E276B6">
              <w:rPr>
                <w:rFonts w:ascii="Cambria" w:hAnsi="Cambria"/>
                <w:lang w:eastAsia="en-GB"/>
              </w:rPr>
              <w:t>Unicode/ISO</w:t>
            </w:r>
            <w:r w:rsidRPr="00E276B6">
              <w:rPr>
                <w:rFonts w:ascii="Cambria" w:eastAsia="Arial" w:hAnsi="Cambria"/>
                <w:lang w:eastAsia="en-GB"/>
              </w:rPr>
              <w:t xml:space="preserve"> </w:t>
            </w:r>
            <w:r w:rsidRPr="00E276B6">
              <w:rPr>
                <w:rFonts w:ascii="Cambria" w:hAnsi="Cambria"/>
                <w:lang w:eastAsia="en-GB"/>
              </w:rPr>
              <w:t>10646</w:t>
            </w:r>
            <w:r w:rsidRPr="00E276B6">
              <w:rPr>
                <w:rFonts w:ascii="Cambria" w:eastAsia="Arial" w:hAnsi="Cambria"/>
                <w:lang w:eastAsia="en-GB"/>
              </w:rPr>
              <w:t xml:space="preserve"> </w:t>
            </w:r>
            <w:r w:rsidRPr="00E276B6">
              <w:rPr>
                <w:rFonts w:ascii="Cambria" w:hAnsi="Cambria"/>
                <w:lang w:eastAsia="en-GB"/>
              </w:rPr>
              <w:t>into</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specified</w:t>
            </w:r>
            <w:r w:rsidRPr="00E276B6">
              <w:rPr>
                <w:rFonts w:ascii="Cambria" w:eastAsia="Arial" w:hAnsi="Cambria"/>
                <w:lang w:eastAsia="en-GB"/>
              </w:rPr>
              <w:t xml:space="preserve"> </w:t>
            </w:r>
            <w:r w:rsidRPr="00E276B6">
              <w:rPr>
                <w:rFonts w:ascii="Cambria" w:hAnsi="Cambria"/>
                <w:lang w:eastAsia="en-GB"/>
              </w:rPr>
              <w:t>encoding include when no</w:t>
            </w:r>
            <w:r w:rsidRPr="00E276B6">
              <w:rPr>
                <w:rFonts w:ascii="Cambria" w:eastAsia="Arial" w:hAnsi="Cambria"/>
                <w:lang w:eastAsia="en-GB"/>
              </w:rPr>
              <w:t xml:space="preserve"> </w:t>
            </w:r>
            <w:r w:rsidRPr="00E276B6">
              <w:rPr>
                <w:rFonts w:ascii="Cambria" w:hAnsi="Cambria"/>
                <w:lang w:eastAsia="en-GB"/>
              </w:rPr>
              <w:t>mapping</w:t>
            </w:r>
            <w:r w:rsidRPr="00E276B6">
              <w:rPr>
                <w:rFonts w:ascii="Cambria" w:eastAsia="Arial" w:hAnsi="Cambria"/>
                <w:lang w:eastAsia="en-GB"/>
              </w:rPr>
              <w:t xml:space="preserve"> is </w:t>
            </w:r>
            <w:r w:rsidRPr="00E276B6">
              <w:rPr>
                <w:rFonts w:ascii="Cambria" w:hAnsi="Cambria"/>
                <w:lang w:eastAsia="en-GB"/>
              </w:rPr>
              <w:lastRenderedPageBreak/>
              <w:t>provided</w:t>
            </w:r>
            <w:r w:rsidRPr="00E276B6">
              <w:rPr>
                <w:rFonts w:ascii="Cambria" w:eastAsia="Arial" w:hAnsi="Cambria"/>
                <w:lang w:eastAsia="en-GB"/>
              </w:rPr>
              <w:t xml:space="preserve"> </w:t>
            </w:r>
            <w:r w:rsidRPr="00E276B6">
              <w:rPr>
                <w:rFonts w:ascii="Cambria" w:hAnsi="Cambria"/>
                <w:lang w:eastAsia="en-GB"/>
              </w:rPr>
              <w:t>by</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encoding</w:t>
            </w:r>
            <w:r w:rsidRPr="00E276B6">
              <w:rPr>
                <w:rFonts w:ascii="Cambria" w:eastAsia="Arial" w:hAnsi="Cambria"/>
                <w:lang w:eastAsia="en-GB"/>
              </w:rPr>
              <w:t xml:space="preserve"> character set </w:t>
            </w:r>
            <w:r w:rsidRPr="00E276B6">
              <w:rPr>
                <w:rFonts w:ascii="Cambria" w:hAnsi="Cambria"/>
                <w:lang w:eastAsia="en-GB"/>
              </w:rPr>
              <w:t>specification and when there is not</w:t>
            </w:r>
            <w:r w:rsidRPr="00E276B6">
              <w:rPr>
                <w:rFonts w:ascii="Cambria" w:eastAsia="Arial" w:hAnsi="Cambria"/>
                <w:lang w:eastAsia="en-GB"/>
              </w:rPr>
              <w:t xml:space="preserve"> </w:t>
            </w:r>
            <w:r w:rsidRPr="00E276B6">
              <w:rPr>
                <w:rFonts w:ascii="Cambria" w:hAnsi="Cambria"/>
                <w:lang w:eastAsia="en-GB"/>
              </w:rPr>
              <w:t>enough</w:t>
            </w:r>
            <w:r w:rsidRPr="00E276B6">
              <w:rPr>
                <w:rFonts w:ascii="Cambria" w:eastAsia="Arial" w:hAnsi="Cambria"/>
                <w:lang w:eastAsia="en-GB"/>
              </w:rPr>
              <w:t xml:space="preserve"> </w:t>
            </w:r>
            <w:r w:rsidRPr="00E276B6">
              <w:rPr>
                <w:rFonts w:ascii="Cambria" w:hAnsi="Cambria"/>
                <w:lang w:eastAsia="en-GB"/>
              </w:rPr>
              <w:t>space</w:t>
            </w:r>
            <w:r w:rsidRPr="00E276B6">
              <w:rPr>
                <w:rFonts w:ascii="Cambria" w:eastAsia="Arial" w:hAnsi="Cambria"/>
                <w:lang w:eastAsia="en-GB"/>
              </w:rPr>
              <w:t xml:space="preserve"> </w:t>
            </w:r>
            <w:r w:rsidRPr="00E276B6">
              <w:rPr>
                <w:rFonts w:ascii="Cambria" w:hAnsi="Cambria"/>
                <w:lang w:eastAsia="en-GB"/>
              </w:rPr>
              <w:t>to</w:t>
            </w:r>
            <w:r w:rsidRPr="00E276B6">
              <w:rPr>
                <w:rFonts w:ascii="Cambria" w:eastAsia="Arial" w:hAnsi="Cambria"/>
                <w:lang w:eastAsia="en-GB"/>
              </w:rPr>
              <w:t xml:space="preserve"> </w:t>
            </w:r>
            <w:r w:rsidRPr="00E276B6">
              <w:rPr>
                <w:rFonts w:ascii="Cambria" w:hAnsi="Cambria"/>
                <w:lang w:eastAsia="en-GB"/>
              </w:rPr>
              <w:t>output</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entire</w:t>
            </w:r>
            <w:r w:rsidRPr="00E276B6">
              <w:rPr>
                <w:rFonts w:ascii="Cambria" w:eastAsia="Arial" w:hAnsi="Cambria"/>
                <w:lang w:eastAsia="en-GB"/>
              </w:rPr>
              <w:t xml:space="preserve"> </w:t>
            </w:r>
            <w:r w:rsidRPr="00E276B6">
              <w:rPr>
                <w:rFonts w:ascii="Cambria" w:hAnsi="Cambria"/>
                <w:lang w:eastAsia="en-GB"/>
              </w:rPr>
              <w:t>encoding</w:t>
            </w:r>
            <w:r w:rsidRPr="00E276B6">
              <w:rPr>
                <w:rFonts w:ascii="Cambria" w:eastAsia="Arial" w:hAnsi="Cambria"/>
                <w:lang w:eastAsia="en-GB"/>
              </w:rPr>
              <w:t xml:space="preserve"> </w:t>
            </w:r>
            <w:r w:rsidRPr="00E276B6">
              <w:rPr>
                <w:rFonts w:ascii="Cambria" w:hAnsi="Cambria"/>
                <w:lang w:eastAsia="en-GB"/>
              </w:rPr>
              <w:t>of</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character</w:t>
            </w:r>
            <w:r w:rsidRPr="00E276B6">
              <w:rPr>
                <w:rFonts w:ascii="Cambria" w:eastAsia="Arial" w:hAnsi="Cambria"/>
                <w:lang w:eastAsia="en-GB"/>
              </w:rPr>
              <w:t xml:space="preserve"> </w:t>
            </w:r>
            <w:r w:rsidRPr="00E276B6">
              <w:rPr>
                <w:rFonts w:ascii="Cambria" w:hAnsi="Cambria"/>
                <w:lang w:eastAsia="en-GB"/>
              </w:rPr>
              <w:t>(e.g.,</w:t>
            </w:r>
            <w:r w:rsidRPr="00E276B6">
              <w:rPr>
                <w:rFonts w:ascii="Cambria" w:eastAsia="Arial" w:hAnsi="Cambria"/>
                <w:lang w:eastAsia="en-GB"/>
              </w:rPr>
              <w:t xml:space="preserve"> </w:t>
            </w:r>
            <w:r w:rsidRPr="00E276B6">
              <w:rPr>
                <w:rFonts w:ascii="Cambria" w:hAnsi="Cambria"/>
                <w:lang w:eastAsia="en-GB"/>
              </w:rPr>
              <w:t>need</w:t>
            </w:r>
            <w:r w:rsidRPr="00E276B6">
              <w:rPr>
                <w:rFonts w:ascii="Cambria" w:eastAsia="Arial" w:hAnsi="Cambria"/>
                <w:lang w:eastAsia="en-GB"/>
              </w:rPr>
              <w:t xml:space="preserve"> </w:t>
            </w:r>
            <w:r w:rsidRPr="00E276B6">
              <w:rPr>
                <w:rFonts w:ascii="Cambria" w:hAnsi="Cambria"/>
                <w:lang w:eastAsia="en-GB"/>
              </w:rPr>
              <w:t>2</w:t>
            </w:r>
            <w:r w:rsidRPr="00E276B6">
              <w:rPr>
                <w:rFonts w:ascii="Cambria" w:eastAsia="Arial" w:hAnsi="Cambria"/>
                <w:lang w:eastAsia="en-GB"/>
              </w:rPr>
              <w:t xml:space="preserve"> </w:t>
            </w:r>
            <w:r w:rsidRPr="00E276B6">
              <w:rPr>
                <w:rFonts w:ascii="Cambria" w:hAnsi="Cambria"/>
                <w:lang w:eastAsia="en-GB"/>
              </w:rPr>
              <w:t>bytes</w:t>
            </w:r>
            <w:r w:rsidRPr="00E276B6">
              <w:rPr>
                <w:rFonts w:ascii="Cambria" w:eastAsia="Arial" w:hAnsi="Cambria"/>
                <w:lang w:eastAsia="en-GB"/>
              </w:rPr>
              <w:t xml:space="preserve"> </w:t>
            </w:r>
            <w:r w:rsidRPr="00E276B6">
              <w:rPr>
                <w:rFonts w:ascii="Cambria" w:hAnsi="Cambria"/>
                <w:lang w:eastAsia="en-GB"/>
              </w:rPr>
              <w:t>for</w:t>
            </w:r>
            <w:r w:rsidRPr="00E276B6">
              <w:rPr>
                <w:rFonts w:ascii="Cambria" w:eastAsia="Arial" w:hAnsi="Cambria"/>
                <w:lang w:eastAsia="en-GB"/>
              </w:rPr>
              <w:t xml:space="preserve"> </w:t>
            </w:r>
            <w:r w:rsidRPr="00E276B6">
              <w:rPr>
                <w:rFonts w:ascii="Cambria" w:hAnsi="Cambria"/>
                <w:lang w:eastAsia="en-GB"/>
              </w:rPr>
              <w:t>a</w:t>
            </w:r>
            <w:r w:rsidRPr="00E276B6">
              <w:rPr>
                <w:rFonts w:ascii="Cambria" w:eastAsia="Arial" w:hAnsi="Cambria"/>
                <w:lang w:eastAsia="en-GB"/>
              </w:rPr>
              <w:t xml:space="preserve"> </w:t>
            </w:r>
            <w:r w:rsidRPr="00E276B6">
              <w:rPr>
                <w:rFonts w:ascii="Cambria" w:hAnsi="Cambria"/>
                <w:lang w:eastAsia="en-GB"/>
              </w:rPr>
              <w:t>2-byte character codepoint,</w:t>
            </w:r>
            <w:r w:rsidRPr="00E276B6">
              <w:rPr>
                <w:rFonts w:ascii="Cambria" w:eastAsia="Arial" w:hAnsi="Cambria"/>
                <w:lang w:eastAsia="en-GB"/>
              </w:rPr>
              <w:t xml:space="preserve"> </w:t>
            </w:r>
            <w:r w:rsidRPr="00E276B6">
              <w:rPr>
                <w:rFonts w:ascii="Cambria" w:hAnsi="Cambria"/>
                <w:lang w:eastAsia="en-GB"/>
              </w:rPr>
              <w:t>but</w:t>
            </w:r>
            <w:r w:rsidRPr="00E276B6">
              <w:rPr>
                <w:rFonts w:ascii="Cambria" w:eastAsia="Arial" w:hAnsi="Cambria"/>
                <w:lang w:eastAsia="en-GB"/>
              </w:rPr>
              <w:t xml:space="preserve"> </w:t>
            </w:r>
            <w:r w:rsidRPr="00E276B6">
              <w:rPr>
                <w:rFonts w:ascii="Cambria" w:hAnsi="Cambria"/>
                <w:lang w:eastAsia="en-GB"/>
              </w:rPr>
              <w:t>only</w:t>
            </w:r>
            <w:r w:rsidRPr="00E276B6">
              <w:rPr>
                <w:rFonts w:ascii="Cambria" w:eastAsia="Arial" w:hAnsi="Cambria"/>
                <w:lang w:eastAsia="en-GB"/>
              </w:rPr>
              <w:t xml:space="preserve"> </w:t>
            </w:r>
            <w:r w:rsidRPr="00E276B6">
              <w:rPr>
                <w:rFonts w:ascii="Cambria" w:hAnsi="Cambria"/>
                <w:lang w:eastAsia="en-GB"/>
              </w:rPr>
              <w:t>1</w:t>
            </w:r>
            <w:r w:rsidRPr="00E276B6">
              <w:rPr>
                <w:rFonts w:ascii="Cambria" w:eastAsia="Arial" w:hAnsi="Cambria"/>
                <w:lang w:eastAsia="en-GB"/>
              </w:rPr>
              <w:t xml:space="preserve"> </w:t>
            </w:r>
            <w:r w:rsidRPr="00E276B6">
              <w:rPr>
                <w:rFonts w:ascii="Cambria" w:hAnsi="Cambria"/>
                <w:lang w:eastAsia="en-GB"/>
              </w:rPr>
              <w:t>byte</w:t>
            </w:r>
            <w:r w:rsidRPr="00E276B6">
              <w:rPr>
                <w:rFonts w:ascii="Cambria" w:eastAsia="Arial" w:hAnsi="Cambria"/>
                <w:lang w:eastAsia="en-GB"/>
              </w:rPr>
              <w:t xml:space="preserve"> </w:t>
            </w:r>
            <w:r w:rsidRPr="00E276B6">
              <w:rPr>
                <w:rFonts w:ascii="Cambria" w:hAnsi="Cambria"/>
                <w:lang w:eastAsia="en-GB"/>
              </w:rPr>
              <w:t>remains</w:t>
            </w:r>
            <w:r w:rsidRPr="00E276B6">
              <w:rPr>
                <w:rFonts w:ascii="Cambria" w:eastAsia="Arial" w:hAnsi="Cambria"/>
                <w:lang w:eastAsia="en-GB"/>
              </w:rPr>
              <w:t xml:space="preserve"> </w:t>
            </w:r>
            <w:r w:rsidRPr="00E276B6">
              <w:rPr>
                <w:rFonts w:ascii="Cambria" w:hAnsi="Cambria"/>
                <w:lang w:eastAsia="en-GB"/>
              </w:rPr>
              <w:t>in</w:t>
            </w:r>
            <w:r w:rsidRPr="00E276B6">
              <w:rPr>
                <w:rFonts w:ascii="Cambria" w:eastAsia="Arial" w:hAnsi="Cambria"/>
                <w:lang w:eastAsia="en-GB"/>
              </w:rPr>
              <w:t xml:space="preserve"> </w:t>
            </w:r>
            <w:r w:rsidRPr="00E276B6">
              <w:rPr>
                <w:rFonts w:ascii="Cambria" w:hAnsi="Cambria"/>
                <w:lang w:eastAsia="en-GB"/>
              </w:rPr>
              <w:t>the</w:t>
            </w:r>
            <w:r w:rsidRPr="00E276B6">
              <w:rPr>
                <w:rFonts w:ascii="Cambria" w:eastAsia="Arial" w:hAnsi="Cambria"/>
                <w:lang w:eastAsia="en-GB"/>
              </w:rPr>
              <w:t xml:space="preserve"> </w:t>
            </w:r>
            <w:r w:rsidRPr="00E276B6">
              <w:rPr>
                <w:rFonts w:ascii="Cambria" w:hAnsi="Cambria"/>
                <w:lang w:eastAsia="en-GB"/>
              </w:rPr>
              <w:t>available</w:t>
            </w:r>
            <w:r w:rsidRPr="00E276B6">
              <w:rPr>
                <w:rFonts w:ascii="Cambria" w:eastAsia="Arial" w:hAnsi="Cambria"/>
                <w:lang w:eastAsia="en-GB"/>
              </w:rPr>
              <w:t xml:space="preserve"> </w:t>
            </w:r>
            <w:r w:rsidRPr="00E276B6">
              <w:rPr>
                <w:rFonts w:ascii="Cambria" w:hAnsi="Cambria"/>
                <w:lang w:eastAsia="en-GB"/>
              </w:rPr>
              <w:t>length.)</w:t>
            </w:r>
            <w:r w:rsidRPr="00E276B6">
              <w:rPr>
                <w:rFonts w:ascii="Cambria" w:eastAsia="Arial" w:hAnsi="Cambria"/>
                <w:lang w:eastAsia="en-GB"/>
              </w:rPr>
              <w:t xml:space="preserve"> </w:t>
            </w:r>
          </w:p>
          <w:p w14:paraId="473EAEAF" w14:textId="77777777" w:rsidR="00B46A03" w:rsidRPr="00E276B6" w:rsidRDefault="00B46A03" w:rsidP="007B6A01">
            <w:pPr>
              <w:jc w:val="left"/>
              <w:rPr>
                <w:rFonts w:ascii="Cambria" w:hAnsi="Cambria"/>
                <w:lang w:eastAsia="en-GB"/>
              </w:rPr>
            </w:pPr>
            <w:r w:rsidRPr="00E276B6">
              <w:rPr>
                <w:rFonts w:ascii="Cambria" w:hAnsi="Cambria"/>
                <w:lang w:eastAsia="en-GB"/>
              </w:rPr>
              <w:t>If</w:t>
            </w:r>
            <w:r w:rsidRPr="00E276B6">
              <w:rPr>
                <w:rFonts w:ascii="Cambria" w:eastAsia="Arial" w:hAnsi="Cambria"/>
                <w:lang w:eastAsia="en-GB"/>
              </w:rPr>
              <w:t xml:space="preserve"> </w:t>
            </w:r>
            <w:r w:rsidRPr="00E276B6">
              <w:rPr>
                <w:rFonts w:ascii="Cambria" w:hAnsi="Cambria"/>
                <w:lang w:eastAsia="en-GB"/>
              </w:rPr>
              <w:t>'replace'</w:t>
            </w:r>
            <w:r w:rsidRPr="00E276B6">
              <w:rPr>
                <w:rFonts w:ascii="Cambria" w:eastAsia="Arial" w:hAnsi="Cambria"/>
                <w:lang w:eastAsia="en-GB"/>
              </w:rPr>
              <w:t xml:space="preserve"> </w:t>
            </w:r>
            <w:r w:rsidRPr="00E276B6">
              <w:rPr>
                <w:rFonts w:ascii="Cambria" w:hAnsi="Cambria"/>
                <w:lang w:eastAsia="en-GB"/>
              </w:rPr>
              <w:t>then</w:t>
            </w:r>
            <w:r w:rsidRPr="00E276B6">
              <w:rPr>
                <w:rFonts w:ascii="Cambria" w:eastAsia="Arial" w:hAnsi="Cambria"/>
                <w:lang w:eastAsia="en-GB"/>
              </w:rPr>
              <w:t xml:space="preserve"> encoding-specific replacement/substitution character is output. It is a Processing Error if no such character is defined, and it is a Processing Error if there is any error when attempting to output the replacement (such as not enough room for the representation of the entire encoding of the replacement character). </w:t>
            </w:r>
          </w:p>
          <w:p w14:paraId="4AC055C7" w14:textId="77777777" w:rsidR="00B46A03" w:rsidRPr="00E276B6" w:rsidRDefault="00B46A03" w:rsidP="007B6A01">
            <w:pPr>
              <w:jc w:val="left"/>
              <w:rPr>
                <w:rFonts w:ascii="Cambria" w:hAnsi="Cambria"/>
                <w:lang w:eastAsia="en-GB"/>
              </w:rPr>
            </w:pPr>
            <w:r w:rsidRPr="00E276B6">
              <w:rPr>
                <w:rFonts w:ascii="Cambria" w:hAnsi="Cambria"/>
                <w:lang w:eastAsia="en-GB"/>
              </w:rPr>
              <w:t>If</w:t>
            </w:r>
            <w:r w:rsidRPr="00E276B6">
              <w:rPr>
                <w:rFonts w:ascii="Cambria" w:eastAsia="Arial" w:hAnsi="Cambria"/>
                <w:lang w:eastAsia="en-GB"/>
              </w:rPr>
              <w:t xml:space="preserve"> ‘</w:t>
            </w:r>
            <w:r w:rsidRPr="00E276B6">
              <w:rPr>
                <w:rFonts w:ascii="Cambria" w:hAnsi="Cambria"/>
                <w:lang w:eastAsia="en-GB"/>
              </w:rPr>
              <w:t>error'</w:t>
            </w:r>
            <w:r w:rsidRPr="00E276B6">
              <w:rPr>
                <w:rFonts w:ascii="Cambria" w:eastAsia="Arial" w:hAnsi="Cambria"/>
                <w:lang w:eastAsia="en-GB"/>
              </w:rPr>
              <w:t xml:space="preserve"> </w:t>
            </w:r>
            <w:r w:rsidRPr="00E276B6">
              <w:rPr>
                <w:rFonts w:ascii="Cambria" w:hAnsi="Cambria"/>
                <w:lang w:eastAsia="en-GB"/>
              </w:rPr>
              <w:t>then</w:t>
            </w:r>
            <w:r w:rsidRPr="00E276B6">
              <w:rPr>
                <w:rFonts w:ascii="Cambria" w:eastAsia="Arial" w:hAnsi="Cambria"/>
                <w:lang w:eastAsia="en-GB"/>
              </w:rPr>
              <w:t xml:space="preserve"> </w:t>
            </w:r>
            <w:r w:rsidRPr="00E276B6">
              <w:rPr>
                <w:rFonts w:ascii="Cambria" w:hAnsi="Cambria"/>
                <w:lang w:eastAsia="en-GB"/>
              </w:rPr>
              <w:t>a</w:t>
            </w:r>
            <w:r w:rsidRPr="00E276B6">
              <w:rPr>
                <w:rFonts w:ascii="Cambria" w:eastAsia="Arial" w:hAnsi="Cambria"/>
                <w:lang w:eastAsia="en-GB"/>
              </w:rPr>
              <w:t xml:space="preserve"> </w:t>
            </w:r>
            <w:r w:rsidRPr="00E276B6">
              <w:rPr>
                <w:rFonts w:ascii="Cambria" w:hAnsi="Cambria"/>
                <w:lang w:eastAsia="en-GB"/>
              </w:rPr>
              <w:t>Processing Error</w:t>
            </w:r>
            <w:r w:rsidRPr="00E276B6">
              <w:rPr>
                <w:rFonts w:ascii="Cambria" w:eastAsia="Arial" w:hAnsi="Cambria"/>
                <w:lang w:eastAsia="en-GB"/>
              </w:rPr>
              <w:t xml:space="preserve"> </w:t>
            </w:r>
            <w:r w:rsidRPr="00E276B6">
              <w:rPr>
                <w:rFonts w:ascii="Cambria" w:hAnsi="Cambria"/>
                <w:lang w:eastAsia="en-GB"/>
              </w:rPr>
              <w:t>occurs.</w:t>
            </w:r>
          </w:p>
          <w:p w14:paraId="4FA783D7" w14:textId="73E81279" w:rsidR="00B46A03" w:rsidRPr="00E276B6" w:rsidRDefault="00B46A03" w:rsidP="007B6A01">
            <w:pPr>
              <w:jc w:val="left"/>
              <w:rPr>
                <w:rFonts w:ascii="Cambria" w:hAnsi="Cambria"/>
                <w:lang w:eastAsia="en-GB"/>
              </w:rPr>
            </w:pPr>
            <w:r w:rsidRPr="00E276B6">
              <w:rPr>
                <w:rFonts w:ascii="Cambria" w:hAnsi="Cambria"/>
                <w:lang w:eastAsia="en-GB"/>
              </w:rPr>
              <w:t xml:space="preserve">See Section </w:t>
            </w:r>
            <w:r w:rsidRPr="00E276B6">
              <w:rPr>
                <w:rStyle w:val="Hyperlink"/>
                <w:rFonts w:eastAsia="MS Mincho"/>
              </w:rPr>
              <w:fldChar w:fldCharType="begin"/>
            </w:r>
            <w:r w:rsidRPr="00E276B6">
              <w:rPr>
                <w:rStyle w:val="Hyperlink"/>
                <w:rFonts w:ascii="Cambria" w:eastAsia="MS Mincho" w:hAnsi="Cambria"/>
              </w:rPr>
              <w:instrText xml:space="preserve"> REF _Ref320443014 \w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11.2</w:t>
            </w:r>
            <w:r w:rsidRPr="00E276B6">
              <w:rPr>
                <w:rStyle w:val="Hyperlink"/>
                <w:rFonts w:eastAsia="MS Mincho"/>
              </w:rPr>
              <w:fldChar w:fldCharType="end"/>
            </w:r>
            <w:r w:rsidRPr="00E276B6">
              <w:rPr>
                <w:rFonts w:ascii="Cambria" w:hAnsi="Cambria"/>
                <w:lang w:eastAsia="en-GB"/>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_Ref320443014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Character Encoding and Decoding Errors</w:t>
            </w:r>
            <w:r w:rsidRPr="00E276B6">
              <w:rPr>
                <w:rStyle w:val="Hyperlink"/>
                <w:rFonts w:eastAsia="MS Mincho"/>
              </w:rPr>
              <w:fldChar w:fldCharType="end"/>
            </w:r>
            <w:r w:rsidRPr="00E276B6">
              <w:rPr>
                <w:rFonts w:ascii="Cambria" w:hAnsi="Cambria"/>
                <w:lang w:eastAsia="en-GB"/>
              </w:rPr>
              <w:t xml:space="preserve"> for further details.</w:t>
            </w:r>
          </w:p>
          <w:p w14:paraId="6879B30F" w14:textId="77777777" w:rsidR="00B46A03" w:rsidRPr="00E276B6" w:rsidRDefault="00B46A03" w:rsidP="007B6A01">
            <w:pPr>
              <w:keepNext/>
              <w:jc w:val="left"/>
              <w:rPr>
                <w:rFonts w:ascii="Cambria" w:hAnsi="Cambria"/>
              </w:rPr>
            </w:pPr>
            <w:r w:rsidRPr="00E276B6">
              <w:rPr>
                <w:rFonts w:ascii="Cambria" w:hAnsi="Cambria"/>
              </w:rPr>
              <w:t>Annotation: dfdl:element, dfdl:simpleType, dfdl:sequence, dfdl:choice, dfdl:group</w:t>
            </w:r>
          </w:p>
        </w:tc>
      </w:tr>
    </w:tbl>
    <w:p w14:paraId="1CC4B420" w14:textId="209B1084" w:rsidR="00B46A03" w:rsidRDefault="00B46A03" w:rsidP="00B46A03">
      <w:pPr>
        <w:pStyle w:val="Caption"/>
      </w:pPr>
      <w:r>
        <w:lastRenderedPageBreak/>
        <w:t xml:space="preserve">Table </w:t>
      </w:r>
      <w:r>
        <w:fldChar w:fldCharType="begin"/>
      </w:r>
      <w:r>
        <w:instrText xml:space="preserve"> SEQ Table \* ARABIC </w:instrText>
      </w:r>
      <w:r>
        <w:fldChar w:fldCharType="separate"/>
      </w:r>
      <w:r w:rsidR="009D1493">
        <w:rPr>
          <w:noProof/>
        </w:rPr>
        <w:t>13</w:t>
      </w:r>
      <w:r>
        <w:rPr>
          <w:noProof/>
        </w:rPr>
        <w:fldChar w:fldCharType="end"/>
      </w:r>
      <w:r>
        <w:t xml:space="preserve"> Properties Common to both Content and Framing</w:t>
      </w:r>
    </w:p>
    <w:p w14:paraId="413EE3B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967" w:name="_Ref320436132"/>
      <w:bookmarkStart w:id="3968" w:name="_Toc349042713"/>
      <w:bookmarkStart w:id="3969" w:name="_Toc62570134"/>
      <w:bookmarkStart w:id="3970" w:name="_Toc210216856"/>
      <w:bookmarkStart w:id="3971" w:name="_Toc219440988"/>
      <w:r>
        <w:t>Unicode Byte Order Mark (BOM)</w:t>
      </w:r>
      <w:bookmarkEnd w:id="3967"/>
      <w:bookmarkEnd w:id="3968"/>
      <w:bookmarkEnd w:id="3969"/>
      <w:bookmarkEnd w:id="3970"/>
      <w:bookmarkEnd w:id="3971"/>
    </w:p>
    <w:p w14:paraId="24B22D16" w14:textId="77777777" w:rsidR="00B46A03" w:rsidRDefault="00B46A03" w:rsidP="00B46A03">
      <w:pPr>
        <w:rPr>
          <w:rFonts w:eastAsia="Arial"/>
        </w:rPr>
      </w:pPr>
      <w:r>
        <w:t>DFDL</w:t>
      </w:r>
      <w:r>
        <w:rPr>
          <w:rFonts w:eastAsia="Arial"/>
        </w:rPr>
        <w:t xml:space="preserve"> does not provide any special treatment of Unicode Byte-Order Marks. They are </w:t>
      </w:r>
      <w:r>
        <w:rPr>
          <w:rFonts w:eastAsia="Helv"/>
        </w:rPr>
        <w:t>treated as a Unicode ZWNBS character.</w:t>
      </w:r>
    </w:p>
    <w:p w14:paraId="62785D69"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3972" w:name="_Toc25589778"/>
      <w:bookmarkStart w:id="3973" w:name="_Toc27061045"/>
      <w:bookmarkStart w:id="3974" w:name="_Toc25589779"/>
      <w:bookmarkStart w:id="3975" w:name="_Toc27061046"/>
      <w:bookmarkStart w:id="3976" w:name="_Toc25589780"/>
      <w:bookmarkStart w:id="3977" w:name="_Toc27061047"/>
      <w:bookmarkStart w:id="3978" w:name="_Toc25589781"/>
      <w:bookmarkStart w:id="3979" w:name="_Toc27061048"/>
      <w:bookmarkStart w:id="3980" w:name="_Toc25589782"/>
      <w:bookmarkStart w:id="3981" w:name="_Toc27061049"/>
      <w:bookmarkStart w:id="3982" w:name="_Toc25589783"/>
      <w:bookmarkStart w:id="3983" w:name="_Toc27061050"/>
      <w:bookmarkStart w:id="3984" w:name="_Toc25589784"/>
      <w:bookmarkStart w:id="3985" w:name="_Toc27061051"/>
      <w:bookmarkStart w:id="3986" w:name="_Toc25589785"/>
      <w:bookmarkStart w:id="3987" w:name="_Toc27061052"/>
      <w:bookmarkStart w:id="3988" w:name="_Toc25589786"/>
      <w:bookmarkStart w:id="3989" w:name="_Toc27061053"/>
      <w:bookmarkStart w:id="3990" w:name="_Toc25589787"/>
      <w:bookmarkStart w:id="3991" w:name="_Toc27061054"/>
      <w:bookmarkStart w:id="3992" w:name="_Toc25589788"/>
      <w:bookmarkStart w:id="3993" w:name="_Toc27061055"/>
      <w:bookmarkStart w:id="3994" w:name="_Toc25589789"/>
      <w:bookmarkStart w:id="3995" w:name="_Toc27061056"/>
      <w:bookmarkStart w:id="3996" w:name="_Toc25589790"/>
      <w:bookmarkStart w:id="3997" w:name="_Toc27061057"/>
      <w:bookmarkStart w:id="3998" w:name="_Toc25589791"/>
      <w:bookmarkStart w:id="3999" w:name="_Toc27061058"/>
      <w:bookmarkStart w:id="4000" w:name="__RefHeading__1130_1503507204"/>
      <w:bookmarkStart w:id="4001" w:name="_Toc25589792"/>
      <w:bookmarkStart w:id="4002" w:name="_Toc27061059"/>
      <w:bookmarkStart w:id="4003" w:name="_Toc349042714"/>
      <w:bookmarkStart w:id="4004" w:name="_Ref320443014"/>
      <w:bookmarkStart w:id="4005" w:name="_Toc62570135"/>
      <w:bookmarkStart w:id="4006" w:name="_Toc210216857"/>
      <w:bookmarkStart w:id="4007" w:name="_Toc219440989"/>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r>
        <w:t>Character Encoding and Decoding Errors</w:t>
      </w:r>
      <w:bookmarkEnd w:id="4003"/>
      <w:bookmarkEnd w:id="4004"/>
      <w:bookmarkEnd w:id="4005"/>
      <w:bookmarkEnd w:id="4006"/>
      <w:bookmarkEnd w:id="4007"/>
    </w:p>
    <w:p w14:paraId="3EA47CBB" w14:textId="77777777" w:rsidR="00B46A03" w:rsidRDefault="00B46A03" w:rsidP="00B46A03">
      <w:pPr>
        <w:rPr>
          <w:rFonts w:cs="Arial"/>
        </w:rPr>
      </w:pPr>
      <w:r>
        <w:rPr>
          <w:rFonts w:cs="Arial"/>
        </w:rPr>
        <w:t xml:space="preserve">When parsing, these are the errors that can occur when decoding characters into Unicode/ISO 10646. </w:t>
      </w:r>
    </w:p>
    <w:p w14:paraId="4751E7E0" w14:textId="77777777" w:rsidR="00B46A03" w:rsidRDefault="00B46A03" w:rsidP="00EB2287">
      <w:pPr>
        <w:numPr>
          <w:ilvl w:val="0"/>
          <w:numId w:val="59"/>
        </w:numPr>
        <w:tabs>
          <w:tab w:val="clear" w:pos="403"/>
        </w:tabs>
        <w:spacing w:before="60" w:after="60" w:line="240" w:lineRule="auto"/>
        <w:jc w:val="left"/>
        <w:rPr>
          <w:rFonts w:cs="Arial"/>
        </w:rPr>
      </w:pPr>
      <w:r>
        <w:rPr>
          <w:rFonts w:cs="Arial"/>
        </w:rPr>
        <w:t>The data is broken - invalid bit/byte sequences are found which do not match the definition of a character for the encoding.</w:t>
      </w:r>
    </w:p>
    <w:p w14:paraId="2C396354" w14:textId="77777777" w:rsidR="00B46A03" w:rsidRDefault="00B46A03" w:rsidP="00EB2287">
      <w:pPr>
        <w:numPr>
          <w:ilvl w:val="0"/>
          <w:numId w:val="59"/>
        </w:numPr>
        <w:tabs>
          <w:tab w:val="clear" w:pos="403"/>
        </w:tabs>
        <w:spacing w:before="60" w:after="60" w:line="240" w:lineRule="auto"/>
        <w:jc w:val="left"/>
        <w:rPr>
          <w:rFonts w:cs="Arial"/>
        </w:rPr>
      </w:pPr>
      <w:r>
        <w:rPr>
          <w:rFonts w:cs="Arial"/>
        </w:rPr>
        <w:t>Not enough data is found to make up the entire encoding of a character. That is, a fragment of a valid encoding is found.</w:t>
      </w:r>
    </w:p>
    <w:p w14:paraId="30A45706" w14:textId="77777777" w:rsidR="00B46A03" w:rsidRDefault="00B46A03" w:rsidP="00B46A03">
      <w:pPr>
        <w:rPr>
          <w:rFonts w:cs="Arial"/>
        </w:rPr>
      </w:pPr>
      <w:r>
        <w:rPr>
          <w:rFonts w:cs="Arial"/>
        </w:rPr>
        <w:t>When unparsing, these are the errors that can occur when encoding characters from Unicode/ISO 10646 into the specified encoding.</w:t>
      </w:r>
    </w:p>
    <w:p w14:paraId="2BAB3BED" w14:textId="77777777" w:rsidR="00B46A03" w:rsidRDefault="00B46A03" w:rsidP="00EB2287">
      <w:pPr>
        <w:numPr>
          <w:ilvl w:val="0"/>
          <w:numId w:val="60"/>
        </w:numPr>
        <w:tabs>
          <w:tab w:val="clear" w:pos="403"/>
        </w:tabs>
        <w:spacing w:before="60" w:after="60" w:line="240" w:lineRule="auto"/>
        <w:jc w:val="left"/>
        <w:rPr>
          <w:rFonts w:cs="Arial"/>
        </w:rPr>
      </w:pPr>
      <w:r>
        <w:rPr>
          <w:rFonts w:cs="Arial"/>
        </w:rPr>
        <w:t xml:space="preserve">No mapping provided by the encoding specification. </w:t>
      </w:r>
    </w:p>
    <w:p w14:paraId="6326B628" w14:textId="77777777" w:rsidR="00B46A03" w:rsidRDefault="00B46A03" w:rsidP="00EB2287">
      <w:pPr>
        <w:numPr>
          <w:ilvl w:val="0"/>
          <w:numId w:val="60"/>
        </w:numPr>
        <w:tabs>
          <w:tab w:val="clear" w:pos="403"/>
        </w:tabs>
        <w:spacing w:before="60" w:after="60" w:line="240" w:lineRule="auto"/>
        <w:jc w:val="left"/>
        <w:rPr>
          <w:rFonts w:cs="Arial"/>
        </w:rPr>
      </w:pPr>
      <w:r>
        <w:rPr>
          <w:rFonts w:cs="Arial"/>
        </w:rPr>
        <w:t xml:space="preserve">Not enough room to output the entire encoding of the character (e.g., need 3 bytes for a character encoding that uses 3-bytes for that character, but only 1 byte remains in the available length. </w:t>
      </w:r>
    </w:p>
    <w:p w14:paraId="5F270C2C" w14:textId="77777777" w:rsidR="00B46A03" w:rsidRDefault="00B46A03" w:rsidP="00B46A03">
      <w:pPr>
        <w:rPr>
          <w:rFonts w:cs="Arial"/>
        </w:rPr>
      </w:pPr>
      <w:r>
        <w:rPr>
          <w:rFonts w:cs="Arial"/>
        </w:rPr>
        <w:t>The subsections below describe how these errors are handled.</w:t>
      </w:r>
    </w:p>
    <w:p w14:paraId="780AE68C"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008" w:name="_Toc349042715"/>
      <w:bookmarkStart w:id="4009" w:name="_Toc62570136"/>
      <w:bookmarkStart w:id="4010" w:name="_Toc210216858"/>
      <w:bookmarkStart w:id="4011" w:name="_Toc219440990"/>
      <w:r>
        <w:rPr>
          <w:rFonts w:eastAsia="Times New Roman"/>
        </w:rPr>
        <w:t>Property dfdl:encodingErrorPolicy</w:t>
      </w:r>
      <w:bookmarkEnd w:id="4008"/>
      <w:bookmarkEnd w:id="4009"/>
      <w:bookmarkEnd w:id="4010"/>
      <w:bookmarkEnd w:id="4011"/>
    </w:p>
    <w:p w14:paraId="553B7EA5" w14:textId="77777777" w:rsidR="00B46A03" w:rsidRDefault="00B46A03" w:rsidP="00B46A03">
      <w:pPr>
        <w:rPr>
          <w:rFonts w:cs="Arial"/>
        </w:rPr>
      </w:pPr>
      <w:r>
        <w:rPr>
          <w:rFonts w:cs="Arial"/>
        </w:rPr>
        <w:t>The property dfdl:encodingErrorPolicy has two possible values: 'error' and 'replace'.</w:t>
      </w:r>
    </w:p>
    <w:p w14:paraId="66766E75"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dfdl:encodingErrorPolicy 'error'</w:t>
      </w:r>
    </w:p>
    <w:p w14:paraId="68787BA2" w14:textId="77777777" w:rsidR="00B46A03" w:rsidRDefault="00B46A03" w:rsidP="00B46A03">
      <w:pPr>
        <w:rPr>
          <w:rFonts w:cs="Arial"/>
        </w:rPr>
      </w:pPr>
      <w:r>
        <w:rPr>
          <w:rFonts w:cs="Arial"/>
        </w:rPr>
        <w:t xml:space="preserve">If 'error', then any error when decoding characters while parsing causes a Processing Error. For unparsing, any error when encoding characters causes a Processing Error. </w:t>
      </w:r>
    </w:p>
    <w:p w14:paraId="712BDCBA" w14:textId="77777777" w:rsidR="00B46A03" w:rsidRDefault="00B46A03" w:rsidP="00B46A03">
      <w:pPr>
        <w:rPr>
          <w:rFonts w:cs="Arial"/>
        </w:rPr>
      </w:pPr>
      <w:r>
        <w:rPr>
          <w:rFonts w:cs="Arial"/>
        </w:rPr>
        <w:t xml:space="preserve">When parsing, it does not matter if this happens when scanning for delimiters, matching a regular expression, matching a literal nil value, or constructing the value of a textual element. </w:t>
      </w:r>
    </w:p>
    <w:p w14:paraId="3ABFB478" w14:textId="77777777" w:rsidR="00B46A03" w:rsidRDefault="00B46A03" w:rsidP="00B46A03">
      <w:pPr>
        <w:rPr>
          <w:rFonts w:cs="Arial"/>
        </w:rPr>
      </w:pPr>
      <w:r>
        <w:rPr>
          <w:rFonts w:cs="Arial"/>
        </w:rPr>
        <w:t>There is one exception. When dfdl:lengthUnits is 'bytes', the 'not enough data' decoding error is ignored, and the data making up the fragment character is skipped over. Symmetrically, when unparsing the 'not enough room' encoding error is ignored and the left-over bytes are filled with the dfdl:fillByte.</w:t>
      </w:r>
    </w:p>
    <w:p w14:paraId="677B44D2" w14:textId="77777777" w:rsidR="00B46A03" w:rsidRDefault="00B46A03" w:rsidP="00B46A03">
      <w:r>
        <w:t xml:space="preserve">Detection of character set decoding errors is often implementation-dependent because DFDL Implementations are free to optimize processing speed by skipping character decoding or encoding whenever possible. For example: when character set encodings are fixed-width, it is possible to determine lengths in bytes or bits from the length in characters by multiplying the length value by the character width, without having to decode any characters. </w:t>
      </w:r>
    </w:p>
    <w:p w14:paraId="7F0C1556" w14:textId="77777777" w:rsidR="00B46A03" w:rsidRDefault="00B46A03" w:rsidP="00B46A03">
      <w:r>
        <w:lastRenderedPageBreak/>
        <w:t xml:space="preserve">When parsing, character decoding errors MUST be detected when </w:t>
      </w:r>
    </w:p>
    <w:p w14:paraId="0D9B7769" w14:textId="77777777" w:rsidR="00B46A03" w:rsidRDefault="00B46A03" w:rsidP="00EB2287">
      <w:pPr>
        <w:pStyle w:val="ListParagraph"/>
        <w:numPr>
          <w:ilvl w:val="0"/>
          <w:numId w:val="61"/>
        </w:numPr>
        <w:tabs>
          <w:tab w:val="clear" w:pos="403"/>
        </w:tabs>
        <w:spacing w:before="60" w:after="60" w:line="240" w:lineRule="auto"/>
        <w:jc w:val="left"/>
      </w:pPr>
      <w:r>
        <w:t>the decoding results in a character being placed into the DFDL Infoset</w:t>
      </w:r>
    </w:p>
    <w:p w14:paraId="2040B1AA" w14:textId="77777777" w:rsidR="00B46A03" w:rsidRDefault="00B46A03" w:rsidP="00EB2287">
      <w:pPr>
        <w:pStyle w:val="ListParagraph"/>
        <w:numPr>
          <w:ilvl w:val="0"/>
          <w:numId w:val="61"/>
        </w:numPr>
        <w:tabs>
          <w:tab w:val="clear" w:pos="403"/>
        </w:tabs>
        <w:spacing w:before="60" w:after="60" w:line="240" w:lineRule="auto"/>
        <w:jc w:val="left"/>
      </w:pPr>
      <w:r>
        <w:t>the decoding is necessary to identify a delimiter</w:t>
      </w:r>
    </w:p>
    <w:p w14:paraId="6CEC9B46" w14:textId="77777777" w:rsidR="00B46A03" w:rsidRDefault="00B46A03" w:rsidP="00EB2287">
      <w:pPr>
        <w:pStyle w:val="ListParagraph"/>
        <w:numPr>
          <w:ilvl w:val="0"/>
          <w:numId w:val="61"/>
        </w:numPr>
        <w:tabs>
          <w:tab w:val="clear" w:pos="403"/>
        </w:tabs>
        <w:spacing w:before="60" w:after="60" w:line="240" w:lineRule="auto"/>
        <w:jc w:val="left"/>
      </w:pPr>
      <w:r>
        <w:t xml:space="preserve">the decoding is necessary to determine a match or non-match of a regular expression in a dfdl:assert or dfdl:discriminator with testKind=’pattern’. </w:t>
      </w:r>
    </w:p>
    <w:p w14:paraId="4C0DC870" w14:textId="77777777" w:rsidR="00B46A03" w:rsidRDefault="00B46A03" w:rsidP="00B46A03">
      <w:r>
        <w:t xml:space="preserve">When unparsing, character encoding errors MUST be detected when </w:t>
      </w:r>
    </w:p>
    <w:p w14:paraId="47CF3BD7" w14:textId="77777777" w:rsidR="00B46A03" w:rsidRDefault="00B46A03" w:rsidP="00EB2287">
      <w:pPr>
        <w:pStyle w:val="ListParagraph"/>
        <w:numPr>
          <w:ilvl w:val="0"/>
          <w:numId w:val="61"/>
        </w:numPr>
        <w:tabs>
          <w:tab w:val="clear" w:pos="403"/>
        </w:tabs>
        <w:spacing w:before="60" w:after="60" w:line="240" w:lineRule="auto"/>
        <w:jc w:val="left"/>
      </w:pPr>
      <w:r>
        <w:t>an unmapped character appears in the Infoset value of an element.</w:t>
      </w:r>
    </w:p>
    <w:p w14:paraId="7437880F" w14:textId="77777777" w:rsidR="00B46A03" w:rsidRDefault="00B46A03" w:rsidP="00B46A03">
      <w:r>
        <w:t>In all other cases, character set decoding and encoding errors MAY not be detected.</w:t>
      </w:r>
    </w:p>
    <w:p w14:paraId="116BA94E" w14:textId="77777777" w:rsidR="00B46A03" w:rsidRDefault="00B46A03" w:rsidP="00B46A03">
      <w:pPr>
        <w:rPr>
          <w:rFonts w:cs="Arial"/>
        </w:rPr>
      </w:pPr>
      <w:r w:rsidRPr="00900305">
        <w:rPr>
          <w:rFonts w:cs="Arial"/>
        </w:rPr>
        <w:t xml:space="preserve">Implementations </w:t>
      </w:r>
      <w:r>
        <w:rPr>
          <w:rFonts w:cs="Arial"/>
        </w:rPr>
        <w:t>MAY</w:t>
      </w:r>
      <w:r w:rsidRPr="00900305">
        <w:rPr>
          <w:rFonts w:cs="Arial"/>
        </w:rPr>
        <w:t xml:space="preserve"> pre-decode a limited number of characters for efficiency; however, such implementation-dependent pre-decoding can cause parse errors to be detected in some implementations of DFDL that are not detected by others.</w:t>
      </w:r>
    </w:p>
    <w:p w14:paraId="6A4AC091" w14:textId="77777777" w:rsidR="00B46A03" w:rsidRPr="00900305" w:rsidRDefault="00B46A03" w:rsidP="00B46A03">
      <w:pPr>
        <w:rPr>
          <w:rFonts w:cs="Arial"/>
        </w:rPr>
      </w:pPr>
      <w:r w:rsidRPr="00900305">
        <w:rPr>
          <w:rFonts w:cs="Arial"/>
        </w:rPr>
        <w:t>Schema authors are advised not to rely on decoding errors for backtracking to control the behavior of the parser.</w:t>
      </w:r>
    </w:p>
    <w:p w14:paraId="50CA7376"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dfdl:encodingErrorPolicy 'replace' for parsing</w:t>
      </w:r>
    </w:p>
    <w:p w14:paraId="01BC4838" w14:textId="77777777" w:rsidR="00B46A03" w:rsidRDefault="00B46A03" w:rsidP="00B46A03">
      <w:pPr>
        <w:rPr>
          <w:rFonts w:cs="Arial"/>
        </w:rPr>
      </w:pPr>
      <w:r>
        <w:rPr>
          <w:rFonts w:cs="Arial"/>
        </w:rPr>
        <w:t xml:space="preserve">If 'replace' then any error when decoding characters results in the insertion of the Unicode Replacement Character (U+FFFD) as the replacement for that error. </w:t>
      </w:r>
    </w:p>
    <w:p w14:paraId="2F2B315C" w14:textId="77777777" w:rsidR="00B46A03" w:rsidRDefault="00B46A03" w:rsidP="00B46A03">
      <w:pPr>
        <w:rPr>
          <w:rFonts w:cs="Arial"/>
        </w:rPr>
      </w:pPr>
      <w:r>
        <w:rPr>
          <w:rFonts w:cs="Arial"/>
        </w:rPr>
        <w:t xml:space="preserve">It does not matter if this error and replacement happens when scanning for delimiters, matching a regular expression, matching a literal nil value, or constructing the value of a textual element. </w:t>
      </w:r>
    </w:p>
    <w:p w14:paraId="271165ED" w14:textId="77777777" w:rsidR="00B46A03" w:rsidRDefault="00B46A03" w:rsidP="00B46A03">
      <w:pPr>
        <w:rPr>
          <w:rFonts w:cs="Arial"/>
        </w:rPr>
      </w:pPr>
      <w:r>
        <w:rPr>
          <w:rFonts w:cs="Arial"/>
        </w:rPr>
        <w:t>There is one exception. When dfdl:lengthUnits is 'bytes', the 'not enough data' decoding error is ignored, no replacement character is created. The data making up the fragment character is skipped over. (It is filled with the dfdl:fillByte when unparsing.)</w:t>
      </w:r>
    </w:p>
    <w:p w14:paraId="617FF4DC" w14:textId="77777777" w:rsidR="00B46A03" w:rsidRDefault="00B46A03" w:rsidP="00B46A03">
      <w:pPr>
        <w:rPr>
          <w:rFonts w:cs="Arial"/>
        </w:rPr>
      </w:pPr>
      <w:r>
        <w:rPr>
          <w:rFonts w:cs="Arial"/>
        </w:rPr>
        <w:t>Note that the "." wildcard in regular expressions matches the Unicode Replacement Character, so ".*" and ".+" regular expressions can potentially cause very large matches (up to the entire data stream) to occur when data contains errors and dfdl:encodingErrorPolicy 'replace'. DFDL Schema authors are advised that bounded length negated regular expressions can help in this case. E.g., "[^\uFFFD]{0,50}" says to match any character (excluding the Unicode Replacement Character), but only up to length 50.</w:t>
      </w:r>
    </w:p>
    <w:p w14:paraId="04E18BDE" w14:textId="77777777" w:rsidR="00B46A03" w:rsidRDefault="00B46A03" w:rsidP="00B46A03">
      <w:pPr>
        <w:rPr>
          <w:rFonts w:cs="Arial"/>
        </w:rPr>
      </w:pPr>
      <w:r>
        <w:rPr>
          <w:rFonts w:cs="Arial"/>
        </w:rPr>
        <w:t xml:space="preserve">It is also worth noting that the Unicode Replacement Character can appear in data as an ordinary character, and this cannot be distinguished from the insertion of the Unicode Replacement Character due to a decoding error. This is likely to happen for data that is (a) initially parsed by a DFDL parser with dfdl:encodingErrorPolicy 'replace', and (b) which contains some decoding errors, but (c) is nevertheless successfully parsed, (d) is written back out to a file or other data repository, and (e) is parsed again. The written data has replaced data errors with the Unicode Replacement Character, and so if the data is parsed again, it no longer produces errors, but instead contains the Unicode Replacement Character as a regular character in the data. </w:t>
      </w:r>
    </w:p>
    <w:p w14:paraId="5BBF855C" w14:textId="77777777" w:rsidR="00B46A03" w:rsidRDefault="00B46A03" w:rsidP="00B46A03">
      <w:pPr>
        <w:rPr>
          <w:rFonts w:cs="Arial"/>
        </w:rPr>
      </w:pPr>
      <w:r>
        <w:rPr>
          <w:rFonts w:cs="Arial"/>
        </w:rPr>
        <w:t>If dfdl:lengthUnits is 'characters', then a Unicode Replacement Character counts as contributing a single character to the length.</w:t>
      </w:r>
    </w:p>
    <w:p w14:paraId="5D6BFFB9" w14:textId="77777777" w:rsidR="00B46A03" w:rsidRDefault="00B46A03" w:rsidP="00B46A03">
      <w:pPr>
        <w:rPr>
          <w:rFonts w:cs="Arial"/>
        </w:rPr>
      </w:pPr>
      <w:r>
        <w:rPr>
          <w:rFonts w:cs="Arial"/>
        </w:rPr>
        <w:t>If the data contains more than one adjacent decode error, then the specific number of Unicode Replacement Characters that are inserted as the replacement of these errors is implementation- dependent. That is, some implementations MAY view, for example, three consecutive erroneous bytes as three separate decode errors, others MAY view them as a single or two decode errors. All implementations MUST, however, insert some number of Unicode Replacement Characters, and then continue to decode characters following the erroneous data.</w:t>
      </w:r>
    </w:p>
    <w:p w14:paraId="133E4C3A" w14:textId="77777777" w:rsidR="00B46A03" w:rsidRDefault="00B46A03" w:rsidP="00B46A03">
      <w:pPr>
        <w:rPr>
          <w:rFonts w:cs="Arial"/>
        </w:rPr>
      </w:pPr>
      <w:r>
        <w:rPr>
          <w:rFonts w:cs="Arial"/>
        </w:rPr>
        <w:t xml:space="preserve">The trimming of pad characters always happens after Unicode Replacement Characters have been inserted into the data. </w:t>
      </w:r>
    </w:p>
    <w:p w14:paraId="57FF15C0"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lastRenderedPageBreak/>
        <w:t>dfdl:encodingErrorPolicy 'replace' for unparsing</w:t>
      </w:r>
    </w:p>
    <w:p w14:paraId="6FF247EE" w14:textId="77777777" w:rsidR="00B46A03" w:rsidRDefault="00B46A03" w:rsidP="00B46A03">
      <w:pPr>
        <w:rPr>
          <w:rFonts w:cs="Arial"/>
        </w:rPr>
      </w:pPr>
      <w:r>
        <w:rPr>
          <w:rFonts w:cs="Arial"/>
        </w:rPr>
        <w:t>For unparsing, each encoding has a replacement/substitution character specified by the ICU. This character is substituted for the unmapped character or the character that has too large an encoding to fit in the available space. </w:t>
      </w:r>
    </w:p>
    <w:p w14:paraId="3CBE65DB" w14:textId="77777777" w:rsidR="00B46A03" w:rsidRDefault="00B46A03" w:rsidP="00B46A03">
      <w:pPr>
        <w:rPr>
          <w:rFonts w:cs="Arial"/>
        </w:rPr>
      </w:pPr>
      <w:r>
        <w:rPr>
          <w:rFonts w:cs="Arial"/>
        </w:rPr>
        <w:t>There is one exception. When dfdl:lengthUnits is 'bytes', the 'not enough room' encoding error is ignored. The left-over bytes are filled with the dfdl:fillByte (they are skipped when parsing.)</w:t>
      </w:r>
    </w:p>
    <w:p w14:paraId="6F5647B7" w14:textId="334216C3" w:rsidR="00B46A03" w:rsidRDefault="00B46A03" w:rsidP="00B46A03">
      <w:pPr>
        <w:rPr>
          <w:rFonts w:cs="Arial"/>
        </w:rPr>
      </w:pPr>
      <w:r>
        <w:rPr>
          <w:rFonts w:cs="Arial"/>
        </w:rPr>
        <w:t xml:space="preserve">The definitions of these substitution characters can be conveniently found for many encodings in the ICU Converter Explorer </w:t>
      </w:r>
      <w:r w:rsidR="00A739B6">
        <w:rPr>
          <w:rFonts w:cs="Arial"/>
        </w:rPr>
        <w:t>[</w:t>
      </w:r>
      <w:hyperlink w:anchor="a_ICUConvExp" w:history="1">
        <w:r w:rsidR="00A739B6">
          <w:rPr>
            <w:rStyle w:val="Hyperlink"/>
            <w:rFonts w:cs="Arial"/>
            <w:lang w:val="en-GB"/>
          </w:rPr>
          <w:t>ICUConvExp</w:t>
        </w:r>
      </w:hyperlink>
      <w:r w:rsidR="00A739B6">
        <w:rPr>
          <w:rFonts w:cs="Arial"/>
        </w:rPr>
        <w:t>]</w:t>
      </w:r>
      <w:r>
        <w:rPr>
          <w:rFonts w:cs="Arial"/>
        </w:rPr>
        <w:t xml:space="preserve">.  </w:t>
      </w:r>
    </w:p>
    <w:p w14:paraId="5C0A2A6B" w14:textId="77777777" w:rsidR="00B46A03" w:rsidRDefault="00B46A03" w:rsidP="00B46A03">
      <w:pPr>
        <w:rPr>
          <w:rFonts w:cs="Arial"/>
        </w:rPr>
      </w:pPr>
      <w:r>
        <w:rPr>
          <w:rFonts w:cs="Arial"/>
        </w:rPr>
        <w:t>An encoding error is a Processing Error if the encoding does not provide a substitution/replacement character definition. (This would be rare but can occur if a DFDL implementation allows many encodings beyond the minimum set.)</w:t>
      </w:r>
    </w:p>
    <w:p w14:paraId="0D0A3D4A"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012" w:name="_Toc349042716"/>
      <w:bookmarkStart w:id="4013" w:name="_Toc62570137"/>
      <w:bookmarkStart w:id="4014" w:name="_Toc210216859"/>
      <w:bookmarkStart w:id="4015" w:name="_Toc219440991"/>
      <w:r>
        <w:rPr>
          <w:rFonts w:eastAsia="Times New Roman"/>
        </w:rPr>
        <w:t>Unicode UTF-16 Decoding/Encoding Non-Errors</w:t>
      </w:r>
      <w:bookmarkEnd w:id="4012"/>
      <w:bookmarkEnd w:id="4013"/>
      <w:bookmarkEnd w:id="4014"/>
      <w:bookmarkEnd w:id="4015"/>
    </w:p>
    <w:p w14:paraId="5CDE015E" w14:textId="77777777" w:rsidR="00B46A03" w:rsidRDefault="00B46A03" w:rsidP="00B46A03">
      <w:pPr>
        <w:rPr>
          <w:rFonts w:cs="Arial"/>
        </w:rPr>
      </w:pPr>
      <w:r>
        <w:rPr>
          <w:rFonts w:cs="Arial"/>
        </w:rPr>
        <w:t>The following specific situations involving encodings UTF-16, UTF-16LE, and UTF-16BE when dfdl:utf16Width "fixed", and they do not cause a decoding or encoding error.</w:t>
      </w:r>
    </w:p>
    <w:p w14:paraId="4BE769E9" w14:textId="77777777" w:rsidR="00B46A03" w:rsidRDefault="00B46A03" w:rsidP="00EB2287">
      <w:pPr>
        <w:numPr>
          <w:ilvl w:val="0"/>
          <w:numId w:val="62"/>
        </w:numPr>
        <w:tabs>
          <w:tab w:val="clear" w:pos="403"/>
        </w:tabs>
        <w:spacing w:before="60" w:after="60" w:line="240" w:lineRule="auto"/>
        <w:jc w:val="left"/>
        <w:rPr>
          <w:rFonts w:cs="Arial"/>
        </w:rPr>
      </w:pPr>
      <w:r>
        <w:rPr>
          <w:rFonts w:cs="Arial"/>
        </w:rPr>
        <w:t xml:space="preserve">unpaired surrogate codepoint </w:t>
      </w:r>
    </w:p>
    <w:p w14:paraId="07D6E5AA" w14:textId="77777777" w:rsidR="00B46A03" w:rsidRDefault="00B46A03" w:rsidP="00EB2287">
      <w:pPr>
        <w:numPr>
          <w:ilvl w:val="0"/>
          <w:numId w:val="62"/>
        </w:numPr>
        <w:tabs>
          <w:tab w:val="clear" w:pos="403"/>
        </w:tabs>
        <w:spacing w:before="60" w:after="60" w:line="240" w:lineRule="auto"/>
        <w:jc w:val="left"/>
        <w:rPr>
          <w:rFonts w:cs="Arial"/>
        </w:rPr>
      </w:pPr>
      <w:r>
        <w:rPr>
          <w:rFonts w:cs="Arial"/>
        </w:rPr>
        <w:t xml:space="preserve">out-of-order surrogate codepoint pair </w:t>
      </w:r>
    </w:p>
    <w:p w14:paraId="5A357250" w14:textId="77777777" w:rsidR="00B46A03" w:rsidRDefault="00B46A03" w:rsidP="00EB2287">
      <w:pPr>
        <w:numPr>
          <w:ilvl w:val="0"/>
          <w:numId w:val="62"/>
        </w:numPr>
        <w:tabs>
          <w:tab w:val="clear" w:pos="403"/>
        </w:tabs>
        <w:spacing w:before="60" w:after="60" w:line="240" w:lineRule="auto"/>
        <w:jc w:val="left"/>
        <w:rPr>
          <w:rFonts w:cs="Arial"/>
        </w:rPr>
      </w:pPr>
      <w:r>
        <w:rPr>
          <w:rFonts w:cs="Arial"/>
        </w:rPr>
        <w:t xml:space="preserve">surrogate codepoint pair is encountered </w:t>
      </w:r>
    </w:p>
    <w:p w14:paraId="4F6F52CF" w14:textId="77777777" w:rsidR="00B46A03" w:rsidRDefault="00B46A03" w:rsidP="00B46A03">
      <w:pPr>
        <w:rPr>
          <w:rFonts w:cs="Arial"/>
        </w:rPr>
      </w:pPr>
      <w:r>
        <w:rPr>
          <w:rFonts w:cs="Arial"/>
        </w:rPr>
        <w:t xml:space="preserve">In all these cases the code-point(s) becomes a character code in the DFDL Information Item for the string. </w:t>
      </w:r>
    </w:p>
    <w:p w14:paraId="7CC8B0A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016" w:name="_Toc349042717"/>
      <w:bookmarkStart w:id="4017" w:name="_Toc62570138"/>
      <w:bookmarkStart w:id="4018" w:name="_Toc210216860"/>
      <w:bookmarkStart w:id="4019" w:name="_Toc219440992"/>
      <w:r>
        <w:rPr>
          <w:rFonts w:eastAsia="Times New Roman"/>
        </w:rPr>
        <w:t>Preserving Data Containing Decoding Errors</w:t>
      </w:r>
      <w:bookmarkEnd w:id="4016"/>
      <w:bookmarkEnd w:id="4017"/>
      <w:bookmarkEnd w:id="4018"/>
      <w:bookmarkEnd w:id="4019"/>
    </w:p>
    <w:p w14:paraId="3A2EE91D" w14:textId="77777777" w:rsidR="00B46A03" w:rsidRDefault="00B46A03" w:rsidP="00404546">
      <w:pPr>
        <w:pStyle w:val="nobreak"/>
        <w:rPr>
          <w:lang w:eastAsia="en-GB"/>
        </w:rPr>
      </w:pPr>
      <w:r>
        <w:rPr>
          <w:lang w:eastAsia="en-GB"/>
        </w:rPr>
        <w:t>There can be situations where data wants to be preserved exactly even if it contains errors.</w:t>
      </w:r>
    </w:p>
    <w:p w14:paraId="34B1D893" w14:textId="77777777" w:rsidR="00B46A03" w:rsidRDefault="00B46A03" w:rsidP="00B46A03">
      <w:r>
        <w:t>It</w:t>
      </w:r>
      <w:r>
        <w:rPr>
          <w:rFonts w:eastAsia="Arial"/>
        </w:rPr>
        <w:t xml:space="preserve"> </w:t>
      </w:r>
      <w:r>
        <w:t>is</w:t>
      </w:r>
      <w:r>
        <w:rPr>
          <w:rFonts w:eastAsia="Arial"/>
        </w:rPr>
        <w:t xml:space="preserve"> </w:t>
      </w:r>
      <w:r>
        <w:t>suggested</w:t>
      </w:r>
      <w:r>
        <w:rPr>
          <w:rFonts w:eastAsia="Arial"/>
        </w:rPr>
        <w:t xml:space="preserve"> </w:t>
      </w:r>
      <w:r>
        <w:t>that</w:t>
      </w:r>
      <w:r>
        <w:rPr>
          <w:rFonts w:eastAsia="Arial"/>
        </w:rPr>
        <w:t xml:space="preserve"> </w:t>
      </w:r>
      <w:r>
        <w:t>if</w:t>
      </w:r>
      <w:r>
        <w:rPr>
          <w:rFonts w:eastAsia="Arial"/>
        </w:rPr>
        <w:t xml:space="preserve"> </w:t>
      </w:r>
      <w:r>
        <w:t>a</w:t>
      </w:r>
      <w:r>
        <w:rPr>
          <w:rFonts w:eastAsia="Arial"/>
        </w:rPr>
        <w:t xml:space="preserve"> </w:t>
      </w:r>
      <w:r>
        <w:t>DFDL</w:t>
      </w:r>
      <w:r>
        <w:rPr>
          <w:rFonts w:eastAsia="Arial"/>
        </w:rPr>
        <w:t xml:space="preserve"> </w:t>
      </w:r>
      <w:r>
        <w:t>schema author</w:t>
      </w:r>
      <w:r>
        <w:rPr>
          <w:rFonts w:eastAsia="Arial"/>
        </w:rPr>
        <w:t xml:space="preserve"> </w:t>
      </w:r>
      <w:r>
        <w:t>wants</w:t>
      </w:r>
      <w:r>
        <w:rPr>
          <w:rFonts w:eastAsia="Arial"/>
        </w:rPr>
        <w:t xml:space="preserve"> </w:t>
      </w:r>
      <w:r>
        <w:t>to</w:t>
      </w:r>
      <w:r>
        <w:rPr>
          <w:rFonts w:eastAsia="Arial"/>
        </w:rPr>
        <w:t xml:space="preserve"> </w:t>
      </w:r>
      <w:r>
        <w:t>preserve</w:t>
      </w:r>
      <w:r>
        <w:rPr>
          <w:rFonts w:eastAsia="Arial"/>
        </w:rPr>
        <w:t xml:space="preserve"> </w:t>
      </w:r>
      <w:r>
        <w:t>information</w:t>
      </w:r>
      <w:r>
        <w:rPr>
          <w:rFonts w:eastAsia="Arial"/>
        </w:rPr>
        <w:t xml:space="preserve"> </w:t>
      </w:r>
      <w:r>
        <w:t>containing</w:t>
      </w:r>
      <w:r>
        <w:rPr>
          <w:rFonts w:eastAsia="Arial"/>
        </w:rPr>
        <w:t xml:space="preserve"> </w:t>
      </w:r>
      <w:r>
        <w:t>data</w:t>
      </w:r>
      <w:r>
        <w:rPr>
          <w:rFonts w:eastAsia="Arial"/>
        </w:rPr>
        <w:t xml:space="preserve"> </w:t>
      </w:r>
      <w:r>
        <w:t>where</w:t>
      </w:r>
      <w:r>
        <w:rPr>
          <w:rFonts w:eastAsia="Arial"/>
        </w:rPr>
        <w:t xml:space="preserve"> </w:t>
      </w:r>
      <w:r>
        <w:t>the</w:t>
      </w:r>
      <w:r>
        <w:rPr>
          <w:rFonts w:eastAsia="Arial"/>
        </w:rPr>
        <w:t xml:space="preserve"> </w:t>
      </w:r>
      <w:r>
        <w:t>encodings</w:t>
      </w:r>
      <w:r>
        <w:rPr>
          <w:rFonts w:eastAsia="Arial"/>
        </w:rPr>
        <w:t xml:space="preserve"> </w:t>
      </w:r>
      <w:r>
        <w:t>have</w:t>
      </w:r>
      <w:r>
        <w:rPr>
          <w:rFonts w:eastAsia="Arial"/>
        </w:rPr>
        <w:t xml:space="preserve"> </w:t>
      </w:r>
      <w:r>
        <w:t>these</w:t>
      </w:r>
      <w:r>
        <w:rPr>
          <w:rFonts w:eastAsia="Arial"/>
        </w:rPr>
        <w:t xml:space="preserve"> </w:t>
      </w:r>
      <w:r>
        <w:t>kinds</w:t>
      </w:r>
      <w:r>
        <w:rPr>
          <w:rFonts w:eastAsia="Arial"/>
        </w:rPr>
        <w:t xml:space="preserve"> </w:t>
      </w:r>
      <w:r>
        <w:t>of</w:t>
      </w:r>
      <w:r>
        <w:rPr>
          <w:rFonts w:eastAsia="Arial"/>
        </w:rPr>
        <w:t xml:space="preserve"> </w:t>
      </w:r>
      <w:r>
        <w:t>errors,</w:t>
      </w:r>
      <w:r>
        <w:rPr>
          <w:rFonts w:eastAsia="Arial"/>
        </w:rPr>
        <w:t xml:space="preserve"> </w:t>
      </w:r>
      <w:r>
        <w:t>that</w:t>
      </w:r>
      <w:r>
        <w:rPr>
          <w:rFonts w:eastAsia="Arial"/>
        </w:rPr>
        <w:t xml:space="preserve"> </w:t>
      </w:r>
      <w:r>
        <w:t>they</w:t>
      </w:r>
      <w:r>
        <w:rPr>
          <w:rFonts w:eastAsia="Arial"/>
        </w:rPr>
        <w:t xml:space="preserve"> </w:t>
      </w:r>
      <w:r>
        <w:t>model</w:t>
      </w:r>
      <w:r>
        <w:rPr>
          <w:rFonts w:eastAsia="Arial"/>
        </w:rPr>
        <w:t xml:space="preserve"> </w:t>
      </w:r>
      <w:r>
        <w:t>such</w:t>
      </w:r>
      <w:r>
        <w:rPr>
          <w:rFonts w:eastAsia="Arial"/>
        </w:rPr>
        <w:t xml:space="preserve"> </w:t>
      </w:r>
      <w:r>
        <w:t>data</w:t>
      </w:r>
      <w:r>
        <w:rPr>
          <w:rFonts w:eastAsia="Arial"/>
        </w:rPr>
        <w:t xml:space="preserve"> </w:t>
      </w:r>
      <w:r>
        <w:t>as</w:t>
      </w:r>
      <w:r>
        <w:rPr>
          <w:rFonts w:eastAsia="Arial"/>
        </w:rPr>
        <w:t xml:space="preserve"> </w:t>
      </w:r>
      <w:r>
        <w:t>xs:hexBinary,</w:t>
      </w:r>
      <w:r>
        <w:rPr>
          <w:rFonts w:eastAsia="Arial"/>
        </w:rPr>
        <w:t xml:space="preserve"> </w:t>
      </w:r>
      <w:r>
        <w:t>or</w:t>
      </w:r>
      <w:r>
        <w:rPr>
          <w:rFonts w:eastAsia="Arial"/>
        </w:rPr>
        <w:t xml:space="preserve"> </w:t>
      </w:r>
      <w:r>
        <w:t>as</w:t>
      </w:r>
      <w:r>
        <w:rPr>
          <w:rFonts w:eastAsia="Arial"/>
        </w:rPr>
        <w:t xml:space="preserve"> </w:t>
      </w:r>
      <w:r>
        <w:t>xs:string</w:t>
      </w:r>
      <w:r>
        <w:rPr>
          <w:rFonts w:eastAsia="Arial"/>
        </w:rPr>
        <w:t xml:space="preserve"> </w:t>
      </w:r>
      <w:r>
        <w:t>but</w:t>
      </w:r>
      <w:r>
        <w:rPr>
          <w:rFonts w:eastAsia="Arial"/>
        </w:rPr>
        <w:t xml:space="preserve"> </w:t>
      </w:r>
      <w:r>
        <w:t>using</w:t>
      </w:r>
      <w:r>
        <w:rPr>
          <w:rFonts w:eastAsia="Arial"/>
        </w:rPr>
        <w:t xml:space="preserve"> </w:t>
      </w:r>
      <w:r>
        <w:t>an</w:t>
      </w:r>
      <w:r>
        <w:rPr>
          <w:rFonts w:eastAsia="Arial"/>
        </w:rPr>
        <w:t xml:space="preserve"> </w:t>
      </w:r>
      <w:r>
        <w:t>encoding</w:t>
      </w:r>
      <w:r>
        <w:rPr>
          <w:rFonts w:eastAsia="Arial"/>
        </w:rPr>
        <w:t xml:space="preserve"> </w:t>
      </w:r>
      <w:r>
        <w:t>such</w:t>
      </w:r>
      <w:r>
        <w:rPr>
          <w:rFonts w:eastAsia="Arial"/>
        </w:rPr>
        <w:t xml:space="preserve"> </w:t>
      </w:r>
      <w:r>
        <w:t>as</w:t>
      </w:r>
      <w:r>
        <w:rPr>
          <w:rFonts w:eastAsia="Arial"/>
        </w:rPr>
        <w:t xml:space="preserve"> </w:t>
      </w:r>
      <w:r>
        <w:t>iso-8859-1</w:t>
      </w:r>
      <w:r>
        <w:rPr>
          <w:rFonts w:eastAsia="Arial"/>
        </w:rPr>
        <w:t xml:space="preserve"> </w:t>
      </w:r>
      <w:r>
        <w:t>which</w:t>
      </w:r>
      <w:r>
        <w:rPr>
          <w:rFonts w:eastAsia="Arial"/>
        </w:rPr>
        <w:t xml:space="preserve"> </w:t>
      </w:r>
      <w:r>
        <w:t>preserves</w:t>
      </w:r>
      <w:r>
        <w:rPr>
          <w:rFonts w:eastAsia="Arial"/>
        </w:rPr>
        <w:t xml:space="preserve"> </w:t>
      </w:r>
      <w:r>
        <w:t>all</w:t>
      </w:r>
      <w:r>
        <w:rPr>
          <w:rFonts w:eastAsia="Arial"/>
        </w:rPr>
        <w:t xml:space="preserve"> </w:t>
      </w:r>
      <w:r>
        <w:t>bytes.</w:t>
      </w:r>
    </w:p>
    <w:p w14:paraId="25CE4D7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020" w:name="_Toc391372302"/>
      <w:bookmarkStart w:id="4021" w:name="_Toc394673891"/>
      <w:bookmarkStart w:id="4022" w:name="_Toc396997414"/>
      <w:bookmarkStart w:id="4023" w:name="_Toc62570139"/>
      <w:bookmarkStart w:id="4024" w:name="_Toc210216861"/>
      <w:bookmarkStart w:id="4025" w:name="_Toc219440993"/>
      <w:r>
        <w:t>Byte Order and Bit Order</w:t>
      </w:r>
      <w:bookmarkEnd w:id="4020"/>
      <w:bookmarkEnd w:id="4021"/>
      <w:bookmarkEnd w:id="4022"/>
      <w:bookmarkEnd w:id="4023"/>
      <w:bookmarkEnd w:id="4024"/>
      <w:bookmarkEnd w:id="4025"/>
    </w:p>
    <w:p w14:paraId="767F257F" w14:textId="77777777" w:rsidR="00B46A03" w:rsidRDefault="00B46A03" w:rsidP="00B46A03">
      <w:r>
        <w:t>Byte order and bit order are separate concepts. However, of the possible combinations, only the following are allowed:</w:t>
      </w:r>
    </w:p>
    <w:p w14:paraId="06CE73B9" w14:textId="77777777" w:rsidR="00B46A03" w:rsidRDefault="00B46A03" w:rsidP="00EB2287">
      <w:pPr>
        <w:numPr>
          <w:ilvl w:val="0"/>
          <w:numId w:val="63"/>
        </w:numPr>
        <w:tabs>
          <w:tab w:val="clear" w:pos="403"/>
        </w:tabs>
        <w:spacing w:before="60" w:after="60" w:line="240" w:lineRule="auto"/>
        <w:jc w:val="left"/>
      </w:pPr>
      <w:r>
        <w:t>‘bigEndian’ with ‘mostSignificantBitFirst’</w:t>
      </w:r>
    </w:p>
    <w:p w14:paraId="393A39FA" w14:textId="77777777" w:rsidR="00B46A03" w:rsidRDefault="00B46A03" w:rsidP="00EB2287">
      <w:pPr>
        <w:numPr>
          <w:ilvl w:val="0"/>
          <w:numId w:val="63"/>
        </w:numPr>
        <w:tabs>
          <w:tab w:val="clear" w:pos="403"/>
        </w:tabs>
        <w:spacing w:before="60" w:after="60" w:line="240" w:lineRule="auto"/>
        <w:jc w:val="left"/>
      </w:pPr>
      <w:r>
        <w:t>‘littleEndian’ with ‘mostSignificantBitFirst’</w:t>
      </w:r>
    </w:p>
    <w:p w14:paraId="09CF0763" w14:textId="77777777" w:rsidR="00B46A03" w:rsidRDefault="00B46A03" w:rsidP="00EB2287">
      <w:pPr>
        <w:numPr>
          <w:ilvl w:val="0"/>
          <w:numId w:val="63"/>
        </w:numPr>
        <w:tabs>
          <w:tab w:val="clear" w:pos="403"/>
        </w:tabs>
        <w:spacing w:before="60" w:after="60" w:line="240" w:lineRule="auto"/>
        <w:jc w:val="left"/>
      </w:pPr>
      <w:r>
        <w:t xml:space="preserve">‘littleEndian’ with ‘leastSignificantBitFirst’ </w:t>
      </w:r>
      <w:r>
        <w:rPr>
          <w:vertAlign w:val="superscript"/>
        </w:rPr>
        <w:footnoteReference w:id="34"/>
      </w:r>
    </w:p>
    <w:p w14:paraId="665B1317" w14:textId="77777777" w:rsidR="00B46A03" w:rsidRDefault="00B46A03" w:rsidP="00B46A03">
      <w:r>
        <w:t xml:space="preserve">Other combinations MUST produce Schema Definition Errors. </w:t>
      </w:r>
    </w:p>
    <w:p w14:paraId="4EF8470D"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026" w:name="_Toc394673892"/>
      <w:bookmarkStart w:id="4027" w:name="_Toc396997415"/>
      <w:bookmarkStart w:id="4028" w:name="_Toc62570140"/>
      <w:bookmarkStart w:id="4029" w:name="_Toc210216862"/>
      <w:bookmarkStart w:id="4030" w:name="_Toc219440994"/>
      <w:r>
        <w:t>dfdl:bitOrder Example</w:t>
      </w:r>
      <w:bookmarkEnd w:id="4026"/>
      <w:bookmarkEnd w:id="4027"/>
      <w:bookmarkEnd w:id="4028"/>
      <w:bookmarkEnd w:id="4029"/>
      <w:bookmarkEnd w:id="4030"/>
    </w:p>
    <w:p w14:paraId="25CA9491" w14:textId="77777777" w:rsidR="00B46A03" w:rsidRDefault="00B46A03" w:rsidP="00B46A03">
      <w:r>
        <w:t xml:space="preserve">Consider a structure of 4 logical elements. The total length is 16 bits. </w:t>
      </w:r>
    </w:p>
    <w:p w14:paraId="67B24628" w14:textId="77777777" w:rsidR="00B46A03" w:rsidRDefault="00B46A03" w:rsidP="00B46A03">
      <w:r>
        <w:t>Assume the lengths here are measured in bits (dfdl:lengthUnits</w:t>
      </w:r>
      <w:r>
        <w:rPr>
          <w:rStyle w:val="FootnoteReference"/>
        </w:rPr>
        <w:footnoteReference w:id="35"/>
      </w:r>
      <w:r>
        <w:t xml:space="preserve"> is 'bits'), and that these are binary integers (dfdl:representation is 'binary', dfdl:binaryNumberRep</w:t>
      </w:r>
      <w:r>
        <w:rPr>
          <w:rStyle w:val="FootnoteReference"/>
        </w:rPr>
        <w:footnoteReference w:id="36"/>
      </w:r>
      <w:r>
        <w:t xml:space="preserve"> is 'binary'):</w:t>
      </w:r>
    </w:p>
    <w:p w14:paraId="3D3A514F"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0070C0"/>
          <w:sz w:val="18"/>
          <w:lang w:eastAsia="en-GB"/>
        </w:rPr>
      </w:pPr>
      <w:r>
        <w:rPr>
          <w:rFonts w:ascii="Courier New" w:hAnsi="Courier New" w:cs="Courier New"/>
          <w:noProof/>
          <w:color w:val="0070C0"/>
          <w:sz w:val="18"/>
          <w:lang w:eastAsia="en-GB"/>
        </w:rPr>
        <w:t>&lt;element name="A" type="xs:int" dfdl:length="3"/&gt; &lt;!-- having value 3 --&gt;</w:t>
      </w:r>
    </w:p>
    <w:p w14:paraId="014E294E"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FF0000"/>
          <w:sz w:val="18"/>
          <w:lang w:eastAsia="en-GB"/>
        </w:rPr>
      </w:pPr>
      <w:r>
        <w:rPr>
          <w:rFonts w:ascii="Courier New" w:hAnsi="Courier New" w:cs="Courier New"/>
          <w:noProof/>
          <w:color w:val="FF0000"/>
          <w:sz w:val="18"/>
          <w:lang w:eastAsia="en-GB"/>
        </w:rPr>
        <w:t>&lt;element name="B" type="xs:int" dfdl:length="7"/&gt; &lt;!-- having value 9 --&gt;</w:t>
      </w:r>
    </w:p>
    <w:p w14:paraId="2E935480"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00B050"/>
          <w:sz w:val="18"/>
          <w:lang w:eastAsia="en-GB"/>
        </w:rPr>
      </w:pPr>
      <w:r>
        <w:rPr>
          <w:rFonts w:ascii="Courier New" w:hAnsi="Courier New" w:cs="Courier New"/>
          <w:noProof/>
          <w:color w:val="00B050"/>
          <w:sz w:val="18"/>
          <w:lang w:eastAsia="en-GB"/>
        </w:rPr>
        <w:t>&lt;element name="C" type="xs:int" dfdl:length="4"/&gt; &lt;!-- having value 5 --&gt;</w:t>
      </w:r>
    </w:p>
    <w:p w14:paraId="651D910F"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BF8F00" w:themeColor="accent4" w:themeShade="BF"/>
          <w:sz w:val="18"/>
          <w:lang w:eastAsia="en-GB"/>
        </w:rPr>
      </w:pPr>
      <w:r>
        <w:rPr>
          <w:rFonts w:ascii="Courier New" w:hAnsi="Courier New" w:cs="Courier New"/>
          <w:noProof/>
          <w:color w:val="BF8F00" w:themeColor="accent4" w:themeShade="BF"/>
          <w:sz w:val="18"/>
          <w:lang w:eastAsia="en-GB"/>
        </w:rPr>
        <w:lastRenderedPageBreak/>
        <w:t>&lt;element name="D" type="xs:int" dfdl:length="2"/&gt; &lt;!-- having value 1 --&gt;</w:t>
      </w:r>
    </w:p>
    <w:p w14:paraId="3A52DAA2" w14:textId="77777777" w:rsidR="00B46A03" w:rsidRDefault="00B46A03" w:rsidP="00B46A03">
      <w:r>
        <w:t>The above are colorized to highlight the corresponding bits in the data below.</w:t>
      </w:r>
    </w:p>
    <w:p w14:paraId="179A437C" w14:textId="77777777" w:rsidR="00B46A03" w:rsidRDefault="00B46A03" w:rsidP="00B46A03">
      <w:r>
        <w:t xml:space="preserve">In a format where dfdl:bitOrder is 'mostSignificantBitFirst': </w:t>
      </w:r>
    </w:p>
    <w:p w14:paraId="141B9C3B"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011</w:t>
      </w:r>
      <w:r>
        <w:rPr>
          <w:rFonts w:ascii="Courier New" w:hAnsi="Courier New" w:cs="Courier New"/>
          <w:noProof/>
          <w:color w:val="FF0000"/>
          <w:sz w:val="18"/>
          <w:lang w:eastAsia="en-GB"/>
        </w:rPr>
        <w:t>00010 01</w:t>
      </w:r>
      <w:r>
        <w:rPr>
          <w:rFonts w:ascii="Courier New" w:hAnsi="Courier New" w:cs="Courier New"/>
          <w:noProof/>
          <w:color w:val="00B050"/>
          <w:sz w:val="18"/>
          <w:lang w:eastAsia="en-GB"/>
        </w:rPr>
        <w:t>0101</w:t>
      </w:r>
      <w:r>
        <w:rPr>
          <w:rFonts w:ascii="Courier New" w:hAnsi="Courier New" w:cs="Courier New"/>
          <w:noProof/>
          <w:color w:val="7030A0"/>
          <w:sz w:val="18"/>
          <w:lang w:eastAsia="en-GB"/>
        </w:rPr>
        <w:t>01</w:t>
      </w:r>
    </w:p>
    <w:p w14:paraId="02452F0C"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AAA</w:t>
      </w:r>
      <w:r>
        <w:rPr>
          <w:rFonts w:ascii="Courier New" w:hAnsi="Courier New" w:cs="Courier New"/>
          <w:noProof/>
          <w:color w:val="FF0000"/>
          <w:sz w:val="18"/>
          <w:lang w:eastAsia="en-GB"/>
        </w:rPr>
        <w:t>BBBBB BB</w:t>
      </w:r>
      <w:r>
        <w:rPr>
          <w:rFonts w:ascii="Courier New" w:hAnsi="Courier New" w:cs="Courier New"/>
          <w:noProof/>
          <w:color w:val="00B050"/>
          <w:sz w:val="18"/>
          <w:lang w:eastAsia="en-GB"/>
        </w:rPr>
        <w:t>CCCC</w:t>
      </w:r>
      <w:r>
        <w:rPr>
          <w:rFonts w:ascii="Courier New" w:hAnsi="Courier New" w:cs="Courier New"/>
          <w:noProof/>
          <w:color w:val="7030A0"/>
          <w:sz w:val="18"/>
          <w:lang w:eastAsia="en-GB"/>
        </w:rPr>
        <w:t>DD</w:t>
      </w:r>
    </w:p>
    <w:p w14:paraId="332A87E6"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Significance  M      L M      L</w:t>
      </w:r>
    </w:p>
    <w:p w14:paraId="01AC404D"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Bit Position  </w:t>
      </w:r>
      <w:r>
        <w:rPr>
          <w:rFonts w:ascii="Courier New" w:hAnsi="Courier New" w:cs="Courier New"/>
          <w:noProof/>
          <w:color w:val="00B0F0"/>
          <w:sz w:val="18"/>
          <w:lang w:eastAsia="en-GB"/>
        </w:rPr>
        <w:t>123</w:t>
      </w:r>
      <w:r>
        <w:rPr>
          <w:rFonts w:ascii="Courier New" w:hAnsi="Courier New" w:cs="Courier New"/>
          <w:noProof/>
          <w:color w:val="FF0000"/>
          <w:sz w:val="18"/>
          <w:lang w:eastAsia="en-GB"/>
        </w:rPr>
        <w:t>45678 12</w:t>
      </w:r>
      <w:r>
        <w:rPr>
          <w:rFonts w:ascii="Courier New" w:hAnsi="Courier New" w:cs="Courier New"/>
          <w:noProof/>
          <w:color w:val="00B050"/>
          <w:sz w:val="18"/>
          <w:lang w:eastAsia="en-GB"/>
        </w:rPr>
        <w:t>3456</w:t>
      </w:r>
      <w:r>
        <w:rPr>
          <w:rFonts w:ascii="Courier New" w:hAnsi="Courier New" w:cs="Courier New"/>
          <w:noProof/>
          <w:color w:val="7030A0"/>
          <w:sz w:val="18"/>
          <w:lang w:eastAsia="en-GB"/>
        </w:rPr>
        <w:t>78</w:t>
      </w:r>
    </w:p>
    <w:p w14:paraId="482B87DD"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Byte Position ----1--- ----2---</w:t>
      </w:r>
    </w:p>
    <w:p w14:paraId="4908047A" w14:textId="77777777" w:rsidR="00B46A03" w:rsidRDefault="00B46A03" w:rsidP="00B46A03">
      <w:pPr>
        <w:keepLines/>
      </w:pPr>
      <w:r>
        <w:t>As presented here, the bits corresponding to each element appear left to right, and all bits for an individual element are adjacent. Within the bits of an individual element the most significant bit is on the left, least significant on the right, consistent with the way the bytes themselves are presented.</w:t>
      </w:r>
    </w:p>
    <w:p w14:paraId="53A088F9" w14:textId="77777777" w:rsidR="00B46A03" w:rsidRDefault="00B46A03" w:rsidP="00B46A03">
      <w:pPr>
        <w:keepLines/>
      </w:pPr>
      <w:r>
        <w:t xml:space="preserve">In contrast, in a format where dfdl:bitOrder is 'leastSignificantBitFirst': </w:t>
      </w:r>
    </w:p>
    <w:p w14:paraId="50B38B54" w14:textId="77777777" w:rsidR="00B46A03" w:rsidRDefault="00B46A03" w:rsidP="00B46A03">
      <w:pPr>
        <w:keepLines/>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FF0000"/>
          <w:sz w:val="18"/>
          <w:lang w:eastAsia="en-GB"/>
        </w:rPr>
        <w:t xml:space="preserve">              01001</w:t>
      </w:r>
      <w:r>
        <w:rPr>
          <w:rFonts w:ascii="Courier New" w:hAnsi="Courier New" w:cs="Courier New"/>
          <w:noProof/>
          <w:color w:val="0070C0"/>
          <w:sz w:val="18"/>
          <w:lang w:eastAsia="en-GB"/>
        </w:rPr>
        <w:t>011</w:t>
      </w:r>
      <w:r>
        <w:rPr>
          <w:rFonts w:ascii="Courier New" w:hAnsi="Courier New" w:cs="Courier New"/>
          <w:noProof/>
          <w:sz w:val="18"/>
          <w:lang w:eastAsia="en-GB"/>
        </w:rPr>
        <w:t xml:space="preserve"> </w:t>
      </w:r>
      <w:r>
        <w:rPr>
          <w:rFonts w:ascii="Courier New" w:hAnsi="Courier New" w:cs="Courier New"/>
          <w:noProof/>
          <w:color w:val="7030A0"/>
          <w:sz w:val="18"/>
          <w:lang w:eastAsia="en-GB"/>
        </w:rPr>
        <w:t>01</w:t>
      </w:r>
      <w:r>
        <w:rPr>
          <w:rFonts w:ascii="Courier New" w:hAnsi="Courier New" w:cs="Courier New"/>
          <w:noProof/>
          <w:color w:val="00B050"/>
          <w:sz w:val="18"/>
          <w:lang w:eastAsia="en-GB"/>
        </w:rPr>
        <w:t>0101</w:t>
      </w:r>
      <w:r>
        <w:rPr>
          <w:rFonts w:ascii="Courier New" w:hAnsi="Courier New" w:cs="Courier New"/>
          <w:noProof/>
          <w:color w:val="FF0000"/>
          <w:sz w:val="18"/>
          <w:lang w:eastAsia="en-GB"/>
        </w:rPr>
        <w:t>00</w:t>
      </w:r>
    </w:p>
    <w:p w14:paraId="12F4EB50" w14:textId="77777777" w:rsidR="00B46A03" w:rsidRDefault="00B46A03" w:rsidP="00B46A03">
      <w:pPr>
        <w:keepLines/>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FF0000"/>
          <w:sz w:val="18"/>
          <w:lang w:eastAsia="en-GB"/>
        </w:rPr>
        <w:t xml:space="preserve">              BBBBB</w:t>
      </w:r>
      <w:r>
        <w:rPr>
          <w:rFonts w:ascii="Courier New" w:hAnsi="Courier New" w:cs="Courier New"/>
          <w:noProof/>
          <w:color w:val="0070C0"/>
          <w:sz w:val="18"/>
          <w:lang w:eastAsia="en-GB"/>
        </w:rPr>
        <w:t>AAA</w:t>
      </w:r>
      <w:r>
        <w:rPr>
          <w:rFonts w:ascii="Courier New" w:hAnsi="Courier New" w:cs="Courier New"/>
          <w:noProof/>
          <w:sz w:val="18"/>
          <w:lang w:eastAsia="en-GB"/>
        </w:rPr>
        <w:t xml:space="preserve"> </w:t>
      </w:r>
      <w:r>
        <w:rPr>
          <w:rFonts w:ascii="Courier New" w:hAnsi="Courier New" w:cs="Courier New"/>
          <w:noProof/>
          <w:color w:val="7030A0"/>
          <w:sz w:val="18"/>
          <w:lang w:eastAsia="en-GB"/>
        </w:rPr>
        <w:t>DD</w:t>
      </w:r>
      <w:r>
        <w:rPr>
          <w:rFonts w:ascii="Courier New" w:hAnsi="Courier New" w:cs="Courier New"/>
          <w:noProof/>
          <w:color w:val="00B050"/>
          <w:sz w:val="18"/>
          <w:lang w:eastAsia="en-GB"/>
        </w:rPr>
        <w:t>CCCC</w:t>
      </w:r>
      <w:r>
        <w:rPr>
          <w:rFonts w:ascii="Courier New" w:hAnsi="Courier New" w:cs="Courier New"/>
          <w:noProof/>
          <w:color w:val="FF0000"/>
          <w:sz w:val="18"/>
          <w:lang w:eastAsia="en-GB"/>
        </w:rPr>
        <w:t>BB</w:t>
      </w:r>
    </w:p>
    <w:p w14:paraId="58F40EB6"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bookmarkStart w:id="4031" w:name="_Toc393282811"/>
      <w:bookmarkEnd w:id="4031"/>
      <w:r>
        <w:rPr>
          <w:rFonts w:ascii="Courier New" w:hAnsi="Courier New" w:cs="Courier New"/>
          <w:noProof/>
          <w:sz w:val="18"/>
          <w:lang w:eastAsia="en-GB"/>
        </w:rPr>
        <w:t>Significance  M      L M      L</w:t>
      </w:r>
    </w:p>
    <w:p w14:paraId="25E5543B"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Bit Position  </w:t>
      </w:r>
      <w:r>
        <w:rPr>
          <w:rFonts w:ascii="Courier New" w:hAnsi="Courier New" w:cs="Courier New"/>
          <w:noProof/>
          <w:color w:val="FF0000"/>
          <w:sz w:val="18"/>
          <w:lang w:eastAsia="en-GB"/>
        </w:rPr>
        <w:t>87654</w:t>
      </w:r>
      <w:r>
        <w:rPr>
          <w:rFonts w:ascii="Courier New" w:hAnsi="Courier New" w:cs="Courier New"/>
          <w:noProof/>
          <w:color w:val="0070C0"/>
          <w:sz w:val="18"/>
          <w:lang w:eastAsia="en-GB"/>
        </w:rPr>
        <w:t>321</w:t>
      </w:r>
      <w:r>
        <w:rPr>
          <w:rFonts w:ascii="Courier New" w:hAnsi="Courier New" w:cs="Courier New"/>
          <w:noProof/>
          <w:sz w:val="18"/>
          <w:lang w:eastAsia="en-GB"/>
        </w:rPr>
        <w:t xml:space="preserve"> </w:t>
      </w:r>
      <w:r>
        <w:rPr>
          <w:rFonts w:ascii="Courier New" w:hAnsi="Courier New" w:cs="Courier New"/>
          <w:noProof/>
          <w:color w:val="7030A0"/>
          <w:sz w:val="18"/>
          <w:lang w:eastAsia="en-GB"/>
        </w:rPr>
        <w:t>87</w:t>
      </w:r>
      <w:r>
        <w:rPr>
          <w:rFonts w:ascii="Courier New" w:hAnsi="Courier New" w:cs="Courier New"/>
          <w:noProof/>
          <w:color w:val="00B050"/>
          <w:sz w:val="18"/>
          <w:lang w:eastAsia="en-GB"/>
        </w:rPr>
        <w:t>6543</w:t>
      </w:r>
      <w:r>
        <w:rPr>
          <w:rFonts w:ascii="Courier New" w:hAnsi="Courier New" w:cs="Courier New"/>
          <w:noProof/>
          <w:color w:val="FF0000"/>
          <w:sz w:val="18"/>
          <w:lang w:eastAsia="en-GB"/>
        </w:rPr>
        <w:t>21</w:t>
      </w:r>
    </w:p>
    <w:p w14:paraId="69DD156D"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Byte Position ----1--- ----2---</w:t>
      </w:r>
    </w:p>
    <w:p w14:paraId="618BE710" w14:textId="77777777" w:rsidR="00B46A03" w:rsidRDefault="00B46A03" w:rsidP="00B46A03">
      <w:r>
        <w:t>In the above presentation note how the bits of the element 'B' do not appear adjacent to each other. The most significant bits of byte N are adjacent to the least significant bits of byte N+1.</w:t>
      </w:r>
    </w:p>
    <w:p w14:paraId="4F2C434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032" w:name="_Toc394673893"/>
      <w:bookmarkStart w:id="4033" w:name="_Toc396997416"/>
      <w:bookmarkStart w:id="4034" w:name="_Toc62570141"/>
      <w:bookmarkStart w:id="4035" w:name="_Toc210216863"/>
      <w:bookmarkStart w:id="4036" w:name="_Toc219440995"/>
      <w:r>
        <w:rPr>
          <w:rFonts w:eastAsia="Times New Roman"/>
        </w:rPr>
        <w:t>Example Using Right-to-Left Display for 'leastSignificantBitFirst'</w:t>
      </w:r>
      <w:bookmarkEnd w:id="4032"/>
      <w:bookmarkEnd w:id="4033"/>
      <w:bookmarkEnd w:id="4034"/>
      <w:bookmarkEnd w:id="4035"/>
      <w:bookmarkEnd w:id="4036"/>
    </w:p>
    <w:p w14:paraId="701ECFCA" w14:textId="77777777" w:rsidR="00B46A03" w:rsidRDefault="00B46A03" w:rsidP="00B46A03">
      <w:r>
        <w:t>When working exclusively with data having dfdl:bitOrder 'leastSignificantBitFirst', it is useful to present data with bytes Right to Left. That is, with the bytes starting at byte 1 on the right and increasing to the left.</w:t>
      </w:r>
    </w:p>
    <w:p w14:paraId="69166B05"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w:t>
      </w:r>
      <w:r>
        <w:rPr>
          <w:rFonts w:ascii="Courier New" w:hAnsi="Courier New" w:cs="Courier New"/>
          <w:noProof/>
          <w:color w:val="7030A0"/>
          <w:sz w:val="18"/>
          <w:lang w:eastAsia="en-GB"/>
        </w:rPr>
        <w:t>01</w:t>
      </w:r>
      <w:r>
        <w:rPr>
          <w:rFonts w:ascii="Courier New" w:hAnsi="Courier New" w:cs="Courier New"/>
          <w:noProof/>
          <w:color w:val="00B050"/>
          <w:sz w:val="18"/>
          <w:lang w:eastAsia="en-GB"/>
        </w:rPr>
        <w:t>0101</w:t>
      </w:r>
      <w:r>
        <w:rPr>
          <w:rFonts w:ascii="Courier New" w:hAnsi="Courier New" w:cs="Courier New"/>
          <w:noProof/>
          <w:color w:val="FF0000"/>
          <w:sz w:val="18"/>
          <w:lang w:eastAsia="en-GB"/>
        </w:rPr>
        <w:t>00 01001</w:t>
      </w:r>
      <w:r>
        <w:rPr>
          <w:rFonts w:ascii="Courier New" w:hAnsi="Courier New" w:cs="Courier New"/>
          <w:noProof/>
          <w:color w:val="0070C0"/>
          <w:sz w:val="18"/>
          <w:lang w:eastAsia="en-GB"/>
        </w:rPr>
        <w:t>011</w:t>
      </w:r>
      <w:r>
        <w:rPr>
          <w:rFonts w:ascii="Courier New" w:hAnsi="Courier New" w:cs="Courier New"/>
          <w:noProof/>
          <w:sz w:val="18"/>
          <w:lang w:eastAsia="en-GB"/>
        </w:rPr>
        <w:t xml:space="preserve"> </w:t>
      </w:r>
    </w:p>
    <w:p w14:paraId="1C149BB9" w14:textId="77777777" w:rsidR="00B46A03" w:rsidRDefault="00B46A03" w:rsidP="00B46A03">
      <w:pPr>
        <w:keepLines/>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FF0000"/>
          <w:sz w:val="18"/>
          <w:lang w:eastAsia="en-GB"/>
        </w:rPr>
        <w:t xml:space="preserve">              </w:t>
      </w:r>
      <w:r>
        <w:rPr>
          <w:rFonts w:ascii="Courier New" w:hAnsi="Courier New" w:cs="Courier New"/>
          <w:noProof/>
          <w:color w:val="7030A0"/>
          <w:sz w:val="18"/>
          <w:lang w:eastAsia="en-GB"/>
        </w:rPr>
        <w:t>DD</w:t>
      </w:r>
      <w:r>
        <w:rPr>
          <w:rFonts w:ascii="Courier New" w:hAnsi="Courier New" w:cs="Courier New"/>
          <w:noProof/>
          <w:color w:val="00B050"/>
          <w:sz w:val="18"/>
          <w:lang w:eastAsia="en-GB"/>
        </w:rPr>
        <w:t>CCCC</w:t>
      </w:r>
      <w:r>
        <w:rPr>
          <w:rFonts w:ascii="Courier New" w:hAnsi="Courier New" w:cs="Courier New"/>
          <w:noProof/>
          <w:color w:val="FF0000"/>
          <w:sz w:val="18"/>
          <w:lang w:eastAsia="en-GB"/>
        </w:rPr>
        <w:t>BB BBBBB</w:t>
      </w:r>
      <w:r>
        <w:rPr>
          <w:rFonts w:ascii="Courier New" w:hAnsi="Courier New" w:cs="Courier New"/>
          <w:noProof/>
          <w:color w:val="0070C0"/>
          <w:sz w:val="18"/>
          <w:lang w:eastAsia="en-GB"/>
        </w:rPr>
        <w:t>AAA</w:t>
      </w:r>
      <w:r>
        <w:rPr>
          <w:rFonts w:ascii="Courier New" w:hAnsi="Courier New" w:cs="Courier New"/>
          <w:noProof/>
          <w:sz w:val="18"/>
          <w:lang w:eastAsia="en-GB"/>
        </w:rPr>
        <w:t xml:space="preserve"> </w:t>
      </w:r>
    </w:p>
    <w:p w14:paraId="5DA6DA2D"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Significance  M      L M      L</w:t>
      </w:r>
    </w:p>
    <w:p w14:paraId="650CE59C"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Bit Position  </w:t>
      </w:r>
      <w:r>
        <w:rPr>
          <w:rFonts w:ascii="Courier New" w:hAnsi="Courier New" w:cs="Courier New"/>
          <w:noProof/>
          <w:color w:val="7030A0"/>
          <w:sz w:val="18"/>
          <w:lang w:eastAsia="en-GB"/>
        </w:rPr>
        <w:t>87</w:t>
      </w:r>
      <w:r>
        <w:rPr>
          <w:rFonts w:ascii="Courier New" w:hAnsi="Courier New" w:cs="Courier New"/>
          <w:noProof/>
          <w:color w:val="00B050"/>
          <w:sz w:val="18"/>
          <w:lang w:eastAsia="en-GB"/>
        </w:rPr>
        <w:t>6543</w:t>
      </w:r>
      <w:r>
        <w:rPr>
          <w:rFonts w:ascii="Courier New" w:hAnsi="Courier New" w:cs="Courier New"/>
          <w:noProof/>
          <w:color w:val="FF0000"/>
          <w:sz w:val="18"/>
          <w:lang w:eastAsia="en-GB"/>
        </w:rPr>
        <w:t>21 87654</w:t>
      </w:r>
      <w:r>
        <w:rPr>
          <w:rFonts w:ascii="Courier New" w:hAnsi="Courier New" w:cs="Courier New"/>
          <w:noProof/>
          <w:color w:val="0070C0"/>
          <w:sz w:val="18"/>
          <w:lang w:eastAsia="en-GB"/>
        </w:rPr>
        <w:t>321</w:t>
      </w:r>
      <w:r>
        <w:rPr>
          <w:rFonts w:ascii="Courier New" w:hAnsi="Courier New" w:cs="Courier New"/>
          <w:noProof/>
          <w:sz w:val="18"/>
          <w:lang w:eastAsia="en-GB"/>
        </w:rPr>
        <w:t xml:space="preserve"> </w:t>
      </w:r>
    </w:p>
    <w:p w14:paraId="3AD175C7"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Byte Position ----2--- ----1---</w:t>
      </w:r>
      <w:bookmarkStart w:id="4037" w:name="_Toc391372301"/>
    </w:p>
    <w:p w14:paraId="10A0208C" w14:textId="77777777" w:rsidR="00B46A03" w:rsidRDefault="00B46A03" w:rsidP="00B46A03">
      <w:pPr>
        <w:keepLines/>
      </w:pPr>
      <w:r>
        <w:t>With this reorientation, the bits of the element 'B' are once again displayed adjacently. Within the bits of an individual element the most significant bit is on the left, least significant on the right, consistent with the way the bytes themselves are presented.</w:t>
      </w:r>
    </w:p>
    <w:p w14:paraId="6A0D58BF" w14:textId="77777777" w:rsidR="00B46A03" w:rsidRDefault="00B46A03" w:rsidP="00B46A03">
      <w:r>
        <w:t>Often the specification documents for data formats using least-significant-bit-first bit order describe data using this Right-to-Left presentation style.</w:t>
      </w:r>
    </w:p>
    <w:p w14:paraId="1D1298F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038" w:name="_Toc394673894"/>
      <w:bookmarkStart w:id="4039" w:name="_Toc396997417"/>
      <w:bookmarkStart w:id="4040" w:name="_Toc62570142"/>
      <w:bookmarkStart w:id="4041" w:name="_Toc210216864"/>
      <w:bookmarkStart w:id="4042" w:name="_Toc219440996"/>
      <w:bookmarkEnd w:id="4037"/>
      <w:r>
        <w:rPr>
          <w:rFonts w:eastAsia="Times New Roman"/>
        </w:rPr>
        <w:t>dfdl:bitOrder and Grammar Regions</w:t>
      </w:r>
      <w:bookmarkEnd w:id="4038"/>
      <w:bookmarkEnd w:id="4039"/>
      <w:bookmarkEnd w:id="4040"/>
      <w:bookmarkEnd w:id="4041"/>
      <w:bookmarkEnd w:id="4042"/>
    </w:p>
    <w:p w14:paraId="6D820B32" w14:textId="4FE7CE68" w:rsidR="00B46A03" w:rsidRDefault="00B46A03" w:rsidP="00B46A03">
      <w:pPr>
        <w:keepNext/>
        <w:rPr>
          <w:szCs w:val="24"/>
        </w:rPr>
      </w:pPr>
      <w:r>
        <w:rPr>
          <w:szCs w:val="24"/>
        </w:rPr>
        <w:t xml:space="preserve">When any grammar region appears before (to the left of) or after (to the right of) another grammar region in the grammar rules of 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rPr>
          <w:szCs w:val="24"/>
        </w:rPr>
        <w:t xml:space="preserve">, and the boundary between the two falls within a byte rather than on a byte boundary, then the dfdl:bitOrder determines which bits are occupied by the regions. </w:t>
      </w:r>
    </w:p>
    <w:p w14:paraId="30F47F77" w14:textId="77777777" w:rsidR="00B46A03" w:rsidRDefault="00B46A03" w:rsidP="00B46A03">
      <w:r>
        <w:t xml:space="preserve">In general, the notion of </w:t>
      </w:r>
      <w:r>
        <w:rPr>
          <w:i/>
        </w:rPr>
        <w:t>before</w:t>
      </w:r>
      <w:r>
        <w:t xml:space="preserve"> means occupying lower-numbered bit positions, and the bit positions are numbered according to dfdl:bitOrder. Hence, when dfdl:bitOrder is 'mostSignificantBitFirst', grammar regions that are before, occupy more-significant bits, and when dfdl:bitOrder is 'leastSignificantBitFirst', grammar regions that are before occupy less-significant bits.</w:t>
      </w:r>
    </w:p>
    <w:p w14:paraId="2ECACD47"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4043" w:name="_Toc322911618"/>
      <w:bookmarkStart w:id="4044" w:name="_Toc322912157"/>
      <w:bookmarkStart w:id="4045" w:name="_Toc329093007"/>
      <w:bookmarkStart w:id="4046" w:name="_Toc332701520"/>
      <w:bookmarkStart w:id="4047" w:name="_Toc332701827"/>
      <w:bookmarkStart w:id="4048" w:name="_Toc332711621"/>
      <w:bookmarkStart w:id="4049" w:name="_Toc332711929"/>
      <w:bookmarkStart w:id="4050" w:name="_Toc332712231"/>
      <w:bookmarkStart w:id="4051" w:name="_Toc332724147"/>
      <w:bookmarkStart w:id="4052" w:name="_Toc332724447"/>
      <w:bookmarkStart w:id="4053" w:name="_Toc341102743"/>
      <w:bookmarkStart w:id="4054" w:name="_Toc347241476"/>
      <w:bookmarkStart w:id="4055" w:name="_Toc347744669"/>
      <w:bookmarkStart w:id="4056" w:name="_Toc348984452"/>
      <w:bookmarkStart w:id="4057" w:name="_Toc348984757"/>
      <w:bookmarkStart w:id="4058" w:name="_Toc349037920"/>
      <w:bookmarkStart w:id="4059" w:name="_Toc349038225"/>
      <w:bookmarkStart w:id="4060" w:name="_Toc349042718"/>
      <w:bookmarkStart w:id="4061" w:name="_Toc349642139"/>
      <w:bookmarkStart w:id="4062" w:name="_Toc351912716"/>
      <w:bookmarkStart w:id="4063" w:name="_Toc351914737"/>
      <w:bookmarkStart w:id="4064" w:name="_Toc351915203"/>
      <w:bookmarkStart w:id="4065" w:name="_Toc361231260"/>
      <w:bookmarkStart w:id="4066" w:name="_Toc361231786"/>
      <w:bookmarkStart w:id="4067" w:name="_Toc362445084"/>
      <w:bookmarkStart w:id="4068" w:name="_Toc363909006"/>
      <w:bookmarkStart w:id="4069" w:name="_Toc364463429"/>
      <w:bookmarkStart w:id="4070" w:name="_Toc366078027"/>
      <w:bookmarkStart w:id="4071" w:name="_Toc366078646"/>
      <w:bookmarkStart w:id="4072" w:name="_Toc366079631"/>
      <w:bookmarkStart w:id="4073" w:name="_Toc366080243"/>
      <w:bookmarkStart w:id="4074" w:name="_Toc366080852"/>
      <w:bookmarkStart w:id="4075" w:name="_Toc366505192"/>
      <w:bookmarkStart w:id="4076" w:name="_Toc366508561"/>
      <w:bookmarkStart w:id="4077" w:name="_Toc366513062"/>
      <w:bookmarkStart w:id="4078" w:name="_Toc366574251"/>
      <w:bookmarkStart w:id="4079" w:name="_Toc366578044"/>
      <w:bookmarkStart w:id="4080" w:name="_Toc366578638"/>
      <w:bookmarkStart w:id="4081" w:name="_Toc366579230"/>
      <w:bookmarkStart w:id="4082" w:name="_Toc366579821"/>
      <w:bookmarkStart w:id="4083" w:name="_Toc366580413"/>
      <w:bookmarkStart w:id="4084" w:name="_Toc366581004"/>
      <w:bookmarkStart w:id="4085" w:name="_Toc366581596"/>
      <w:bookmarkStart w:id="4086" w:name="_Framing"/>
      <w:bookmarkStart w:id="4087" w:name="_Toc177399080"/>
      <w:bookmarkStart w:id="4088" w:name="_Toc175057367"/>
      <w:bookmarkStart w:id="4089" w:name="_Toc199516306"/>
      <w:bookmarkStart w:id="4090" w:name="_Toc194983970"/>
      <w:bookmarkStart w:id="4091" w:name="_Toc243112818"/>
      <w:bookmarkStart w:id="4092" w:name="_Ref255476176"/>
      <w:bookmarkStart w:id="4093" w:name="_Toc349042719"/>
      <w:bookmarkStart w:id="4094" w:name="_Toc62570143"/>
      <w:bookmarkStart w:id="4095" w:name="_Toc210216865"/>
      <w:bookmarkStart w:id="4096" w:name="_Toc219440997"/>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r>
        <w:lastRenderedPageBreak/>
        <w:t>Framing</w:t>
      </w:r>
      <w:bookmarkEnd w:id="4087"/>
      <w:bookmarkEnd w:id="4088"/>
      <w:bookmarkEnd w:id="4089"/>
      <w:bookmarkEnd w:id="4090"/>
      <w:bookmarkEnd w:id="4091"/>
      <w:bookmarkEnd w:id="4092"/>
      <w:bookmarkEnd w:id="4093"/>
      <w:bookmarkEnd w:id="4094"/>
      <w:bookmarkEnd w:id="4095"/>
      <w:bookmarkEnd w:id="4096"/>
    </w:p>
    <w:p w14:paraId="3531D67D" w14:textId="77777777" w:rsidR="00B46A03" w:rsidRDefault="00B46A03" w:rsidP="00404546">
      <w:pPr>
        <w:pStyle w:val="nobreak"/>
      </w:pPr>
      <w:r>
        <w:t>Several properties are common across the various framing styles or are used to distinguish them. Generally, these have to do with position and length for text, bit fields, or opaque data.</w:t>
      </w:r>
    </w:p>
    <w:p w14:paraId="53FE4E01"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097" w:name="_Toc130873645"/>
      <w:bookmarkStart w:id="4098" w:name="_Toc140549617"/>
      <w:bookmarkStart w:id="4099" w:name="_Toc177399081"/>
      <w:bookmarkStart w:id="4100" w:name="_Toc175057368"/>
      <w:bookmarkStart w:id="4101" w:name="_Toc199516307"/>
      <w:bookmarkStart w:id="4102" w:name="_Toc194983971"/>
      <w:bookmarkStart w:id="4103" w:name="_Toc243112819"/>
      <w:bookmarkStart w:id="4104" w:name="_Toc349042720"/>
      <w:bookmarkStart w:id="4105" w:name="_Toc62570144"/>
      <w:bookmarkStart w:id="4106" w:name="_Toc210216866"/>
      <w:bookmarkStart w:id="4107" w:name="_Toc219440998"/>
      <w:r>
        <w:t>Aligned Data</w:t>
      </w:r>
      <w:bookmarkEnd w:id="4097"/>
      <w:bookmarkEnd w:id="4098"/>
      <w:bookmarkEnd w:id="4099"/>
      <w:bookmarkEnd w:id="4100"/>
      <w:bookmarkEnd w:id="4101"/>
      <w:bookmarkEnd w:id="4102"/>
      <w:bookmarkEnd w:id="4103"/>
      <w:bookmarkEnd w:id="4104"/>
      <w:bookmarkEnd w:id="4105"/>
      <w:bookmarkEnd w:id="4106"/>
      <w:bookmarkEnd w:id="4107"/>
    </w:p>
    <w:p w14:paraId="5E0358F9" w14:textId="41205E61" w:rsidR="00B46A03" w:rsidRDefault="00B46A03" w:rsidP="00B46A03">
      <w:r>
        <w:t xml:space="preserve">Alignment properties control the leading alignment and trailing alignment regions. That is, the LeadingAlignment and TrailingAlignment regions of the data syntax grammar (in 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t xml:space="preserve">). </w:t>
      </w:r>
    </w:p>
    <w:p w14:paraId="417935C7" w14:textId="77777777" w:rsidR="00B46A03" w:rsidRDefault="00B46A03" w:rsidP="00B46A03">
      <w:pPr>
        <w:rPr>
          <w:rFonts w:cs="Arial"/>
        </w:rPr>
      </w:pPr>
      <w:r>
        <w:rPr>
          <w:rFonts w:cs="Arial"/>
        </w:rPr>
        <w:t>When the alignment properties are applied to an array element, the properties are applied to each occurrence of the element; that is, not only to the first occurrence.</w:t>
      </w:r>
    </w:p>
    <w:p w14:paraId="6210EDA8" w14:textId="77777777" w:rsidR="00B46A03" w:rsidRDefault="00B46A03" w:rsidP="00B46A03">
      <w:pPr>
        <w:rPr>
          <w:rFonts w:cs="Arial"/>
          <w:b/>
        </w:rPr>
      </w:pPr>
      <w:r>
        <w:rPr>
          <w:rFonts w:cs="Arial"/>
        </w:rPr>
        <w:t>The following properties are used to define alignment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9"/>
        <w:gridCol w:w="8515"/>
      </w:tblGrid>
      <w:tr w:rsidR="00B46A03" w14:paraId="1BE09EB0" w14:textId="77777777" w:rsidTr="00543790">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3E7A221E" w14:textId="77777777" w:rsidR="00B46A03" w:rsidRDefault="00B46A03" w:rsidP="007B6A01">
            <w:pPr>
              <w:jc w:val="left"/>
              <w:rPr>
                <w:rFonts w:cs="Arial"/>
                <w:b/>
              </w:rPr>
            </w:pPr>
            <w:r>
              <w:rPr>
                <w:rFonts w:cs="Arial"/>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6E7BBBCD" w14:textId="77777777" w:rsidR="00B46A03" w:rsidRDefault="00B46A03" w:rsidP="007B6A01">
            <w:pPr>
              <w:jc w:val="left"/>
              <w:rPr>
                <w:rFonts w:cs="Arial"/>
                <w:b/>
              </w:rPr>
            </w:pPr>
            <w:r>
              <w:rPr>
                <w:rFonts w:cs="Arial"/>
                <w:b/>
              </w:rPr>
              <w:t>Description</w:t>
            </w:r>
          </w:p>
        </w:tc>
      </w:tr>
      <w:tr w:rsidR="00B46A03" w14:paraId="4E5802FB"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1334791E" w14:textId="77777777" w:rsidR="00B46A03" w:rsidRDefault="00B46A03" w:rsidP="007B6A01">
            <w:pPr>
              <w:jc w:val="left"/>
            </w:pPr>
            <w:r>
              <w:t>alignment</w:t>
            </w:r>
          </w:p>
        </w:tc>
        <w:tc>
          <w:tcPr>
            <w:tcW w:w="0" w:type="auto"/>
            <w:tcBorders>
              <w:top w:val="single" w:sz="4" w:space="0" w:color="auto"/>
              <w:left w:val="single" w:sz="4" w:space="0" w:color="auto"/>
              <w:bottom w:val="single" w:sz="4" w:space="0" w:color="auto"/>
              <w:right w:val="single" w:sz="4" w:space="0" w:color="auto"/>
            </w:tcBorders>
            <w:hideMark/>
          </w:tcPr>
          <w:p w14:paraId="5F1729B2" w14:textId="77777777" w:rsidR="00B46A03" w:rsidRDefault="00B46A03" w:rsidP="007B6A01">
            <w:pPr>
              <w:jc w:val="left"/>
            </w:pPr>
            <w:r>
              <w:t>Non-negative Integer or 'implicit'</w:t>
            </w:r>
          </w:p>
          <w:p w14:paraId="16A77B8A" w14:textId="77777777" w:rsidR="00B46A03" w:rsidRDefault="00B46A03" w:rsidP="007B6A01">
            <w:pPr>
              <w:jc w:val="left"/>
            </w:pPr>
            <w:r>
              <w:t xml:space="preserve">A non-negative number that gives the alignment required for the beginning of the item. If alignment is needed then the size of the </w:t>
            </w:r>
            <w:r>
              <w:rPr>
                <w:b/>
                <w:i/>
              </w:rPr>
              <w:t>AlignmentFill</w:t>
            </w:r>
            <w:r>
              <w:t xml:space="preserve"> grammar region is non-zero if the item must be aligned to a boundary.</w:t>
            </w:r>
          </w:p>
          <w:p w14:paraId="323B29DC" w14:textId="011D5559" w:rsidR="00B46A03" w:rsidRDefault="00B46A03" w:rsidP="007B6A01">
            <w:pPr>
              <w:jc w:val="left"/>
            </w:pPr>
            <w:r>
              <w:t xml:space="preserve">'implicit' specifies that the natural alignment for the representation type is used. See the table of implicit alignments </w:t>
            </w:r>
            <w:r w:rsidRPr="00065302">
              <w:rPr>
                <w:rStyle w:val="Hyperlink"/>
              </w:rPr>
              <w:fldChar w:fldCharType="begin"/>
            </w:r>
            <w:r w:rsidRPr="00065302">
              <w:rPr>
                <w:rStyle w:val="Hyperlink"/>
              </w:rPr>
              <w:instrText xml:space="preserve"> REF _Ref251664433 \h </w:instrText>
            </w:r>
            <w:r w:rsidR="007B6A01">
              <w:rPr>
                <w:rStyle w:val="Hyperlink"/>
              </w:rPr>
              <w:instrText xml:space="preserve"> \* MERGEFORMAT </w:instrText>
            </w:r>
            <w:r w:rsidRPr="00065302">
              <w:rPr>
                <w:rStyle w:val="Hyperlink"/>
              </w:rPr>
            </w:r>
            <w:r w:rsidRPr="00065302">
              <w:rPr>
                <w:rStyle w:val="Hyperlink"/>
              </w:rPr>
              <w:fldChar w:fldCharType="separate"/>
            </w:r>
            <w:r w:rsidR="009D1493">
              <w:t xml:space="preserve">Table </w:t>
            </w:r>
            <w:r w:rsidR="009D1493">
              <w:rPr>
                <w:noProof/>
              </w:rPr>
              <w:t>15 Implicit Alignment in bits</w:t>
            </w:r>
            <w:r w:rsidRPr="00065302">
              <w:rPr>
                <w:rStyle w:val="Hyperlink"/>
              </w:rPr>
              <w:fldChar w:fldCharType="end"/>
            </w:r>
            <w:r>
              <w:t xml:space="preserve"> for simple elements. The 'implicit' alignment of a complex element is the alignment of its model group. The 'implicit' alignment of a model group is always 1. If alignment is 'implicit' then dfdl:alignmentUnits is ignored.</w:t>
            </w:r>
          </w:p>
          <w:p w14:paraId="22C1B6C3" w14:textId="42BD2483" w:rsidR="00B46A03" w:rsidRDefault="00B46A03" w:rsidP="007B6A01">
            <w:pPr>
              <w:jc w:val="left"/>
            </w:pPr>
            <w:r>
              <w:t xml:space="preserve">For textual data, minimum alignment is mandated by the character-set encoding, and this property must be 'implicit' or set to a multiple of the character-set's mandatory alignment. See Section </w:t>
            </w:r>
            <w:r w:rsidRPr="00065302">
              <w:rPr>
                <w:rStyle w:val="Hyperlink"/>
              </w:rPr>
              <w:fldChar w:fldCharType="begin"/>
            </w:r>
            <w:r w:rsidRPr="00065302">
              <w:rPr>
                <w:rStyle w:val="Hyperlink"/>
              </w:rPr>
              <w:instrText xml:space="preserve"> REF _Ref346455586 \r \h </w:instrText>
            </w:r>
            <w:r w:rsidR="007B6A01">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12.1.2</w:t>
            </w:r>
            <w:r w:rsidRPr="00065302">
              <w:rPr>
                <w:rStyle w:val="Hyperlink"/>
              </w:rPr>
              <w:fldChar w:fldCharType="end"/>
            </w:r>
            <w:r>
              <w:t xml:space="preserve">. </w:t>
            </w:r>
          </w:p>
          <w:p w14:paraId="7C8D2882" w14:textId="77777777" w:rsidR="00B46A03" w:rsidRDefault="00B46A03" w:rsidP="007B6A01">
            <w:pPr>
              <w:jc w:val="left"/>
            </w:pPr>
            <w:r>
              <w:t>Annotation: dfdl:element, dfdl:simpleType, dfdl:sequence, dfdl:choice, dfdl:group</w:t>
            </w:r>
          </w:p>
        </w:tc>
      </w:tr>
      <w:tr w:rsidR="00B46A03" w14:paraId="6F80D42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177257C" w14:textId="77777777" w:rsidR="00B46A03" w:rsidRDefault="00B46A03" w:rsidP="007B6A01">
            <w:pPr>
              <w:jc w:val="left"/>
            </w:pPr>
            <w:r>
              <w:t>alignmentUnits</w:t>
            </w:r>
          </w:p>
        </w:tc>
        <w:tc>
          <w:tcPr>
            <w:tcW w:w="0" w:type="auto"/>
            <w:tcBorders>
              <w:top w:val="single" w:sz="4" w:space="0" w:color="auto"/>
              <w:left w:val="single" w:sz="4" w:space="0" w:color="auto"/>
              <w:bottom w:val="single" w:sz="4" w:space="0" w:color="auto"/>
              <w:right w:val="single" w:sz="4" w:space="0" w:color="auto"/>
            </w:tcBorders>
            <w:hideMark/>
          </w:tcPr>
          <w:p w14:paraId="72E5D8C4" w14:textId="77777777" w:rsidR="00B46A03" w:rsidRDefault="00B46A03" w:rsidP="007B6A01">
            <w:pPr>
              <w:jc w:val="left"/>
            </w:pPr>
            <w:r>
              <w:t>Enum</w:t>
            </w:r>
          </w:p>
          <w:p w14:paraId="76B9C56B" w14:textId="77777777" w:rsidR="00B46A03" w:rsidRDefault="00B46A03" w:rsidP="007B6A01">
            <w:pPr>
              <w:jc w:val="left"/>
            </w:pPr>
            <w:r>
              <w:t>Valid values are 'bits' or 'bytes'</w:t>
            </w:r>
          </w:p>
          <w:p w14:paraId="4FD7A191" w14:textId="77777777" w:rsidR="00B46A03" w:rsidRDefault="00B46A03" w:rsidP="007B6A01">
            <w:pPr>
              <w:jc w:val="left"/>
            </w:pPr>
            <w:r>
              <w:t>Scales the alignment so alignment can be specified in either units of bits or units of bytes.</w:t>
            </w:r>
          </w:p>
          <w:p w14:paraId="1E5E0FB8" w14:textId="77777777" w:rsidR="00B46A03" w:rsidRDefault="00B46A03" w:rsidP="007B6A01">
            <w:pPr>
              <w:jc w:val="left"/>
            </w:pPr>
            <w:r>
              <w:t>Only used when dfdl:alignment not 'implicit'</w:t>
            </w:r>
          </w:p>
          <w:p w14:paraId="198DC9BB" w14:textId="77777777" w:rsidR="00B46A03" w:rsidRDefault="00B46A03" w:rsidP="007B6A01">
            <w:pPr>
              <w:jc w:val="left"/>
            </w:pPr>
            <w:r>
              <w:t>Annotation: dfdl:element, dfdl:simpleType, dfdl:sequence, dfdl:choice, dfdl:group</w:t>
            </w:r>
          </w:p>
        </w:tc>
      </w:tr>
      <w:tr w:rsidR="00B46A03" w14:paraId="4E1CB72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C572E50" w14:textId="77777777" w:rsidR="00B46A03" w:rsidRDefault="00B46A03" w:rsidP="007B6A01">
            <w:pPr>
              <w:jc w:val="left"/>
            </w:pPr>
            <w:r>
              <w:t>fillByte</w:t>
            </w:r>
          </w:p>
        </w:tc>
        <w:tc>
          <w:tcPr>
            <w:tcW w:w="0" w:type="auto"/>
            <w:tcBorders>
              <w:top w:val="single" w:sz="4" w:space="0" w:color="auto"/>
              <w:left w:val="single" w:sz="4" w:space="0" w:color="auto"/>
              <w:bottom w:val="single" w:sz="4" w:space="0" w:color="auto"/>
              <w:right w:val="single" w:sz="4" w:space="0" w:color="auto"/>
            </w:tcBorders>
            <w:hideMark/>
          </w:tcPr>
          <w:p w14:paraId="7798869B" w14:textId="77777777" w:rsidR="00B46A03" w:rsidRDefault="00B46A03" w:rsidP="007B6A01">
            <w:pPr>
              <w:jc w:val="left"/>
            </w:pPr>
            <w:r>
              <w:t>DFDL String Literal</w:t>
            </w:r>
          </w:p>
          <w:p w14:paraId="3170D674" w14:textId="77777777" w:rsidR="00B46A03" w:rsidRDefault="00B46A03" w:rsidP="007B6A01">
            <w:pPr>
              <w:jc w:val="left"/>
            </w:pPr>
            <w:r>
              <w:t>A single byte specified as a DFDL byte value entity or a single character. If a character is specified, it must be a single-byte character in the applicable encoding.</w:t>
            </w:r>
          </w:p>
          <w:p w14:paraId="50DFFA94" w14:textId="77777777" w:rsidR="00B46A03" w:rsidRDefault="00B46A03" w:rsidP="007B6A01">
            <w:pPr>
              <w:jc w:val="left"/>
            </w:pPr>
            <w:r>
              <w:t>Used on unparsing to fill empty space such as between two aligned elements.</w:t>
            </w:r>
          </w:p>
          <w:p w14:paraId="3B9CE2D2" w14:textId="77777777" w:rsidR="00B46A03" w:rsidRDefault="00B46A03" w:rsidP="007B6A01">
            <w:pPr>
              <w:jc w:val="left"/>
            </w:pPr>
            <w:r>
              <w:t xml:space="preserve">Used to fill these regions specified in the grammar: </w:t>
            </w:r>
            <w:r>
              <w:rPr>
                <w:b/>
                <w:i/>
              </w:rPr>
              <w:t>RightFill</w:t>
            </w:r>
            <w:r>
              <w:t xml:space="preserve">, </w:t>
            </w:r>
            <w:r>
              <w:rPr>
                <w:b/>
                <w:bCs/>
                <w:i/>
              </w:rPr>
              <w:t>Element</w:t>
            </w:r>
            <w:r>
              <w:rPr>
                <w:b/>
                <w:i/>
              </w:rPr>
              <w:t>Unused</w:t>
            </w:r>
            <w:r>
              <w:rPr>
                <w:bCs/>
              </w:rPr>
              <w:t xml:space="preserve">, </w:t>
            </w:r>
            <w:r>
              <w:rPr>
                <w:b/>
                <w:bCs/>
                <w:i/>
              </w:rPr>
              <w:t>ChoiceUnused</w:t>
            </w:r>
            <w:r>
              <w:rPr>
                <w:b/>
                <w:i/>
              </w:rPr>
              <w:t>,</w:t>
            </w:r>
            <w:r>
              <w:t xml:space="preserve"> </w:t>
            </w:r>
            <w:r>
              <w:rPr>
                <w:b/>
                <w:i/>
              </w:rPr>
              <w:t>LeadingSkip</w:t>
            </w:r>
            <w:r>
              <w:t xml:space="preserve">, </w:t>
            </w:r>
            <w:r>
              <w:rPr>
                <w:b/>
                <w:i/>
              </w:rPr>
              <w:t>AlignmentFill</w:t>
            </w:r>
            <w:r>
              <w:t xml:space="preserve">, and </w:t>
            </w:r>
            <w:r>
              <w:rPr>
                <w:b/>
                <w:i/>
              </w:rPr>
              <w:t>TrailingSkip</w:t>
            </w:r>
            <w:r>
              <w:rPr>
                <w:bCs/>
              </w:rPr>
              <w:t>.</w:t>
            </w:r>
            <w:r>
              <w:t xml:space="preserve"> </w:t>
            </w:r>
          </w:p>
          <w:p w14:paraId="0CB67114" w14:textId="77777777" w:rsidR="00B46A03" w:rsidRDefault="00B46A03" w:rsidP="007B6A01">
            <w:pPr>
              <w:jc w:val="left"/>
            </w:pPr>
            <w:r>
              <w:t xml:space="preserve">Annotation: dfdl:element, dfdl:simpleType, dfdl:sequence, dfdl:choice, dfdl:group  </w:t>
            </w:r>
          </w:p>
        </w:tc>
      </w:tr>
      <w:tr w:rsidR="00B46A03" w14:paraId="55FCF1A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EAA1C91" w14:textId="77777777" w:rsidR="00B46A03" w:rsidRDefault="00B46A03" w:rsidP="007B6A01">
            <w:pPr>
              <w:jc w:val="left"/>
            </w:pPr>
            <w:r>
              <w:t>leadingSkip</w:t>
            </w:r>
          </w:p>
        </w:tc>
        <w:tc>
          <w:tcPr>
            <w:tcW w:w="0" w:type="auto"/>
            <w:tcBorders>
              <w:top w:val="single" w:sz="4" w:space="0" w:color="auto"/>
              <w:left w:val="single" w:sz="4" w:space="0" w:color="auto"/>
              <w:bottom w:val="single" w:sz="4" w:space="0" w:color="auto"/>
              <w:right w:val="single" w:sz="4" w:space="0" w:color="auto"/>
            </w:tcBorders>
            <w:hideMark/>
          </w:tcPr>
          <w:p w14:paraId="1F16CDA1" w14:textId="77777777" w:rsidR="00B46A03" w:rsidRDefault="00B46A03" w:rsidP="007B6A01">
            <w:pPr>
              <w:jc w:val="left"/>
            </w:pPr>
            <w:r>
              <w:t>Non-negative Integer</w:t>
            </w:r>
          </w:p>
          <w:p w14:paraId="48DB62FE" w14:textId="77777777" w:rsidR="00B46A03" w:rsidRDefault="00B46A03" w:rsidP="007B6A01">
            <w:pPr>
              <w:jc w:val="left"/>
            </w:pPr>
            <w:r>
              <w:t xml:space="preserve">A non-negative number of bytes or bits, depending on dfdl:alignmentUnits, to skip before alignment is applied. </w:t>
            </w:r>
            <w:r>
              <w:rPr>
                <w:szCs w:val="18"/>
              </w:rPr>
              <w:t>Gives the size of the grammar region having the same name.</w:t>
            </w:r>
          </w:p>
          <w:p w14:paraId="23718B62" w14:textId="77777777" w:rsidR="00B46A03" w:rsidRDefault="00B46A03" w:rsidP="007B6A01">
            <w:pPr>
              <w:jc w:val="left"/>
            </w:pPr>
            <w:r>
              <w:t>Annotation: dfdl:element, dfdl:simpleType, dfdl:sequence, dfdl:choice, dfdl:group</w:t>
            </w:r>
          </w:p>
        </w:tc>
      </w:tr>
      <w:tr w:rsidR="00B46A03" w14:paraId="6E757C5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3CFD009" w14:textId="77777777" w:rsidR="00B46A03" w:rsidRDefault="00B46A03" w:rsidP="007B6A01">
            <w:pPr>
              <w:jc w:val="left"/>
            </w:pPr>
            <w:r>
              <w:lastRenderedPageBreak/>
              <w:t>trailingSkip</w:t>
            </w:r>
          </w:p>
        </w:tc>
        <w:tc>
          <w:tcPr>
            <w:tcW w:w="0" w:type="auto"/>
            <w:tcBorders>
              <w:top w:val="single" w:sz="4" w:space="0" w:color="auto"/>
              <w:left w:val="single" w:sz="4" w:space="0" w:color="auto"/>
              <w:bottom w:val="single" w:sz="4" w:space="0" w:color="auto"/>
              <w:right w:val="single" w:sz="4" w:space="0" w:color="auto"/>
            </w:tcBorders>
            <w:hideMark/>
          </w:tcPr>
          <w:p w14:paraId="366CDBD6" w14:textId="77777777" w:rsidR="00B46A03" w:rsidRDefault="00B46A03" w:rsidP="007B6A01">
            <w:pPr>
              <w:jc w:val="left"/>
            </w:pPr>
            <w:r>
              <w:t>Non-negative Integer</w:t>
            </w:r>
          </w:p>
          <w:p w14:paraId="093A702B" w14:textId="77777777" w:rsidR="00B46A03" w:rsidRDefault="00B46A03" w:rsidP="007B6A01">
            <w:pPr>
              <w:jc w:val="left"/>
              <w:rPr>
                <w:szCs w:val="18"/>
              </w:rPr>
            </w:pPr>
            <w:r>
              <w:t>A non-negative number of bytes or bits, depending on dfdl:alignmentUnits, to skip after the element, but before considering the alignment of the next element.</w:t>
            </w:r>
            <w:r>
              <w:rPr>
                <w:szCs w:val="18"/>
              </w:rPr>
              <w:t xml:space="preserve"> Gives the size of the grammar region having the same name.</w:t>
            </w:r>
          </w:p>
          <w:p w14:paraId="21EDE9C7" w14:textId="77777777" w:rsidR="00B46A03" w:rsidRDefault="00B46A03" w:rsidP="007B6A01">
            <w:pPr>
              <w:jc w:val="left"/>
            </w:pPr>
            <w:r>
              <w:t>If dfdl:trailingSkip is specified when dfdl:lengthKind is 'delimited' then a dfdl:terminator must be specified.</w:t>
            </w:r>
          </w:p>
          <w:p w14:paraId="3F2E4E0F" w14:textId="77777777" w:rsidR="00B46A03" w:rsidRDefault="00B46A03" w:rsidP="007B6A01">
            <w:pPr>
              <w:keepNext/>
              <w:jc w:val="left"/>
            </w:pPr>
            <w:r>
              <w:t>Annotation: dfdl:element, dfdl:simpleType, dfdl:sequence, dfdl:choice, dfdl:group</w:t>
            </w:r>
          </w:p>
        </w:tc>
      </w:tr>
    </w:tbl>
    <w:p w14:paraId="2C2F650E" w14:textId="6BF5A3F4"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14</w:t>
      </w:r>
      <w:r>
        <w:rPr>
          <w:noProof/>
        </w:rPr>
        <w:fldChar w:fldCharType="end"/>
      </w:r>
      <w:r>
        <w:t xml:space="preserve"> Aligned Data Properties</w:t>
      </w:r>
    </w:p>
    <w:p w14:paraId="314488F4" w14:textId="77777777" w:rsidR="00B46A03" w:rsidRDefault="00B46A03" w:rsidP="00B46A03">
      <w:r>
        <w:t xml:space="preserve">There are two properties which control the data alignment by controlling the length of the </w:t>
      </w:r>
      <w:r>
        <w:rPr>
          <w:b/>
          <w:i/>
        </w:rPr>
        <w:t>AlignmentFill</w:t>
      </w:r>
      <w:r>
        <w:t xml:space="preserve"> region</w:t>
      </w:r>
    </w:p>
    <w:p w14:paraId="2D46BB54" w14:textId="77777777" w:rsidR="00B46A03" w:rsidRDefault="00B46A03" w:rsidP="00EB2287">
      <w:pPr>
        <w:numPr>
          <w:ilvl w:val="0"/>
          <w:numId w:val="64"/>
        </w:numPr>
        <w:tabs>
          <w:tab w:val="clear" w:pos="403"/>
        </w:tabs>
        <w:spacing w:before="60" w:after="60" w:line="240" w:lineRule="auto"/>
        <w:jc w:val="left"/>
      </w:pPr>
      <w:r>
        <w:t xml:space="preserve">alignment - an integer 1 or greater </w:t>
      </w:r>
    </w:p>
    <w:p w14:paraId="0D8D5252" w14:textId="77777777" w:rsidR="00B46A03" w:rsidRDefault="00B46A03" w:rsidP="00EB2287">
      <w:pPr>
        <w:numPr>
          <w:ilvl w:val="0"/>
          <w:numId w:val="64"/>
        </w:numPr>
        <w:tabs>
          <w:tab w:val="clear" w:pos="403"/>
        </w:tabs>
        <w:spacing w:before="60" w:after="60" w:line="240" w:lineRule="auto"/>
        <w:jc w:val="left"/>
      </w:pPr>
      <w:r>
        <w:t>alignmentUnits - bits or bytes</w:t>
      </w:r>
    </w:p>
    <w:p w14:paraId="019BCE3D" w14:textId="77777777" w:rsidR="00B46A03" w:rsidRDefault="00B46A03" w:rsidP="00B46A03">
      <w:r>
        <w:t>An element's representation is aligned to N units if P is the first position in the representation and P mod N = 1.  When parsing, the position of the first unit of the data stream is 1. </w:t>
      </w:r>
    </w:p>
    <w:p w14:paraId="5143A159" w14:textId="77777777" w:rsidR="00B46A03" w:rsidRDefault="00B46A03" w:rsidP="00B46A03">
      <w:r>
        <w:t xml:space="preserve">For example, if dfdl:alignment is 4, and dfdl:alignmentUnits is 'bytes', then the element's representation must begin at 1 or 1 plus a multiple of 4 bytes.  That is, 1, 5, 9, 13, 17 and so on. </w:t>
      </w:r>
    </w:p>
    <w:p w14:paraId="2A91AD19" w14:textId="77777777" w:rsidR="00B46A03" w:rsidRDefault="00B46A03" w:rsidP="00B46A03">
      <w:pPr>
        <w:rPr>
          <w:iCs/>
        </w:rPr>
      </w:pPr>
      <w:r>
        <w:rPr>
          <w:iCs/>
        </w:rPr>
        <w:t xml:space="preserve">The length of the </w:t>
      </w:r>
      <w:r w:rsidRPr="006B7254">
        <w:rPr>
          <w:b/>
          <w:bCs/>
          <w:i/>
        </w:rPr>
        <w:t>AlignmentFill</w:t>
      </w:r>
      <w:r>
        <w:rPr>
          <w:iCs/>
        </w:rPr>
        <w:t xml:space="preserve"> region is measured in bits. If alignmentUnits is 'bytes' then the processor multiplies the alignment value by 8 to get the bit alignment,  If the position in the data stream of the start of the </w:t>
      </w:r>
      <w:r w:rsidRPr="006B7254">
        <w:rPr>
          <w:b/>
          <w:bCs/>
          <w:i/>
        </w:rPr>
        <w:t>AlignmentFill</w:t>
      </w:r>
      <w:r>
        <w:rPr>
          <w:iCs/>
        </w:rPr>
        <w:t xml:space="preserve"> region is bit position N, then the length of the </w:t>
      </w:r>
      <w:r w:rsidRPr="006B7254">
        <w:rPr>
          <w:b/>
          <w:bCs/>
          <w:i/>
        </w:rPr>
        <w:t>AlignmentFill</w:t>
      </w:r>
      <w:r>
        <w:rPr>
          <w:iCs/>
        </w:rPr>
        <w:t xml:space="preserve"> region is the smallest non-negative integer L such that (L + N) mod B = 1.  The position of the first bit of the aligned component is P = L + N.</w:t>
      </w:r>
    </w:p>
    <w:p w14:paraId="31AA6E40" w14:textId="77777777" w:rsidR="00B46A03" w:rsidRDefault="00B46A03" w:rsidP="00B46A03">
      <w:r>
        <w:t xml:space="preserve">The </w:t>
      </w:r>
      <w:r>
        <w:rPr>
          <w:b/>
          <w:i/>
        </w:rPr>
        <w:t>LeadingSkip</w:t>
      </w:r>
      <w:r>
        <w:t xml:space="preserve"> and </w:t>
      </w:r>
      <w:r>
        <w:rPr>
          <w:b/>
          <w:i/>
        </w:rPr>
        <w:t>TrailingSkip</w:t>
      </w:r>
      <w:r>
        <w:t xml:space="preserve"> regions length are controlled by two properties of corresponding names and the dfdl:alignmentUnits property.</w:t>
      </w:r>
    </w:p>
    <w:p w14:paraId="725462B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108" w:name="_Toc349042721"/>
      <w:bookmarkStart w:id="4109" w:name="_Toc62570145"/>
      <w:bookmarkStart w:id="4110" w:name="_Toc210216867"/>
      <w:bookmarkStart w:id="4111" w:name="_Toc219440999"/>
      <w:r>
        <w:rPr>
          <w:rFonts w:eastAsia="Times New Roman"/>
        </w:rPr>
        <w:t>Implicit Alignment</w:t>
      </w:r>
      <w:bookmarkEnd w:id="4108"/>
      <w:bookmarkEnd w:id="4109"/>
      <w:bookmarkEnd w:id="4110"/>
      <w:bookmarkEnd w:id="4111"/>
    </w:p>
    <w:p w14:paraId="2A5CF688" w14:textId="77777777" w:rsidR="00B46A03" w:rsidRDefault="00B46A03" w:rsidP="00404546">
      <w:pPr>
        <w:pStyle w:val="nobreak"/>
      </w:pPr>
      <w:r>
        <w:t>When dfdl:alignment is 'implicit' the following alignment values are applied for each logical type.</w:t>
      </w:r>
    </w:p>
    <w:tbl>
      <w:tblPr>
        <w:tblStyle w:val="Table"/>
        <w:tblW w:w="5000" w:type="pct"/>
        <w:tblInd w:w="0" w:type="dxa"/>
        <w:tblLook w:val="01E0" w:firstRow="1" w:lastRow="1" w:firstColumn="1" w:lastColumn="1" w:noHBand="0" w:noVBand="0"/>
      </w:tblPr>
      <w:tblGrid>
        <w:gridCol w:w="2658"/>
        <w:gridCol w:w="3173"/>
        <w:gridCol w:w="1418"/>
        <w:gridCol w:w="2945"/>
      </w:tblGrid>
      <w:tr w:rsidR="00B46A03" w14:paraId="02A5EE14" w14:textId="77777777" w:rsidTr="007B6A01">
        <w:trPr>
          <w:cnfStyle w:val="100000000000" w:firstRow="1" w:lastRow="0" w:firstColumn="0" w:lastColumn="0" w:oddVBand="0" w:evenVBand="0" w:oddHBand="0" w:evenHBand="0" w:firstRowFirstColumn="0" w:firstRowLastColumn="0" w:lastRowFirstColumn="0" w:lastRowLastColumn="0"/>
          <w:cantSplit/>
        </w:trPr>
        <w:tc>
          <w:tcPr>
            <w:tcW w:w="0" w:type="auto"/>
            <w:vMerge w:val="restart"/>
            <w:hideMark/>
          </w:tcPr>
          <w:p w14:paraId="4B6A7B46" w14:textId="77777777" w:rsidR="00B46A03" w:rsidRPr="00E276B6" w:rsidRDefault="00B46A03" w:rsidP="007B6A01">
            <w:pPr>
              <w:keepNext/>
              <w:keepLines/>
              <w:jc w:val="left"/>
              <w:rPr>
                <w:rFonts w:ascii="Cambria" w:hAnsi="Cambria"/>
              </w:rPr>
            </w:pPr>
            <w:r w:rsidRPr="00E276B6">
              <w:rPr>
                <w:rFonts w:ascii="Cambria" w:hAnsi="Cambria"/>
              </w:rPr>
              <w:lastRenderedPageBreak/>
              <w:t>Type</w:t>
            </w:r>
          </w:p>
        </w:tc>
        <w:tc>
          <w:tcPr>
            <w:tcW w:w="0" w:type="auto"/>
            <w:gridSpan w:val="3"/>
            <w:hideMark/>
          </w:tcPr>
          <w:p w14:paraId="4F080B4A" w14:textId="77777777" w:rsidR="00B46A03" w:rsidRPr="00E276B6" w:rsidRDefault="00B46A03" w:rsidP="007B6A01">
            <w:pPr>
              <w:keepNext/>
              <w:keepLines/>
              <w:jc w:val="left"/>
              <w:rPr>
                <w:rFonts w:ascii="Cambria" w:hAnsi="Cambria"/>
              </w:rPr>
            </w:pPr>
            <w:r w:rsidRPr="00E276B6">
              <w:rPr>
                <w:rFonts w:ascii="Cambria" w:hAnsi="Cambria"/>
              </w:rPr>
              <w:t>Alignment</w:t>
            </w:r>
          </w:p>
        </w:tc>
      </w:tr>
      <w:tr w:rsidR="00B46A03" w:rsidRPr="00E276B6" w14:paraId="2A8069EA" w14:textId="77777777" w:rsidTr="007B6A01">
        <w:trPr>
          <w:cantSplit/>
        </w:trPr>
        <w:tc>
          <w:tcPr>
            <w:tcW w:w="0" w:type="auto"/>
            <w:vMerge/>
            <w:tcBorders>
              <w:top w:val="single" w:sz="4" w:space="0" w:color="auto"/>
              <w:left w:val="single" w:sz="4" w:space="0" w:color="auto"/>
              <w:bottom w:val="single" w:sz="4" w:space="0" w:color="auto"/>
              <w:right w:val="single" w:sz="4" w:space="0" w:color="auto"/>
            </w:tcBorders>
            <w:hideMark/>
          </w:tcPr>
          <w:p w14:paraId="32AB20BA" w14:textId="77777777" w:rsidR="00B46A03" w:rsidRPr="00E276B6" w:rsidRDefault="00B46A03" w:rsidP="007B6A01">
            <w:pPr>
              <w:keepNext/>
              <w:keepLines/>
              <w:spacing w:after="0"/>
              <w:jc w:val="left"/>
              <w:rPr>
                <w:rFonts w:ascii="Cambria" w:hAnsi="Cambria"/>
                <w:b/>
              </w:rPr>
            </w:pP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134089" w14:textId="77777777" w:rsidR="00B46A03" w:rsidRPr="00E276B6" w:rsidRDefault="00B46A03" w:rsidP="007B6A01">
            <w:pPr>
              <w:keepNext/>
              <w:keepLines/>
              <w:jc w:val="left"/>
              <w:rPr>
                <w:rFonts w:ascii="Cambria" w:hAnsi="Cambria"/>
                <w:b/>
                <w:iCs/>
              </w:rPr>
            </w:pPr>
            <w:r w:rsidRPr="00E276B6">
              <w:rPr>
                <w:rFonts w:ascii="Cambria" w:hAnsi="Cambria"/>
                <w:b/>
                <w:iCs/>
              </w:rPr>
              <w:t>text</w:t>
            </w:r>
          </w:p>
        </w:tc>
        <w:tc>
          <w:tcPr>
            <w:tcW w:w="0" w:type="auto"/>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9FA4C1" w14:textId="77777777" w:rsidR="00B46A03" w:rsidRPr="00E276B6" w:rsidRDefault="00B46A03" w:rsidP="007B6A01">
            <w:pPr>
              <w:keepNext/>
              <w:keepLines/>
              <w:jc w:val="left"/>
              <w:rPr>
                <w:rFonts w:ascii="Cambria" w:hAnsi="Cambria"/>
                <w:b/>
                <w:iCs/>
              </w:rPr>
            </w:pPr>
            <w:r w:rsidRPr="00E276B6">
              <w:rPr>
                <w:rFonts w:ascii="Cambria" w:hAnsi="Cambria"/>
                <w:b/>
                <w:iCs/>
              </w:rPr>
              <w:t>binary</w:t>
            </w:r>
          </w:p>
        </w:tc>
      </w:tr>
      <w:tr w:rsidR="00B46A03" w14:paraId="13A21C80"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1B6BFBC5" w14:textId="77777777" w:rsidR="00B46A03" w:rsidRPr="00E276B6" w:rsidRDefault="00B46A03" w:rsidP="007B6A01">
            <w:pPr>
              <w:keepNext/>
              <w:jc w:val="left"/>
              <w:rPr>
                <w:rFonts w:ascii="Cambria" w:hAnsi="Cambria"/>
              </w:rPr>
            </w:pPr>
            <w:r w:rsidRPr="00E276B6">
              <w:rPr>
                <w:rFonts w:ascii="Cambria" w:hAnsi="Cambria"/>
              </w:rPr>
              <w:t>String</w:t>
            </w:r>
          </w:p>
        </w:tc>
        <w:tc>
          <w:tcPr>
            <w:tcW w:w="0" w:type="auto"/>
            <w:vMerge w:val="restart"/>
            <w:tcBorders>
              <w:top w:val="single" w:sz="4" w:space="0" w:color="auto"/>
              <w:left w:val="single" w:sz="4" w:space="0" w:color="auto"/>
              <w:bottom w:val="single" w:sz="4" w:space="0" w:color="auto"/>
              <w:right w:val="single" w:sz="4" w:space="0" w:color="auto"/>
            </w:tcBorders>
            <w:hideMark/>
          </w:tcPr>
          <w:p w14:paraId="18A66C2A" w14:textId="0FABD346" w:rsidR="00B46A03" w:rsidRPr="00E276B6" w:rsidRDefault="00B46A03" w:rsidP="007B6A01">
            <w:pPr>
              <w:keepNext/>
              <w:jc w:val="left"/>
              <w:rPr>
                <w:rFonts w:ascii="Cambria" w:hAnsi="Cambria"/>
              </w:rPr>
            </w:pPr>
            <w:r w:rsidRPr="00E276B6">
              <w:rPr>
                <w:rFonts w:ascii="Cambria" w:hAnsi="Cambria"/>
              </w:rPr>
              <w:t xml:space="preserve">Encoding Specific (usually 8 bits, with exceptions: See Section </w:t>
            </w:r>
            <w:r w:rsidRPr="00E276B6">
              <w:rPr>
                <w:rStyle w:val="Hyperlink"/>
                <w:rFonts w:eastAsia="MS Mincho"/>
              </w:rPr>
              <w:fldChar w:fldCharType="begin"/>
            </w:r>
            <w:r w:rsidRPr="00E276B6">
              <w:rPr>
                <w:rStyle w:val="Hyperlink"/>
                <w:rFonts w:ascii="Cambria" w:eastAsia="MS Mincho" w:hAnsi="Cambria"/>
              </w:rPr>
              <w:instrText xml:space="preserve"> REF _Ref346455586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12.1.2</w:t>
            </w:r>
            <w:r w:rsidRPr="00E276B6">
              <w:rPr>
                <w:rStyle w:val="Hyperlink"/>
                <w:rFonts w:eastAsia="MS Mincho"/>
              </w:rPr>
              <w:fldChar w:fldCharType="end"/>
            </w:r>
            <w:r w:rsidRPr="00E276B6">
              <w:rPr>
                <w:rFonts w:ascii="Cambria" w:hAnsi="Cambria"/>
              </w:rPr>
              <w:t>)</w:t>
            </w:r>
          </w:p>
        </w:tc>
        <w:tc>
          <w:tcPr>
            <w:tcW w:w="0" w:type="auto"/>
            <w:gridSpan w:val="2"/>
            <w:tcBorders>
              <w:top w:val="single" w:sz="4" w:space="0" w:color="auto"/>
              <w:left w:val="single" w:sz="4" w:space="0" w:color="auto"/>
              <w:bottom w:val="single" w:sz="4" w:space="0" w:color="auto"/>
              <w:right w:val="single" w:sz="4" w:space="0" w:color="auto"/>
            </w:tcBorders>
            <w:hideMark/>
          </w:tcPr>
          <w:p w14:paraId="4390588E" w14:textId="77777777" w:rsidR="00B46A03" w:rsidRPr="00E276B6" w:rsidRDefault="00B46A03" w:rsidP="007B6A01">
            <w:pPr>
              <w:keepNext/>
              <w:jc w:val="left"/>
              <w:rPr>
                <w:rFonts w:ascii="Cambria" w:hAnsi="Cambria"/>
              </w:rPr>
            </w:pPr>
            <w:r w:rsidRPr="00E276B6">
              <w:rPr>
                <w:rFonts w:ascii="Cambria" w:hAnsi="Cambria"/>
              </w:rPr>
              <w:t>Not applicable</w:t>
            </w:r>
          </w:p>
        </w:tc>
      </w:tr>
      <w:tr w:rsidR="00B46A03" w:rsidRPr="00E276B6" w14:paraId="0BC869D2"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4D2C16F7" w14:textId="77777777" w:rsidR="00B46A03" w:rsidRPr="00E276B6" w:rsidRDefault="00B46A03" w:rsidP="007B6A01">
            <w:pPr>
              <w:keepNext/>
              <w:jc w:val="left"/>
              <w:rPr>
                <w:rFonts w:ascii="Cambria" w:hAnsi="Cambria"/>
              </w:rPr>
            </w:pPr>
            <w:r w:rsidRPr="00E276B6">
              <w:rPr>
                <w:rFonts w:ascii="Cambria" w:hAnsi="Cambria"/>
              </w:rPr>
              <w:t>Float</w:t>
            </w:r>
          </w:p>
        </w:tc>
        <w:tc>
          <w:tcPr>
            <w:tcW w:w="0" w:type="auto"/>
            <w:vMerge/>
            <w:tcBorders>
              <w:top w:val="single" w:sz="4" w:space="0" w:color="auto"/>
              <w:left w:val="single" w:sz="4" w:space="0" w:color="auto"/>
              <w:bottom w:val="single" w:sz="4" w:space="0" w:color="auto"/>
              <w:right w:val="single" w:sz="4" w:space="0" w:color="auto"/>
            </w:tcBorders>
            <w:hideMark/>
          </w:tcPr>
          <w:p w14:paraId="2F79F1F9" w14:textId="77777777" w:rsidR="00B46A03" w:rsidRPr="00E276B6" w:rsidRDefault="00B46A03" w:rsidP="007B6A01">
            <w:pPr>
              <w:spacing w:after="0"/>
              <w:jc w:val="left"/>
              <w:rPr>
                <w:rFonts w:ascii="Cambria" w:hAnsi="Cambria"/>
              </w:rPr>
            </w:pPr>
          </w:p>
        </w:tc>
        <w:tc>
          <w:tcPr>
            <w:tcW w:w="0" w:type="auto"/>
            <w:gridSpan w:val="2"/>
            <w:tcBorders>
              <w:top w:val="single" w:sz="4" w:space="0" w:color="auto"/>
              <w:left w:val="single" w:sz="4" w:space="0" w:color="auto"/>
              <w:bottom w:val="single" w:sz="4" w:space="0" w:color="auto"/>
              <w:right w:val="single" w:sz="4" w:space="0" w:color="auto"/>
            </w:tcBorders>
            <w:hideMark/>
          </w:tcPr>
          <w:p w14:paraId="7444BB0A" w14:textId="77777777" w:rsidR="00B46A03" w:rsidRPr="00E276B6" w:rsidRDefault="00B46A03" w:rsidP="007B6A01">
            <w:pPr>
              <w:keepNext/>
              <w:jc w:val="left"/>
              <w:rPr>
                <w:rFonts w:ascii="Cambria" w:hAnsi="Cambria"/>
              </w:rPr>
            </w:pPr>
            <w:r w:rsidRPr="00E276B6">
              <w:rPr>
                <w:rFonts w:ascii="Cambria" w:hAnsi="Cambria"/>
              </w:rPr>
              <w:t>32</w:t>
            </w:r>
          </w:p>
        </w:tc>
      </w:tr>
      <w:tr w:rsidR="00B46A03" w14:paraId="7D3687AF"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22904215" w14:textId="77777777" w:rsidR="00B46A03" w:rsidRPr="00E276B6" w:rsidRDefault="00B46A03" w:rsidP="007B6A01">
            <w:pPr>
              <w:keepNext/>
              <w:jc w:val="left"/>
              <w:rPr>
                <w:rFonts w:ascii="Cambria" w:hAnsi="Cambria"/>
              </w:rPr>
            </w:pPr>
            <w:r w:rsidRPr="00E276B6">
              <w:rPr>
                <w:rFonts w:ascii="Cambria" w:hAnsi="Cambria"/>
              </w:rPr>
              <w:t>Double</w:t>
            </w:r>
          </w:p>
        </w:tc>
        <w:tc>
          <w:tcPr>
            <w:tcW w:w="0" w:type="auto"/>
            <w:vMerge/>
            <w:tcBorders>
              <w:top w:val="single" w:sz="4" w:space="0" w:color="auto"/>
              <w:left w:val="single" w:sz="4" w:space="0" w:color="auto"/>
              <w:bottom w:val="single" w:sz="4" w:space="0" w:color="auto"/>
              <w:right w:val="single" w:sz="4" w:space="0" w:color="auto"/>
            </w:tcBorders>
            <w:hideMark/>
          </w:tcPr>
          <w:p w14:paraId="1343DA3A" w14:textId="77777777" w:rsidR="00B46A03" w:rsidRPr="00E276B6" w:rsidRDefault="00B46A03" w:rsidP="007B6A01">
            <w:pPr>
              <w:spacing w:after="0"/>
              <w:jc w:val="left"/>
              <w:rPr>
                <w:rFonts w:ascii="Cambria" w:hAnsi="Cambria"/>
              </w:rPr>
            </w:pPr>
          </w:p>
        </w:tc>
        <w:tc>
          <w:tcPr>
            <w:tcW w:w="0" w:type="auto"/>
            <w:gridSpan w:val="2"/>
            <w:tcBorders>
              <w:top w:val="single" w:sz="4" w:space="0" w:color="auto"/>
              <w:left w:val="single" w:sz="4" w:space="0" w:color="auto"/>
              <w:bottom w:val="single" w:sz="4" w:space="0" w:color="auto"/>
              <w:right w:val="single" w:sz="4" w:space="0" w:color="auto"/>
            </w:tcBorders>
            <w:hideMark/>
          </w:tcPr>
          <w:p w14:paraId="2D179832" w14:textId="77777777" w:rsidR="00B46A03" w:rsidRPr="00E276B6" w:rsidRDefault="00B46A03" w:rsidP="007B6A01">
            <w:pPr>
              <w:keepNext/>
              <w:jc w:val="left"/>
              <w:rPr>
                <w:rFonts w:ascii="Cambria" w:hAnsi="Cambria"/>
              </w:rPr>
            </w:pPr>
            <w:r w:rsidRPr="00E276B6">
              <w:rPr>
                <w:rFonts w:ascii="Cambria" w:hAnsi="Cambria"/>
              </w:rPr>
              <w:t>64</w:t>
            </w:r>
          </w:p>
        </w:tc>
      </w:tr>
      <w:tr w:rsidR="00B46A03" w14:paraId="1B434F85"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30003664" w14:textId="77777777" w:rsidR="00B46A03" w:rsidRDefault="00B46A03" w:rsidP="007B6A01">
            <w:pPr>
              <w:keepNext/>
              <w:jc w:val="left"/>
            </w:pPr>
            <w:r w:rsidRPr="00E276B6">
              <w:rPr>
                <w:rFonts w:ascii="Cambria" w:hAnsi="Cambria"/>
              </w:rPr>
              <w:t>Decimal, Integer, nonNegativeInteger</w:t>
            </w:r>
          </w:p>
        </w:tc>
        <w:tc>
          <w:tcPr>
            <w:tcW w:w="0" w:type="auto"/>
            <w:vMerge/>
            <w:tcBorders>
              <w:top w:val="single" w:sz="4" w:space="0" w:color="auto"/>
              <w:left w:val="single" w:sz="4" w:space="0" w:color="auto"/>
              <w:bottom w:val="single" w:sz="4" w:space="0" w:color="auto"/>
              <w:right w:val="single" w:sz="4" w:space="0" w:color="auto"/>
            </w:tcBorders>
            <w:hideMark/>
          </w:tcPr>
          <w:p w14:paraId="133370E0" w14:textId="77777777" w:rsidR="00B46A03" w:rsidRPr="00E276B6" w:rsidRDefault="00B46A03" w:rsidP="007B6A01">
            <w:pPr>
              <w:spacing w:after="0"/>
              <w:jc w:val="left"/>
              <w:rPr>
                <w:rFonts w:ascii="Cambria" w:hAnsi="Cambria"/>
              </w:rPr>
            </w:pPr>
          </w:p>
        </w:tc>
        <w:tc>
          <w:tcPr>
            <w:tcW w:w="0" w:type="auto"/>
            <w:vMerge w:val="restart"/>
            <w:tcBorders>
              <w:top w:val="single" w:sz="4" w:space="0" w:color="auto"/>
              <w:left w:val="single" w:sz="4" w:space="0" w:color="auto"/>
              <w:bottom w:val="single" w:sz="4" w:space="0" w:color="auto"/>
              <w:right w:val="single" w:sz="4" w:space="0" w:color="auto"/>
            </w:tcBorders>
            <w:hideMark/>
          </w:tcPr>
          <w:p w14:paraId="377DECFC" w14:textId="77777777" w:rsidR="00B46A03" w:rsidRPr="00E276B6" w:rsidRDefault="00B46A03" w:rsidP="007B6A01">
            <w:pPr>
              <w:keepNext/>
              <w:jc w:val="left"/>
              <w:rPr>
                <w:rFonts w:ascii="Cambria" w:hAnsi="Cambria"/>
              </w:rPr>
            </w:pPr>
            <w:r w:rsidRPr="00E276B6">
              <w:rPr>
                <w:rFonts w:ascii="Cambria" w:hAnsi="Cambria"/>
              </w:rPr>
              <w:t>Packed decimals: 8</w:t>
            </w:r>
          </w:p>
        </w:tc>
        <w:tc>
          <w:tcPr>
            <w:tcW w:w="0" w:type="auto"/>
            <w:tcBorders>
              <w:top w:val="single" w:sz="4" w:space="0" w:color="auto"/>
              <w:left w:val="single" w:sz="4" w:space="0" w:color="auto"/>
              <w:bottom w:val="single" w:sz="4" w:space="0" w:color="auto"/>
              <w:right w:val="single" w:sz="4" w:space="0" w:color="auto"/>
            </w:tcBorders>
            <w:hideMark/>
          </w:tcPr>
          <w:p w14:paraId="74F94E72" w14:textId="77777777" w:rsidR="00B46A03" w:rsidRPr="00E276B6" w:rsidRDefault="00B46A03" w:rsidP="007B6A01">
            <w:pPr>
              <w:keepNext/>
              <w:jc w:val="left"/>
              <w:rPr>
                <w:rFonts w:ascii="Cambria" w:hAnsi="Cambria"/>
              </w:rPr>
            </w:pPr>
            <w:r w:rsidRPr="00E276B6">
              <w:rPr>
                <w:rFonts w:ascii="Cambria" w:hAnsi="Cambria"/>
              </w:rPr>
              <w:t>binary: 8</w:t>
            </w:r>
          </w:p>
        </w:tc>
      </w:tr>
      <w:tr w:rsidR="00B46A03" w14:paraId="558E8388"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004E6E92" w14:textId="77777777" w:rsidR="00B46A03" w:rsidRDefault="00B46A03" w:rsidP="007B6A01">
            <w:pPr>
              <w:keepNext/>
              <w:jc w:val="left"/>
            </w:pPr>
            <w:r w:rsidRPr="00E276B6">
              <w:rPr>
                <w:rFonts w:ascii="Cambria" w:hAnsi="Cambria"/>
              </w:rPr>
              <w:t>Long, UnsignedLong</w:t>
            </w:r>
          </w:p>
        </w:tc>
        <w:tc>
          <w:tcPr>
            <w:tcW w:w="0" w:type="auto"/>
            <w:vMerge/>
            <w:tcBorders>
              <w:top w:val="single" w:sz="4" w:space="0" w:color="auto"/>
              <w:left w:val="single" w:sz="4" w:space="0" w:color="auto"/>
              <w:bottom w:val="single" w:sz="4" w:space="0" w:color="auto"/>
              <w:right w:val="single" w:sz="4" w:space="0" w:color="auto"/>
            </w:tcBorders>
            <w:hideMark/>
          </w:tcPr>
          <w:p w14:paraId="5BF494EE"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510249A6"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5FD04FB4" w14:textId="77777777" w:rsidR="00B46A03" w:rsidRPr="00E276B6" w:rsidRDefault="00B46A03" w:rsidP="007B6A01">
            <w:pPr>
              <w:keepNext/>
              <w:jc w:val="left"/>
              <w:rPr>
                <w:rFonts w:ascii="Cambria" w:hAnsi="Cambria"/>
              </w:rPr>
            </w:pPr>
            <w:r w:rsidRPr="00E276B6">
              <w:rPr>
                <w:rFonts w:ascii="Cambria" w:hAnsi="Cambria"/>
              </w:rPr>
              <w:t>binary: 64</w:t>
            </w:r>
          </w:p>
        </w:tc>
      </w:tr>
      <w:tr w:rsidR="00B46A03" w14:paraId="459A24FE"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5758DBC3" w14:textId="77777777" w:rsidR="00B46A03" w:rsidRDefault="00B46A03" w:rsidP="007B6A01">
            <w:pPr>
              <w:keepNext/>
              <w:jc w:val="left"/>
            </w:pPr>
            <w:r w:rsidRPr="00E276B6">
              <w:rPr>
                <w:rFonts w:ascii="Cambria" w:hAnsi="Cambria"/>
              </w:rPr>
              <w:t>Int, UnsignedInt</w:t>
            </w:r>
          </w:p>
        </w:tc>
        <w:tc>
          <w:tcPr>
            <w:tcW w:w="0" w:type="auto"/>
            <w:vMerge/>
            <w:tcBorders>
              <w:top w:val="single" w:sz="4" w:space="0" w:color="auto"/>
              <w:left w:val="single" w:sz="4" w:space="0" w:color="auto"/>
              <w:bottom w:val="single" w:sz="4" w:space="0" w:color="auto"/>
              <w:right w:val="single" w:sz="4" w:space="0" w:color="auto"/>
            </w:tcBorders>
            <w:hideMark/>
          </w:tcPr>
          <w:p w14:paraId="06F39C23"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4AB9AB74"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4FF35895" w14:textId="77777777" w:rsidR="00B46A03" w:rsidRPr="00E276B6" w:rsidRDefault="00B46A03" w:rsidP="007B6A01">
            <w:pPr>
              <w:keepNext/>
              <w:jc w:val="left"/>
              <w:rPr>
                <w:rFonts w:ascii="Cambria" w:hAnsi="Cambria"/>
              </w:rPr>
            </w:pPr>
            <w:r w:rsidRPr="00E276B6">
              <w:rPr>
                <w:rFonts w:ascii="Cambria" w:hAnsi="Cambria"/>
              </w:rPr>
              <w:t>binary: 32</w:t>
            </w:r>
          </w:p>
        </w:tc>
      </w:tr>
      <w:tr w:rsidR="00B46A03" w14:paraId="1A51D5D1"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458A0E72" w14:textId="77777777" w:rsidR="00B46A03" w:rsidRDefault="00B46A03" w:rsidP="007B6A01">
            <w:pPr>
              <w:keepNext/>
              <w:jc w:val="left"/>
            </w:pPr>
            <w:r w:rsidRPr="00E276B6">
              <w:rPr>
                <w:rFonts w:ascii="Cambria" w:hAnsi="Cambria"/>
              </w:rPr>
              <w:t>Short, UnsignedShort</w:t>
            </w:r>
          </w:p>
        </w:tc>
        <w:tc>
          <w:tcPr>
            <w:tcW w:w="0" w:type="auto"/>
            <w:vMerge/>
            <w:tcBorders>
              <w:top w:val="single" w:sz="4" w:space="0" w:color="auto"/>
              <w:left w:val="single" w:sz="4" w:space="0" w:color="auto"/>
              <w:bottom w:val="single" w:sz="4" w:space="0" w:color="auto"/>
              <w:right w:val="single" w:sz="4" w:space="0" w:color="auto"/>
            </w:tcBorders>
            <w:hideMark/>
          </w:tcPr>
          <w:p w14:paraId="5C591403"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6061A6CE"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1D49265F" w14:textId="77777777" w:rsidR="00B46A03" w:rsidRPr="00E276B6" w:rsidRDefault="00B46A03" w:rsidP="007B6A01">
            <w:pPr>
              <w:keepNext/>
              <w:jc w:val="left"/>
              <w:rPr>
                <w:rFonts w:ascii="Cambria" w:hAnsi="Cambria"/>
              </w:rPr>
            </w:pPr>
            <w:r w:rsidRPr="00E276B6">
              <w:rPr>
                <w:rFonts w:ascii="Cambria" w:hAnsi="Cambria"/>
              </w:rPr>
              <w:t>binary: 16</w:t>
            </w:r>
          </w:p>
        </w:tc>
      </w:tr>
      <w:tr w:rsidR="00B46A03" w14:paraId="108BC07B"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50847B75" w14:textId="77777777" w:rsidR="00B46A03" w:rsidRDefault="00B46A03" w:rsidP="007B6A01">
            <w:pPr>
              <w:keepNext/>
              <w:jc w:val="left"/>
            </w:pPr>
            <w:r w:rsidRPr="00E276B6">
              <w:rPr>
                <w:rFonts w:ascii="Cambria" w:hAnsi="Cambria"/>
              </w:rPr>
              <w:t>Byte, UnsignedByte</w:t>
            </w:r>
          </w:p>
        </w:tc>
        <w:tc>
          <w:tcPr>
            <w:tcW w:w="0" w:type="auto"/>
            <w:vMerge/>
            <w:tcBorders>
              <w:top w:val="single" w:sz="4" w:space="0" w:color="auto"/>
              <w:left w:val="single" w:sz="4" w:space="0" w:color="auto"/>
              <w:bottom w:val="single" w:sz="4" w:space="0" w:color="auto"/>
              <w:right w:val="single" w:sz="4" w:space="0" w:color="auto"/>
            </w:tcBorders>
            <w:hideMark/>
          </w:tcPr>
          <w:p w14:paraId="05810AC1"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42863A05"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26CBC97" w14:textId="77777777" w:rsidR="00B46A03" w:rsidRPr="00E276B6" w:rsidRDefault="00B46A03" w:rsidP="007B6A01">
            <w:pPr>
              <w:keepNext/>
              <w:jc w:val="left"/>
              <w:rPr>
                <w:rFonts w:ascii="Cambria" w:hAnsi="Cambria"/>
              </w:rPr>
            </w:pPr>
            <w:r w:rsidRPr="00E276B6">
              <w:rPr>
                <w:rFonts w:ascii="Cambria" w:hAnsi="Cambria"/>
              </w:rPr>
              <w:t>binary: 8</w:t>
            </w:r>
          </w:p>
        </w:tc>
      </w:tr>
      <w:tr w:rsidR="00B46A03" w14:paraId="1A84CE6F"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5C63D712" w14:textId="77777777" w:rsidR="00B46A03" w:rsidRDefault="00B46A03" w:rsidP="007B6A01">
            <w:pPr>
              <w:keepNext/>
              <w:jc w:val="left"/>
            </w:pPr>
            <w:r w:rsidRPr="00E276B6">
              <w:rPr>
                <w:rFonts w:ascii="Cambria" w:hAnsi="Cambria"/>
              </w:rPr>
              <w:t>DateTime</w:t>
            </w:r>
          </w:p>
        </w:tc>
        <w:tc>
          <w:tcPr>
            <w:tcW w:w="0" w:type="auto"/>
            <w:vMerge/>
            <w:tcBorders>
              <w:top w:val="single" w:sz="4" w:space="0" w:color="auto"/>
              <w:left w:val="single" w:sz="4" w:space="0" w:color="auto"/>
              <w:bottom w:val="single" w:sz="4" w:space="0" w:color="auto"/>
              <w:right w:val="single" w:sz="4" w:space="0" w:color="auto"/>
            </w:tcBorders>
            <w:hideMark/>
          </w:tcPr>
          <w:p w14:paraId="7D3EA3B4"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671B2C3F"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187D5078" w14:textId="77777777" w:rsidR="00B46A03" w:rsidRPr="00E276B6" w:rsidRDefault="00B46A03" w:rsidP="007B6A01">
            <w:pPr>
              <w:keepNext/>
              <w:jc w:val="left"/>
              <w:rPr>
                <w:rFonts w:ascii="Cambria" w:hAnsi="Cambria" w:cs="Arial"/>
              </w:rPr>
            </w:pPr>
            <w:r w:rsidRPr="00E276B6">
              <w:rPr>
                <w:rFonts w:ascii="Cambria" w:hAnsi="Cambria" w:cs="Arial"/>
              </w:rPr>
              <w:t>binarySeconds: 32, binaryMilliseconds:64</w:t>
            </w:r>
          </w:p>
        </w:tc>
      </w:tr>
      <w:tr w:rsidR="00B46A03" w14:paraId="2D3E7846"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73F02CB2" w14:textId="77777777" w:rsidR="00B46A03" w:rsidRDefault="00B46A03" w:rsidP="007B6A01">
            <w:pPr>
              <w:keepNext/>
              <w:jc w:val="left"/>
            </w:pPr>
            <w:r w:rsidRPr="00E276B6">
              <w:rPr>
                <w:rFonts w:ascii="Cambria" w:hAnsi="Cambria"/>
              </w:rPr>
              <w:t>Date</w:t>
            </w:r>
          </w:p>
        </w:tc>
        <w:tc>
          <w:tcPr>
            <w:tcW w:w="0" w:type="auto"/>
            <w:vMerge/>
            <w:tcBorders>
              <w:top w:val="single" w:sz="4" w:space="0" w:color="auto"/>
              <w:left w:val="single" w:sz="4" w:space="0" w:color="auto"/>
              <w:bottom w:val="single" w:sz="4" w:space="0" w:color="auto"/>
              <w:right w:val="single" w:sz="4" w:space="0" w:color="auto"/>
            </w:tcBorders>
            <w:hideMark/>
          </w:tcPr>
          <w:p w14:paraId="5FEFA797"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07FD40AC"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19A6C0C8" w14:textId="77777777" w:rsidR="00B46A03" w:rsidRPr="00E276B6" w:rsidRDefault="00B46A03" w:rsidP="007B6A01">
            <w:pPr>
              <w:keepNext/>
              <w:jc w:val="left"/>
              <w:rPr>
                <w:rFonts w:ascii="Cambria" w:hAnsi="Cambria" w:cs="Arial"/>
              </w:rPr>
            </w:pPr>
            <w:r w:rsidRPr="00E276B6">
              <w:rPr>
                <w:rFonts w:ascii="Cambria" w:hAnsi="Cambria" w:cs="Arial"/>
              </w:rPr>
              <w:t>binarySeconds: 32, binaryMilliseconds:64</w:t>
            </w:r>
          </w:p>
        </w:tc>
      </w:tr>
      <w:tr w:rsidR="00B46A03" w14:paraId="09615F54"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5098D112" w14:textId="77777777" w:rsidR="00B46A03" w:rsidRDefault="00B46A03" w:rsidP="007B6A01">
            <w:pPr>
              <w:keepNext/>
              <w:jc w:val="left"/>
            </w:pPr>
            <w:r w:rsidRPr="00E276B6">
              <w:rPr>
                <w:rFonts w:ascii="Cambria" w:hAnsi="Cambria"/>
              </w:rPr>
              <w:t>Time</w:t>
            </w:r>
          </w:p>
        </w:tc>
        <w:tc>
          <w:tcPr>
            <w:tcW w:w="0" w:type="auto"/>
            <w:vMerge/>
            <w:tcBorders>
              <w:top w:val="single" w:sz="4" w:space="0" w:color="auto"/>
              <w:left w:val="single" w:sz="4" w:space="0" w:color="auto"/>
              <w:bottom w:val="single" w:sz="4" w:space="0" w:color="auto"/>
              <w:right w:val="single" w:sz="4" w:space="0" w:color="auto"/>
            </w:tcBorders>
            <w:hideMark/>
          </w:tcPr>
          <w:p w14:paraId="11998FDC" w14:textId="77777777" w:rsidR="00B46A03" w:rsidRDefault="00B46A03" w:rsidP="007B6A01">
            <w:pPr>
              <w:spacing w:after="0"/>
              <w:jc w:val="left"/>
            </w:pPr>
          </w:p>
        </w:tc>
        <w:tc>
          <w:tcPr>
            <w:tcW w:w="0" w:type="auto"/>
            <w:vMerge/>
            <w:tcBorders>
              <w:top w:val="single" w:sz="4" w:space="0" w:color="auto"/>
              <w:left w:val="single" w:sz="4" w:space="0" w:color="auto"/>
              <w:bottom w:val="single" w:sz="4" w:space="0" w:color="auto"/>
              <w:right w:val="single" w:sz="4" w:space="0" w:color="auto"/>
            </w:tcBorders>
            <w:hideMark/>
          </w:tcPr>
          <w:p w14:paraId="4B30A91D" w14:textId="77777777" w:rsidR="00B46A03" w:rsidRPr="00E276B6" w:rsidRDefault="00B46A03" w:rsidP="007B6A01">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24D48E3C" w14:textId="77777777" w:rsidR="00B46A03" w:rsidRPr="00E276B6" w:rsidRDefault="00B46A03" w:rsidP="007B6A01">
            <w:pPr>
              <w:keepNext/>
              <w:jc w:val="left"/>
              <w:rPr>
                <w:rFonts w:ascii="Cambria" w:hAnsi="Cambria" w:cs="Arial"/>
              </w:rPr>
            </w:pPr>
            <w:r w:rsidRPr="00E276B6">
              <w:rPr>
                <w:rFonts w:ascii="Cambria" w:hAnsi="Cambria" w:cs="Arial"/>
              </w:rPr>
              <w:t>binarySeconds: 32, binaryMilliseconds:64</w:t>
            </w:r>
          </w:p>
        </w:tc>
      </w:tr>
      <w:tr w:rsidR="00B46A03" w14:paraId="57E07609"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7792D096" w14:textId="77777777" w:rsidR="00B46A03" w:rsidRDefault="00B46A03" w:rsidP="007B6A01">
            <w:pPr>
              <w:keepNext/>
              <w:jc w:val="left"/>
            </w:pPr>
            <w:r w:rsidRPr="00E276B6">
              <w:rPr>
                <w:rFonts w:ascii="Cambria" w:hAnsi="Cambria"/>
              </w:rPr>
              <w:t>Boolean</w:t>
            </w:r>
          </w:p>
        </w:tc>
        <w:tc>
          <w:tcPr>
            <w:tcW w:w="0" w:type="auto"/>
            <w:vMerge/>
            <w:tcBorders>
              <w:top w:val="single" w:sz="4" w:space="0" w:color="auto"/>
              <w:left w:val="single" w:sz="4" w:space="0" w:color="auto"/>
              <w:bottom w:val="single" w:sz="4" w:space="0" w:color="auto"/>
              <w:right w:val="single" w:sz="4" w:space="0" w:color="auto"/>
            </w:tcBorders>
            <w:hideMark/>
          </w:tcPr>
          <w:p w14:paraId="5658F7BD" w14:textId="77777777" w:rsidR="00B46A03" w:rsidRPr="00E276B6" w:rsidRDefault="00B46A03" w:rsidP="007B6A01">
            <w:pPr>
              <w:spacing w:after="0"/>
              <w:jc w:val="left"/>
              <w:rPr>
                <w:rFonts w:ascii="Cambria" w:hAnsi="Cambria"/>
              </w:rPr>
            </w:pPr>
          </w:p>
        </w:tc>
        <w:tc>
          <w:tcPr>
            <w:tcW w:w="0" w:type="auto"/>
            <w:gridSpan w:val="2"/>
            <w:tcBorders>
              <w:top w:val="single" w:sz="4" w:space="0" w:color="auto"/>
              <w:left w:val="single" w:sz="4" w:space="0" w:color="auto"/>
              <w:bottom w:val="single" w:sz="4" w:space="0" w:color="auto"/>
              <w:right w:val="single" w:sz="4" w:space="0" w:color="auto"/>
            </w:tcBorders>
            <w:hideMark/>
          </w:tcPr>
          <w:p w14:paraId="2E24E135" w14:textId="77777777" w:rsidR="00B46A03" w:rsidRPr="00E276B6" w:rsidRDefault="00B46A03" w:rsidP="007B6A01">
            <w:pPr>
              <w:keepNext/>
              <w:jc w:val="left"/>
              <w:rPr>
                <w:rFonts w:ascii="Cambria" w:hAnsi="Cambria"/>
              </w:rPr>
            </w:pPr>
            <w:r w:rsidRPr="00E276B6">
              <w:rPr>
                <w:rFonts w:ascii="Cambria" w:hAnsi="Cambria"/>
              </w:rPr>
              <w:t>32</w:t>
            </w:r>
          </w:p>
        </w:tc>
      </w:tr>
      <w:tr w:rsidR="00B46A03" w14:paraId="46FA525D" w14:textId="77777777" w:rsidTr="007B6A01">
        <w:trPr>
          <w:cantSplit/>
        </w:trPr>
        <w:tc>
          <w:tcPr>
            <w:tcW w:w="0" w:type="auto"/>
            <w:tcBorders>
              <w:top w:val="single" w:sz="4" w:space="0" w:color="auto"/>
              <w:left w:val="single" w:sz="4" w:space="0" w:color="auto"/>
              <w:bottom w:val="single" w:sz="4" w:space="0" w:color="auto"/>
              <w:right w:val="single" w:sz="4" w:space="0" w:color="auto"/>
            </w:tcBorders>
            <w:hideMark/>
          </w:tcPr>
          <w:p w14:paraId="591D118F" w14:textId="77777777" w:rsidR="00B46A03" w:rsidRPr="00E276B6" w:rsidRDefault="00B46A03" w:rsidP="007B6A01">
            <w:pPr>
              <w:keepNext/>
              <w:jc w:val="left"/>
              <w:rPr>
                <w:rFonts w:ascii="Cambria" w:hAnsi="Cambria"/>
              </w:rPr>
            </w:pPr>
            <w:r w:rsidRPr="00E276B6">
              <w:rPr>
                <w:rFonts w:ascii="Cambria" w:hAnsi="Cambria"/>
              </w:rPr>
              <w:t>HexBinary</w:t>
            </w:r>
          </w:p>
        </w:tc>
        <w:tc>
          <w:tcPr>
            <w:tcW w:w="0" w:type="auto"/>
            <w:tcBorders>
              <w:top w:val="single" w:sz="4" w:space="0" w:color="auto"/>
              <w:left w:val="single" w:sz="4" w:space="0" w:color="auto"/>
              <w:bottom w:val="single" w:sz="4" w:space="0" w:color="auto"/>
              <w:right w:val="single" w:sz="4" w:space="0" w:color="auto"/>
            </w:tcBorders>
            <w:hideMark/>
          </w:tcPr>
          <w:p w14:paraId="4B377011" w14:textId="77777777" w:rsidR="00B46A03" w:rsidRPr="00E276B6" w:rsidRDefault="00B46A03" w:rsidP="007B6A01">
            <w:pPr>
              <w:keepNext/>
              <w:jc w:val="left"/>
              <w:rPr>
                <w:rFonts w:ascii="Cambria" w:hAnsi="Cambria"/>
              </w:rPr>
            </w:pPr>
            <w:r w:rsidRPr="00E276B6">
              <w:rPr>
                <w:rFonts w:ascii="Cambria" w:hAnsi="Cambria"/>
              </w:rPr>
              <w:t>Not applicable</w:t>
            </w:r>
          </w:p>
        </w:tc>
        <w:tc>
          <w:tcPr>
            <w:tcW w:w="0" w:type="auto"/>
            <w:gridSpan w:val="2"/>
            <w:tcBorders>
              <w:top w:val="single" w:sz="4" w:space="0" w:color="auto"/>
              <w:left w:val="single" w:sz="4" w:space="0" w:color="auto"/>
              <w:bottom w:val="single" w:sz="4" w:space="0" w:color="auto"/>
              <w:right w:val="single" w:sz="4" w:space="0" w:color="auto"/>
            </w:tcBorders>
            <w:hideMark/>
          </w:tcPr>
          <w:p w14:paraId="28D32334" w14:textId="77777777" w:rsidR="00B46A03" w:rsidRPr="00E276B6" w:rsidRDefault="00B46A03" w:rsidP="007B6A01">
            <w:pPr>
              <w:keepNext/>
              <w:jc w:val="left"/>
              <w:rPr>
                <w:rFonts w:ascii="Cambria" w:hAnsi="Cambria"/>
              </w:rPr>
            </w:pPr>
            <w:r w:rsidRPr="00E276B6">
              <w:rPr>
                <w:rFonts w:ascii="Cambria" w:hAnsi="Cambria"/>
              </w:rPr>
              <w:t>8</w:t>
            </w:r>
          </w:p>
        </w:tc>
      </w:tr>
    </w:tbl>
    <w:p w14:paraId="0C3696C6" w14:textId="5B09C9CD" w:rsidR="00B46A03" w:rsidRDefault="00B46A03" w:rsidP="00B46A03">
      <w:pPr>
        <w:pStyle w:val="Caption"/>
        <w:keepNext/>
        <w:keepLines/>
        <w:rPr>
          <w:noProof/>
        </w:rPr>
      </w:pPr>
      <w:bookmarkStart w:id="4112" w:name="_Ref251664433"/>
      <w:r>
        <w:t xml:space="preserve">Table </w:t>
      </w:r>
      <w:r>
        <w:fldChar w:fldCharType="begin"/>
      </w:r>
      <w:r>
        <w:instrText xml:space="preserve"> SEQ Table \* ARABIC </w:instrText>
      </w:r>
      <w:r>
        <w:fldChar w:fldCharType="separate"/>
      </w:r>
      <w:r w:rsidR="009D1493">
        <w:rPr>
          <w:noProof/>
        </w:rPr>
        <w:t>15</w:t>
      </w:r>
      <w:r>
        <w:rPr>
          <w:noProof/>
        </w:rPr>
        <w:fldChar w:fldCharType="end"/>
      </w:r>
      <w:r>
        <w:rPr>
          <w:noProof/>
        </w:rPr>
        <w:t xml:space="preserve"> Implicit Alignment in bits</w:t>
      </w:r>
      <w:bookmarkEnd w:id="4112"/>
    </w:p>
    <w:p w14:paraId="2542ED5E" w14:textId="77777777" w:rsidR="00B46A03" w:rsidRDefault="00B46A03" w:rsidP="00B46A03">
      <w:r>
        <w:t>Note: The above table specifies the implicit alignment in bits, but this does not imply that dfdl:alignmentUnits 'bits' can be specified for all simple types. Rather, dfdl:alignmentUnits and dfdl:lengthUnits are independent and have their own rules for when they are applicable.</w:t>
      </w:r>
    </w:p>
    <w:p w14:paraId="1398F4E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113" w:name="_Ref346455586"/>
      <w:bookmarkStart w:id="4114" w:name="_Toc349042722"/>
      <w:bookmarkStart w:id="4115" w:name="_Toc62570146"/>
      <w:bookmarkStart w:id="4116" w:name="_Toc210216868"/>
      <w:bookmarkStart w:id="4117" w:name="_Toc219441000"/>
      <w:r>
        <w:rPr>
          <w:rFonts w:eastAsia="Times New Roman"/>
        </w:rPr>
        <w:t>Mandatory Alignment for Textual Data</w:t>
      </w:r>
      <w:bookmarkEnd w:id="4113"/>
      <w:bookmarkEnd w:id="4114"/>
      <w:bookmarkEnd w:id="4115"/>
      <w:bookmarkEnd w:id="4116"/>
      <w:bookmarkEnd w:id="4117"/>
    </w:p>
    <w:p w14:paraId="6DF8463D" w14:textId="77777777" w:rsidR="00B46A03" w:rsidRDefault="00B46A03" w:rsidP="00B46A03">
      <w:r>
        <w:rPr>
          <w:b/>
          <w:bCs/>
          <w:i/>
          <w:iCs/>
        </w:rPr>
        <w:t>Textual Data</w:t>
      </w:r>
      <w:r>
        <w:t xml:space="preserve"> – This term is used to describe data of type xs:string, data with dfdl:representation "text", as well as data being matched to delimiters (parsing) or output as delimiters (unparsing), and data being matched to regular expressions (parsing only - as in a dfdl:assert with testKind 'pattern', or an element with dfdl:lengthKind 'pattern').</w:t>
      </w:r>
    </w:p>
    <w:p w14:paraId="68AB89D2" w14:textId="77777777" w:rsidR="00B46A03" w:rsidRDefault="00B46A03" w:rsidP="00B46A03">
      <w:r>
        <w:t xml:space="preserve">Textual data has mandatory alignment that is character-set-encoding dependent. That is, these mandates come from the character set encoding specified by the dfdl:encoding property. </w:t>
      </w:r>
    </w:p>
    <w:p w14:paraId="17D31A47" w14:textId="77777777" w:rsidR="00B46A03" w:rsidRDefault="00B46A03" w:rsidP="00B46A03">
      <w:r>
        <w:t>When processing textual data, it is a Schema Definition Error if the dfdl:alignment and dfdl:alignmentUnits properties are used to specify alignment that is not a multiple of the encoding-specified mandatory alignment.</w:t>
      </w:r>
    </w:p>
    <w:p w14:paraId="18A3D93B" w14:textId="77777777" w:rsidR="00B46A03" w:rsidRDefault="00B46A03" w:rsidP="00B46A03">
      <w:r>
        <w:t>If the data is not aligned to the proper boundary for the encoding when textual data is processed, then bits are skipped (parsing) or filled from dfdl:fillByte (unparsing) to achieve the mandatory alignment.</w:t>
      </w:r>
    </w:p>
    <w:p w14:paraId="60D17231" w14:textId="77777777" w:rsidR="00B46A03" w:rsidRDefault="00B46A03" w:rsidP="00B46A03">
      <w:r>
        <w:t>All required character set encodings in DFDL have 8-bit/1-byte alignment.</w:t>
      </w:r>
    </w:p>
    <w:p w14:paraId="5E169FC2" w14:textId="04F52A84" w:rsidR="00B46A03" w:rsidRDefault="00B46A03" w:rsidP="00B46A03">
      <w:r>
        <w:t xml:space="preserve">DFDL standard encodings specify their alignment. See Section </w:t>
      </w:r>
      <w:r w:rsidRPr="00065302">
        <w:rPr>
          <w:rStyle w:val="Hyperlink"/>
        </w:rPr>
        <w:fldChar w:fldCharType="begin"/>
      </w:r>
      <w:r w:rsidRPr="00065302">
        <w:rPr>
          <w:rStyle w:val="Hyperlink"/>
        </w:rPr>
        <w:instrText xml:space="preserve"> REF _Ref393989958 \r \h </w:instrText>
      </w:r>
      <w:r w:rsidRPr="00065302">
        <w:rPr>
          <w:rStyle w:val="Hyperlink"/>
        </w:rPr>
      </w:r>
      <w:r w:rsidRPr="00065302">
        <w:rPr>
          <w:rStyle w:val="Hyperlink"/>
        </w:rPr>
        <w:fldChar w:fldCharType="separate"/>
      </w:r>
      <w:r w:rsidR="009D1493">
        <w:rPr>
          <w:rStyle w:val="Hyperlink"/>
        </w:rPr>
        <w:t>33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_Ref393989958 \h </w:instrText>
      </w:r>
      <w:r w:rsidRPr="00065302">
        <w:rPr>
          <w:rStyle w:val="Hyperlink"/>
        </w:rPr>
      </w:r>
      <w:r w:rsidRPr="00065302">
        <w:rPr>
          <w:rStyle w:val="Hyperlink"/>
        </w:rPr>
        <w:fldChar w:fldCharType="separate"/>
      </w:r>
      <w:r w:rsidR="009D1493">
        <w:t>Appendix D: DFDL Standard Encodings</w:t>
      </w:r>
      <w:r w:rsidRPr="00065302">
        <w:rPr>
          <w:rStyle w:val="Hyperlink"/>
        </w:rPr>
        <w:fldChar w:fldCharType="end"/>
      </w:r>
      <w:r>
        <w:t>.</w:t>
      </w:r>
    </w:p>
    <w:p w14:paraId="24FBCD24" w14:textId="77777777" w:rsidR="00B46A03" w:rsidRDefault="00B46A03" w:rsidP="00B46A03">
      <w:pPr>
        <w:rPr>
          <w:lang w:eastAsia="en-GB"/>
        </w:rPr>
      </w:pPr>
      <w:r>
        <w:t xml:space="preserve">Some implementations MAY include additional implementation-defined encodings which have other alignments. </w:t>
      </w:r>
    </w:p>
    <w:p w14:paraId="6AF994A0" w14:textId="77777777" w:rsidR="00B46A03" w:rsidRDefault="00B46A03" w:rsidP="00B46A03">
      <w:r>
        <w:t xml:space="preserve">Note the 16-bit and 32-bit Unicode character set encodings UTF-16, UTF-16BE, UTF-16LE, UTF-32, UTF-32BE, UTF-32LE, all have 8-bit/1-byte alignment. </w:t>
      </w:r>
    </w:p>
    <w:p w14:paraId="03C7A0F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118" w:name="_Toc347241481"/>
      <w:bookmarkStart w:id="4119" w:name="_Toc347744674"/>
      <w:bookmarkStart w:id="4120" w:name="_Toc348984457"/>
      <w:bookmarkStart w:id="4121" w:name="_Toc348984762"/>
      <w:bookmarkStart w:id="4122" w:name="_Toc349037925"/>
      <w:bookmarkStart w:id="4123" w:name="_Toc349038230"/>
      <w:bookmarkStart w:id="4124" w:name="_Toc349042723"/>
      <w:bookmarkStart w:id="4125" w:name="_Toc349642144"/>
      <w:bookmarkStart w:id="4126" w:name="_Toc351912721"/>
      <w:bookmarkStart w:id="4127" w:name="_Toc351914742"/>
      <w:bookmarkStart w:id="4128" w:name="_Toc351915208"/>
      <w:bookmarkStart w:id="4129" w:name="_Toc361231265"/>
      <w:bookmarkStart w:id="4130" w:name="_Toc361231791"/>
      <w:bookmarkStart w:id="4131" w:name="_Toc362445089"/>
      <w:bookmarkStart w:id="4132" w:name="_Toc363909011"/>
      <w:bookmarkStart w:id="4133" w:name="_Toc364463434"/>
      <w:bookmarkStart w:id="4134" w:name="_Toc366078032"/>
      <w:bookmarkStart w:id="4135" w:name="_Toc366078651"/>
      <w:bookmarkStart w:id="4136" w:name="_Toc366079636"/>
      <w:bookmarkStart w:id="4137" w:name="_Toc366080248"/>
      <w:bookmarkStart w:id="4138" w:name="_Toc366080857"/>
      <w:bookmarkStart w:id="4139" w:name="_Toc366505197"/>
      <w:bookmarkStart w:id="4140" w:name="_Toc366508566"/>
      <w:bookmarkStart w:id="4141" w:name="_Toc366513067"/>
      <w:bookmarkStart w:id="4142" w:name="_Toc366574256"/>
      <w:bookmarkStart w:id="4143" w:name="_Toc366578049"/>
      <w:bookmarkStart w:id="4144" w:name="_Toc366578643"/>
      <w:bookmarkStart w:id="4145" w:name="_Toc366579235"/>
      <w:bookmarkStart w:id="4146" w:name="_Toc366579826"/>
      <w:bookmarkStart w:id="4147" w:name="_Toc366580418"/>
      <w:bookmarkStart w:id="4148" w:name="_Toc366581009"/>
      <w:bookmarkStart w:id="4149" w:name="_Toc366581601"/>
      <w:bookmarkStart w:id="4150" w:name="_Toc184191986"/>
      <w:bookmarkStart w:id="4151" w:name="_Toc184210526"/>
      <w:bookmarkStart w:id="4152" w:name="_Toc184191987"/>
      <w:bookmarkStart w:id="4153" w:name="_Toc184210527"/>
      <w:bookmarkStart w:id="4154" w:name="_Toc184191988"/>
      <w:bookmarkStart w:id="4155" w:name="_Toc184210528"/>
      <w:bookmarkStart w:id="4156" w:name="_Toc62570147"/>
      <w:bookmarkStart w:id="4157" w:name="_Toc210216869"/>
      <w:bookmarkStart w:id="4158" w:name="_Toc219441001"/>
      <w:bookmarkStart w:id="4159" w:name="_Toc349042724"/>
      <w:bookmarkStart w:id="4160" w:name="_Ref362445719"/>
      <w:bookmarkStart w:id="4161" w:name="_Ref362445729"/>
      <w:bookmarkStart w:id="4162" w:name="_Toc177399083"/>
      <w:bookmarkStart w:id="4163" w:name="_Toc175057370"/>
      <w:bookmarkStart w:id="4164" w:name="_Toc199516308"/>
      <w:bookmarkStart w:id="4165" w:name="_Toc194983972"/>
      <w:bookmarkStart w:id="4166" w:name="_Toc243112820"/>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r>
        <w:rPr>
          <w:rFonts w:eastAsia="Times New Roman"/>
        </w:rPr>
        <w:lastRenderedPageBreak/>
        <w:t>Mandatory Alignment for Packed Decimal Data</w:t>
      </w:r>
      <w:bookmarkEnd w:id="4156"/>
      <w:bookmarkEnd w:id="4157"/>
      <w:bookmarkEnd w:id="4158"/>
    </w:p>
    <w:p w14:paraId="1C76A0F6" w14:textId="77777777" w:rsidR="00B46A03" w:rsidRDefault="00B46A03" w:rsidP="00404546">
      <w:pPr>
        <w:pStyle w:val="nobreak"/>
      </w:pPr>
      <w:r>
        <w:t>Packed decimal data is data with dfdl:binaryNumberRep</w:t>
      </w:r>
      <w:r>
        <w:rPr>
          <w:rStyle w:val="FootnoteReference"/>
        </w:rPr>
        <w:footnoteReference w:id="37"/>
      </w:r>
      <w:r>
        <w:t xml:space="preserve"> values of 'packed', 'ibm4690Packed' or 'bcd'. This representation stores a decimal digit in a 4 bit nibble. These nibbles must have a multiple of 4-bit alignment. It is a Schema Definition Error otherwise.</w:t>
      </w:r>
    </w:p>
    <w:p w14:paraId="0E09BB9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167" w:name="_Toc394673895"/>
      <w:bookmarkStart w:id="4168" w:name="_Toc396997418"/>
      <w:bookmarkStart w:id="4169" w:name="_Toc62570148"/>
      <w:bookmarkStart w:id="4170" w:name="_Toc210216870"/>
      <w:bookmarkStart w:id="4171" w:name="_Toc219441002"/>
      <w:r>
        <w:rPr>
          <w:rFonts w:eastAsia="Times New Roman"/>
        </w:rPr>
        <w:t>Example: AlignmentFill</w:t>
      </w:r>
      <w:bookmarkEnd w:id="4167"/>
      <w:bookmarkEnd w:id="4168"/>
      <w:bookmarkEnd w:id="4169"/>
      <w:bookmarkEnd w:id="4170"/>
      <w:bookmarkEnd w:id="4171"/>
    </w:p>
    <w:p w14:paraId="266D2DA6" w14:textId="77777777" w:rsidR="00B46A03" w:rsidRDefault="00B46A03" w:rsidP="00B46A03">
      <w:pPr>
        <w:keepNext/>
        <w:rPr>
          <w:szCs w:val="24"/>
        </w:rPr>
      </w:pPr>
      <w:r>
        <w:rPr>
          <w:szCs w:val="24"/>
        </w:rPr>
        <w:t xml:space="preserve">When dfdl:alignmentUnits is 'bits', and the dfdl:alignment is not a multiple of 8, then the dfdl:bitOrder property affects the alignment by controlling which bits are skipped as part of the grammar </w:t>
      </w:r>
      <w:r>
        <w:rPr>
          <w:b/>
          <w:i/>
          <w:szCs w:val="24"/>
        </w:rPr>
        <w:t>AlignmentFill</w:t>
      </w:r>
      <w:r>
        <w:rPr>
          <w:szCs w:val="24"/>
        </w:rPr>
        <w:t xml:space="preserve"> region. </w:t>
      </w:r>
    </w:p>
    <w:p w14:paraId="457D04D5" w14:textId="77777777" w:rsidR="00B46A03" w:rsidRDefault="00B46A03" w:rsidP="00B46A03">
      <w:r>
        <w:t xml:space="preserve">In general, the </w:t>
      </w:r>
      <w:r>
        <w:rPr>
          <w:b/>
          <w:i/>
        </w:rPr>
        <w:t>AlignmentFill</w:t>
      </w:r>
      <w:r>
        <w:t xml:space="preserve"> region is </w:t>
      </w:r>
      <w:r>
        <w:rPr>
          <w:i/>
        </w:rPr>
        <w:t>before</w:t>
      </w:r>
      <w:r>
        <w:t xml:space="preserve"> the regions it is aligning, and within a byte, the meaning of </w:t>
      </w:r>
      <w:r>
        <w:rPr>
          <w:i/>
        </w:rPr>
        <w:t>'before'</w:t>
      </w:r>
      <w:r>
        <w:t xml:space="preserve"> is interpreted with respect to the dfdl:bitOrder.</w:t>
      </w:r>
    </w:p>
    <w:p w14:paraId="682F3CD0" w14:textId="77777777" w:rsidR="00B46A03" w:rsidRDefault="00B46A03" w:rsidP="00B46A03">
      <w:r>
        <w:t xml:space="preserve">When dfdl:bitOrder is 'mostSignificantBitFirst', then bits with more significance are before bits with less significance, so the </w:t>
      </w:r>
      <w:r>
        <w:rPr>
          <w:b/>
          <w:i/>
        </w:rPr>
        <w:t>AlignmentFill</w:t>
      </w:r>
      <w:r>
        <w:t xml:space="preserve"> region occupies the most significant bits of the byte. </w:t>
      </w:r>
    </w:p>
    <w:p w14:paraId="773CE4CE" w14:textId="77777777" w:rsidR="00B46A03" w:rsidRDefault="00B46A03" w:rsidP="00B46A03">
      <w:r>
        <w:t xml:space="preserve">When dfdl:bitOrder is 'leastSignificantBitFirst', then bits with less significance are before bits with more significance, so the </w:t>
      </w:r>
      <w:r>
        <w:rPr>
          <w:b/>
          <w:i/>
        </w:rPr>
        <w:t>AlignmentFill</w:t>
      </w:r>
      <w:r>
        <w:t xml:space="preserve"> region occupies the least significant bits of the byte. </w:t>
      </w:r>
    </w:p>
    <w:p w14:paraId="7622AC97" w14:textId="77777777" w:rsidR="00B46A03" w:rsidRDefault="00B46A03" w:rsidP="00B46A03">
      <w:r>
        <w:t xml:space="preserve">Consider a structure of 2 logical elements. Assume the length and alignment units are bits. (dfdl:lengthUnits='bits', dfdl:alignmentUnits='bits'), and that the data is binary with twos-complement binary integers (dfdl:representation='binary', dfdl:binaryNumberRep='binary'), and assume the data is at the beginning of the data stream. </w:t>
      </w:r>
    </w:p>
    <w:p w14:paraId="2B442381"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0070C0"/>
          <w:sz w:val="18"/>
          <w:lang w:eastAsia="en-GB"/>
        </w:rPr>
      </w:pPr>
      <w:r>
        <w:rPr>
          <w:rFonts w:ascii="Courier New" w:hAnsi="Courier New" w:cs="Courier New"/>
          <w:noProof/>
          <w:color w:val="0070C0"/>
          <w:sz w:val="18"/>
          <w:lang w:eastAsia="en-GB"/>
        </w:rPr>
        <w:t xml:space="preserve">&lt;element name="A" type="xs:int" dfdl:length="2" dfdl:alignment='8'/&gt; </w:t>
      </w:r>
    </w:p>
    <w:p w14:paraId="7012CF12"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0070C0"/>
          <w:sz w:val="18"/>
          <w:lang w:eastAsia="en-GB"/>
        </w:rPr>
      </w:pPr>
      <w:r>
        <w:rPr>
          <w:rFonts w:ascii="Courier New" w:hAnsi="Courier New" w:cs="Courier New"/>
          <w:noProof/>
          <w:color w:val="0070C0"/>
          <w:sz w:val="18"/>
          <w:lang w:eastAsia="en-GB"/>
        </w:rPr>
        <w:t>&lt;!-- having value 1 --&gt;</w:t>
      </w:r>
    </w:p>
    <w:p w14:paraId="1C9EE31F"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FF0000"/>
          <w:sz w:val="18"/>
          <w:lang w:eastAsia="en-GB"/>
        </w:rPr>
      </w:pPr>
      <w:r>
        <w:rPr>
          <w:rFonts w:ascii="Courier New" w:hAnsi="Courier New" w:cs="Courier New"/>
          <w:noProof/>
          <w:color w:val="FF0000"/>
          <w:sz w:val="18"/>
          <w:lang w:eastAsia="en-GB"/>
        </w:rPr>
        <w:t>&lt;element name="B" type="xs:int" dfdl:length="4" dfdl:alignment='4'/&gt;</w:t>
      </w:r>
    </w:p>
    <w:p w14:paraId="167BE039"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color w:val="FF0000"/>
          <w:sz w:val="18"/>
          <w:lang w:eastAsia="en-GB"/>
        </w:rPr>
      </w:pPr>
      <w:r>
        <w:rPr>
          <w:rFonts w:ascii="Courier New" w:hAnsi="Courier New" w:cs="Courier New"/>
          <w:noProof/>
          <w:color w:val="FF0000"/>
          <w:sz w:val="18"/>
          <w:lang w:eastAsia="en-GB"/>
        </w:rPr>
        <w:t>&lt;!-- having value 5 --&gt;</w:t>
      </w:r>
    </w:p>
    <w:p w14:paraId="2955BAE2" w14:textId="77777777" w:rsidR="00B46A03" w:rsidRDefault="00B46A03" w:rsidP="00B46A03">
      <w:r>
        <w:t>The above are colorized to highlight the corresponding bits in the data below. The total length due to the alignment region appearing before element 'B' is 8 bits.</w:t>
      </w:r>
    </w:p>
    <w:p w14:paraId="58EF3137" w14:textId="77777777" w:rsidR="00B46A03" w:rsidRDefault="00B46A03" w:rsidP="00B46A03">
      <w:r>
        <w:t>In a format where dfdl:bitOrder is 'mostSignificantBitFirst' the data can be visualized as:</w:t>
      </w:r>
    </w:p>
    <w:p w14:paraId="6B3FDEE6"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01</w:t>
      </w:r>
      <w:r>
        <w:rPr>
          <w:rFonts w:ascii="Courier New" w:hAnsi="Courier New" w:cs="Courier New"/>
          <w:noProof/>
          <w:color w:val="00B050"/>
          <w:sz w:val="18"/>
          <w:lang w:eastAsia="en-GB"/>
        </w:rPr>
        <w:t>00</w:t>
      </w:r>
      <w:r>
        <w:rPr>
          <w:rFonts w:ascii="Courier New" w:hAnsi="Courier New" w:cs="Courier New"/>
          <w:noProof/>
          <w:color w:val="FF0000"/>
          <w:sz w:val="18"/>
          <w:lang w:eastAsia="en-GB"/>
        </w:rPr>
        <w:t>0101</w:t>
      </w:r>
    </w:p>
    <w:p w14:paraId="0C57082E"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AA</w:t>
      </w:r>
      <w:r>
        <w:rPr>
          <w:rFonts w:ascii="Courier New" w:hAnsi="Courier New" w:cs="Courier New"/>
          <w:noProof/>
          <w:color w:val="00B050"/>
          <w:sz w:val="18"/>
          <w:lang w:eastAsia="en-GB"/>
        </w:rPr>
        <w:t>xx</w:t>
      </w:r>
      <w:r>
        <w:rPr>
          <w:rFonts w:ascii="Courier New" w:hAnsi="Courier New" w:cs="Courier New"/>
          <w:noProof/>
          <w:color w:val="FF0000"/>
          <w:sz w:val="18"/>
          <w:lang w:eastAsia="en-GB"/>
        </w:rPr>
        <w:t xml:space="preserve">BBBB </w:t>
      </w:r>
    </w:p>
    <w:p w14:paraId="01E19279"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Significance  M      L</w:t>
      </w:r>
    </w:p>
    <w:p w14:paraId="45BCE38E"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Bit Position  </w:t>
      </w:r>
      <w:r>
        <w:rPr>
          <w:rFonts w:ascii="Courier New" w:hAnsi="Courier New" w:cs="Courier New"/>
          <w:noProof/>
          <w:color w:val="00B0F0"/>
          <w:sz w:val="18"/>
          <w:lang w:eastAsia="en-GB"/>
        </w:rPr>
        <w:t>12</w:t>
      </w:r>
      <w:r>
        <w:rPr>
          <w:rFonts w:ascii="Courier New" w:hAnsi="Courier New" w:cs="Courier New"/>
          <w:noProof/>
          <w:color w:val="00B050"/>
          <w:sz w:val="18"/>
          <w:lang w:eastAsia="en-GB"/>
        </w:rPr>
        <w:t>34</w:t>
      </w:r>
      <w:r>
        <w:rPr>
          <w:rFonts w:ascii="Courier New" w:hAnsi="Courier New" w:cs="Courier New"/>
          <w:noProof/>
          <w:color w:val="FF0000"/>
          <w:sz w:val="18"/>
          <w:lang w:eastAsia="en-GB"/>
        </w:rPr>
        <w:t>5678</w:t>
      </w:r>
    </w:p>
    <w:p w14:paraId="7A728FE2" w14:textId="77777777" w:rsidR="00B46A03" w:rsidRDefault="00B46A03" w:rsidP="00B46A03">
      <w:r>
        <w:t xml:space="preserve">In the above, the </w:t>
      </w:r>
      <w:r>
        <w:rPr>
          <w:b/>
          <w:i/>
        </w:rPr>
        <w:t>AlignmentFill</w:t>
      </w:r>
      <w:r>
        <w:t xml:space="preserve"> region is marked with 'x' characters and contains all 0 bit values.</w:t>
      </w:r>
    </w:p>
    <w:p w14:paraId="1806C505" w14:textId="77777777" w:rsidR="00B46A03" w:rsidRDefault="00B46A03" w:rsidP="00B46A03">
      <w:r>
        <w:t xml:space="preserve">In a format where dfdl:bitOrder is 'leastSignificantBitFirst' the presentation is different: </w:t>
      </w:r>
    </w:p>
    <w:p w14:paraId="56C1044B"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w:t>
      </w:r>
      <w:r>
        <w:rPr>
          <w:rFonts w:ascii="Courier New" w:hAnsi="Courier New" w:cs="Courier New"/>
          <w:noProof/>
          <w:color w:val="FF0000"/>
          <w:sz w:val="18"/>
          <w:lang w:eastAsia="en-GB"/>
        </w:rPr>
        <w:t>0101</w:t>
      </w:r>
      <w:r>
        <w:rPr>
          <w:rFonts w:ascii="Courier New" w:hAnsi="Courier New" w:cs="Courier New"/>
          <w:noProof/>
          <w:color w:val="00B050"/>
          <w:sz w:val="18"/>
          <w:lang w:eastAsia="en-GB"/>
        </w:rPr>
        <w:t>00</w:t>
      </w:r>
      <w:r>
        <w:rPr>
          <w:rFonts w:ascii="Courier New" w:hAnsi="Courier New" w:cs="Courier New"/>
          <w:noProof/>
          <w:color w:val="0070C0"/>
          <w:sz w:val="18"/>
          <w:lang w:eastAsia="en-GB"/>
        </w:rPr>
        <w:t>01</w:t>
      </w:r>
    </w:p>
    <w:p w14:paraId="45CE82EB"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color w:val="0070C0"/>
          <w:sz w:val="18"/>
          <w:lang w:eastAsia="en-GB"/>
        </w:rPr>
        <w:t xml:space="preserve">              </w:t>
      </w:r>
      <w:r>
        <w:rPr>
          <w:rFonts w:ascii="Courier New" w:hAnsi="Courier New" w:cs="Courier New"/>
          <w:noProof/>
          <w:color w:val="FF0000"/>
          <w:sz w:val="18"/>
          <w:lang w:eastAsia="en-GB"/>
        </w:rPr>
        <w:t>BBBB</w:t>
      </w:r>
      <w:r>
        <w:rPr>
          <w:rFonts w:ascii="Courier New" w:hAnsi="Courier New" w:cs="Courier New"/>
          <w:noProof/>
          <w:color w:val="00B050"/>
          <w:sz w:val="18"/>
          <w:lang w:eastAsia="en-GB"/>
        </w:rPr>
        <w:t>xx</w:t>
      </w:r>
      <w:r>
        <w:rPr>
          <w:rFonts w:ascii="Courier New" w:hAnsi="Courier New" w:cs="Courier New"/>
          <w:noProof/>
          <w:color w:val="0070C0"/>
          <w:sz w:val="18"/>
          <w:lang w:eastAsia="en-GB"/>
        </w:rPr>
        <w:t>AA</w:t>
      </w:r>
    </w:p>
    <w:p w14:paraId="1E814AC3"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Significance  M      L</w:t>
      </w:r>
    </w:p>
    <w:p w14:paraId="611DE910"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Bit Position  </w:t>
      </w:r>
      <w:r>
        <w:rPr>
          <w:rFonts w:ascii="Courier New" w:hAnsi="Courier New" w:cs="Courier New"/>
          <w:noProof/>
          <w:color w:val="FF0000"/>
          <w:sz w:val="18"/>
          <w:lang w:eastAsia="en-GB"/>
        </w:rPr>
        <w:t>8765</w:t>
      </w:r>
      <w:r>
        <w:rPr>
          <w:rFonts w:ascii="Courier New" w:hAnsi="Courier New" w:cs="Courier New"/>
          <w:noProof/>
          <w:color w:val="00B050"/>
          <w:sz w:val="18"/>
          <w:lang w:eastAsia="en-GB"/>
        </w:rPr>
        <w:t>43</w:t>
      </w:r>
      <w:r>
        <w:rPr>
          <w:rFonts w:ascii="Courier New" w:hAnsi="Courier New" w:cs="Courier New"/>
          <w:noProof/>
          <w:color w:val="00B0F0"/>
          <w:sz w:val="18"/>
          <w:lang w:eastAsia="en-GB"/>
        </w:rPr>
        <w:t>21</w:t>
      </w:r>
    </w:p>
    <w:p w14:paraId="5382FCED" w14:textId="77777777" w:rsidR="00B46A03" w:rsidRDefault="00B46A03" w:rsidP="00B46A03">
      <w:r>
        <w:t xml:space="preserve">In the above the </w:t>
      </w:r>
      <w:r>
        <w:rPr>
          <w:b/>
          <w:i/>
        </w:rPr>
        <w:t>AlignmentFill</w:t>
      </w:r>
      <w:r>
        <w:t xml:space="preserve"> region still appears before element 'B', and in this case that is in less significant bits of the byte than the bits of content of element 'B', and these bits are displayed to the right of the bits of element 'B'. </w:t>
      </w:r>
    </w:p>
    <w:p w14:paraId="632E027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172" w:name="_Ref38544226"/>
      <w:bookmarkStart w:id="4173" w:name="_Ref38544219"/>
      <w:bookmarkStart w:id="4174" w:name="_Ref38541465"/>
      <w:bookmarkStart w:id="4175" w:name="_Ref38541453"/>
      <w:bookmarkStart w:id="4176" w:name="_Toc62570149"/>
      <w:bookmarkStart w:id="4177" w:name="_Toc210216871"/>
      <w:bookmarkStart w:id="4178" w:name="_Toc219441003"/>
      <w:r>
        <w:t>Properties for Specifying Delimiters</w:t>
      </w:r>
      <w:bookmarkEnd w:id="4159"/>
      <w:bookmarkEnd w:id="4160"/>
      <w:bookmarkEnd w:id="4161"/>
      <w:bookmarkEnd w:id="4172"/>
      <w:bookmarkEnd w:id="4173"/>
      <w:bookmarkEnd w:id="4174"/>
      <w:bookmarkEnd w:id="4175"/>
      <w:bookmarkEnd w:id="4176"/>
      <w:bookmarkEnd w:id="4177"/>
      <w:bookmarkEnd w:id="4178"/>
      <w:r>
        <w:t xml:space="preserve"> </w:t>
      </w:r>
      <w:bookmarkEnd w:id="4162"/>
      <w:bookmarkEnd w:id="4163"/>
      <w:bookmarkEnd w:id="4164"/>
      <w:bookmarkEnd w:id="4165"/>
      <w:bookmarkEnd w:id="4166"/>
    </w:p>
    <w:p w14:paraId="77206391" w14:textId="77777777" w:rsidR="00B46A03" w:rsidRDefault="00B46A03" w:rsidP="00404546">
      <w:pPr>
        <w:pStyle w:val="nobreak"/>
      </w:pPr>
      <w:r>
        <w:t>The following properties apply to all objects that use text delimiters to delimit, that is, to initiate and/or terminate data. Delimiters can apply to binary data; however, they are most often called 'text' delimiters because the concept is much more commonly used for textual data formats.</w:t>
      </w:r>
    </w:p>
    <w:p w14:paraId="3098AC8F" w14:textId="3C0980D0" w:rsidR="00B46A03" w:rsidRDefault="00B46A03" w:rsidP="00B46A03">
      <w:pPr>
        <w:keepNext/>
        <w:rPr>
          <w:rFonts w:eastAsia="Arial Unicode MS"/>
          <w:lang w:eastAsia="en-GB"/>
        </w:rPr>
      </w:pPr>
      <w:r>
        <w:rPr>
          <w:rFonts w:eastAsia="Arial Unicode MS"/>
          <w:lang w:eastAsia="en-GB"/>
        </w:rPr>
        <w:lastRenderedPageBreak/>
        <w:t>When parsing, there can be multiple</w:t>
      </w:r>
      <w:r>
        <w:rPr>
          <w:rFonts w:eastAsia="Arial"/>
          <w:lang w:eastAsia="en-GB"/>
        </w:rPr>
        <w:t xml:space="preserve"> delimiter </w:t>
      </w:r>
      <w:r>
        <w:rPr>
          <w:rFonts w:eastAsia="Arial Unicode MS"/>
          <w:lang w:eastAsia="en-GB"/>
        </w:rPr>
        <w:t xml:space="preserve">candidates to be matched against the data stream. The matching is performed in a </w:t>
      </w:r>
      <w:r>
        <w:rPr>
          <w:rFonts w:eastAsia="Arial Unicode MS"/>
          <w:i/>
          <w:iCs/>
          <w:lang w:eastAsia="en-GB"/>
        </w:rPr>
        <w:t>longest-match preferred</w:t>
      </w:r>
      <w:r>
        <w:rPr>
          <w:rFonts w:eastAsia="Arial Unicode MS"/>
          <w:lang w:eastAsia="en-GB"/>
        </w:rPr>
        <w:t xml:space="preserve"> manner. That is, </w:t>
      </w:r>
      <w:r>
        <w:rPr>
          <w:rFonts w:eastAsia="Arial"/>
          <w:lang w:eastAsia="en-GB"/>
        </w:rPr>
        <w:t xml:space="preserve">each of the </w:t>
      </w:r>
      <w:r>
        <w:rPr>
          <w:rFonts w:eastAsia="Arial Unicode MS"/>
          <w:lang w:eastAsia="en-GB"/>
        </w:rPr>
        <w:t>delimiter candidates is matched against the data, taking the longest match possible for that candidate. Then across all the delimiter candidates, the one with the longest match is the one that is selected as having been found.</w:t>
      </w:r>
      <w:r>
        <w:rPr>
          <w:rFonts w:eastAsia="Arial"/>
          <w:lang w:eastAsia="en-GB"/>
        </w:rPr>
        <w:t xml:space="preserve"> </w:t>
      </w:r>
      <w:r>
        <w:rPr>
          <w:rFonts w:eastAsia="Arial Unicode MS"/>
          <w:lang w:eastAsia="en-GB"/>
        </w:rPr>
        <w:t>Once</w:t>
      </w:r>
      <w:r>
        <w:rPr>
          <w:rFonts w:eastAsia="Arial"/>
          <w:lang w:eastAsia="en-GB"/>
        </w:rPr>
        <w:t xml:space="preserve"> </w:t>
      </w:r>
      <w:r>
        <w:rPr>
          <w:rFonts w:eastAsia="Arial Unicode MS"/>
          <w:lang w:eastAsia="en-GB"/>
        </w:rPr>
        <w:t>a</w:t>
      </w:r>
      <w:r>
        <w:rPr>
          <w:rFonts w:eastAsia="Arial"/>
          <w:lang w:eastAsia="en-GB"/>
        </w:rPr>
        <w:t xml:space="preserve"> </w:t>
      </w:r>
      <w:r>
        <w:rPr>
          <w:rFonts w:eastAsia="Arial Unicode MS"/>
          <w:lang w:eastAsia="en-GB"/>
        </w:rPr>
        <w:t>matching delimiter</w:t>
      </w:r>
      <w:r>
        <w:rPr>
          <w:rFonts w:eastAsia="Arial"/>
          <w:lang w:eastAsia="en-GB"/>
        </w:rPr>
        <w:t xml:space="preserve"> </w:t>
      </w:r>
      <w:r>
        <w:rPr>
          <w:rFonts w:eastAsia="Arial Unicode MS"/>
          <w:lang w:eastAsia="en-GB"/>
        </w:rPr>
        <w:t>is</w:t>
      </w:r>
      <w:r>
        <w:rPr>
          <w:rFonts w:eastAsia="Arial"/>
          <w:lang w:eastAsia="en-GB"/>
        </w:rPr>
        <w:t xml:space="preserve"> </w:t>
      </w:r>
      <w:r>
        <w:rPr>
          <w:rFonts w:eastAsia="Arial Unicode MS"/>
          <w:lang w:eastAsia="en-GB"/>
        </w:rPr>
        <w:t>found,</w:t>
      </w:r>
      <w:r>
        <w:rPr>
          <w:rFonts w:eastAsia="Arial"/>
          <w:lang w:eastAsia="en-GB"/>
        </w:rPr>
        <w:t xml:space="preserve"> </w:t>
      </w:r>
      <w:r>
        <w:rPr>
          <w:rFonts w:eastAsia="Arial Unicode MS"/>
          <w:lang w:eastAsia="en-GB"/>
        </w:rPr>
        <w:t>no</w:t>
      </w:r>
      <w:r>
        <w:rPr>
          <w:rFonts w:eastAsia="Arial"/>
          <w:lang w:eastAsia="en-GB"/>
        </w:rPr>
        <w:t xml:space="preserve"> </w:t>
      </w:r>
      <w:r>
        <w:rPr>
          <w:rFonts w:eastAsia="Arial Unicode MS"/>
          <w:lang w:eastAsia="en-GB"/>
        </w:rPr>
        <w:t>other</w:t>
      </w:r>
      <w:r>
        <w:rPr>
          <w:rFonts w:eastAsia="Arial"/>
          <w:lang w:eastAsia="en-GB"/>
        </w:rPr>
        <w:t xml:space="preserve"> </w:t>
      </w:r>
      <w:r>
        <w:rPr>
          <w:lang w:eastAsia="en-GB"/>
        </w:rPr>
        <w:t>matches</w:t>
      </w:r>
      <w:r>
        <w:rPr>
          <w:rFonts w:eastAsia="Arial"/>
          <w:lang w:eastAsia="en-GB"/>
        </w:rPr>
        <w:t xml:space="preserve"> </w:t>
      </w:r>
      <w:r>
        <w:rPr>
          <w:lang w:eastAsia="en-GB"/>
        </w:rPr>
        <w:t>are</w:t>
      </w:r>
      <w:r>
        <w:rPr>
          <w:rFonts w:eastAsia="Arial"/>
          <w:lang w:eastAsia="en-GB"/>
        </w:rPr>
        <w:t xml:space="preserve"> </w:t>
      </w:r>
      <w:r>
        <w:rPr>
          <w:rFonts w:eastAsia="Arial Unicode MS"/>
          <w:lang w:eastAsia="en-GB"/>
        </w:rPr>
        <w:t>subsequently</w:t>
      </w:r>
      <w:r>
        <w:rPr>
          <w:rFonts w:eastAsia="Arial"/>
          <w:lang w:eastAsia="en-GB"/>
        </w:rPr>
        <w:t xml:space="preserve"> </w:t>
      </w:r>
      <w:r>
        <w:rPr>
          <w:rFonts w:eastAsia="Arial Unicode MS"/>
          <w:lang w:eastAsia="en-GB"/>
        </w:rPr>
        <w:t>attempted</w:t>
      </w:r>
      <w:r>
        <w:rPr>
          <w:rFonts w:eastAsia="Arial"/>
          <w:lang w:eastAsia="en-GB"/>
        </w:rPr>
        <w:t xml:space="preserve"> </w:t>
      </w:r>
      <w:r>
        <w:rPr>
          <w:rFonts w:eastAsia="Arial Unicode MS"/>
          <w:lang w:eastAsia="en-GB"/>
        </w:rPr>
        <w:t>(i.e.,</w:t>
      </w:r>
      <w:r>
        <w:rPr>
          <w:rFonts w:eastAsia="Arial"/>
          <w:lang w:eastAsia="en-GB"/>
        </w:rPr>
        <w:t xml:space="preserve"> </w:t>
      </w:r>
      <w:r>
        <w:rPr>
          <w:rFonts w:eastAsia="Arial Unicode MS"/>
          <w:lang w:eastAsia="en-GB"/>
        </w:rPr>
        <w:t>there</w:t>
      </w:r>
      <w:r>
        <w:rPr>
          <w:rFonts w:eastAsia="Arial"/>
          <w:lang w:eastAsia="en-GB"/>
        </w:rPr>
        <w:t xml:space="preserve"> </w:t>
      </w:r>
      <w:r>
        <w:rPr>
          <w:rFonts w:eastAsia="Arial Unicode MS"/>
          <w:lang w:eastAsia="en-GB"/>
        </w:rPr>
        <w:t>is</w:t>
      </w:r>
      <w:r>
        <w:rPr>
          <w:rFonts w:eastAsia="Arial"/>
          <w:lang w:eastAsia="en-GB"/>
        </w:rPr>
        <w:t xml:space="preserve"> </w:t>
      </w:r>
      <w:r>
        <w:rPr>
          <w:rFonts w:eastAsia="Arial Unicode MS"/>
          <w:lang w:eastAsia="en-GB"/>
        </w:rPr>
        <w:t>no</w:t>
      </w:r>
      <w:r>
        <w:rPr>
          <w:rFonts w:eastAsia="Arial"/>
          <w:lang w:eastAsia="en-GB"/>
        </w:rPr>
        <w:t xml:space="preserve"> </w:t>
      </w:r>
      <w:r>
        <w:rPr>
          <w:rFonts w:eastAsia="Arial Unicode MS"/>
          <w:lang w:eastAsia="en-GB"/>
        </w:rPr>
        <w:t xml:space="preserve">backtracking to try shorter matches.) Additional details on the matching of DFDL String Literals are given in </w:t>
      </w:r>
      <w:r w:rsidRPr="00065302">
        <w:rPr>
          <w:rStyle w:val="Hyperlink"/>
          <w:rFonts w:eastAsia="Arial Unicode MS"/>
        </w:rPr>
        <w:fldChar w:fldCharType="begin"/>
      </w:r>
      <w:r w:rsidRPr="00065302">
        <w:rPr>
          <w:rStyle w:val="Hyperlink"/>
          <w:rFonts w:eastAsia="Arial Unicode MS"/>
        </w:rPr>
        <w:instrText xml:space="preserve"> REF _Ref39067581 \h </w:instrText>
      </w:r>
      <w:r w:rsidRPr="00065302">
        <w:rPr>
          <w:rStyle w:val="Hyperlink"/>
          <w:rFonts w:eastAsia="Arial Unicode MS"/>
        </w:rPr>
      </w:r>
      <w:r w:rsidRPr="00065302">
        <w:rPr>
          <w:rStyle w:val="Hyperlink"/>
          <w:rFonts w:eastAsia="Arial Unicode MS"/>
        </w:rPr>
        <w:fldChar w:fldCharType="separate"/>
      </w:r>
      <w:r w:rsidR="009D1493">
        <w:t>Appendix C: Processing of DFDL String literals</w:t>
      </w:r>
      <w:r w:rsidRPr="00065302">
        <w:rPr>
          <w:rStyle w:val="Hyperlink"/>
          <w:rFonts w:eastAsia="Arial Unicode MS"/>
        </w:rPr>
        <w:fldChar w:fldCharType="end"/>
      </w:r>
      <w:r>
        <w:rPr>
          <w:rFonts w:eastAsia="Arial Unicode MS"/>
          <w:lang w:eastAsia="en-GB"/>
        </w:rPr>
        <w:t>.</w:t>
      </w:r>
    </w:p>
    <w:tbl>
      <w:tblPr>
        <w:tblStyle w:val="Table"/>
        <w:tblW w:w="5000" w:type="pct"/>
        <w:tblInd w:w="0" w:type="dxa"/>
        <w:tblLook w:val="0020" w:firstRow="1" w:lastRow="0" w:firstColumn="0" w:lastColumn="0" w:noHBand="0" w:noVBand="0"/>
      </w:tblPr>
      <w:tblGrid>
        <w:gridCol w:w="4034"/>
        <w:gridCol w:w="6160"/>
      </w:tblGrid>
      <w:tr w:rsidR="00B46A03" w14:paraId="52693EBF" w14:textId="77777777" w:rsidTr="007B6A01">
        <w:trPr>
          <w:cnfStyle w:val="100000000000" w:firstRow="1" w:lastRow="0" w:firstColumn="0" w:lastColumn="0" w:oddVBand="0" w:evenVBand="0" w:oddHBand="0" w:evenHBand="0" w:firstRowFirstColumn="0" w:firstRowLastColumn="0" w:lastRowFirstColumn="0" w:lastRowLastColumn="0"/>
        </w:trPr>
        <w:tc>
          <w:tcPr>
            <w:tcW w:w="0" w:type="auto"/>
            <w:hideMark/>
          </w:tcPr>
          <w:p w14:paraId="6C20BF97" w14:textId="77777777" w:rsidR="00B46A03" w:rsidRPr="00E276B6" w:rsidRDefault="00B46A03" w:rsidP="007B6A01">
            <w:pPr>
              <w:keepNext/>
              <w:jc w:val="left"/>
              <w:rPr>
                <w:rFonts w:ascii="Cambria" w:hAnsi="Cambria"/>
              </w:rPr>
            </w:pPr>
            <w:r w:rsidRPr="00E276B6">
              <w:rPr>
                <w:rFonts w:ascii="Cambria" w:hAnsi="Cambria"/>
              </w:rPr>
              <w:t>Property Name</w:t>
            </w:r>
          </w:p>
        </w:tc>
        <w:tc>
          <w:tcPr>
            <w:tcW w:w="0" w:type="auto"/>
            <w:hideMark/>
          </w:tcPr>
          <w:p w14:paraId="3F62F54C" w14:textId="77777777" w:rsidR="00B46A03" w:rsidRPr="00E276B6" w:rsidRDefault="00B46A03" w:rsidP="007B6A01">
            <w:pPr>
              <w:keepNext/>
              <w:jc w:val="left"/>
              <w:rPr>
                <w:rFonts w:ascii="Cambria" w:hAnsi="Cambria"/>
              </w:rPr>
            </w:pPr>
            <w:r w:rsidRPr="00E276B6">
              <w:rPr>
                <w:rFonts w:ascii="Cambria" w:hAnsi="Cambria"/>
              </w:rPr>
              <w:t>Description</w:t>
            </w:r>
          </w:p>
        </w:tc>
      </w:tr>
      <w:tr w:rsidR="00B46A03" w14:paraId="18ECE116"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2A9912EF" w14:textId="77777777" w:rsidR="00B46A03" w:rsidRPr="00E276B6" w:rsidRDefault="00B46A03" w:rsidP="007B6A01">
            <w:pPr>
              <w:jc w:val="left"/>
              <w:rPr>
                <w:rFonts w:ascii="Cambria" w:hAnsi="Cambria"/>
              </w:rPr>
            </w:pPr>
            <w:r w:rsidRPr="00E276B6">
              <w:rPr>
                <w:rFonts w:ascii="Cambria" w:hAnsi="Cambria"/>
              </w:rPr>
              <w:t>initiator</w:t>
            </w:r>
          </w:p>
        </w:tc>
        <w:tc>
          <w:tcPr>
            <w:tcW w:w="0" w:type="auto"/>
            <w:tcBorders>
              <w:top w:val="single" w:sz="4" w:space="0" w:color="auto"/>
              <w:left w:val="single" w:sz="4" w:space="0" w:color="auto"/>
              <w:bottom w:val="single" w:sz="4" w:space="0" w:color="auto"/>
              <w:right w:val="single" w:sz="4" w:space="0" w:color="auto"/>
            </w:tcBorders>
            <w:hideMark/>
          </w:tcPr>
          <w:p w14:paraId="4D7823BB" w14:textId="77777777" w:rsidR="00B46A03" w:rsidRDefault="00B46A03" w:rsidP="007B6A01">
            <w:pPr>
              <w:pStyle w:val="TableContents"/>
              <w:keepNext/>
            </w:pPr>
            <w:r>
              <w:t>List of DFDL String Literals or DFDL Expression</w:t>
            </w:r>
          </w:p>
          <w:p w14:paraId="14FF8CA9"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Specifies an ordered whitespace separated list of alternative DFDL String Literals one of which marks the beginning of the element or group of elements.</w:t>
            </w:r>
          </w:p>
          <w:p w14:paraId="2AC3ED10"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This property can be computed by way of an expression which returns a string containing a whitespace separated list of </w:t>
            </w:r>
            <w:r w:rsidRPr="00E276B6">
              <w:rPr>
                <w:rFonts w:ascii="Cambria" w:eastAsia="MS Mincho" w:hAnsi="Cambria"/>
              </w:rPr>
              <w:t>DFDL String Literals</w:t>
            </w:r>
            <w:r w:rsidRPr="00E276B6">
              <w:rPr>
                <w:rFonts w:ascii="Cambria" w:eastAsia="Arial Unicode MS" w:hAnsi="Cambria"/>
              </w:rPr>
              <w:t xml:space="preserve">.  The expression must not contain forward references to elements which have not yet been processed. </w:t>
            </w:r>
            <w:r w:rsidRPr="00E276B6">
              <w:rPr>
                <w:rFonts w:ascii="Cambria" w:hAnsi="Cambria"/>
              </w:rPr>
              <w:t>It is not permitted for an expression to return an empty string or a string containing only whitespace. That is a Schema Definition Error.</w:t>
            </w:r>
          </w:p>
          <w:p w14:paraId="396A4519"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Each string literal in the list, whether apparent in the schema, or returned as the value of an expression, is restricted to allow only certain kinds of DFDL String Literal syntax:</w:t>
            </w:r>
          </w:p>
          <w:p w14:paraId="3CE99218" w14:textId="77777777" w:rsidR="00B46A03" w:rsidRPr="00E276B6" w:rsidRDefault="00B46A03" w:rsidP="007B6A01">
            <w:pPr>
              <w:pStyle w:val="ListParagraph"/>
              <w:numPr>
                <w:ilvl w:val="0"/>
                <w:numId w:val="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entities are allowed.</w:t>
            </w:r>
          </w:p>
          <w:p w14:paraId="67967D88" w14:textId="77777777" w:rsidR="00B46A03" w:rsidRPr="00E276B6" w:rsidRDefault="00B46A03" w:rsidP="007B6A01">
            <w:pPr>
              <w:pStyle w:val="ListParagraph"/>
              <w:numPr>
                <w:ilvl w:val="0"/>
                <w:numId w:val="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Byte Value entities ( %#rXX; ) are allowed.</w:t>
            </w:r>
          </w:p>
          <w:p w14:paraId="135AA9F1" w14:textId="77777777" w:rsidR="00B46A03" w:rsidRPr="00E276B6" w:rsidRDefault="00B46A03" w:rsidP="007B6A01">
            <w:pPr>
              <w:pStyle w:val="ListParagraph"/>
              <w:numPr>
                <w:ilvl w:val="0"/>
                <w:numId w:val="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DFDL Character Classes NL, WSP, WSP+, WSP*, and ES are allowed. </w:t>
            </w:r>
          </w:p>
          <w:p w14:paraId="18364CBC" w14:textId="77777777" w:rsidR="00B46A03" w:rsidRPr="00E276B6" w:rsidRDefault="00B46A03" w:rsidP="007B6A01">
            <w:pPr>
              <w:pStyle w:val="ListParagraph"/>
              <w:numPr>
                <w:ilvl w:val="0"/>
                <w:numId w:val="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If the ES entity or the WSP* entity appear alone as one of the string literals in the list, then dfdl:initiatedContent must be "no". This restriction ensures that when dfdl:initiatedContent is 'yes' that the initiator cannot match zero-length data. </w:t>
            </w:r>
          </w:p>
          <w:p w14:paraId="762A7507"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lastRenderedPageBreak/>
              <w:t>If the above rules are not followed it is a Schema Definition Error.</w:t>
            </w:r>
          </w:p>
          <w:p w14:paraId="55D8783D" w14:textId="77777777" w:rsidR="00B46A03" w:rsidRPr="00E276B6" w:rsidRDefault="00B46A03" w:rsidP="007B6A01">
            <w:pPr>
              <w:keepNext/>
              <w:jc w:val="left"/>
              <w:rPr>
                <w:rFonts w:ascii="Cambria" w:hAnsi="Cambria"/>
              </w:rPr>
            </w:pPr>
            <w:r w:rsidRPr="00E276B6">
              <w:rPr>
                <w:rFonts w:ascii="Cambria" w:hAnsi="Cambria"/>
              </w:rPr>
              <w:t xml:space="preserve">The </w:t>
            </w:r>
            <w:r w:rsidRPr="00E276B6">
              <w:rPr>
                <w:rFonts w:ascii="Cambria" w:hAnsi="Cambria"/>
                <w:b/>
                <w:i/>
              </w:rPr>
              <w:t>Initiator</w:t>
            </w:r>
            <w:r w:rsidRPr="00E276B6">
              <w:rPr>
                <w:rFonts w:ascii="Cambria" w:hAnsi="Cambria"/>
              </w:rPr>
              <w:t xml:space="preserve"> region contains one of the initiator strings defined by dfdl:initiator. </w:t>
            </w:r>
          </w:p>
          <w:p w14:paraId="6C89AF2C" w14:textId="77777777" w:rsidR="00B46A03" w:rsidRPr="00E276B6" w:rsidRDefault="00B46A03" w:rsidP="007B6A01">
            <w:pPr>
              <w:keepNext/>
              <w:jc w:val="left"/>
              <w:rPr>
                <w:rFonts w:ascii="Cambria" w:eastAsia="Arial Unicode MS" w:hAnsi="Cambria"/>
                <w:lang w:eastAsia="en-GB"/>
              </w:rPr>
            </w:pPr>
            <w:r w:rsidRPr="00E276B6">
              <w:rPr>
                <w:rFonts w:ascii="Cambria" w:eastAsia="Arial Unicode MS" w:hAnsi="Cambria"/>
                <w:lang w:eastAsia="en-GB"/>
              </w:rPr>
              <w:t>When parsing, once</w:t>
            </w:r>
            <w:r w:rsidRPr="00E276B6">
              <w:rPr>
                <w:rFonts w:ascii="Cambria" w:eastAsia="Arial" w:hAnsi="Cambria"/>
                <w:lang w:eastAsia="en-GB"/>
              </w:rPr>
              <w:t xml:space="preserve"> </w:t>
            </w:r>
            <w:r w:rsidRPr="00E276B6">
              <w:rPr>
                <w:rFonts w:ascii="Cambria" w:eastAsia="Arial Unicode MS" w:hAnsi="Cambria"/>
                <w:lang w:eastAsia="en-GB"/>
              </w:rPr>
              <w:t>a</w:t>
            </w:r>
            <w:r w:rsidRPr="00E276B6">
              <w:rPr>
                <w:rFonts w:ascii="Cambria" w:eastAsia="Arial" w:hAnsi="Cambria"/>
                <w:lang w:eastAsia="en-GB"/>
              </w:rPr>
              <w:t xml:space="preserve"> </w:t>
            </w:r>
            <w:r w:rsidRPr="00E276B6">
              <w:rPr>
                <w:rFonts w:ascii="Cambria" w:eastAsia="Arial Unicode MS" w:hAnsi="Cambria"/>
                <w:lang w:eastAsia="en-GB"/>
              </w:rPr>
              <w:t>matching initiator</w:t>
            </w:r>
            <w:r w:rsidRPr="00E276B6">
              <w:rPr>
                <w:rFonts w:ascii="Cambria" w:eastAsia="Arial" w:hAnsi="Cambria"/>
                <w:lang w:eastAsia="en-GB"/>
              </w:rPr>
              <w:t xml:space="preserve"> </w:t>
            </w:r>
            <w:r w:rsidRPr="00E276B6">
              <w:rPr>
                <w:rFonts w:ascii="Cambria" w:eastAsia="Arial Unicode MS" w:hAnsi="Cambria"/>
                <w:lang w:eastAsia="en-GB"/>
              </w:rPr>
              <w:t>is</w:t>
            </w:r>
            <w:r w:rsidRPr="00E276B6">
              <w:rPr>
                <w:rFonts w:ascii="Cambria" w:eastAsia="Arial" w:hAnsi="Cambria"/>
                <w:lang w:eastAsia="en-GB"/>
              </w:rPr>
              <w:t xml:space="preserve"> </w:t>
            </w:r>
            <w:r w:rsidRPr="00E276B6">
              <w:rPr>
                <w:rFonts w:ascii="Cambria" w:eastAsia="Arial Unicode MS" w:hAnsi="Cambria"/>
                <w:lang w:eastAsia="en-GB"/>
              </w:rPr>
              <w:t>found,</w:t>
            </w:r>
            <w:r w:rsidRPr="00E276B6">
              <w:rPr>
                <w:rFonts w:ascii="Cambria" w:eastAsia="Arial" w:hAnsi="Cambria"/>
                <w:lang w:eastAsia="en-GB"/>
              </w:rPr>
              <w:t xml:space="preserve"> </w:t>
            </w:r>
            <w:r w:rsidRPr="00E276B6">
              <w:rPr>
                <w:rFonts w:ascii="Cambria" w:eastAsia="Arial Unicode MS" w:hAnsi="Cambria"/>
                <w:lang w:eastAsia="en-GB"/>
              </w:rPr>
              <w:t>no</w:t>
            </w:r>
            <w:r w:rsidRPr="00E276B6">
              <w:rPr>
                <w:rFonts w:ascii="Cambria" w:eastAsia="Arial" w:hAnsi="Cambria"/>
                <w:lang w:eastAsia="en-GB"/>
              </w:rPr>
              <w:t xml:space="preserve"> </w:t>
            </w:r>
            <w:r w:rsidRPr="00E276B6">
              <w:rPr>
                <w:rFonts w:ascii="Cambria" w:eastAsia="Arial Unicode MS" w:hAnsi="Cambria"/>
                <w:lang w:eastAsia="en-GB"/>
              </w:rPr>
              <w:t>other</w:t>
            </w:r>
            <w:r w:rsidRPr="00E276B6">
              <w:rPr>
                <w:rFonts w:ascii="Cambria" w:eastAsia="Arial" w:hAnsi="Cambria"/>
                <w:lang w:eastAsia="en-GB"/>
              </w:rPr>
              <w:t xml:space="preserve"> </w:t>
            </w:r>
            <w:r w:rsidRPr="00E276B6">
              <w:rPr>
                <w:rFonts w:ascii="Cambria" w:hAnsi="Cambria"/>
                <w:lang w:eastAsia="en-GB"/>
              </w:rPr>
              <w:t>matches</w:t>
            </w:r>
            <w:r w:rsidRPr="00E276B6">
              <w:rPr>
                <w:rFonts w:ascii="Cambria" w:eastAsia="Arial" w:hAnsi="Cambria"/>
                <w:lang w:eastAsia="en-GB"/>
              </w:rPr>
              <w:t xml:space="preserve"> </w:t>
            </w:r>
            <w:r w:rsidRPr="00E276B6">
              <w:rPr>
                <w:rFonts w:ascii="Cambria" w:hAnsi="Cambria"/>
                <w:lang w:eastAsia="en-GB"/>
              </w:rPr>
              <w:t>are</w:t>
            </w:r>
            <w:r w:rsidRPr="00E276B6">
              <w:rPr>
                <w:rFonts w:ascii="Cambria" w:eastAsia="Arial" w:hAnsi="Cambria"/>
                <w:lang w:eastAsia="en-GB"/>
              </w:rPr>
              <w:t xml:space="preserve"> </w:t>
            </w:r>
            <w:r w:rsidRPr="00E276B6">
              <w:rPr>
                <w:rFonts w:ascii="Cambria" w:eastAsia="Arial Unicode MS" w:hAnsi="Cambria"/>
                <w:lang w:eastAsia="en-GB"/>
              </w:rPr>
              <w:t>subsequently</w:t>
            </w:r>
            <w:r w:rsidRPr="00E276B6">
              <w:rPr>
                <w:rFonts w:ascii="Cambria" w:eastAsia="Arial" w:hAnsi="Cambria"/>
                <w:lang w:eastAsia="en-GB"/>
              </w:rPr>
              <w:t xml:space="preserve"> </w:t>
            </w:r>
            <w:r w:rsidRPr="00E276B6">
              <w:rPr>
                <w:rFonts w:ascii="Cambria" w:eastAsia="Arial Unicode MS" w:hAnsi="Cambria"/>
                <w:lang w:eastAsia="en-GB"/>
              </w:rPr>
              <w:t>attempted</w:t>
            </w:r>
            <w:r w:rsidRPr="00E276B6">
              <w:rPr>
                <w:rFonts w:ascii="Cambria" w:eastAsia="Arial" w:hAnsi="Cambria"/>
                <w:lang w:eastAsia="en-GB"/>
              </w:rPr>
              <w:t xml:space="preserve"> </w:t>
            </w:r>
            <w:r w:rsidRPr="00E276B6">
              <w:rPr>
                <w:rFonts w:ascii="Cambria" w:eastAsia="Arial Unicode MS" w:hAnsi="Cambria"/>
                <w:lang w:eastAsia="en-GB"/>
              </w:rPr>
              <w:t>(i.e.,</w:t>
            </w:r>
            <w:r w:rsidRPr="00E276B6">
              <w:rPr>
                <w:rFonts w:ascii="Cambria" w:eastAsia="Arial" w:hAnsi="Cambria"/>
                <w:lang w:eastAsia="en-GB"/>
              </w:rPr>
              <w:t xml:space="preserve"> </w:t>
            </w:r>
            <w:r w:rsidRPr="00E276B6">
              <w:rPr>
                <w:rFonts w:ascii="Cambria" w:eastAsia="Arial Unicode MS" w:hAnsi="Cambria"/>
                <w:lang w:eastAsia="en-GB"/>
              </w:rPr>
              <w:t>there</w:t>
            </w:r>
            <w:r w:rsidRPr="00E276B6">
              <w:rPr>
                <w:rFonts w:ascii="Cambria" w:eastAsia="Arial" w:hAnsi="Cambria"/>
                <w:lang w:eastAsia="en-GB"/>
              </w:rPr>
              <w:t xml:space="preserve"> </w:t>
            </w:r>
            <w:r w:rsidRPr="00E276B6">
              <w:rPr>
                <w:rFonts w:ascii="Cambria" w:eastAsia="Arial Unicode MS" w:hAnsi="Cambria"/>
                <w:lang w:eastAsia="en-GB"/>
              </w:rPr>
              <w:t>is</w:t>
            </w:r>
            <w:r w:rsidRPr="00E276B6">
              <w:rPr>
                <w:rFonts w:ascii="Cambria" w:eastAsia="Arial" w:hAnsi="Cambria"/>
                <w:lang w:eastAsia="en-GB"/>
              </w:rPr>
              <w:t xml:space="preserve"> </w:t>
            </w:r>
            <w:r w:rsidRPr="00E276B6">
              <w:rPr>
                <w:rFonts w:ascii="Cambria" w:eastAsia="Arial Unicode MS" w:hAnsi="Cambria"/>
                <w:lang w:eastAsia="en-GB"/>
              </w:rPr>
              <w:t>no</w:t>
            </w:r>
            <w:r w:rsidRPr="00E276B6">
              <w:rPr>
                <w:rFonts w:ascii="Cambria" w:eastAsia="Arial" w:hAnsi="Cambria"/>
                <w:lang w:eastAsia="en-GB"/>
              </w:rPr>
              <w:t xml:space="preserve"> </w:t>
            </w:r>
            <w:r w:rsidRPr="00E276B6">
              <w:rPr>
                <w:rFonts w:ascii="Cambria" w:eastAsia="Arial Unicode MS" w:hAnsi="Cambria"/>
                <w:lang w:eastAsia="en-GB"/>
              </w:rPr>
              <w:t>backtracking).</w:t>
            </w:r>
          </w:p>
          <w:p w14:paraId="79122437" w14:textId="77777777" w:rsidR="00B46A03" w:rsidRPr="00E276B6" w:rsidRDefault="00B46A03" w:rsidP="007B6A01">
            <w:pPr>
              <w:keepNext/>
              <w:jc w:val="left"/>
              <w:rPr>
                <w:rFonts w:ascii="Cambria" w:hAnsi="Cambria"/>
              </w:rPr>
            </w:pPr>
            <w:r w:rsidRPr="00E276B6">
              <w:rPr>
                <w:rFonts w:ascii="Cambria" w:hAnsi="Cambria"/>
              </w:rPr>
              <w:t xml:space="preserve">When an initiator is specified, it is a Processing Error if the component is required and one of the values is not found. </w:t>
            </w:r>
          </w:p>
          <w:p w14:paraId="48044E49" w14:textId="77777777" w:rsidR="00B46A03" w:rsidRPr="00E276B6" w:rsidRDefault="00B46A03" w:rsidP="007B6A01">
            <w:pPr>
              <w:keepNext/>
              <w:jc w:val="left"/>
              <w:rPr>
                <w:rFonts w:ascii="Cambria" w:hAnsi="Cambria"/>
              </w:rPr>
            </w:pPr>
            <w:r w:rsidRPr="00E276B6">
              <w:rPr>
                <w:rFonts w:ascii="Cambria" w:hAnsi="Cambria"/>
              </w:rPr>
              <w:t xml:space="preserve">If dfdl:initiator is "" (the empty string), that is the way a DFDL schema expresses a format which does not use initiators. Hence, the </w:t>
            </w:r>
            <w:r w:rsidRPr="00E276B6">
              <w:rPr>
                <w:rFonts w:ascii="Cambria" w:hAnsi="Cambria"/>
                <w:b/>
                <w:bCs/>
                <w:i/>
                <w:iCs/>
              </w:rPr>
              <w:t>Initiator</w:t>
            </w:r>
            <w:r w:rsidRPr="00E276B6">
              <w:rPr>
                <w:rFonts w:ascii="Cambria" w:hAnsi="Cambria"/>
              </w:rPr>
              <w:t xml:space="preserve"> region is of length zero. </w:t>
            </w:r>
          </w:p>
          <w:p w14:paraId="683C2D8B" w14:textId="77777777" w:rsidR="00B46A03" w:rsidRPr="00E276B6" w:rsidRDefault="00B46A03" w:rsidP="007B6A01">
            <w:pPr>
              <w:keepNext/>
              <w:jc w:val="left"/>
              <w:rPr>
                <w:rFonts w:ascii="Cambria" w:hAnsi="Cambria"/>
              </w:rPr>
            </w:pPr>
            <w:r w:rsidRPr="00E276B6">
              <w:rPr>
                <w:rFonts w:ascii="Cambria" w:hAnsi="Cambria"/>
              </w:rPr>
              <w:t xml:space="preserve">On unparsing the first initiator in the list is automatically inserted into the </w:t>
            </w:r>
            <w:r w:rsidRPr="00E276B6">
              <w:rPr>
                <w:rFonts w:ascii="Cambria" w:hAnsi="Cambria"/>
                <w:b/>
                <w:bCs/>
                <w:i/>
                <w:iCs/>
              </w:rPr>
              <w:t>Initiator</w:t>
            </w:r>
            <w:r w:rsidRPr="00E276B6">
              <w:rPr>
                <w:rFonts w:ascii="Cambria" w:hAnsi="Cambria"/>
              </w:rPr>
              <w:t xml:space="preserve"> region.</w:t>
            </w:r>
          </w:p>
          <w:p w14:paraId="67AC2455"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If dfdl:ignoreCase is 'yes' then the case of the string is ignored by the parser.</w:t>
            </w:r>
          </w:p>
          <w:p w14:paraId="51FAADDD"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Annotation: dfdl:element, dfdl:simpleType, dfdl:sequence, dfdl:choice, dfdl:group</w:t>
            </w:r>
          </w:p>
        </w:tc>
      </w:tr>
      <w:tr w:rsidR="00B46A03" w14:paraId="0D48771C"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5283CEC0" w14:textId="77777777" w:rsidR="00B46A03" w:rsidRPr="00E276B6" w:rsidRDefault="00B46A03" w:rsidP="007B6A01">
            <w:pPr>
              <w:jc w:val="left"/>
              <w:rPr>
                <w:rFonts w:ascii="Cambria" w:hAnsi="Cambria"/>
              </w:rPr>
            </w:pPr>
            <w:r w:rsidRPr="00E276B6">
              <w:rPr>
                <w:rFonts w:ascii="Cambria" w:hAnsi="Cambria"/>
              </w:rPr>
              <w:lastRenderedPageBreak/>
              <w:t>terminator</w:t>
            </w:r>
          </w:p>
        </w:tc>
        <w:tc>
          <w:tcPr>
            <w:tcW w:w="0" w:type="auto"/>
            <w:tcBorders>
              <w:top w:val="single" w:sz="4" w:space="0" w:color="auto"/>
              <w:left w:val="single" w:sz="4" w:space="0" w:color="auto"/>
              <w:bottom w:val="single" w:sz="4" w:space="0" w:color="auto"/>
              <w:right w:val="single" w:sz="4" w:space="0" w:color="auto"/>
            </w:tcBorders>
            <w:hideMark/>
          </w:tcPr>
          <w:p w14:paraId="259F79B6" w14:textId="77777777" w:rsidR="00B46A03" w:rsidRPr="00E276B6" w:rsidRDefault="00B46A03" w:rsidP="007B6A01">
            <w:pPr>
              <w:keepNext/>
              <w:jc w:val="left"/>
              <w:rPr>
                <w:rFonts w:ascii="Cambria" w:eastAsia="Arial Unicode MS" w:hAnsi="Cambria"/>
              </w:rPr>
            </w:pPr>
            <w:r w:rsidRPr="00E276B6">
              <w:rPr>
                <w:rFonts w:ascii="Cambria" w:eastAsia="MS Mincho" w:hAnsi="Cambria"/>
              </w:rPr>
              <w:t>List of DFDL String Literals</w:t>
            </w:r>
            <w:r w:rsidRPr="00E276B6">
              <w:rPr>
                <w:rFonts w:ascii="Cambria" w:eastAsia="Arial Unicode MS" w:hAnsi="Cambria"/>
              </w:rPr>
              <w:t xml:space="preserve"> or DFDL Expression</w:t>
            </w:r>
          </w:p>
          <w:p w14:paraId="720D0C69"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Specifies an ordered whitespace separated list of alternative text strings that one of which marks the end of an element or group of elements. The strings MUST be searched for in the longest first order.</w:t>
            </w:r>
          </w:p>
          <w:p w14:paraId="79A21B6A"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This property can be computed by way of an expression which returns a string of whitespace separated list of values.  The expression must not contain forward references to elements which have not yet been processed.</w:t>
            </w:r>
          </w:p>
          <w:p w14:paraId="5B02BAB3" w14:textId="2B040420" w:rsidR="00B46A03" w:rsidRPr="00E276B6" w:rsidRDefault="00B46A03" w:rsidP="007B6A01">
            <w:pPr>
              <w:keepNext/>
              <w:jc w:val="left"/>
              <w:rPr>
                <w:rFonts w:ascii="Cambria" w:hAnsi="Cambria"/>
              </w:rPr>
            </w:pPr>
            <w:r w:rsidRPr="00E276B6">
              <w:rPr>
                <w:rFonts w:ascii="Cambria" w:hAnsi="Cambria"/>
                <w:color w:val="000000"/>
              </w:rPr>
              <w:t xml:space="preserve">This property can be used to determine the length of an element as described in Section </w:t>
            </w:r>
            <w:hyperlink w:anchor="_Toc322911627" w:history="1">
              <w:r w:rsidRPr="00E276B6">
                <w:rPr>
                  <w:rStyle w:val="Hyperlink"/>
                  <w:rFonts w:ascii="Cambria" w:eastAsia="MS Mincho" w:hAnsi="Cambria" w:cs="Arial"/>
                  <w:lang w:eastAsia="en-GB"/>
                </w:rPr>
                <w:t>12.3.2</w:t>
              </w:r>
            </w:hyperlink>
            <w:r w:rsidRPr="00E276B6">
              <w:rPr>
                <w:rFonts w:ascii="Cambria" w:hAnsi="Cambria"/>
                <w:color w:val="000000"/>
              </w:rPr>
              <w:t xml:space="preserve"> dfdl:lengthKind 'delimited'.</w:t>
            </w:r>
          </w:p>
          <w:p w14:paraId="12C15559"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Each string literal in the list, whether apparent in the schema, or returned as the value of an expression, is restricted to allow only certain kinds of DFDL String Literal syntax:</w:t>
            </w:r>
          </w:p>
          <w:p w14:paraId="1DF3F586" w14:textId="77777777" w:rsidR="00B46A03" w:rsidRPr="00E276B6" w:rsidRDefault="00B46A03" w:rsidP="007B6A01">
            <w:pPr>
              <w:keepNext/>
              <w:numPr>
                <w:ilvl w:val="0"/>
                <w:numId w:val="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entities are allowed.</w:t>
            </w:r>
          </w:p>
          <w:p w14:paraId="331EE661" w14:textId="77777777" w:rsidR="00B46A03" w:rsidRPr="00E276B6" w:rsidRDefault="00B46A03" w:rsidP="007B6A01">
            <w:pPr>
              <w:keepNext/>
              <w:numPr>
                <w:ilvl w:val="0"/>
                <w:numId w:val="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Byte Value entities ( %#rXX; ) are allowed.</w:t>
            </w:r>
          </w:p>
          <w:p w14:paraId="4378E2C4" w14:textId="77777777" w:rsidR="00B46A03" w:rsidRPr="00E276B6" w:rsidRDefault="00B46A03" w:rsidP="007B6A01">
            <w:pPr>
              <w:keepNext/>
              <w:numPr>
                <w:ilvl w:val="0"/>
                <w:numId w:val="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DFDL Character Classes NL, WSP, WSP+, WSP*, and ES are allowed. </w:t>
            </w:r>
          </w:p>
          <w:p w14:paraId="0FA056A4" w14:textId="77777777" w:rsidR="00B46A03" w:rsidRPr="00E276B6" w:rsidRDefault="00B46A03" w:rsidP="007B6A01">
            <w:pPr>
              <w:keepNext/>
              <w:numPr>
                <w:ilvl w:val="0"/>
                <w:numId w:val="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Neither the ES entity nor the WSP* entity may appear on their own as one of the string literals in the list when the </w:t>
            </w:r>
            <w:r w:rsidRPr="00E276B6">
              <w:rPr>
                <w:rFonts w:ascii="Cambria" w:eastAsia="Arial Unicode MS" w:hAnsi="Cambria"/>
              </w:rPr>
              <w:lastRenderedPageBreak/>
              <w:t>parser is determining the length of a component by scanning for delimiters.</w:t>
            </w:r>
          </w:p>
          <w:p w14:paraId="15289877"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If the above rules are not followed it is a Schema Definition Error.</w:t>
            </w:r>
          </w:p>
          <w:p w14:paraId="516DBA43"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The </w:t>
            </w:r>
            <w:r w:rsidRPr="00E276B6">
              <w:rPr>
                <w:rFonts w:ascii="Cambria" w:eastAsia="Arial Unicode MS" w:hAnsi="Cambria"/>
                <w:b/>
                <w:i/>
              </w:rPr>
              <w:t>Terminator</w:t>
            </w:r>
            <w:r w:rsidRPr="00E276B6">
              <w:rPr>
                <w:rFonts w:ascii="Cambria" w:eastAsia="Arial Unicode MS" w:hAnsi="Cambria"/>
              </w:rPr>
              <w:t xml:space="preserve"> grammar region contains one of the terminator</w:t>
            </w:r>
            <w:r w:rsidRPr="00E276B6">
              <w:rPr>
                <w:rFonts w:ascii="Cambria" w:hAnsi="Cambria"/>
              </w:rPr>
              <w:t xml:space="preserve"> strings defined by dfdl:terminator.</w:t>
            </w:r>
          </w:p>
          <w:p w14:paraId="798F7C8B" w14:textId="77777777" w:rsidR="00B46A03" w:rsidRPr="00E276B6" w:rsidRDefault="00B46A03" w:rsidP="007B6A01">
            <w:pPr>
              <w:keepNext/>
              <w:jc w:val="left"/>
              <w:rPr>
                <w:rFonts w:ascii="Cambria" w:hAnsi="Cambria"/>
              </w:rPr>
            </w:pPr>
            <w:r w:rsidRPr="00E276B6">
              <w:rPr>
                <w:rFonts w:ascii="Cambria" w:hAnsi="Cambria"/>
              </w:rPr>
              <w:t xml:space="preserve">If dfdl:terminator is "" (the empty string), that is the way a DFDL schema expresses a format which does not use terminators. Hence, the </w:t>
            </w:r>
            <w:r w:rsidRPr="00E276B6">
              <w:rPr>
                <w:rFonts w:ascii="Cambria" w:hAnsi="Cambria"/>
                <w:b/>
                <w:bCs/>
                <w:i/>
                <w:iCs/>
              </w:rPr>
              <w:t>Terminator</w:t>
            </w:r>
            <w:r w:rsidRPr="00E276B6">
              <w:rPr>
                <w:rFonts w:ascii="Cambria" w:hAnsi="Cambria"/>
              </w:rPr>
              <w:t xml:space="preserve"> region is of length zero. It is not permitted for an expression to return an empty string, that is a Schema Definition Error.</w:t>
            </w:r>
          </w:p>
          <w:p w14:paraId="10A9E965" w14:textId="77777777" w:rsidR="00B46A03" w:rsidRPr="00E276B6" w:rsidRDefault="00B46A03" w:rsidP="007B6A01">
            <w:pPr>
              <w:keepNext/>
              <w:jc w:val="left"/>
              <w:rPr>
                <w:rFonts w:ascii="Cambria" w:eastAsia="Arial Unicode MS" w:hAnsi="Cambria"/>
                <w:lang w:eastAsia="en-GB"/>
              </w:rPr>
            </w:pPr>
            <w:r w:rsidRPr="00E276B6">
              <w:rPr>
                <w:rFonts w:ascii="Cambria" w:eastAsia="Arial Unicode MS" w:hAnsi="Cambria"/>
                <w:lang w:eastAsia="en-GB"/>
              </w:rPr>
              <w:t>When parsing, once</w:t>
            </w:r>
            <w:r w:rsidRPr="00E276B6">
              <w:rPr>
                <w:rFonts w:ascii="Cambria" w:eastAsia="Arial" w:hAnsi="Cambria"/>
                <w:lang w:eastAsia="en-GB"/>
              </w:rPr>
              <w:t xml:space="preserve"> </w:t>
            </w:r>
            <w:r w:rsidRPr="00E276B6">
              <w:rPr>
                <w:rFonts w:ascii="Cambria" w:eastAsia="Arial Unicode MS" w:hAnsi="Cambria"/>
                <w:lang w:eastAsia="en-GB"/>
              </w:rPr>
              <w:t>a</w:t>
            </w:r>
            <w:r w:rsidRPr="00E276B6">
              <w:rPr>
                <w:rFonts w:ascii="Cambria" w:eastAsia="Arial" w:hAnsi="Cambria"/>
                <w:lang w:eastAsia="en-GB"/>
              </w:rPr>
              <w:t xml:space="preserve"> </w:t>
            </w:r>
            <w:r w:rsidRPr="00E276B6">
              <w:rPr>
                <w:rFonts w:ascii="Cambria" w:eastAsia="Arial Unicode MS" w:hAnsi="Cambria"/>
                <w:lang w:eastAsia="en-GB"/>
              </w:rPr>
              <w:t>matching terminator</w:t>
            </w:r>
            <w:r w:rsidRPr="00E276B6">
              <w:rPr>
                <w:rFonts w:ascii="Cambria" w:eastAsia="Arial" w:hAnsi="Cambria"/>
                <w:lang w:eastAsia="en-GB"/>
              </w:rPr>
              <w:t xml:space="preserve"> </w:t>
            </w:r>
            <w:r w:rsidRPr="00E276B6">
              <w:rPr>
                <w:rFonts w:ascii="Cambria" w:eastAsia="Arial Unicode MS" w:hAnsi="Cambria"/>
                <w:lang w:eastAsia="en-GB"/>
              </w:rPr>
              <w:t>is</w:t>
            </w:r>
            <w:r w:rsidRPr="00E276B6">
              <w:rPr>
                <w:rFonts w:ascii="Cambria" w:eastAsia="Arial" w:hAnsi="Cambria"/>
                <w:lang w:eastAsia="en-GB"/>
              </w:rPr>
              <w:t xml:space="preserve"> </w:t>
            </w:r>
            <w:r w:rsidRPr="00E276B6">
              <w:rPr>
                <w:rFonts w:ascii="Cambria" w:eastAsia="Arial Unicode MS" w:hAnsi="Cambria"/>
                <w:lang w:eastAsia="en-GB"/>
              </w:rPr>
              <w:t>found,</w:t>
            </w:r>
            <w:r w:rsidRPr="00E276B6">
              <w:rPr>
                <w:rFonts w:ascii="Cambria" w:eastAsia="Arial" w:hAnsi="Cambria"/>
                <w:lang w:eastAsia="en-GB"/>
              </w:rPr>
              <w:t xml:space="preserve"> </w:t>
            </w:r>
            <w:r w:rsidRPr="00E276B6">
              <w:rPr>
                <w:rFonts w:ascii="Cambria" w:eastAsia="Arial Unicode MS" w:hAnsi="Cambria"/>
                <w:lang w:eastAsia="en-GB"/>
              </w:rPr>
              <w:t>no</w:t>
            </w:r>
            <w:r w:rsidRPr="00E276B6">
              <w:rPr>
                <w:rFonts w:ascii="Cambria" w:eastAsia="Arial" w:hAnsi="Cambria"/>
                <w:lang w:eastAsia="en-GB"/>
              </w:rPr>
              <w:t xml:space="preserve"> </w:t>
            </w:r>
            <w:r w:rsidRPr="00E276B6">
              <w:rPr>
                <w:rFonts w:ascii="Cambria" w:eastAsia="Arial Unicode MS" w:hAnsi="Cambria"/>
                <w:lang w:eastAsia="en-GB"/>
              </w:rPr>
              <w:t>other</w:t>
            </w:r>
            <w:r w:rsidRPr="00E276B6">
              <w:rPr>
                <w:rFonts w:ascii="Cambria" w:eastAsia="Arial" w:hAnsi="Cambria"/>
                <w:lang w:eastAsia="en-GB"/>
              </w:rPr>
              <w:t xml:space="preserve"> </w:t>
            </w:r>
            <w:r w:rsidRPr="00E276B6">
              <w:rPr>
                <w:rFonts w:ascii="Cambria" w:hAnsi="Cambria"/>
                <w:lang w:eastAsia="en-GB"/>
              </w:rPr>
              <w:t>matches</w:t>
            </w:r>
            <w:r w:rsidRPr="00E276B6">
              <w:rPr>
                <w:rFonts w:ascii="Cambria" w:eastAsia="Arial" w:hAnsi="Cambria"/>
                <w:lang w:eastAsia="en-GB"/>
              </w:rPr>
              <w:t xml:space="preserve"> </w:t>
            </w:r>
            <w:r w:rsidRPr="00E276B6">
              <w:rPr>
                <w:rFonts w:ascii="Cambria" w:hAnsi="Cambria"/>
                <w:lang w:eastAsia="en-GB"/>
              </w:rPr>
              <w:t>are</w:t>
            </w:r>
            <w:r w:rsidRPr="00E276B6">
              <w:rPr>
                <w:rFonts w:ascii="Cambria" w:eastAsia="Arial" w:hAnsi="Cambria"/>
                <w:lang w:eastAsia="en-GB"/>
              </w:rPr>
              <w:t xml:space="preserve"> </w:t>
            </w:r>
            <w:r w:rsidRPr="00E276B6">
              <w:rPr>
                <w:rFonts w:ascii="Cambria" w:eastAsia="Arial Unicode MS" w:hAnsi="Cambria"/>
                <w:lang w:eastAsia="en-GB"/>
              </w:rPr>
              <w:t>subsequently</w:t>
            </w:r>
            <w:r w:rsidRPr="00E276B6">
              <w:rPr>
                <w:rFonts w:ascii="Cambria" w:eastAsia="Arial" w:hAnsi="Cambria"/>
                <w:lang w:eastAsia="en-GB"/>
              </w:rPr>
              <w:t xml:space="preserve"> </w:t>
            </w:r>
            <w:r w:rsidRPr="00E276B6">
              <w:rPr>
                <w:rFonts w:ascii="Cambria" w:eastAsia="Arial Unicode MS" w:hAnsi="Cambria"/>
                <w:lang w:eastAsia="en-GB"/>
              </w:rPr>
              <w:t>attempted</w:t>
            </w:r>
            <w:r w:rsidRPr="00E276B6">
              <w:rPr>
                <w:rFonts w:ascii="Cambria" w:eastAsia="Arial" w:hAnsi="Cambria"/>
                <w:lang w:eastAsia="en-GB"/>
              </w:rPr>
              <w:t xml:space="preserve"> </w:t>
            </w:r>
            <w:r w:rsidRPr="00E276B6">
              <w:rPr>
                <w:rFonts w:ascii="Cambria" w:eastAsia="Arial Unicode MS" w:hAnsi="Cambria"/>
                <w:lang w:eastAsia="en-GB"/>
              </w:rPr>
              <w:t>(i.e.,</w:t>
            </w:r>
            <w:r w:rsidRPr="00E276B6">
              <w:rPr>
                <w:rFonts w:ascii="Cambria" w:eastAsia="Arial" w:hAnsi="Cambria"/>
                <w:lang w:eastAsia="en-GB"/>
              </w:rPr>
              <w:t xml:space="preserve"> </w:t>
            </w:r>
            <w:r w:rsidRPr="00E276B6">
              <w:rPr>
                <w:rFonts w:ascii="Cambria" w:eastAsia="Arial Unicode MS" w:hAnsi="Cambria"/>
                <w:lang w:eastAsia="en-GB"/>
              </w:rPr>
              <w:t>there</w:t>
            </w:r>
            <w:r w:rsidRPr="00E276B6">
              <w:rPr>
                <w:rFonts w:ascii="Cambria" w:eastAsia="Arial" w:hAnsi="Cambria"/>
                <w:lang w:eastAsia="en-GB"/>
              </w:rPr>
              <w:t xml:space="preserve"> </w:t>
            </w:r>
            <w:r w:rsidRPr="00E276B6">
              <w:rPr>
                <w:rFonts w:ascii="Cambria" w:eastAsia="Arial Unicode MS" w:hAnsi="Cambria"/>
                <w:lang w:eastAsia="en-GB"/>
              </w:rPr>
              <w:t>is</w:t>
            </w:r>
            <w:r w:rsidRPr="00E276B6">
              <w:rPr>
                <w:rFonts w:ascii="Cambria" w:eastAsia="Arial" w:hAnsi="Cambria"/>
                <w:lang w:eastAsia="en-GB"/>
              </w:rPr>
              <w:t xml:space="preserve"> </w:t>
            </w:r>
            <w:r w:rsidRPr="00E276B6">
              <w:rPr>
                <w:rFonts w:ascii="Cambria" w:eastAsia="Arial Unicode MS" w:hAnsi="Cambria"/>
                <w:lang w:eastAsia="en-GB"/>
              </w:rPr>
              <w:t>no</w:t>
            </w:r>
            <w:r w:rsidRPr="00E276B6">
              <w:rPr>
                <w:rFonts w:ascii="Cambria" w:eastAsia="Arial" w:hAnsi="Cambria"/>
                <w:lang w:eastAsia="en-GB"/>
              </w:rPr>
              <w:t xml:space="preserve"> </w:t>
            </w:r>
            <w:r w:rsidRPr="00E276B6">
              <w:rPr>
                <w:rFonts w:ascii="Cambria" w:eastAsia="Arial Unicode MS" w:hAnsi="Cambria"/>
                <w:lang w:eastAsia="en-GB"/>
              </w:rPr>
              <w:t>backtracking).</w:t>
            </w:r>
          </w:p>
          <w:p w14:paraId="616B75C5"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When a terminator is expected it is a Processing Error if no matching terminator is found. However, if dfdl:documentFinalTerminatorCanBeMissing is specified then it is not an error if the last terminator in the data stream is not found. </w:t>
            </w:r>
          </w:p>
          <w:p w14:paraId="7291FB9A"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On unparsing the first terminator in the list is automatically inserted in the Terminator region. </w:t>
            </w:r>
          </w:p>
          <w:p w14:paraId="656E3881"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If dfdl:ignoreCase is 'yes' then the case of the string is ignored by the parser.</w:t>
            </w:r>
          </w:p>
          <w:p w14:paraId="507AACEA"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Annotation: dfdl:element, dfdl:simpleType, dfdl:sequence, dfdl:choice, dfdl:group</w:t>
            </w:r>
          </w:p>
        </w:tc>
      </w:tr>
      <w:tr w:rsidR="00B46A03" w14:paraId="63DEBE2D"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300E2871" w14:textId="77777777" w:rsidR="00B46A03" w:rsidRPr="00E276B6" w:rsidRDefault="00B46A03" w:rsidP="007B6A01">
            <w:pPr>
              <w:jc w:val="left"/>
              <w:rPr>
                <w:rFonts w:ascii="Cambria" w:eastAsia="Arial Unicode MS" w:hAnsi="Cambria"/>
              </w:rPr>
            </w:pPr>
            <w:r w:rsidRPr="00E276B6">
              <w:rPr>
                <w:rFonts w:ascii="Cambria" w:eastAsia="MS Mincho" w:hAnsi="Cambria"/>
              </w:rPr>
              <w:lastRenderedPageBreak/>
              <w:t>emptyValueDelimiterPolicy</w:t>
            </w:r>
          </w:p>
        </w:tc>
        <w:tc>
          <w:tcPr>
            <w:tcW w:w="0" w:type="auto"/>
            <w:tcBorders>
              <w:top w:val="single" w:sz="4" w:space="0" w:color="auto"/>
              <w:left w:val="single" w:sz="4" w:space="0" w:color="auto"/>
              <w:bottom w:val="single" w:sz="4" w:space="0" w:color="auto"/>
              <w:right w:val="single" w:sz="4" w:space="0" w:color="auto"/>
            </w:tcBorders>
            <w:hideMark/>
          </w:tcPr>
          <w:p w14:paraId="2A324487" w14:textId="77777777" w:rsidR="00B46A03" w:rsidRPr="00E276B6" w:rsidRDefault="00B46A03" w:rsidP="007B6A01">
            <w:pPr>
              <w:jc w:val="left"/>
              <w:rPr>
                <w:rFonts w:ascii="Cambria" w:eastAsia="Arial Unicode MS" w:hAnsi="Cambria"/>
              </w:rPr>
            </w:pPr>
            <w:r w:rsidRPr="00E276B6">
              <w:rPr>
                <w:rFonts w:ascii="Cambria" w:eastAsia="Arial Unicode MS" w:hAnsi="Cambria"/>
              </w:rPr>
              <w:t xml:space="preserve">Enum </w:t>
            </w:r>
          </w:p>
          <w:p w14:paraId="657BC1D6" w14:textId="77777777" w:rsidR="00B46A03" w:rsidRPr="00E276B6" w:rsidRDefault="00B46A03" w:rsidP="007B6A01">
            <w:pPr>
              <w:jc w:val="left"/>
              <w:rPr>
                <w:rFonts w:ascii="Cambria" w:eastAsia="Arial Unicode MS" w:hAnsi="Cambria"/>
              </w:rPr>
            </w:pPr>
            <w:r w:rsidRPr="00E276B6">
              <w:rPr>
                <w:rFonts w:ascii="Cambria" w:eastAsia="Arial Unicode MS" w:hAnsi="Cambria"/>
              </w:rPr>
              <w:t>Valid values are 'none', 'initiator', 'terminator' or 'both'</w:t>
            </w:r>
          </w:p>
          <w:p w14:paraId="57C823EE" w14:textId="77777777" w:rsidR="00B46A03" w:rsidRPr="00E276B6" w:rsidRDefault="00B46A03" w:rsidP="007B6A01">
            <w:pPr>
              <w:jc w:val="left"/>
              <w:rPr>
                <w:rFonts w:ascii="Cambria" w:eastAsia="Arial Unicode MS" w:hAnsi="Cambria"/>
              </w:rPr>
            </w:pPr>
            <w:r w:rsidRPr="00E276B6">
              <w:rPr>
                <w:rFonts w:ascii="Cambria" w:eastAsia="Arial Unicode MS" w:hAnsi="Cambria"/>
              </w:rPr>
              <w:t>Indicates that when an element in the data stream is empty, which of initiator, terminator, both, or neither must be present.</w:t>
            </w:r>
          </w:p>
          <w:p w14:paraId="34173E99" w14:textId="77777777" w:rsidR="00B46A03" w:rsidRPr="00E276B6" w:rsidRDefault="00B46A03" w:rsidP="007B6A01">
            <w:pPr>
              <w:jc w:val="left"/>
              <w:rPr>
                <w:rFonts w:ascii="Cambria" w:eastAsia="Arial Unicode MS" w:hAnsi="Cambria"/>
              </w:rPr>
            </w:pPr>
            <w:r w:rsidRPr="00E276B6">
              <w:rPr>
                <w:rFonts w:ascii="Cambria" w:eastAsia="Arial Unicode MS" w:hAnsi="Cambria"/>
              </w:rPr>
              <w:t>Ignored if both dfdl:initiator and dfdl:terminator are "" (empty string).</w:t>
            </w:r>
          </w:p>
          <w:p w14:paraId="7AC944F3" w14:textId="449A2483" w:rsidR="00B46A03" w:rsidRPr="00E276B6" w:rsidRDefault="00B46A03" w:rsidP="007B6A01">
            <w:pPr>
              <w:jc w:val="left"/>
              <w:rPr>
                <w:rFonts w:ascii="Cambria" w:eastAsia="Arial Unicode MS" w:hAnsi="Cambria"/>
              </w:rPr>
            </w:pPr>
            <w:r w:rsidRPr="00E276B6">
              <w:rPr>
                <w:rFonts w:ascii="Cambria" w:eastAsia="Arial Unicode MS" w:hAnsi="Cambria"/>
              </w:rPr>
              <w:t xml:space="preserve">'initiator' indicates that, on parsing, if the content region (which can be either the SimpleContent region or the ComplexContent region defined in Section </w:t>
            </w:r>
            <w:r w:rsidRPr="00E276B6">
              <w:rPr>
                <w:rStyle w:val="Hyperlink"/>
                <w:rFonts w:eastAsia="Arial Unicode MS"/>
              </w:rPr>
              <w:fldChar w:fldCharType="begin"/>
            </w:r>
            <w:r w:rsidRPr="00E276B6">
              <w:rPr>
                <w:rStyle w:val="Hyperlink"/>
                <w:rFonts w:ascii="Cambria" w:eastAsia="Arial Unicode MS" w:hAnsi="Cambria"/>
              </w:rPr>
              <w:instrText xml:space="preserve"> REF _Ref39164191 \r \h </w:instrText>
            </w:r>
            <w:r w:rsidR="000E2D4B">
              <w:rPr>
                <w:rStyle w:val="Hyperlink"/>
                <w:rFonts w:ascii="Cambria" w:eastAsia="Arial Unicode MS" w:hAnsi="Cambria"/>
              </w:rPr>
              <w:instrText xml:space="preserve"> \* MERGEFORMAT </w:instrText>
            </w:r>
            <w:r w:rsidRPr="00E276B6">
              <w:rPr>
                <w:rStyle w:val="Hyperlink"/>
                <w:rFonts w:eastAsia="Arial Unicode MS"/>
              </w:rPr>
            </w:r>
            <w:r w:rsidRPr="00E276B6">
              <w:rPr>
                <w:rStyle w:val="Hyperlink"/>
                <w:rFonts w:eastAsia="Arial Unicode MS"/>
              </w:rPr>
              <w:fldChar w:fldCharType="separate"/>
            </w:r>
            <w:r w:rsidR="009D1493">
              <w:rPr>
                <w:rStyle w:val="Hyperlink"/>
                <w:rFonts w:ascii="Cambria" w:eastAsia="Arial Unicode MS" w:hAnsi="Cambria"/>
              </w:rPr>
              <w:t>9.2</w:t>
            </w:r>
            <w:r w:rsidRPr="00E276B6">
              <w:rPr>
                <w:rStyle w:val="Hyperlink"/>
                <w:rFonts w:eastAsia="Arial Unicode MS"/>
              </w:rPr>
              <w:fldChar w:fldCharType="end"/>
            </w:r>
            <w:r w:rsidRPr="00E276B6">
              <w:rPr>
                <w:rFonts w:ascii="Cambria" w:eastAsia="Arial Unicode MS" w:hAnsi="Cambria"/>
              </w:rPr>
              <w:t>)  is empty then the dfdl:initiator must be present. It also indicates that on unparsing when the content region is empty that the dfdl:initiator is output.</w:t>
            </w:r>
          </w:p>
          <w:p w14:paraId="16672886" w14:textId="77777777" w:rsidR="00B46A03" w:rsidRPr="00E276B6" w:rsidRDefault="00B46A03" w:rsidP="007B6A01">
            <w:pPr>
              <w:jc w:val="left"/>
              <w:rPr>
                <w:rFonts w:ascii="Cambria" w:eastAsia="Arial Unicode MS" w:hAnsi="Cambria"/>
              </w:rPr>
            </w:pPr>
            <w:r w:rsidRPr="00E276B6">
              <w:rPr>
                <w:rFonts w:ascii="Cambria" w:eastAsia="Arial Unicode MS" w:hAnsi="Cambria"/>
              </w:rPr>
              <w:t>'terminator' indicates that, on parsing, if the content region is empty then the dfdl:terminator must be present. It also indicates that on unparsing when the content region is empty the dfdl:terminator is output.</w:t>
            </w:r>
          </w:p>
          <w:p w14:paraId="0E8A551B" w14:textId="77777777" w:rsidR="00B46A03" w:rsidRPr="00E276B6" w:rsidRDefault="00B46A03" w:rsidP="007B6A01">
            <w:pPr>
              <w:jc w:val="left"/>
              <w:rPr>
                <w:rFonts w:ascii="Cambria" w:eastAsia="Arial Unicode MS" w:hAnsi="Cambria"/>
              </w:rPr>
            </w:pPr>
            <w:r w:rsidRPr="00E276B6">
              <w:rPr>
                <w:rFonts w:ascii="Cambria" w:eastAsia="Arial Unicode MS" w:hAnsi="Cambria"/>
              </w:rPr>
              <w:t>'both' indicates  that, on parsing, if the content region is empty both the dfdl:initiator and dfdl:terminator must be present. On unparsing when the content region is empty the dfdl:initiator followed by the dfdl:terminator is output.</w:t>
            </w:r>
          </w:p>
          <w:p w14:paraId="6BEF97AA" w14:textId="77777777" w:rsidR="00B46A03" w:rsidRPr="00E276B6" w:rsidRDefault="00B46A03" w:rsidP="007B6A01">
            <w:pPr>
              <w:jc w:val="left"/>
              <w:rPr>
                <w:rFonts w:ascii="Cambria" w:eastAsia="Arial Unicode MS" w:hAnsi="Cambria"/>
              </w:rPr>
            </w:pPr>
            <w:r w:rsidRPr="00E276B6">
              <w:rPr>
                <w:rFonts w:ascii="Cambria" w:eastAsia="Arial Unicode MS" w:hAnsi="Cambria"/>
              </w:rPr>
              <w:lastRenderedPageBreak/>
              <w:t>'none' indicates that if the content region is empty neither the dfdl:initiator or dfdl:terminator must be present. On unparsing when the content region is empty nothing is output.</w:t>
            </w:r>
          </w:p>
          <w:p w14:paraId="619A5110" w14:textId="77777777" w:rsidR="00B46A03" w:rsidRPr="00E276B6" w:rsidRDefault="00B46A03" w:rsidP="007B6A01">
            <w:pPr>
              <w:jc w:val="left"/>
              <w:rPr>
                <w:rFonts w:ascii="Cambria" w:eastAsia="MS Mincho" w:hAnsi="Cambria"/>
              </w:rPr>
            </w:pPr>
            <w:r w:rsidRPr="00E276B6">
              <w:rPr>
                <w:rFonts w:ascii="Cambria" w:eastAsia="MS Mincho" w:hAnsi="Cambria"/>
              </w:rPr>
              <w:t>It is a Schema Definition Error if dfdl:emptyValueDelimiterPolicy set to 'none' or 'terminator' when the parent group has dfdl:initiatedContent 'yes'.</w:t>
            </w:r>
          </w:p>
          <w:p w14:paraId="7824B9D6" w14:textId="129EE351" w:rsidR="00B46A03" w:rsidRPr="00E276B6" w:rsidRDefault="00B46A03" w:rsidP="007B6A01">
            <w:pPr>
              <w:jc w:val="left"/>
              <w:rPr>
                <w:rFonts w:ascii="Cambria" w:eastAsia="MS Mincho" w:hAnsi="Cambria"/>
              </w:rPr>
            </w:pPr>
            <w:r w:rsidRPr="00E276B6">
              <w:rPr>
                <w:rFonts w:ascii="Cambria" w:eastAsia="MS Mincho" w:hAnsi="Cambria"/>
              </w:rPr>
              <w:t xml:space="preserve">This property plays an important role in establishing empty representation. See </w:t>
            </w:r>
            <w:r w:rsidRPr="00E276B6">
              <w:rPr>
                <w:rStyle w:val="Hyperlink"/>
                <w:rFonts w:eastAsia="MS Mincho"/>
              </w:rPr>
              <w:fldChar w:fldCharType="begin"/>
            </w:r>
            <w:r w:rsidRPr="00E276B6">
              <w:rPr>
                <w:rStyle w:val="Hyperlink"/>
                <w:rFonts w:ascii="Cambria" w:eastAsia="MS Mincho" w:hAnsi="Cambria"/>
              </w:rPr>
              <w:instrText xml:space="preserve"> REF _Ref357760880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9.2.2</w:t>
            </w:r>
            <w:r w:rsidRPr="00E276B6">
              <w:rPr>
                <w:rStyle w:val="Hyperlink"/>
                <w:rFonts w:eastAsia="MS Mincho"/>
              </w:rPr>
              <w:fldChar w:fldCharType="end"/>
            </w:r>
            <w:r w:rsidRPr="00E276B6">
              <w:rPr>
                <w:rFonts w:ascii="Cambria" w:eastAsia="MS Mincho"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_Ref357760880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Empty Representation</w:t>
            </w:r>
            <w:r w:rsidRPr="00E276B6">
              <w:rPr>
                <w:rStyle w:val="Hyperlink"/>
                <w:rFonts w:eastAsia="MS Mincho"/>
              </w:rPr>
              <w:fldChar w:fldCharType="end"/>
            </w:r>
            <w:r w:rsidRPr="00E276B6">
              <w:rPr>
                <w:rFonts w:ascii="Cambria" w:eastAsia="MS Mincho" w:hAnsi="Cambria"/>
              </w:rPr>
              <w:t xml:space="preserve"> for details.</w:t>
            </w:r>
          </w:p>
          <w:p w14:paraId="33FA3D94" w14:textId="77777777" w:rsidR="00B46A03" w:rsidRPr="00E276B6" w:rsidRDefault="00B46A03" w:rsidP="007B6A01">
            <w:pPr>
              <w:jc w:val="left"/>
              <w:rPr>
                <w:rFonts w:ascii="Cambria" w:hAnsi="Cambria" w:cs="Arial"/>
                <w:lang w:eastAsia="en-GB"/>
              </w:rPr>
            </w:pPr>
            <w:r w:rsidRPr="00E276B6">
              <w:rPr>
                <w:rFonts w:ascii="Cambria" w:hAnsi="Cambria" w:cs="Arial"/>
                <w:lang w:eastAsia="en-GB"/>
              </w:rPr>
              <w:t>This property is ignored if the element is fixed-length and length is not zero (as no empty representation is possible).</w:t>
            </w:r>
          </w:p>
          <w:p w14:paraId="221933E7" w14:textId="77777777" w:rsidR="00B46A03" w:rsidRPr="00E276B6" w:rsidRDefault="00B46A03" w:rsidP="007B6A01">
            <w:pPr>
              <w:jc w:val="left"/>
              <w:rPr>
                <w:rFonts w:ascii="Cambria" w:hAnsi="Cambria"/>
              </w:rPr>
            </w:pPr>
            <w:r w:rsidRPr="00E276B6">
              <w:rPr>
                <w:rFonts w:ascii="Cambria" w:hAnsi="Cambria"/>
              </w:rPr>
              <w:t>The value of dfdl:emptyValueDelimiterPolicy MUST only be checked if there is a dfdl:initiator or dfdl:terminator in scope. If so, and dfdl:emptyValueDelimiterPolicy is not set, it is a Schema Definition Error.</w:t>
            </w:r>
          </w:p>
          <w:p w14:paraId="3BE8F64A" w14:textId="77777777" w:rsidR="00B46A03" w:rsidRPr="00E276B6" w:rsidRDefault="00B46A03" w:rsidP="007B6A01">
            <w:pPr>
              <w:jc w:val="left"/>
              <w:rPr>
                <w:rFonts w:ascii="Cambria" w:hAnsi="Cambria"/>
              </w:rPr>
            </w:pPr>
            <w:r w:rsidRPr="00E276B6">
              <w:rPr>
                <w:rFonts w:ascii="Cambria" w:hAnsi="Cambria"/>
              </w:rPr>
              <w:t>If dfdl:initiator is not "" and dfdl:terminator is "" and dfdl:emptyValueDelimiterPolicy is 'terminator' it is a Schema Definition Error.</w:t>
            </w:r>
          </w:p>
          <w:p w14:paraId="733D58C2" w14:textId="77777777" w:rsidR="00B46A03" w:rsidRPr="00E276B6" w:rsidRDefault="00B46A03" w:rsidP="007B6A01">
            <w:pPr>
              <w:jc w:val="left"/>
              <w:rPr>
                <w:rFonts w:ascii="Cambria" w:hAnsi="Cambria"/>
              </w:rPr>
            </w:pPr>
            <w:r w:rsidRPr="00E276B6">
              <w:rPr>
                <w:rFonts w:ascii="Cambria" w:hAnsi="Cambria"/>
              </w:rPr>
              <w:t>If dfdl:terminator is not "" and dfdl:initiator is "” and dfdl:emptyValueDelimiterPolicy is 'initiator' it is a Schema Definition Error.</w:t>
            </w:r>
          </w:p>
          <w:p w14:paraId="13830F8D" w14:textId="77777777" w:rsidR="00B46A03" w:rsidRPr="00E276B6" w:rsidRDefault="00B46A03" w:rsidP="007B6A01">
            <w:pPr>
              <w:jc w:val="left"/>
              <w:rPr>
                <w:rFonts w:ascii="Cambria" w:eastAsia="Arial Unicode MS" w:hAnsi="Cambria"/>
              </w:rPr>
            </w:pPr>
            <w:r w:rsidRPr="00E276B6">
              <w:rPr>
                <w:rFonts w:ascii="Cambria" w:hAnsi="Cambria"/>
              </w:rPr>
              <w:t>It is not a Schema Definition Error if dfdl:emptyValueDelimiterPolicy is 'both' and one or both of dfdl:initiator and dfdl:terminator is "". This is to accommodate the common use of setting 'both' as a schema-wide setting.</w:t>
            </w:r>
          </w:p>
          <w:p w14:paraId="25F85E7A" w14:textId="77777777" w:rsidR="00B46A03" w:rsidRPr="00E276B6" w:rsidRDefault="00B46A03" w:rsidP="007B6A01">
            <w:pPr>
              <w:jc w:val="left"/>
              <w:rPr>
                <w:rFonts w:ascii="Cambria" w:eastAsia="MS Mincho" w:hAnsi="Cambria"/>
              </w:rPr>
            </w:pPr>
            <w:r w:rsidRPr="00E276B6">
              <w:rPr>
                <w:rFonts w:ascii="Cambria" w:hAnsi="Cambria" w:cs="Arial"/>
                <w:lang w:eastAsia="en-GB"/>
              </w:rPr>
              <w:t xml:space="preserve">It is a Schema Definition Error if dfdl:emptyValueDelimiterPolicy </w:t>
            </w:r>
            <w:r w:rsidRPr="00E276B6">
              <w:rPr>
                <w:rFonts w:ascii="Cambria" w:hAnsi="Cambria" w:cs="Arial"/>
                <w:bCs/>
                <w:lang w:eastAsia="en-GB"/>
              </w:rPr>
              <w:t>is in effect and</w:t>
            </w:r>
            <w:r w:rsidRPr="00E276B6">
              <w:rPr>
                <w:rFonts w:ascii="Cambria" w:hAnsi="Cambria" w:cs="Arial"/>
                <w:lang w:eastAsia="en-GB"/>
              </w:rPr>
              <w:t xml:space="preserve"> is set to 'none' or 'terminator' when the parent xs:sequence has dfdl:initiatedContent 'yes'.</w:t>
            </w:r>
          </w:p>
          <w:p w14:paraId="444D4862" w14:textId="77777777" w:rsidR="00B46A03" w:rsidRPr="00E276B6" w:rsidRDefault="00B46A03" w:rsidP="007B6A01">
            <w:pPr>
              <w:jc w:val="left"/>
              <w:rPr>
                <w:rFonts w:ascii="Cambria" w:eastAsia="MS Mincho" w:hAnsi="Cambria" w:cs="Arial"/>
                <w:lang w:eastAsia="ja-JP"/>
              </w:rPr>
            </w:pPr>
            <w:r w:rsidRPr="00E276B6">
              <w:rPr>
                <w:rFonts w:ascii="Cambria" w:eastAsia="Arial Unicode MS" w:hAnsi="Cambria"/>
              </w:rPr>
              <w:t xml:space="preserve">Annotation: dfdl:element, </w:t>
            </w:r>
            <w:r w:rsidRPr="00E276B6">
              <w:rPr>
                <w:rFonts w:ascii="Cambria" w:hAnsi="Cambria" w:cs="Arial"/>
              </w:rPr>
              <w:t xml:space="preserve">dfdl:simpleType </w:t>
            </w:r>
          </w:p>
        </w:tc>
      </w:tr>
      <w:tr w:rsidR="00B46A03" w14:paraId="1E08E694"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7332B7BC" w14:textId="77777777" w:rsidR="00B46A03" w:rsidRPr="00E276B6" w:rsidRDefault="00B46A03" w:rsidP="007B6A01">
            <w:pPr>
              <w:jc w:val="left"/>
              <w:rPr>
                <w:rFonts w:ascii="Cambria" w:eastAsia="Arial Unicode MS" w:hAnsi="Cambria"/>
              </w:rPr>
            </w:pPr>
            <w:r w:rsidRPr="00E276B6">
              <w:rPr>
                <w:rFonts w:ascii="Cambria" w:eastAsia="Arial Unicode MS" w:hAnsi="Cambria"/>
              </w:rPr>
              <w:lastRenderedPageBreak/>
              <w:t>documentFinalTerminatorCanBeMissing</w:t>
            </w:r>
          </w:p>
        </w:tc>
        <w:tc>
          <w:tcPr>
            <w:tcW w:w="0" w:type="auto"/>
            <w:tcBorders>
              <w:top w:val="single" w:sz="4" w:space="0" w:color="auto"/>
              <w:left w:val="single" w:sz="4" w:space="0" w:color="auto"/>
              <w:bottom w:val="single" w:sz="4" w:space="0" w:color="auto"/>
              <w:right w:val="single" w:sz="4" w:space="0" w:color="auto"/>
            </w:tcBorders>
            <w:hideMark/>
          </w:tcPr>
          <w:p w14:paraId="7BBF9D02"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Enum</w:t>
            </w:r>
          </w:p>
          <w:p w14:paraId="00F73D5B"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Valid values are 'yes', 'no'</w:t>
            </w:r>
          </w:p>
          <w:p w14:paraId="27F987A1" w14:textId="6D309E80" w:rsidR="00B46A03" w:rsidRPr="00E276B6" w:rsidRDefault="00B46A03" w:rsidP="007B6A01">
            <w:pPr>
              <w:keepNext/>
              <w:jc w:val="left"/>
              <w:rPr>
                <w:rFonts w:ascii="Cambria" w:eastAsia="Arial Unicode MS" w:hAnsi="Cambria"/>
              </w:rPr>
            </w:pPr>
            <w:r w:rsidRPr="00E276B6">
              <w:rPr>
                <w:rFonts w:ascii="Cambria" w:eastAsia="Arial Unicode MS" w:hAnsi="Cambria"/>
              </w:rPr>
              <w:t>When the dfdl:documentFinalTerminatorCanBeMissing property is true, then when an element is the last element in the data stream, then on parsing, it is not an error if the terminator is not found</w:t>
            </w:r>
            <w:r w:rsidRPr="00E276B6">
              <w:rPr>
                <w:rFonts w:ascii="Cambria" w:hAnsi="Cambria"/>
              </w:rPr>
              <w:t xml:space="preserve">, and the terminator is considered to be logically present for the purposes of establishing representation, per Section </w:t>
            </w:r>
            <w:r w:rsidRPr="00E276B6">
              <w:rPr>
                <w:rStyle w:val="Hyperlink"/>
                <w:rFonts w:eastAsia="MS Mincho"/>
              </w:rPr>
              <w:fldChar w:fldCharType="begin"/>
            </w:r>
            <w:r w:rsidRPr="00E276B6">
              <w:rPr>
                <w:rStyle w:val="Hyperlink"/>
                <w:rFonts w:ascii="Cambria" w:eastAsia="MS Mincho" w:hAnsi="Cambria"/>
              </w:rPr>
              <w:instrText xml:space="preserve"> REF _Ref37169058 \r \h </w:instrText>
            </w:r>
            <w:r w:rsidR="000E2D4B">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9.3.2</w:t>
            </w:r>
            <w:r w:rsidRPr="00E276B6">
              <w:rPr>
                <w:rStyle w:val="Hyperlink"/>
                <w:rFonts w:eastAsia="MS Mincho"/>
              </w:rPr>
              <w:fldChar w:fldCharType="end"/>
            </w:r>
            <w:r w:rsidRPr="00E276B6">
              <w:rPr>
                <w:rFonts w:ascii="Cambria" w:hAnsi="Cambria"/>
              </w:rPr>
              <w:t>.</w:t>
            </w:r>
            <w:r w:rsidRPr="00E276B6">
              <w:rPr>
                <w:rFonts w:ascii="Cambria" w:eastAsia="Arial Unicode MS" w:hAnsi="Cambria"/>
              </w:rPr>
              <w:t xml:space="preserve"> </w:t>
            </w:r>
          </w:p>
          <w:p w14:paraId="2AD4EE7A"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For example, if the data are in a file, and the format specifies lines terminated by the newline character (typically LF or CRLF), then if the last line is missing its newline, then this would normally be an error, but if </w:t>
            </w:r>
            <w:r w:rsidRPr="00E276B6">
              <w:rPr>
                <w:rFonts w:ascii="Cambria" w:eastAsia="Arial Unicode MS" w:hAnsi="Cambria"/>
              </w:rPr>
              <w:lastRenderedPageBreak/>
              <w:t>dfdl:documentFinalTerminatorCanBeMissing is true, then this is not a Processing Error.</w:t>
            </w:r>
          </w:p>
          <w:p w14:paraId="45CD8C22"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On unparsing the terminator is always written out regardless of the state of this property.</w:t>
            </w:r>
          </w:p>
          <w:p w14:paraId="7985D352" w14:textId="77777777" w:rsidR="00B46A03" w:rsidRPr="00E276B6" w:rsidRDefault="00B46A03" w:rsidP="007B6A01">
            <w:pPr>
              <w:keepNext/>
              <w:jc w:val="left"/>
              <w:rPr>
                <w:rFonts w:ascii="Cambria" w:eastAsia="Arial Unicode MS" w:hAnsi="Cambria"/>
              </w:rPr>
            </w:pPr>
            <w:r w:rsidRPr="00E276B6">
              <w:rPr>
                <w:rFonts w:ascii="Cambria" w:eastAsia="Arial Unicode MS" w:hAnsi="Cambria"/>
              </w:rPr>
              <w:t xml:space="preserve">Annotation: dfdl:format (but applies to elements only) </w:t>
            </w:r>
          </w:p>
        </w:tc>
      </w:tr>
      <w:tr w:rsidR="00B46A03" w14:paraId="56A4CA9E"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568283EC" w14:textId="77777777" w:rsidR="00B46A03" w:rsidRPr="00E276B6" w:rsidRDefault="00B46A03" w:rsidP="007B6A01">
            <w:pPr>
              <w:jc w:val="left"/>
              <w:rPr>
                <w:rFonts w:ascii="Cambria" w:eastAsia="Arial Unicode MS" w:hAnsi="Cambria"/>
              </w:rPr>
            </w:pPr>
            <w:r w:rsidRPr="00E276B6">
              <w:rPr>
                <w:rFonts w:ascii="Cambria" w:eastAsia="Arial Unicode MS" w:hAnsi="Cambria"/>
              </w:rPr>
              <w:lastRenderedPageBreak/>
              <w:t>outputNewLine</w:t>
            </w:r>
          </w:p>
        </w:tc>
        <w:tc>
          <w:tcPr>
            <w:tcW w:w="0" w:type="auto"/>
            <w:tcBorders>
              <w:top w:val="single" w:sz="4" w:space="0" w:color="auto"/>
              <w:left w:val="single" w:sz="4" w:space="0" w:color="auto"/>
              <w:bottom w:val="single" w:sz="4" w:space="0" w:color="auto"/>
              <w:right w:val="single" w:sz="4" w:space="0" w:color="auto"/>
            </w:tcBorders>
            <w:hideMark/>
          </w:tcPr>
          <w:p w14:paraId="680BCB80" w14:textId="77777777" w:rsidR="00B46A03" w:rsidRPr="00E276B6" w:rsidRDefault="00B46A03" w:rsidP="007B6A01">
            <w:pPr>
              <w:keepNext/>
              <w:jc w:val="left"/>
              <w:rPr>
                <w:rFonts w:ascii="Cambria" w:hAnsi="Cambria" w:cs="Arial"/>
              </w:rPr>
            </w:pPr>
            <w:r w:rsidRPr="00E276B6">
              <w:rPr>
                <w:rFonts w:ascii="Cambria" w:hAnsi="Cambria" w:cs="Arial"/>
              </w:rPr>
              <w:t>DFDL String Literal or DFDL Expression</w:t>
            </w:r>
          </w:p>
          <w:p w14:paraId="278AD461" w14:textId="77777777" w:rsidR="00B46A03" w:rsidRPr="00E276B6" w:rsidRDefault="00B46A03" w:rsidP="007B6A01">
            <w:pPr>
              <w:keepNext/>
              <w:jc w:val="left"/>
              <w:rPr>
                <w:rFonts w:ascii="Cambria" w:hAnsi="Cambria" w:cs="Arial"/>
              </w:rPr>
            </w:pPr>
            <w:r w:rsidRPr="00E276B6">
              <w:rPr>
                <w:rFonts w:ascii="Cambria" w:hAnsi="Cambria" w:cs="Arial"/>
              </w:rPr>
              <w:t xml:space="preserve">Specifies the character or characters that are used to replace the %NL; character class entity during unparse. </w:t>
            </w:r>
          </w:p>
          <w:p w14:paraId="14024FC7" w14:textId="48F971AC" w:rsidR="00B46A03" w:rsidRPr="00E276B6" w:rsidRDefault="00B46A03" w:rsidP="007B6A01">
            <w:pPr>
              <w:keepNext/>
              <w:jc w:val="left"/>
              <w:rPr>
                <w:rFonts w:ascii="Cambria" w:hAnsi="Cambria" w:cs="Arial"/>
              </w:rPr>
            </w:pPr>
            <w:r w:rsidRPr="00E276B6">
              <w:rPr>
                <w:rFonts w:ascii="Cambria" w:hAnsi="Cambria" w:cs="Arial"/>
              </w:rPr>
              <w:t xml:space="preserve">(The %NL; entity is defined in Section </w:t>
            </w:r>
            <w:r w:rsidRPr="00E276B6">
              <w:rPr>
                <w:rStyle w:val="Hyperlink"/>
                <w:rFonts w:eastAsia="MS Mincho"/>
              </w:rPr>
              <w:fldChar w:fldCharType="begin"/>
            </w:r>
            <w:r w:rsidRPr="00E276B6">
              <w:rPr>
                <w:rStyle w:val="Hyperlink"/>
                <w:rFonts w:ascii="Cambria" w:eastAsia="MS Mincho" w:hAnsi="Cambria"/>
              </w:rPr>
              <w:instrText xml:space="preserve"> REF _Ref37865472 \r \h </w:instrText>
            </w:r>
            <w:r w:rsidR="000E2D4B">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6.3.1.3</w:t>
            </w:r>
            <w:r w:rsidRPr="00E276B6">
              <w:rPr>
                <w:rStyle w:val="Hyperlink"/>
                <w:rFonts w:eastAsia="MS Mincho"/>
              </w:rPr>
              <w:fldChar w:fldCharType="end"/>
            </w:r>
            <w:r w:rsidRPr="00E276B6">
              <w:rPr>
                <w:rFonts w:ascii="Cambria" w:hAnsi="Cambria" w:cs="Arial"/>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_Ref37865472 \h </w:instrText>
            </w:r>
            <w:r w:rsidR="000E2D4B">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DFDL Character Class Entities in DFDL String Literals</w:t>
            </w:r>
            <w:r w:rsidRPr="00E276B6">
              <w:rPr>
                <w:rStyle w:val="Hyperlink"/>
                <w:rFonts w:eastAsia="MS Mincho"/>
              </w:rPr>
              <w:fldChar w:fldCharType="end"/>
            </w:r>
            <w:r w:rsidRPr="00E276B6">
              <w:rPr>
                <w:rFonts w:ascii="Cambria" w:hAnsi="Cambria" w:cs="Arial"/>
              </w:rPr>
              <w:t>.)</w:t>
            </w:r>
          </w:p>
          <w:p w14:paraId="37BB4429" w14:textId="77777777" w:rsidR="00B46A03" w:rsidRPr="00E276B6" w:rsidRDefault="00B46A03" w:rsidP="007B6A01">
            <w:pPr>
              <w:keepNext/>
              <w:jc w:val="left"/>
              <w:rPr>
                <w:rFonts w:ascii="Cambria" w:hAnsi="Cambria" w:cs="Arial"/>
              </w:rPr>
            </w:pPr>
            <w:r w:rsidRPr="00E276B6">
              <w:rPr>
                <w:rFonts w:ascii="Cambria" w:hAnsi="Cambria" w:cs="Arial"/>
              </w:rPr>
              <w:t>It is a Schema Definition Error if any of the characters are not in the set of characters allowed by the DFDL entity %NL; Only individual characters or the %CR;%LF; combination are allowed.</w:t>
            </w:r>
          </w:p>
          <w:p w14:paraId="26329B95" w14:textId="77777777" w:rsidR="00B46A03" w:rsidRPr="00E276B6" w:rsidRDefault="00B46A03" w:rsidP="007B6A01">
            <w:pPr>
              <w:keepNext/>
              <w:jc w:val="left"/>
              <w:rPr>
                <w:rFonts w:ascii="Cambria" w:hAnsi="Cambria" w:cs="Arial"/>
              </w:rPr>
            </w:pPr>
            <w:r w:rsidRPr="00E276B6">
              <w:rPr>
                <w:rFonts w:ascii="Cambria" w:hAnsi="Cambria" w:cs="Arial"/>
              </w:rPr>
              <w:t>It is a Schema Definition Error if the DFDL entity %NL; is specified</w:t>
            </w:r>
          </w:p>
          <w:p w14:paraId="7E876FED" w14:textId="77777777" w:rsidR="00B46A03" w:rsidRPr="00E276B6" w:rsidRDefault="00B46A03" w:rsidP="007B6A01">
            <w:pPr>
              <w:keepNext/>
              <w:jc w:val="left"/>
              <w:rPr>
                <w:rFonts w:ascii="Cambria" w:hAnsi="Cambria" w:cs="Arial"/>
              </w:rPr>
            </w:pPr>
            <w:r w:rsidRPr="00E276B6">
              <w:rPr>
                <w:rFonts w:ascii="Cambria" w:eastAsia="Arial Unicode MS" w:hAnsi="Cambria"/>
              </w:rPr>
              <w:t>This property can be computed by way of an expression which returns a DFDL string literal. The expression must not contain forward references to elements which have not yet been processed.</w:t>
            </w:r>
          </w:p>
          <w:p w14:paraId="2CDDDE45" w14:textId="77777777" w:rsidR="00B46A03" w:rsidRPr="00E276B6" w:rsidRDefault="00B46A03" w:rsidP="007B6A01">
            <w:pPr>
              <w:keepNext/>
              <w:jc w:val="left"/>
              <w:rPr>
                <w:rFonts w:ascii="Cambria" w:hAnsi="Cambria"/>
              </w:rPr>
            </w:pPr>
            <w:r w:rsidRPr="00E276B6">
              <w:rPr>
                <w:rFonts w:ascii="Cambria" w:hAnsi="Cambria" w:cs="Arial"/>
              </w:rPr>
              <w:t>Annotation: dfdl:element, dfdl:simpleType, dfdl:sequence, dfdl:choice, dfdl:group</w:t>
            </w:r>
          </w:p>
        </w:tc>
      </w:tr>
      <w:tr w:rsidR="00B46A03" w14:paraId="35E641B3" w14:textId="77777777" w:rsidTr="007B6A01">
        <w:tc>
          <w:tcPr>
            <w:tcW w:w="0" w:type="auto"/>
            <w:tcBorders>
              <w:top w:val="single" w:sz="4" w:space="0" w:color="auto"/>
              <w:left w:val="single" w:sz="4" w:space="0" w:color="auto"/>
              <w:bottom w:val="single" w:sz="4" w:space="0" w:color="auto"/>
              <w:right w:val="single" w:sz="4" w:space="0" w:color="auto"/>
            </w:tcBorders>
            <w:hideMark/>
          </w:tcPr>
          <w:p w14:paraId="0AFDE92B" w14:textId="77777777" w:rsidR="00B46A03" w:rsidRPr="00E276B6" w:rsidRDefault="00B46A03" w:rsidP="007B6A01">
            <w:pPr>
              <w:jc w:val="left"/>
              <w:rPr>
                <w:rFonts w:ascii="Cambria" w:eastAsia="Arial Unicode MS" w:hAnsi="Cambria"/>
              </w:rPr>
            </w:pPr>
            <w:r w:rsidRPr="00E276B6">
              <w:rPr>
                <w:rFonts w:ascii="Cambria" w:eastAsia="Arial" w:hAnsi="Cambria"/>
              </w:rPr>
              <w:t>emptyElementParsePolicy</w:t>
            </w:r>
          </w:p>
        </w:tc>
        <w:tc>
          <w:tcPr>
            <w:tcW w:w="0" w:type="auto"/>
            <w:tcBorders>
              <w:top w:val="single" w:sz="4" w:space="0" w:color="auto"/>
              <w:left w:val="single" w:sz="4" w:space="0" w:color="auto"/>
              <w:bottom w:val="single" w:sz="4" w:space="0" w:color="auto"/>
              <w:right w:val="single" w:sz="4" w:space="0" w:color="auto"/>
            </w:tcBorders>
            <w:hideMark/>
          </w:tcPr>
          <w:p w14:paraId="49E6BAF6" w14:textId="77777777" w:rsidR="00B46A03" w:rsidRPr="00E276B6" w:rsidRDefault="00B46A03" w:rsidP="007B6A01">
            <w:pPr>
              <w:jc w:val="left"/>
              <w:rPr>
                <w:rFonts w:ascii="Cambria" w:eastAsia="Arial" w:hAnsi="Cambria"/>
              </w:rPr>
            </w:pPr>
            <w:r w:rsidRPr="00E276B6">
              <w:rPr>
                <w:rFonts w:ascii="Cambria" w:eastAsia="Arial" w:hAnsi="Cambria"/>
              </w:rPr>
              <w:t>Enum</w:t>
            </w:r>
          </w:p>
          <w:p w14:paraId="339F4CE1" w14:textId="77777777" w:rsidR="00B46A03" w:rsidRPr="00E276B6" w:rsidRDefault="00B46A03" w:rsidP="007B6A01">
            <w:pPr>
              <w:jc w:val="left"/>
              <w:rPr>
                <w:rFonts w:ascii="Cambria" w:eastAsia="Arial" w:hAnsi="Cambria"/>
              </w:rPr>
            </w:pPr>
            <w:r w:rsidRPr="00E276B6">
              <w:rPr>
                <w:rFonts w:ascii="Cambria" w:eastAsia="Arial" w:hAnsi="Cambria"/>
              </w:rPr>
              <w:t>Valid values are "treatAsAbsent" or "treatAsEmpty".</w:t>
            </w:r>
          </w:p>
          <w:p w14:paraId="01552198" w14:textId="77777777" w:rsidR="00B46A03" w:rsidRPr="00E276B6" w:rsidRDefault="00B46A03" w:rsidP="007B6A01">
            <w:pPr>
              <w:jc w:val="left"/>
              <w:rPr>
                <w:rFonts w:ascii="Cambria" w:eastAsia="Arial" w:hAnsi="Cambria"/>
              </w:rPr>
            </w:pPr>
            <w:r w:rsidRPr="00E276B6">
              <w:rPr>
                <w:rFonts w:ascii="Cambria" w:eastAsia="Arial" w:hAnsi="Cambria"/>
              </w:rPr>
              <w:t xml:space="preserve">This property describes the behavior of the DFDL processor </w:t>
            </w:r>
            <w:r w:rsidRPr="00E276B6">
              <w:rPr>
                <w:rFonts w:ascii="Cambria" w:hAnsi="Cambria"/>
                <w:color w:val="000000"/>
              </w:rPr>
              <w:t>for occurrences of elements of any type that have the empty representation</w:t>
            </w:r>
            <w:r w:rsidRPr="00E276B6">
              <w:rPr>
                <w:rFonts w:ascii="Cambria" w:eastAsia="Arial" w:hAnsi="Cambria"/>
              </w:rPr>
              <w:t>.</w:t>
            </w:r>
          </w:p>
          <w:p w14:paraId="39F66D21" w14:textId="77777777" w:rsidR="00B46A03" w:rsidRPr="00E276B6" w:rsidRDefault="00B46A03" w:rsidP="007B6A01">
            <w:pPr>
              <w:jc w:val="left"/>
              <w:rPr>
                <w:rFonts w:ascii="Cambria" w:hAnsi="Cambria"/>
              </w:rPr>
            </w:pPr>
            <w:r w:rsidRPr="00E276B6">
              <w:rPr>
                <w:rFonts w:ascii="Cambria" w:eastAsia="Arial" w:hAnsi="Cambria"/>
              </w:rPr>
              <w:t xml:space="preserve">When 'treatAsEmpty' </w:t>
            </w:r>
            <w:r w:rsidRPr="00E276B6">
              <w:rPr>
                <w:rFonts w:ascii="Cambria" w:hAnsi="Cambria"/>
                <w:color w:val="000000"/>
              </w:rPr>
              <w:t>if an occurrence of an element has the empty representation when parsed, the behaviour is as stated in Section 9 for an occurrence with empty representation. Consequently, default values or empty strings may be added to the Infoset.</w:t>
            </w:r>
          </w:p>
          <w:p w14:paraId="3DC56B93" w14:textId="77777777" w:rsidR="00B46A03" w:rsidRPr="00E276B6" w:rsidRDefault="00B46A03" w:rsidP="007B6A01">
            <w:pPr>
              <w:jc w:val="left"/>
              <w:rPr>
                <w:rFonts w:ascii="Cambria" w:hAnsi="Cambria"/>
              </w:rPr>
            </w:pPr>
            <w:r w:rsidRPr="00E276B6">
              <w:rPr>
                <w:rFonts w:ascii="Cambria" w:hAnsi="Cambria"/>
              </w:rPr>
              <w:t xml:space="preserve">When 'treatAsAbsent' </w:t>
            </w:r>
            <w:r w:rsidRPr="00E276B6">
              <w:rPr>
                <w:rFonts w:ascii="Cambria" w:hAnsi="Cambria"/>
                <w:color w:val="000000"/>
              </w:rPr>
              <w:t>if an occurrence of an element has the empty representation when parsed, the behaviour is as stated in Section 9 for an absent occurrence. Consequently, default values or empty strings are never added to the Infoset.</w:t>
            </w:r>
          </w:p>
          <w:p w14:paraId="59BCAA83" w14:textId="77777777" w:rsidR="00B46A03" w:rsidRPr="00E276B6" w:rsidRDefault="00B46A03" w:rsidP="007B6A01">
            <w:pPr>
              <w:jc w:val="left"/>
              <w:rPr>
                <w:rFonts w:ascii="Cambria" w:hAnsi="Cambria"/>
              </w:rPr>
            </w:pPr>
            <w:r w:rsidRPr="00E276B6">
              <w:rPr>
                <w:rFonts w:ascii="Cambria" w:hAnsi="Cambria"/>
              </w:rPr>
              <w:t xml:space="preserve">Annotation: dfdl:element, dfdl:simpleType </w:t>
            </w:r>
          </w:p>
        </w:tc>
      </w:tr>
    </w:tbl>
    <w:p w14:paraId="5D734F42" w14:textId="54B82A18" w:rsidR="00B46A03" w:rsidRDefault="00B46A03" w:rsidP="00B46A03">
      <w:pPr>
        <w:pStyle w:val="Caption"/>
      </w:pPr>
      <w:bookmarkStart w:id="4179" w:name="_Toc190157561"/>
      <w:bookmarkEnd w:id="4179"/>
      <w:r>
        <w:t xml:space="preserve">Table </w:t>
      </w:r>
      <w:r>
        <w:fldChar w:fldCharType="begin"/>
      </w:r>
      <w:r>
        <w:instrText xml:space="preserve"> SEQ Table \* ARABIC </w:instrText>
      </w:r>
      <w:r>
        <w:fldChar w:fldCharType="separate"/>
      </w:r>
      <w:r w:rsidR="009D1493">
        <w:rPr>
          <w:noProof/>
        </w:rPr>
        <w:t>16</w:t>
      </w:r>
      <w:r>
        <w:rPr>
          <w:noProof/>
        </w:rPr>
        <w:fldChar w:fldCharType="end"/>
      </w:r>
      <w:r>
        <w:t xml:space="preserve"> Properties for Specifying Delimiters</w:t>
      </w:r>
    </w:p>
    <w:p w14:paraId="2BB4920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180" w:name="_Toc184191992"/>
      <w:bookmarkStart w:id="4181" w:name="_Toc184210532"/>
      <w:bookmarkStart w:id="4182" w:name="_Toc184192009"/>
      <w:bookmarkStart w:id="4183" w:name="_Toc184210549"/>
      <w:bookmarkStart w:id="4184" w:name="_Toc184192011"/>
      <w:bookmarkStart w:id="4185" w:name="_Toc184210551"/>
      <w:bookmarkStart w:id="4186" w:name="_Toc184192014"/>
      <w:bookmarkStart w:id="4187" w:name="_Toc184210554"/>
      <w:bookmarkStart w:id="4188" w:name="_Toc199516310"/>
      <w:bookmarkStart w:id="4189" w:name="_Toc194983974"/>
      <w:bookmarkStart w:id="4190" w:name="_Toc243112821"/>
      <w:bookmarkStart w:id="4191" w:name="_Toc349042725"/>
      <w:bookmarkStart w:id="4192" w:name="_Ref38549263"/>
      <w:bookmarkStart w:id="4193" w:name="_Ref38549269"/>
      <w:bookmarkStart w:id="4194" w:name="_Toc62570150"/>
      <w:bookmarkStart w:id="4195" w:name="_Toc210216872"/>
      <w:bookmarkStart w:id="4196" w:name="_Toc219441004"/>
      <w:bookmarkStart w:id="4197" w:name="_Toc177399087"/>
      <w:bookmarkStart w:id="4198" w:name="_Toc175057374"/>
      <w:bookmarkEnd w:id="4180"/>
      <w:bookmarkEnd w:id="4181"/>
      <w:bookmarkEnd w:id="4182"/>
      <w:bookmarkEnd w:id="4183"/>
      <w:bookmarkEnd w:id="4184"/>
      <w:bookmarkEnd w:id="4185"/>
      <w:bookmarkEnd w:id="4186"/>
      <w:bookmarkEnd w:id="4187"/>
      <w:r>
        <w:t>Properties for Specifying Lengths</w:t>
      </w:r>
      <w:bookmarkEnd w:id="4188"/>
      <w:bookmarkEnd w:id="4189"/>
      <w:bookmarkEnd w:id="4190"/>
      <w:bookmarkEnd w:id="4191"/>
      <w:bookmarkEnd w:id="4192"/>
      <w:bookmarkEnd w:id="4193"/>
      <w:bookmarkEnd w:id="4194"/>
      <w:bookmarkEnd w:id="4195"/>
      <w:bookmarkEnd w:id="4196"/>
      <w:r>
        <w:t xml:space="preserve"> </w:t>
      </w:r>
      <w:bookmarkEnd w:id="4197"/>
      <w:bookmarkEnd w:id="4198"/>
    </w:p>
    <w:p w14:paraId="49523A4E" w14:textId="77777777" w:rsidR="00B46A03" w:rsidRDefault="00B46A03" w:rsidP="00404546">
      <w:pPr>
        <w:pStyle w:val="nobreak"/>
      </w:pPr>
      <w:r>
        <w:t>These properties are used to determine the content length of an element and apply to elements of all types (simple and complex).</w:t>
      </w:r>
    </w:p>
    <w:tbl>
      <w:tblPr>
        <w:tblStyle w:val="Table"/>
        <w:tblW w:w="5000" w:type="pct"/>
        <w:tblInd w:w="0" w:type="dxa"/>
        <w:tblLook w:val="01E0" w:firstRow="1" w:lastRow="1" w:firstColumn="1" w:lastColumn="1" w:noHBand="0" w:noVBand="0"/>
      </w:tblPr>
      <w:tblGrid>
        <w:gridCol w:w="1424"/>
        <w:gridCol w:w="8770"/>
      </w:tblGrid>
      <w:tr w:rsidR="00B46A03" w14:paraId="7AFD30DD"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7293AB88" w14:textId="77777777" w:rsidR="00B46A03" w:rsidRPr="00E276B6" w:rsidRDefault="00B46A03" w:rsidP="007B6A01">
            <w:pPr>
              <w:keepNext/>
              <w:keepLines/>
              <w:jc w:val="left"/>
              <w:rPr>
                <w:rFonts w:ascii="Cambria" w:hAnsi="Cambria"/>
              </w:rPr>
            </w:pPr>
            <w:r w:rsidRPr="00E276B6">
              <w:rPr>
                <w:rFonts w:ascii="Cambria" w:hAnsi="Cambria"/>
              </w:rPr>
              <w:lastRenderedPageBreak/>
              <w:t>Property Name</w:t>
            </w:r>
          </w:p>
        </w:tc>
        <w:tc>
          <w:tcPr>
            <w:tcW w:w="0" w:type="auto"/>
            <w:hideMark/>
          </w:tcPr>
          <w:p w14:paraId="26288182" w14:textId="77777777" w:rsidR="00B46A03" w:rsidRPr="00E276B6" w:rsidRDefault="00B46A03" w:rsidP="007B6A01">
            <w:pPr>
              <w:keepNext/>
              <w:keepLines/>
              <w:jc w:val="left"/>
              <w:rPr>
                <w:rFonts w:ascii="Cambria" w:hAnsi="Cambria"/>
              </w:rPr>
            </w:pPr>
            <w:r w:rsidRPr="00E276B6">
              <w:rPr>
                <w:rFonts w:ascii="Cambria" w:hAnsi="Cambria"/>
              </w:rPr>
              <w:t>Description</w:t>
            </w:r>
          </w:p>
        </w:tc>
      </w:tr>
      <w:tr w:rsidR="00B46A03" w14:paraId="526DBB7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E4889EA" w14:textId="77777777" w:rsidR="00B46A03" w:rsidRPr="00E276B6" w:rsidRDefault="00B46A03" w:rsidP="00986B7C">
            <w:pPr>
              <w:jc w:val="left"/>
              <w:rPr>
                <w:rFonts w:ascii="Cambria" w:hAnsi="Cambria"/>
              </w:rPr>
            </w:pPr>
            <w:r w:rsidRPr="00E276B6">
              <w:rPr>
                <w:rFonts w:ascii="Cambria" w:hAnsi="Cambria"/>
              </w:rPr>
              <w:t>lengthKind</w:t>
            </w:r>
          </w:p>
        </w:tc>
        <w:tc>
          <w:tcPr>
            <w:tcW w:w="0" w:type="auto"/>
            <w:tcBorders>
              <w:top w:val="single" w:sz="4" w:space="0" w:color="auto"/>
              <w:left w:val="single" w:sz="4" w:space="0" w:color="auto"/>
              <w:bottom w:val="single" w:sz="4" w:space="0" w:color="auto"/>
              <w:right w:val="single" w:sz="4" w:space="0" w:color="auto"/>
            </w:tcBorders>
            <w:hideMark/>
          </w:tcPr>
          <w:p w14:paraId="1FDFCB1F" w14:textId="77777777" w:rsidR="00B46A03" w:rsidRPr="00E276B6" w:rsidRDefault="00B46A03" w:rsidP="00986B7C">
            <w:pPr>
              <w:jc w:val="left"/>
              <w:rPr>
                <w:rFonts w:ascii="Cambria" w:hAnsi="Cambria"/>
              </w:rPr>
            </w:pPr>
            <w:r w:rsidRPr="00E276B6">
              <w:rPr>
                <w:rFonts w:ascii="Cambria" w:hAnsi="Cambria"/>
              </w:rPr>
              <w:t>Enum</w:t>
            </w:r>
          </w:p>
          <w:p w14:paraId="67803A6D" w14:textId="77777777" w:rsidR="00B46A03" w:rsidRPr="00E276B6" w:rsidRDefault="00B46A03" w:rsidP="00986B7C">
            <w:pPr>
              <w:jc w:val="left"/>
              <w:rPr>
                <w:rFonts w:ascii="Cambria" w:hAnsi="Cambria"/>
              </w:rPr>
            </w:pPr>
            <w:r w:rsidRPr="00E276B6">
              <w:rPr>
                <w:rFonts w:ascii="Cambria" w:hAnsi="Cambria"/>
              </w:rPr>
              <w:t>Controls how the content length of the component is determined.</w:t>
            </w:r>
          </w:p>
          <w:p w14:paraId="3D4E6374" w14:textId="77777777" w:rsidR="00B46A03" w:rsidRPr="00E276B6" w:rsidRDefault="00B46A03" w:rsidP="00986B7C">
            <w:pPr>
              <w:jc w:val="left"/>
              <w:rPr>
                <w:rFonts w:ascii="Cambria" w:hAnsi="Cambria"/>
              </w:rPr>
            </w:pPr>
            <w:r w:rsidRPr="00E276B6">
              <w:rPr>
                <w:rFonts w:ascii="Cambria" w:hAnsi="Cambria"/>
              </w:rPr>
              <w:t>Valid values are: 'explicit', 'delimited', 'prefixed', 'implicit', 'pattern', 'endOfParent'</w:t>
            </w:r>
          </w:p>
          <w:p w14:paraId="034A3CA6" w14:textId="31A5AF01" w:rsidR="00B46A03" w:rsidRPr="00E276B6" w:rsidRDefault="00B46A03" w:rsidP="00986B7C">
            <w:pPr>
              <w:jc w:val="left"/>
              <w:rPr>
                <w:rFonts w:ascii="Cambria" w:hAnsi="Cambria"/>
              </w:rPr>
            </w:pPr>
            <w:r w:rsidRPr="00E276B6">
              <w:rPr>
                <w:rFonts w:ascii="Cambria" w:hAnsi="Cambria"/>
              </w:rPr>
              <w:t xml:space="preserve">A full description of each enumeration is given in the subsections of this section beginning with Section </w:t>
            </w:r>
            <w:r w:rsidRPr="00E276B6">
              <w:rPr>
                <w:rStyle w:val="Hyperlink"/>
                <w:rFonts w:eastAsia="MS Mincho"/>
              </w:rPr>
              <w:fldChar w:fldCharType="begin"/>
            </w:r>
            <w:r w:rsidRPr="00E276B6">
              <w:rPr>
                <w:rStyle w:val="Hyperlink"/>
                <w:rFonts w:ascii="Cambria" w:eastAsia="MS Mincho" w:hAnsi="Cambria"/>
              </w:rPr>
              <w:instrText xml:space="preserve"> REF _Ref38559143 \r \h </w:instrText>
            </w:r>
            <w:r w:rsidR="00986B7C">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12.3.1</w:t>
            </w:r>
            <w:r w:rsidRPr="00E276B6">
              <w:rPr>
                <w:rStyle w:val="Hyperlink"/>
                <w:rFonts w:eastAsia="MS Mincho"/>
              </w:rPr>
              <w:fldChar w:fldCharType="end"/>
            </w:r>
            <w:r w:rsidRPr="00E276B6">
              <w:rPr>
                <w:rFonts w:ascii="Cambria" w:hAnsi="Cambria"/>
              </w:rPr>
              <w:t>.</w:t>
            </w:r>
          </w:p>
          <w:p w14:paraId="5205682C" w14:textId="77777777" w:rsidR="00B46A03" w:rsidRPr="00E276B6" w:rsidRDefault="00B46A03" w:rsidP="00986B7C">
            <w:pPr>
              <w:jc w:val="left"/>
              <w:rPr>
                <w:rFonts w:ascii="Cambria" w:hAnsi="Cambria" w:cs="Arial"/>
              </w:rPr>
            </w:pPr>
            <w:r w:rsidRPr="00E276B6">
              <w:rPr>
                <w:rFonts w:ascii="Cambria" w:hAnsi="Cambria"/>
              </w:rPr>
              <w:t>'explicit' means the length of the element is given by the dfdl:length property.</w:t>
            </w:r>
          </w:p>
          <w:p w14:paraId="347A3ED9" w14:textId="77777777" w:rsidR="00B46A03" w:rsidRPr="00E276B6" w:rsidRDefault="00B46A03" w:rsidP="00986B7C">
            <w:pPr>
              <w:jc w:val="left"/>
              <w:rPr>
                <w:rFonts w:ascii="Cambria" w:hAnsi="Cambria"/>
              </w:rPr>
            </w:pPr>
            <w:r w:rsidRPr="00E276B6">
              <w:rPr>
                <w:rFonts w:ascii="Cambria" w:hAnsi="Cambria"/>
              </w:rPr>
              <w:t xml:space="preserve">'delimited' means the element length is determined by scanning for a terminator or separator. </w:t>
            </w:r>
          </w:p>
          <w:p w14:paraId="50C9D3A9" w14:textId="77777777" w:rsidR="00B46A03" w:rsidRPr="00E276B6" w:rsidRDefault="00B46A03" w:rsidP="00986B7C">
            <w:pPr>
              <w:jc w:val="left"/>
              <w:rPr>
                <w:rFonts w:ascii="Cambria" w:hAnsi="Cambria"/>
              </w:rPr>
            </w:pPr>
            <w:r w:rsidRPr="00E276B6">
              <w:rPr>
                <w:rFonts w:ascii="Cambria" w:hAnsi="Cambria"/>
              </w:rPr>
              <w:t xml:space="preserve">'prefixed' means the length of the element is given by an immediately preceding PrefixLength data region the format of which is specified using dfdl:prefixLengthType. </w:t>
            </w:r>
          </w:p>
          <w:p w14:paraId="69C9E983" w14:textId="77777777" w:rsidR="00B46A03" w:rsidRPr="00E276B6" w:rsidRDefault="00B46A03" w:rsidP="00986B7C">
            <w:pPr>
              <w:jc w:val="left"/>
              <w:rPr>
                <w:rFonts w:ascii="Cambria" w:hAnsi="Cambria"/>
              </w:rPr>
            </w:pPr>
            <w:r w:rsidRPr="00E276B6">
              <w:rPr>
                <w:rFonts w:ascii="Cambria" w:hAnsi="Cambria"/>
              </w:rPr>
              <w:t>'implicit means the length is to be determined in terms of the type of the element and its schema-specified properties if any.</w:t>
            </w:r>
          </w:p>
          <w:p w14:paraId="02102EBF" w14:textId="77777777" w:rsidR="00B46A03" w:rsidRPr="00E276B6" w:rsidRDefault="00B46A03" w:rsidP="00986B7C">
            <w:pPr>
              <w:jc w:val="left"/>
              <w:rPr>
                <w:rFonts w:ascii="Cambria" w:hAnsi="Cambria"/>
              </w:rPr>
            </w:pPr>
            <w:r w:rsidRPr="00E276B6">
              <w:rPr>
                <w:rFonts w:ascii="Cambria" w:hAnsi="Cambria"/>
              </w:rPr>
              <w:t xml:space="preserve">'pattern' means the length of the element is given by scanning for a regular expression specified using the dfdl:lengthPattern property. </w:t>
            </w:r>
          </w:p>
          <w:p w14:paraId="41DDF4EF" w14:textId="77777777" w:rsidR="00B46A03" w:rsidRPr="00E276B6" w:rsidRDefault="00B46A03" w:rsidP="00986B7C">
            <w:pPr>
              <w:jc w:val="left"/>
              <w:rPr>
                <w:rFonts w:ascii="Cambria" w:hAnsi="Cambria"/>
              </w:rPr>
            </w:pPr>
            <w:r w:rsidRPr="00E276B6">
              <w:rPr>
                <w:rFonts w:ascii="Cambria" w:hAnsi="Cambria"/>
              </w:rPr>
              <w:t>'endOfParent' means that the length extends to the end of the containing (parent) construct.</w:t>
            </w:r>
          </w:p>
          <w:p w14:paraId="7B0A3A5B" w14:textId="77777777" w:rsidR="00B46A03" w:rsidRPr="00E276B6" w:rsidRDefault="00B46A03" w:rsidP="00986B7C">
            <w:pPr>
              <w:jc w:val="left"/>
              <w:rPr>
                <w:rFonts w:ascii="Cambria" w:hAnsi="Cambria"/>
              </w:rPr>
            </w:pPr>
            <w:r w:rsidRPr="00E276B6">
              <w:rPr>
                <w:rFonts w:ascii="Cambria" w:hAnsi="Cambria"/>
              </w:rPr>
              <w:t xml:space="preserve">Annotation: dfdl:element, dfdl:simpleType </w:t>
            </w:r>
          </w:p>
        </w:tc>
      </w:tr>
      <w:tr w:rsidR="00B46A03" w14:paraId="576F514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6BE326D" w14:textId="77777777" w:rsidR="00B46A03" w:rsidRPr="00E276B6" w:rsidRDefault="00B46A03" w:rsidP="00986B7C">
            <w:pPr>
              <w:jc w:val="left"/>
              <w:rPr>
                <w:rFonts w:ascii="Cambria" w:hAnsi="Cambria"/>
              </w:rPr>
            </w:pPr>
            <w:r w:rsidRPr="00E276B6">
              <w:rPr>
                <w:rFonts w:ascii="Cambria" w:hAnsi="Cambria"/>
              </w:rPr>
              <w:t>lengthUnits</w:t>
            </w:r>
          </w:p>
        </w:tc>
        <w:tc>
          <w:tcPr>
            <w:tcW w:w="0" w:type="auto"/>
            <w:tcBorders>
              <w:top w:val="single" w:sz="4" w:space="0" w:color="auto"/>
              <w:left w:val="single" w:sz="4" w:space="0" w:color="auto"/>
              <w:bottom w:val="single" w:sz="4" w:space="0" w:color="auto"/>
              <w:right w:val="single" w:sz="4" w:space="0" w:color="auto"/>
            </w:tcBorders>
            <w:hideMark/>
          </w:tcPr>
          <w:p w14:paraId="59A16A25" w14:textId="77777777" w:rsidR="00B46A03" w:rsidRPr="00E276B6" w:rsidRDefault="00B46A03" w:rsidP="00986B7C">
            <w:pPr>
              <w:jc w:val="left"/>
              <w:rPr>
                <w:rFonts w:ascii="Cambria" w:hAnsi="Cambria"/>
              </w:rPr>
            </w:pPr>
            <w:r w:rsidRPr="00E276B6">
              <w:rPr>
                <w:rFonts w:ascii="Cambria" w:hAnsi="Cambria"/>
              </w:rPr>
              <w:t>Enum</w:t>
            </w:r>
          </w:p>
          <w:p w14:paraId="2071F286" w14:textId="77777777" w:rsidR="00B46A03" w:rsidRPr="00E276B6" w:rsidRDefault="00B46A03" w:rsidP="00986B7C">
            <w:pPr>
              <w:jc w:val="left"/>
              <w:rPr>
                <w:rFonts w:ascii="Cambria" w:hAnsi="Cambria"/>
              </w:rPr>
            </w:pPr>
            <w:r w:rsidRPr="00E276B6">
              <w:rPr>
                <w:rFonts w:ascii="Cambria" w:hAnsi="Cambria"/>
              </w:rPr>
              <w:t>Valid values 'bytes', 'characters', and 'bits'.</w:t>
            </w:r>
          </w:p>
          <w:p w14:paraId="4E71B36E" w14:textId="77777777" w:rsidR="00B46A03" w:rsidRPr="00E276B6" w:rsidRDefault="00B46A03" w:rsidP="00986B7C">
            <w:pPr>
              <w:jc w:val="left"/>
              <w:rPr>
                <w:rFonts w:ascii="Cambria" w:hAnsi="Cambria"/>
              </w:rPr>
            </w:pPr>
            <w:r w:rsidRPr="00E276B6">
              <w:rPr>
                <w:rFonts w:ascii="Cambria" w:hAnsi="Cambria"/>
              </w:rPr>
              <w:t>Specifies the units to be used whenever a length is being used to extract or write data. Applicable when dfdl:lengthKind is 'explicit', 'implicit' (for xs:string and xs:hexBinary) or 'prefixed'.</w:t>
            </w:r>
          </w:p>
          <w:p w14:paraId="7AFD5800" w14:textId="77777777" w:rsidR="00B46A03" w:rsidRPr="00E276B6" w:rsidRDefault="00B46A03" w:rsidP="00986B7C">
            <w:pPr>
              <w:jc w:val="left"/>
              <w:rPr>
                <w:rFonts w:ascii="Cambria" w:hAnsi="Cambria"/>
              </w:rPr>
            </w:pPr>
            <w:r w:rsidRPr="00E276B6">
              <w:rPr>
                <w:rFonts w:ascii="Cambria" w:hAnsi="Cambria"/>
              </w:rPr>
              <w:t>Usage is restricted as follows:</w:t>
            </w:r>
          </w:p>
          <w:p w14:paraId="6425FE6B" w14:textId="77777777" w:rsidR="00B46A03" w:rsidRPr="00E276B6" w:rsidRDefault="00B46A03" w:rsidP="00986B7C">
            <w:pPr>
              <w:pStyle w:val="ListParagraph"/>
              <w:numPr>
                <w:ilvl w:val="0"/>
                <w:numId w:val="67"/>
              </w:numPr>
              <w:tabs>
                <w:tab w:val="clear" w:pos="403"/>
              </w:tabs>
              <w:spacing w:before="60" w:after="60" w:line="240" w:lineRule="auto"/>
              <w:jc w:val="left"/>
              <w:rPr>
                <w:rFonts w:ascii="Cambria" w:hAnsi="Cambria"/>
              </w:rPr>
            </w:pPr>
            <w:r w:rsidRPr="00E276B6">
              <w:rPr>
                <w:rFonts w:ascii="Cambria" w:hAnsi="Cambria"/>
              </w:rPr>
              <w:t xml:space="preserve">'characters' may only be used for complex elements and simple elements with text representation. </w:t>
            </w:r>
          </w:p>
          <w:p w14:paraId="209E49FB" w14:textId="77777777" w:rsidR="00B46A03" w:rsidRPr="00E276B6" w:rsidRDefault="00B46A03" w:rsidP="00986B7C">
            <w:pPr>
              <w:pStyle w:val="ListParagraph"/>
              <w:numPr>
                <w:ilvl w:val="0"/>
                <w:numId w:val="67"/>
              </w:numPr>
              <w:tabs>
                <w:tab w:val="clear" w:pos="403"/>
              </w:tabs>
              <w:spacing w:before="60" w:after="60" w:line="240" w:lineRule="auto"/>
              <w:jc w:val="left"/>
              <w:rPr>
                <w:rFonts w:ascii="Cambria" w:hAnsi="Cambria"/>
              </w:rPr>
            </w:pPr>
            <w:r w:rsidRPr="00E276B6">
              <w:rPr>
                <w:rFonts w:ascii="Cambria" w:hAnsi="Cambria"/>
              </w:rPr>
              <w:t>'bits' may only be used for xs:boolean, xs:byte, xs:short, xs:int, xs:long, xs:unsignedByte, xs:unsignedShort, xs:unsignedInt, and xs:unsignedLong simple types with binary representation</w:t>
            </w:r>
            <w:r w:rsidRPr="00E276B6">
              <w:rPr>
                <w:rFonts w:ascii="Cambria" w:hAnsi="Cambria" w:cs="Arial"/>
              </w:rPr>
              <w:t>, and for calendar (date and time) simple types with binary packed representation.</w:t>
            </w:r>
          </w:p>
          <w:p w14:paraId="7388E65E" w14:textId="77777777" w:rsidR="00B46A03" w:rsidRPr="00E276B6" w:rsidRDefault="00B46A03" w:rsidP="00986B7C">
            <w:pPr>
              <w:pStyle w:val="ListParagraph"/>
              <w:numPr>
                <w:ilvl w:val="0"/>
                <w:numId w:val="67"/>
              </w:numPr>
              <w:tabs>
                <w:tab w:val="clear" w:pos="403"/>
              </w:tabs>
              <w:spacing w:before="60" w:after="60" w:line="240" w:lineRule="auto"/>
              <w:jc w:val="left"/>
              <w:rPr>
                <w:rFonts w:ascii="Cambria" w:hAnsi="Cambria"/>
              </w:rPr>
            </w:pPr>
            <w:r w:rsidRPr="00E276B6">
              <w:rPr>
                <w:rFonts w:ascii="Cambria" w:hAnsi="Cambria"/>
              </w:rPr>
              <w:t>'bytes' must be used for type xs:hexBinary and for types xs:float and xs:double with binary representation. 'bytes' may be used for any other type.</w:t>
            </w:r>
          </w:p>
          <w:p w14:paraId="65FA893A" w14:textId="77777777" w:rsidR="00B46A03" w:rsidRPr="00E276B6" w:rsidRDefault="00B46A03" w:rsidP="00986B7C">
            <w:pPr>
              <w:keepNext/>
              <w:jc w:val="left"/>
              <w:rPr>
                <w:rFonts w:ascii="Cambria" w:hAnsi="Cambria"/>
              </w:rPr>
            </w:pPr>
            <w:r w:rsidRPr="00E276B6">
              <w:rPr>
                <w:rFonts w:ascii="Cambria" w:hAnsi="Cambria"/>
              </w:rPr>
              <w:t>Annotation: dfdl:element, dfdl:simpleType</w:t>
            </w:r>
          </w:p>
        </w:tc>
      </w:tr>
    </w:tbl>
    <w:p w14:paraId="648D2CFD" w14:textId="02DE21A1" w:rsidR="00B46A03" w:rsidRDefault="00B46A03" w:rsidP="00B46A03">
      <w:pPr>
        <w:pStyle w:val="Caption"/>
      </w:pPr>
      <w:bookmarkStart w:id="4199" w:name="_Toc322911624"/>
      <w:bookmarkStart w:id="4200" w:name="_Toc322912163"/>
      <w:bookmarkStart w:id="4201" w:name="_Toc329093013"/>
      <w:bookmarkStart w:id="4202" w:name="_Toc332701526"/>
      <w:bookmarkStart w:id="4203" w:name="_Toc332701833"/>
      <w:bookmarkStart w:id="4204" w:name="_Toc332711627"/>
      <w:bookmarkStart w:id="4205" w:name="_Toc332711935"/>
      <w:bookmarkStart w:id="4206" w:name="_Toc332712237"/>
      <w:bookmarkStart w:id="4207" w:name="_Toc332724153"/>
      <w:bookmarkStart w:id="4208" w:name="_Toc332724453"/>
      <w:bookmarkStart w:id="4209" w:name="_Toc341102749"/>
      <w:bookmarkStart w:id="4210" w:name="_Toc347241484"/>
      <w:bookmarkStart w:id="4211" w:name="_Toc347744677"/>
      <w:bookmarkStart w:id="4212" w:name="_Toc348984460"/>
      <w:bookmarkStart w:id="4213" w:name="_Toc348984765"/>
      <w:bookmarkStart w:id="4214" w:name="_Toc349037928"/>
      <w:bookmarkStart w:id="4215" w:name="_Toc349038233"/>
      <w:bookmarkStart w:id="4216" w:name="_Toc349042726"/>
      <w:bookmarkStart w:id="4217" w:name="_Toc351912724"/>
      <w:bookmarkStart w:id="4218" w:name="_Toc351914745"/>
      <w:bookmarkStart w:id="4219" w:name="_Toc351915211"/>
      <w:bookmarkStart w:id="4220" w:name="_Toc361231268"/>
      <w:bookmarkStart w:id="4221" w:name="_Toc361231794"/>
      <w:bookmarkStart w:id="4222" w:name="_Toc362445092"/>
      <w:bookmarkStart w:id="4223" w:name="_Toc363909014"/>
      <w:bookmarkStart w:id="4224" w:name="_Toc36446343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r>
        <w:t xml:space="preserve">Table </w:t>
      </w:r>
      <w:r>
        <w:fldChar w:fldCharType="begin"/>
      </w:r>
      <w:r>
        <w:instrText xml:space="preserve"> SEQ Table \* ARABIC </w:instrText>
      </w:r>
      <w:r>
        <w:fldChar w:fldCharType="separate"/>
      </w:r>
      <w:r w:rsidR="009D1493">
        <w:rPr>
          <w:noProof/>
        </w:rPr>
        <w:t>17</w:t>
      </w:r>
      <w:r>
        <w:rPr>
          <w:noProof/>
        </w:rPr>
        <w:fldChar w:fldCharType="end"/>
      </w:r>
      <w:r>
        <w:t xml:space="preserve"> Properties for Specifying Length</w:t>
      </w:r>
    </w:p>
    <w:p w14:paraId="1703C1DA"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225" w:name="_Toc322911625"/>
      <w:bookmarkStart w:id="4226" w:name="_Toc322912164"/>
      <w:bookmarkStart w:id="4227" w:name="_Toc329093014"/>
      <w:bookmarkStart w:id="4228" w:name="_Toc332701527"/>
      <w:bookmarkStart w:id="4229" w:name="_Toc332701834"/>
      <w:bookmarkStart w:id="4230" w:name="_Toc332711628"/>
      <w:bookmarkStart w:id="4231" w:name="_Toc332711936"/>
      <w:bookmarkStart w:id="4232" w:name="_Toc332712238"/>
      <w:bookmarkStart w:id="4233" w:name="_Toc332724154"/>
      <w:bookmarkStart w:id="4234" w:name="_Toc332724454"/>
      <w:bookmarkStart w:id="4235" w:name="_Toc341102750"/>
      <w:bookmarkStart w:id="4236" w:name="_Toc347241485"/>
      <w:bookmarkStart w:id="4237" w:name="_Toc347744678"/>
      <w:bookmarkStart w:id="4238" w:name="_Toc348984461"/>
      <w:bookmarkStart w:id="4239" w:name="_Toc348984766"/>
      <w:bookmarkStart w:id="4240" w:name="_Toc349037929"/>
      <w:bookmarkStart w:id="4241" w:name="_Toc349038234"/>
      <w:bookmarkStart w:id="4242" w:name="_Toc349042727"/>
      <w:bookmarkStart w:id="4243" w:name="_Toc351912725"/>
      <w:bookmarkStart w:id="4244" w:name="_Toc351914746"/>
      <w:bookmarkStart w:id="4245" w:name="_Toc351915212"/>
      <w:bookmarkStart w:id="4246" w:name="_Toc361231269"/>
      <w:bookmarkStart w:id="4247" w:name="_Toc361231795"/>
      <w:bookmarkStart w:id="4248" w:name="_Toc362445093"/>
      <w:bookmarkStart w:id="4249" w:name="_Toc363909015"/>
      <w:bookmarkStart w:id="4250" w:name="_Toc364463439"/>
      <w:bookmarkStart w:id="4251" w:name="_Toc366078036"/>
      <w:bookmarkStart w:id="4252" w:name="_Toc366078655"/>
      <w:bookmarkStart w:id="4253" w:name="_Toc366079640"/>
      <w:bookmarkStart w:id="4254" w:name="_Toc366080252"/>
      <w:bookmarkStart w:id="4255" w:name="_Toc366080861"/>
      <w:bookmarkStart w:id="4256" w:name="_Toc366505201"/>
      <w:bookmarkStart w:id="4257" w:name="_Toc366508570"/>
      <w:bookmarkStart w:id="4258" w:name="_Toc366513071"/>
      <w:bookmarkStart w:id="4259" w:name="_Toc366574260"/>
      <w:bookmarkStart w:id="4260" w:name="_Toc366578053"/>
      <w:bookmarkStart w:id="4261" w:name="_Toc366578647"/>
      <w:bookmarkStart w:id="4262" w:name="_Toc366579239"/>
      <w:bookmarkStart w:id="4263" w:name="_Toc366579830"/>
      <w:bookmarkStart w:id="4264" w:name="_Toc366580422"/>
      <w:bookmarkStart w:id="4265" w:name="_Toc366581013"/>
      <w:bookmarkStart w:id="4266" w:name="_Toc366581605"/>
      <w:bookmarkStart w:id="4267" w:name="_Toc349042728"/>
      <w:bookmarkStart w:id="4268" w:name="_Ref38559143"/>
      <w:bookmarkStart w:id="4269" w:name="_Toc62570151"/>
      <w:bookmarkStart w:id="4270" w:name="_Toc210216873"/>
      <w:bookmarkStart w:id="4271" w:name="_Toc219441005"/>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r>
        <w:rPr>
          <w:rFonts w:eastAsia="Times New Roman"/>
        </w:rPr>
        <w:t>dfdl:lengthKind 'explicit'</w:t>
      </w:r>
      <w:bookmarkEnd w:id="4267"/>
      <w:bookmarkEnd w:id="4268"/>
      <w:bookmarkEnd w:id="4269"/>
      <w:bookmarkEnd w:id="4270"/>
      <w:bookmarkEnd w:id="4271"/>
    </w:p>
    <w:p w14:paraId="063076CE" w14:textId="77777777" w:rsidR="00B46A03" w:rsidRDefault="00B46A03" w:rsidP="00B46A03">
      <w:r>
        <w:t xml:space="preserve">When dfdl:lengthKind is 'explicit' the length of the item is given by the dfdl:length property. </w:t>
      </w:r>
    </w:p>
    <w:p w14:paraId="0C4A6F91" w14:textId="77777777" w:rsidR="00B46A03" w:rsidRDefault="00B46A03" w:rsidP="00B46A03">
      <w:r>
        <w:t xml:space="preserve">When the value of the dfdl:length property is a constant, it is used both when parsing and unparsing. </w:t>
      </w:r>
    </w:p>
    <w:p w14:paraId="1EA6C008" w14:textId="77777777" w:rsidR="00B46A03" w:rsidRDefault="00B46A03" w:rsidP="00B46A03">
      <w:r>
        <w:rPr>
          <w:rFonts w:cs="Arial"/>
          <w:lang w:eastAsia="en-GB"/>
        </w:rPr>
        <w:t xml:space="preserve">When unparsing an element with dfdl:lengthKind 'explicit' and where dfdl:length is an expression, then the data in the Infoset is treated as fixed-length </w:t>
      </w:r>
      <w:r>
        <w:rPr>
          <w:rFonts w:cs="Arial"/>
        </w:rPr>
        <w:t xml:space="preserve">and the dfdl:length property, whether literal constant or expression, is evaluated to provide the length to use. </w:t>
      </w:r>
    </w:p>
    <w:p w14:paraId="7E21A8C7" w14:textId="77777777" w:rsidR="00B46A03" w:rsidRDefault="00B46A03" w:rsidP="00B46A03">
      <w:pPr>
        <w:autoSpaceDE w:val="0"/>
        <w:rPr>
          <w:rFonts w:cs="Arial"/>
        </w:rPr>
      </w:pPr>
      <w:r>
        <w:lastRenderedPageBreak/>
        <w:t xml:space="preserve">When parsing and dfdl:lengthKind is </w:t>
      </w:r>
      <w:r>
        <w:rPr>
          <w:rFonts w:cs="Arial"/>
        </w:rPr>
        <w:t>'explicit',</w:t>
      </w:r>
      <w:r>
        <w:rPr>
          <w:rFonts w:eastAsia="Arial" w:cs="Arial"/>
        </w:rPr>
        <w:t xml:space="preserve"> </w:t>
      </w:r>
      <w:r>
        <w:rPr>
          <w:rFonts w:cs="Arial"/>
        </w:rPr>
        <w:t>delimiter</w:t>
      </w:r>
      <w:r>
        <w:rPr>
          <w:rFonts w:eastAsia="Arial" w:cs="Arial"/>
        </w:rPr>
        <w:t xml:space="preserve"> </w:t>
      </w:r>
      <w:r>
        <w:rPr>
          <w:rFonts w:cs="Arial"/>
        </w:rPr>
        <w:t>scanning</w:t>
      </w:r>
      <w:r>
        <w:rPr>
          <w:rFonts w:eastAsia="Arial" w:cs="Arial"/>
        </w:rPr>
        <w:t xml:space="preserve"> </w:t>
      </w:r>
      <w:r>
        <w:rPr>
          <w:rFonts w:cs="Arial"/>
        </w:rPr>
        <w:t>is</w:t>
      </w:r>
      <w:r>
        <w:rPr>
          <w:rFonts w:eastAsia="Arial" w:cs="Arial"/>
        </w:rPr>
        <w:t xml:space="preserve"> </w:t>
      </w:r>
      <w:r>
        <w:rPr>
          <w:rFonts w:cs="Arial"/>
        </w:rPr>
        <w:t>turned</w:t>
      </w:r>
      <w:r>
        <w:rPr>
          <w:rFonts w:eastAsia="Arial" w:cs="Arial"/>
        </w:rPr>
        <w:t xml:space="preserve"> </w:t>
      </w:r>
      <w:r>
        <w:rPr>
          <w:rFonts w:cs="Arial"/>
        </w:rPr>
        <w:t>off</w:t>
      </w:r>
      <w:r>
        <w:rPr>
          <w:rFonts w:eastAsia="Arial" w:cs="Arial"/>
        </w:rPr>
        <w:t xml:space="preserve"> </w:t>
      </w:r>
      <w:r>
        <w:rPr>
          <w:rFonts w:cs="Arial"/>
        </w:rPr>
        <w:t>and</w:t>
      </w:r>
      <w:r>
        <w:rPr>
          <w:rFonts w:eastAsia="Arial" w:cs="Arial"/>
        </w:rPr>
        <w:t xml:space="preserve"> </w:t>
      </w:r>
      <w:r>
        <w:rPr>
          <w:rFonts w:cs="Arial"/>
        </w:rPr>
        <w:t>in-scope</w:t>
      </w:r>
      <w:r>
        <w:rPr>
          <w:rFonts w:eastAsia="Arial" w:cs="Arial"/>
        </w:rPr>
        <w:t xml:space="preserve"> </w:t>
      </w:r>
      <w:r>
        <w:rPr>
          <w:rFonts w:cs="Arial"/>
        </w:rPr>
        <w:t>delimiters</w:t>
      </w:r>
      <w:r>
        <w:rPr>
          <w:rFonts w:eastAsia="Arial" w:cs="Arial"/>
        </w:rPr>
        <w:t xml:space="preserve"> </w:t>
      </w:r>
      <w:r>
        <w:rPr>
          <w:rFonts w:cs="Arial"/>
        </w:rPr>
        <w:t>are</w:t>
      </w:r>
      <w:r>
        <w:rPr>
          <w:rFonts w:eastAsia="Arial" w:cs="Arial"/>
        </w:rPr>
        <w:t xml:space="preserve"> </w:t>
      </w:r>
      <w:r>
        <w:rPr>
          <w:rFonts w:cs="Arial"/>
        </w:rPr>
        <w:t>not</w:t>
      </w:r>
      <w:r>
        <w:rPr>
          <w:rFonts w:eastAsia="Arial" w:cs="Arial"/>
        </w:rPr>
        <w:t xml:space="preserve"> </w:t>
      </w:r>
      <w:r>
        <w:rPr>
          <w:rFonts w:cs="Arial"/>
        </w:rPr>
        <w:t>looked</w:t>
      </w:r>
      <w:r>
        <w:rPr>
          <w:rFonts w:eastAsia="Arial" w:cs="Arial"/>
        </w:rPr>
        <w:t xml:space="preserve"> </w:t>
      </w:r>
      <w:r>
        <w:rPr>
          <w:rFonts w:cs="Arial"/>
        </w:rPr>
        <w:t>for</w:t>
      </w:r>
      <w:r>
        <w:rPr>
          <w:rFonts w:eastAsia="Arial" w:cs="Arial"/>
        </w:rPr>
        <w:t xml:space="preserve"> </w:t>
      </w:r>
      <w:r>
        <w:rPr>
          <w:rFonts w:cs="Arial"/>
        </w:rPr>
        <w:t>within</w:t>
      </w:r>
      <w:r>
        <w:rPr>
          <w:rFonts w:eastAsia="Arial" w:cs="Arial"/>
        </w:rPr>
        <w:t xml:space="preserve"> </w:t>
      </w:r>
      <w:r>
        <w:rPr>
          <w:rFonts w:cs="Arial"/>
        </w:rPr>
        <w:t>or</w:t>
      </w:r>
      <w:r>
        <w:rPr>
          <w:rFonts w:eastAsia="Arial" w:cs="Arial"/>
        </w:rPr>
        <w:t xml:space="preserve"> </w:t>
      </w:r>
      <w:r>
        <w:rPr>
          <w:rFonts w:cs="Arial"/>
        </w:rPr>
        <w:t>between</w:t>
      </w:r>
      <w:r>
        <w:rPr>
          <w:rFonts w:eastAsia="Arial" w:cs="Arial"/>
        </w:rPr>
        <w:t xml:space="preserve"> </w:t>
      </w:r>
      <w:r>
        <w:rPr>
          <w:rFonts w:cs="Arial"/>
        </w:rPr>
        <w:t>elements.</w:t>
      </w:r>
    </w:p>
    <w:tbl>
      <w:tblPr>
        <w:tblStyle w:val="Table"/>
        <w:tblW w:w="5000" w:type="pct"/>
        <w:tblInd w:w="0" w:type="dxa"/>
        <w:tblLook w:val="01E0" w:firstRow="1" w:lastRow="1" w:firstColumn="1" w:lastColumn="1" w:noHBand="0" w:noVBand="0"/>
      </w:tblPr>
      <w:tblGrid>
        <w:gridCol w:w="1389"/>
        <w:gridCol w:w="8805"/>
      </w:tblGrid>
      <w:tr w:rsidR="00B46A03" w14:paraId="3B27D1D2"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6C54CB22" w14:textId="77777777" w:rsidR="00B46A03" w:rsidRPr="00E276B6" w:rsidRDefault="00B46A03" w:rsidP="00986B7C">
            <w:pPr>
              <w:jc w:val="left"/>
              <w:rPr>
                <w:rFonts w:ascii="Cambria" w:hAnsi="Cambria"/>
              </w:rPr>
            </w:pPr>
            <w:r w:rsidRPr="00E276B6">
              <w:rPr>
                <w:rFonts w:ascii="Cambria" w:hAnsi="Cambria"/>
              </w:rPr>
              <w:t>Property Name</w:t>
            </w:r>
          </w:p>
        </w:tc>
        <w:tc>
          <w:tcPr>
            <w:tcW w:w="0" w:type="auto"/>
            <w:hideMark/>
          </w:tcPr>
          <w:p w14:paraId="0C01C679"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3C62F6A4"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1A9322B" w14:textId="77777777" w:rsidR="00B46A03" w:rsidRPr="00E276B6" w:rsidRDefault="00B46A03" w:rsidP="00986B7C">
            <w:pPr>
              <w:jc w:val="left"/>
              <w:rPr>
                <w:rFonts w:ascii="Cambria" w:hAnsi="Cambria"/>
              </w:rPr>
            </w:pPr>
            <w:r w:rsidRPr="00E276B6">
              <w:rPr>
                <w:rFonts w:ascii="Cambria" w:hAnsi="Cambria"/>
              </w:rPr>
              <w:t>length</w:t>
            </w:r>
          </w:p>
        </w:tc>
        <w:tc>
          <w:tcPr>
            <w:tcW w:w="0" w:type="auto"/>
            <w:tcBorders>
              <w:top w:val="single" w:sz="4" w:space="0" w:color="auto"/>
              <w:left w:val="single" w:sz="4" w:space="0" w:color="auto"/>
              <w:bottom w:val="single" w:sz="4" w:space="0" w:color="auto"/>
              <w:right w:val="single" w:sz="4" w:space="0" w:color="auto"/>
            </w:tcBorders>
            <w:hideMark/>
          </w:tcPr>
          <w:p w14:paraId="52F65D08" w14:textId="77777777" w:rsidR="00B46A03" w:rsidRPr="00E276B6" w:rsidRDefault="00B46A03" w:rsidP="00986B7C">
            <w:pPr>
              <w:jc w:val="left"/>
              <w:rPr>
                <w:rFonts w:ascii="Cambria" w:hAnsi="Cambria"/>
              </w:rPr>
            </w:pPr>
            <w:r w:rsidRPr="00E276B6">
              <w:rPr>
                <w:rFonts w:ascii="Cambria" w:hAnsi="Cambria"/>
              </w:rPr>
              <w:t xml:space="preserve">Non-negative Integer or DFDL Expression.  </w:t>
            </w:r>
          </w:p>
          <w:p w14:paraId="505BEBB3" w14:textId="77777777" w:rsidR="00B46A03" w:rsidRPr="00E276B6" w:rsidRDefault="00B46A03" w:rsidP="00986B7C">
            <w:pPr>
              <w:jc w:val="left"/>
              <w:rPr>
                <w:rFonts w:ascii="Cambria" w:hAnsi="Cambria"/>
              </w:rPr>
            </w:pPr>
            <w:r w:rsidRPr="00E276B6">
              <w:rPr>
                <w:rFonts w:ascii="Cambria" w:hAnsi="Cambria"/>
              </w:rPr>
              <w:t xml:space="preserve">Only used when lengthKind is 'explicit'. </w:t>
            </w:r>
          </w:p>
          <w:p w14:paraId="716E17A1" w14:textId="77777777" w:rsidR="00B46A03" w:rsidRPr="00E276B6" w:rsidRDefault="00B46A03" w:rsidP="00986B7C">
            <w:pPr>
              <w:jc w:val="left"/>
              <w:rPr>
                <w:rFonts w:ascii="Cambria" w:hAnsi="Cambria"/>
              </w:rPr>
            </w:pPr>
            <w:r w:rsidRPr="00E276B6">
              <w:rPr>
                <w:rFonts w:ascii="Cambria" w:hAnsi="Cambria"/>
              </w:rPr>
              <w:t xml:space="preserve">Specifies the length of this element in units that are specified by the dfdl:lengthUnits property. </w:t>
            </w:r>
          </w:p>
          <w:p w14:paraId="278D6105" w14:textId="77777777" w:rsidR="00B46A03" w:rsidRPr="00E276B6" w:rsidRDefault="00B46A03" w:rsidP="00986B7C">
            <w:pPr>
              <w:jc w:val="left"/>
              <w:rPr>
                <w:rFonts w:ascii="Cambria" w:hAnsi="Cambria"/>
              </w:rPr>
            </w:pPr>
            <w:r w:rsidRPr="00E276B6">
              <w:rPr>
                <w:rFonts w:ascii="Cambria" w:hAnsi="Cambria"/>
              </w:rPr>
              <w:t>This property can be computed by way of an expression which returns a non-negative integer. The expression must not contain forward references to elements which have not yet been processed.</w:t>
            </w:r>
          </w:p>
          <w:p w14:paraId="75CFB516" w14:textId="77777777" w:rsidR="00B46A03" w:rsidRPr="00E276B6" w:rsidRDefault="00B46A03" w:rsidP="00986B7C">
            <w:pPr>
              <w:keepNext/>
              <w:jc w:val="left"/>
              <w:rPr>
                <w:rFonts w:ascii="Cambria" w:hAnsi="Cambria"/>
              </w:rPr>
            </w:pPr>
            <w:r w:rsidRPr="00E276B6">
              <w:rPr>
                <w:rFonts w:ascii="Cambria" w:hAnsi="Cambria"/>
              </w:rPr>
              <w:t xml:space="preserve">Annotation: dfdl:element, dfdl:simpleType </w:t>
            </w:r>
          </w:p>
        </w:tc>
        <w:bookmarkStart w:id="4272" w:name="_Toc243112822"/>
      </w:tr>
    </w:tbl>
    <w:p w14:paraId="3B9CCFEA" w14:textId="06DB94F7"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18</w:t>
      </w:r>
      <w:r>
        <w:rPr>
          <w:noProof/>
        </w:rPr>
        <w:fldChar w:fldCharType="end"/>
      </w:r>
      <w:r>
        <w:t xml:space="preserve"> The dfdl:length Property</w:t>
      </w:r>
    </w:p>
    <w:p w14:paraId="09E111C9" w14:textId="63401119" w:rsidR="00B46A03" w:rsidRDefault="00B46A03" w:rsidP="00B46A03">
      <w:r>
        <w:t xml:space="preserve">When dfdl:lengthKind 'explicit', the method of extracting data is described in Section: </w:t>
      </w:r>
      <w:r w:rsidRPr="00065302">
        <w:rPr>
          <w:rStyle w:val="Hyperlink"/>
        </w:rPr>
        <w:fldChar w:fldCharType="begin"/>
      </w:r>
      <w:r w:rsidRPr="00065302">
        <w:rPr>
          <w:rStyle w:val="Hyperlink"/>
        </w:rPr>
        <w:instrText xml:space="preserve"> REF _Ref251932750 \r \h </w:instrText>
      </w:r>
      <w:r w:rsidRPr="00065302">
        <w:rPr>
          <w:rStyle w:val="Hyperlink"/>
        </w:rPr>
      </w:r>
      <w:r w:rsidRPr="00065302">
        <w:rPr>
          <w:rStyle w:val="Hyperlink"/>
        </w:rPr>
        <w:fldChar w:fldCharType="separate"/>
      </w:r>
      <w:r w:rsidR="009D1493">
        <w:rPr>
          <w:rStyle w:val="Hyperlink"/>
        </w:rPr>
        <w:t>12.3.7</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_Ref251932750 \h </w:instrText>
      </w:r>
      <w:r w:rsidRPr="00065302">
        <w:rPr>
          <w:rStyle w:val="Hyperlink"/>
        </w:rPr>
      </w:r>
      <w:r w:rsidRPr="00065302">
        <w:rPr>
          <w:rStyle w:val="Hyperlink"/>
        </w:rPr>
        <w:fldChar w:fldCharType="separate"/>
      </w:r>
      <w:r w:rsidR="009D1493">
        <w:rPr>
          <w:rFonts w:eastAsia="Times New Roman"/>
        </w:rPr>
        <w:t>Elements of Specified Length</w:t>
      </w:r>
      <w:r w:rsidRPr="00065302">
        <w:rPr>
          <w:rStyle w:val="Hyperlink"/>
        </w:rPr>
        <w:fldChar w:fldCharType="end"/>
      </w:r>
    </w:p>
    <w:p w14:paraId="1A74145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273" w:name="_Toc322911627"/>
      <w:bookmarkStart w:id="4274" w:name="_Toc322912166"/>
      <w:bookmarkStart w:id="4275" w:name="_Toc329093016"/>
      <w:bookmarkStart w:id="4276" w:name="_Toc332701529"/>
      <w:bookmarkStart w:id="4277" w:name="_Toc332701836"/>
      <w:bookmarkStart w:id="4278" w:name="_Toc332711630"/>
      <w:bookmarkStart w:id="4279" w:name="_Toc332711938"/>
      <w:bookmarkStart w:id="4280" w:name="_Toc332712240"/>
      <w:bookmarkStart w:id="4281" w:name="_Toc332724156"/>
      <w:bookmarkStart w:id="4282" w:name="_Toc332724456"/>
      <w:bookmarkStart w:id="4283" w:name="_Toc341102752"/>
      <w:bookmarkStart w:id="4284" w:name="_Toc347241487"/>
      <w:bookmarkStart w:id="4285" w:name="_Toc347744680"/>
      <w:bookmarkStart w:id="4286" w:name="_Toc348984463"/>
      <w:bookmarkStart w:id="4287" w:name="_Toc348984768"/>
      <w:bookmarkStart w:id="4288" w:name="_Toc349037931"/>
      <w:bookmarkStart w:id="4289" w:name="_Toc349038236"/>
      <w:bookmarkStart w:id="4290" w:name="_Toc349042729"/>
      <w:bookmarkStart w:id="4291" w:name="_Toc351912727"/>
      <w:bookmarkStart w:id="4292" w:name="_Toc351914748"/>
      <w:bookmarkStart w:id="4293" w:name="_Toc351915214"/>
      <w:bookmarkStart w:id="4294" w:name="_Toc361231271"/>
      <w:bookmarkStart w:id="4295" w:name="_Toc361231797"/>
      <w:bookmarkStart w:id="4296" w:name="_Toc362445095"/>
      <w:bookmarkStart w:id="4297" w:name="_Toc363909017"/>
      <w:bookmarkStart w:id="4298" w:name="_Toc364463441"/>
      <w:bookmarkStart w:id="4299" w:name="_Toc366078038"/>
      <w:bookmarkStart w:id="4300" w:name="_Toc366078657"/>
      <w:bookmarkStart w:id="4301" w:name="_Toc366079642"/>
      <w:bookmarkStart w:id="4302" w:name="_Toc366080254"/>
      <w:bookmarkStart w:id="4303" w:name="_Toc366080863"/>
      <w:bookmarkStart w:id="4304" w:name="_Toc366505203"/>
      <w:bookmarkStart w:id="4305" w:name="_Toc366508572"/>
      <w:bookmarkStart w:id="4306" w:name="_Toc366513073"/>
      <w:bookmarkStart w:id="4307" w:name="_Toc366574262"/>
      <w:bookmarkStart w:id="4308" w:name="_Toc366578055"/>
      <w:bookmarkStart w:id="4309" w:name="_Toc366578649"/>
      <w:bookmarkStart w:id="4310" w:name="_Toc366579241"/>
      <w:bookmarkStart w:id="4311" w:name="_Toc366579832"/>
      <w:bookmarkStart w:id="4312" w:name="_Toc366580424"/>
      <w:bookmarkStart w:id="4313" w:name="_Toc366581015"/>
      <w:bookmarkStart w:id="4314" w:name="_Toc366581607"/>
      <w:bookmarkStart w:id="4315" w:name="_Toc322911628"/>
      <w:bookmarkStart w:id="4316" w:name="_Toc322912167"/>
      <w:bookmarkStart w:id="4317" w:name="_Toc329093017"/>
      <w:bookmarkStart w:id="4318" w:name="_Toc332701530"/>
      <w:bookmarkStart w:id="4319" w:name="_Toc332701837"/>
      <w:bookmarkStart w:id="4320" w:name="_Toc332711631"/>
      <w:bookmarkStart w:id="4321" w:name="_Toc332711939"/>
      <w:bookmarkStart w:id="4322" w:name="_Toc332712241"/>
      <w:bookmarkStart w:id="4323" w:name="_Toc332724157"/>
      <w:bookmarkStart w:id="4324" w:name="_Toc332724457"/>
      <w:bookmarkStart w:id="4325" w:name="_Toc341102753"/>
      <w:bookmarkStart w:id="4326" w:name="_Toc347241488"/>
      <w:bookmarkStart w:id="4327" w:name="_Toc347744681"/>
      <w:bookmarkStart w:id="4328" w:name="_Toc348984464"/>
      <w:bookmarkStart w:id="4329" w:name="_Toc348984769"/>
      <w:bookmarkStart w:id="4330" w:name="_Toc349037932"/>
      <w:bookmarkStart w:id="4331" w:name="_Toc349038237"/>
      <w:bookmarkStart w:id="4332" w:name="_Toc349042730"/>
      <w:bookmarkStart w:id="4333" w:name="_Toc351912728"/>
      <w:bookmarkStart w:id="4334" w:name="_Toc351914749"/>
      <w:bookmarkStart w:id="4335" w:name="_Toc351915215"/>
      <w:bookmarkStart w:id="4336" w:name="_Toc361231272"/>
      <w:bookmarkStart w:id="4337" w:name="_Toc361231798"/>
      <w:bookmarkStart w:id="4338" w:name="_Toc362445096"/>
      <w:bookmarkStart w:id="4339" w:name="_Toc363909018"/>
      <w:bookmarkStart w:id="4340" w:name="_Toc364463442"/>
      <w:bookmarkStart w:id="4341" w:name="_Toc366078039"/>
      <w:bookmarkStart w:id="4342" w:name="_Toc366078658"/>
      <w:bookmarkStart w:id="4343" w:name="_Toc366079643"/>
      <w:bookmarkStart w:id="4344" w:name="_Toc366080255"/>
      <w:bookmarkStart w:id="4345" w:name="_Toc366080864"/>
      <w:bookmarkStart w:id="4346" w:name="_Toc366505204"/>
      <w:bookmarkStart w:id="4347" w:name="_Toc366508573"/>
      <w:bookmarkStart w:id="4348" w:name="_Toc366513074"/>
      <w:bookmarkStart w:id="4349" w:name="_Toc366574263"/>
      <w:bookmarkStart w:id="4350" w:name="_Toc366578056"/>
      <w:bookmarkStart w:id="4351" w:name="_Toc366578650"/>
      <w:bookmarkStart w:id="4352" w:name="_Toc366579242"/>
      <w:bookmarkStart w:id="4353" w:name="_Toc366579833"/>
      <w:bookmarkStart w:id="4354" w:name="_Toc366580425"/>
      <w:bookmarkStart w:id="4355" w:name="_Toc366581016"/>
      <w:bookmarkStart w:id="4356" w:name="_Toc366581608"/>
      <w:bookmarkStart w:id="4357" w:name="_dfdl:lengthKind_'delimited'"/>
      <w:bookmarkStart w:id="4358" w:name="_Toc349042731"/>
      <w:bookmarkStart w:id="4359" w:name="_Toc62570152"/>
      <w:bookmarkStart w:id="4360" w:name="_Toc210216874"/>
      <w:bookmarkStart w:id="4361" w:name="_Toc219441006"/>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r>
        <w:rPr>
          <w:rFonts w:eastAsia="Times New Roman"/>
        </w:rPr>
        <w:t>dfdl:lengthKind 'delimited'</w:t>
      </w:r>
      <w:bookmarkEnd w:id="4358"/>
      <w:bookmarkEnd w:id="4359"/>
      <w:bookmarkEnd w:id="4360"/>
      <w:bookmarkEnd w:id="4361"/>
    </w:p>
    <w:p w14:paraId="723C98DA" w14:textId="77777777" w:rsidR="00B46A03" w:rsidRDefault="00B46A03" w:rsidP="00404546">
      <w:pPr>
        <w:pStyle w:val="nobreak"/>
      </w:pPr>
      <w:r>
        <w:t>On parsing, the length of an element with dfdl:lengthKind 'delimited' is determined by scanning the data stream for the delimiter.</w:t>
      </w:r>
    </w:p>
    <w:p w14:paraId="19C0E832" w14:textId="77777777" w:rsidR="00B46A03" w:rsidRDefault="00B46A03" w:rsidP="00B46A03">
      <w:r>
        <w:t xml:space="preserve">The data stream is scanned for any of </w:t>
      </w:r>
    </w:p>
    <w:p w14:paraId="18988987" w14:textId="77777777" w:rsidR="00B46A03" w:rsidRPr="009276EB" w:rsidRDefault="00B46A03" w:rsidP="00EB2287">
      <w:pPr>
        <w:pStyle w:val="ListParagraph"/>
        <w:numPr>
          <w:ilvl w:val="0"/>
          <w:numId w:val="152"/>
        </w:numPr>
        <w:tabs>
          <w:tab w:val="clear" w:pos="403"/>
        </w:tabs>
        <w:spacing w:before="60" w:after="60" w:line="240" w:lineRule="auto"/>
        <w:jc w:val="left"/>
      </w:pPr>
      <w:r w:rsidRPr="009276EB">
        <w:t>the element's terminator (if specified)</w:t>
      </w:r>
    </w:p>
    <w:p w14:paraId="2EE0BED6" w14:textId="77777777" w:rsidR="00B46A03" w:rsidRPr="009276EB" w:rsidRDefault="00B46A03" w:rsidP="00EB2287">
      <w:pPr>
        <w:pStyle w:val="ListParagraph"/>
        <w:numPr>
          <w:ilvl w:val="0"/>
          <w:numId w:val="152"/>
        </w:numPr>
        <w:tabs>
          <w:tab w:val="clear" w:pos="403"/>
        </w:tabs>
        <w:spacing w:before="60" w:after="60" w:line="240" w:lineRule="auto"/>
        <w:jc w:val="left"/>
      </w:pPr>
      <w:r w:rsidRPr="009276EB">
        <w:t xml:space="preserve">an enclosing construct's separator or terminator </w:t>
      </w:r>
    </w:p>
    <w:p w14:paraId="7F05D375" w14:textId="77777777" w:rsidR="00B46A03" w:rsidRPr="009276EB" w:rsidRDefault="00B46A03" w:rsidP="00EB2287">
      <w:pPr>
        <w:pStyle w:val="ListParagraph"/>
        <w:numPr>
          <w:ilvl w:val="0"/>
          <w:numId w:val="152"/>
        </w:numPr>
        <w:tabs>
          <w:tab w:val="clear" w:pos="403"/>
        </w:tabs>
        <w:spacing w:before="60" w:after="60" w:line="240" w:lineRule="auto"/>
        <w:jc w:val="left"/>
      </w:pPr>
      <w:r w:rsidRPr="009276EB">
        <w:t xml:space="preserve">the end of an enclosing element designated by its known length </w:t>
      </w:r>
    </w:p>
    <w:p w14:paraId="1D8E26CB" w14:textId="77777777" w:rsidR="00B46A03" w:rsidRPr="009276EB" w:rsidRDefault="00B46A03" w:rsidP="00EB2287">
      <w:pPr>
        <w:pStyle w:val="ListParagraph"/>
        <w:numPr>
          <w:ilvl w:val="0"/>
          <w:numId w:val="152"/>
        </w:numPr>
        <w:tabs>
          <w:tab w:val="clear" w:pos="403"/>
        </w:tabs>
        <w:spacing w:before="60" w:after="60" w:line="240" w:lineRule="auto"/>
        <w:jc w:val="left"/>
      </w:pPr>
      <w:r w:rsidRPr="009276EB">
        <w:t>the end of the data stream</w:t>
      </w:r>
    </w:p>
    <w:p w14:paraId="7172F3D0" w14:textId="77777777" w:rsidR="00B46A03" w:rsidRDefault="00B46A03" w:rsidP="00B46A03">
      <w:r>
        <w:t xml:space="preserve">dfdl:lengthKind 'delimited' may be specified for </w:t>
      </w:r>
    </w:p>
    <w:p w14:paraId="620069FF" w14:textId="77777777" w:rsidR="00B46A03" w:rsidRPr="009276EB" w:rsidRDefault="00B46A03" w:rsidP="00EB2287">
      <w:pPr>
        <w:pStyle w:val="ListParagraph"/>
        <w:numPr>
          <w:ilvl w:val="0"/>
          <w:numId w:val="153"/>
        </w:numPr>
        <w:tabs>
          <w:tab w:val="clear" w:pos="403"/>
        </w:tabs>
        <w:spacing w:before="60" w:after="60" w:line="240" w:lineRule="auto"/>
        <w:jc w:val="left"/>
      </w:pPr>
      <w:r w:rsidRPr="009276EB">
        <w:t>elements of simple type with text representation</w:t>
      </w:r>
    </w:p>
    <w:p w14:paraId="44EF4A28" w14:textId="77777777" w:rsidR="00B46A03" w:rsidRPr="009276EB" w:rsidRDefault="00B46A03" w:rsidP="00EB2287">
      <w:pPr>
        <w:pStyle w:val="ListParagraph"/>
        <w:numPr>
          <w:ilvl w:val="0"/>
          <w:numId w:val="153"/>
        </w:numPr>
        <w:tabs>
          <w:tab w:val="clear" w:pos="403"/>
        </w:tabs>
        <w:spacing w:before="60" w:after="60" w:line="240" w:lineRule="auto"/>
        <w:jc w:val="left"/>
      </w:pPr>
      <w:r w:rsidRPr="009276EB">
        <w:t>elements of number or calendar (date and time) simple type with dfdl:representation 'binary' that have a packed decimal representation</w:t>
      </w:r>
    </w:p>
    <w:p w14:paraId="2AFCB74D" w14:textId="77777777" w:rsidR="00B46A03" w:rsidRPr="009276EB" w:rsidRDefault="00B46A03" w:rsidP="00EB2287">
      <w:pPr>
        <w:pStyle w:val="ListParagraph"/>
        <w:numPr>
          <w:ilvl w:val="0"/>
          <w:numId w:val="153"/>
        </w:numPr>
        <w:tabs>
          <w:tab w:val="clear" w:pos="403"/>
        </w:tabs>
        <w:spacing w:before="60" w:after="60" w:line="240" w:lineRule="auto"/>
        <w:jc w:val="left"/>
      </w:pPr>
      <w:r w:rsidRPr="009276EB">
        <w:t>elements of type xs:hexBinary</w:t>
      </w:r>
    </w:p>
    <w:p w14:paraId="3C10C57D" w14:textId="77777777" w:rsidR="00B46A03" w:rsidRPr="009276EB" w:rsidRDefault="00B46A03" w:rsidP="00EB2287">
      <w:pPr>
        <w:pStyle w:val="ListParagraph"/>
        <w:numPr>
          <w:ilvl w:val="0"/>
          <w:numId w:val="153"/>
        </w:numPr>
        <w:tabs>
          <w:tab w:val="clear" w:pos="403"/>
        </w:tabs>
        <w:spacing w:before="60" w:after="60" w:line="240" w:lineRule="auto"/>
        <w:jc w:val="left"/>
      </w:pPr>
      <w:r w:rsidRPr="009276EB">
        <w:t>elements of complex type.</w:t>
      </w:r>
    </w:p>
    <w:p w14:paraId="6A750EF2" w14:textId="77777777" w:rsidR="00B46A03" w:rsidRDefault="00B46A03" w:rsidP="00B46A03">
      <w:r>
        <w:t>The rules for resolving ambiguity between delimiters are:</w:t>
      </w:r>
    </w:p>
    <w:p w14:paraId="27CB3F25" w14:textId="77777777" w:rsidR="00B46A03" w:rsidRDefault="00B46A03" w:rsidP="00EB2287">
      <w:pPr>
        <w:numPr>
          <w:ilvl w:val="0"/>
          <w:numId w:val="68"/>
        </w:numPr>
        <w:tabs>
          <w:tab w:val="clear" w:pos="403"/>
        </w:tabs>
        <w:spacing w:before="60" w:after="60" w:line="240" w:lineRule="auto"/>
        <w:jc w:val="left"/>
      </w:pPr>
      <w:r>
        <w:t>When two delimiters have a common prefix, the longest delimiter is tried first.</w:t>
      </w:r>
    </w:p>
    <w:p w14:paraId="3B423121" w14:textId="77777777" w:rsidR="00B46A03" w:rsidRDefault="00B46A03" w:rsidP="00EB2287">
      <w:pPr>
        <w:numPr>
          <w:ilvl w:val="0"/>
          <w:numId w:val="68"/>
        </w:numPr>
        <w:tabs>
          <w:tab w:val="clear" w:pos="403"/>
        </w:tabs>
        <w:spacing w:before="60" w:after="60" w:line="240" w:lineRule="auto"/>
        <w:jc w:val="left"/>
      </w:pPr>
      <w:r>
        <w:t>When two delimiters have the same length, but on different schema components, the innermost (most deeply nested) delimiter is tried first.</w:t>
      </w:r>
    </w:p>
    <w:p w14:paraId="75638BC9" w14:textId="77777777" w:rsidR="00B46A03" w:rsidRDefault="00B46A03" w:rsidP="00EB2287">
      <w:pPr>
        <w:numPr>
          <w:ilvl w:val="0"/>
          <w:numId w:val="68"/>
        </w:numPr>
        <w:tabs>
          <w:tab w:val="clear" w:pos="403"/>
        </w:tabs>
        <w:spacing w:before="60" w:after="60" w:line="240" w:lineRule="auto"/>
        <w:jc w:val="left"/>
      </w:pPr>
      <w:r>
        <w:t>When the separator and terminator on a group have the same value, then at a point in the data where either the separator or terminator could be found, the separator is tried first. (Speculative execution may try the terminator subsequently).</w:t>
      </w:r>
    </w:p>
    <w:p w14:paraId="06F6A532" w14:textId="77777777" w:rsidR="00B46A03" w:rsidRDefault="00B46A03" w:rsidP="00EB2287">
      <w:pPr>
        <w:numPr>
          <w:ilvl w:val="0"/>
          <w:numId w:val="68"/>
        </w:numPr>
        <w:tabs>
          <w:tab w:val="clear" w:pos="403"/>
        </w:tabs>
        <w:spacing w:before="60" w:after="60" w:line="240" w:lineRule="auto"/>
        <w:jc w:val="left"/>
      </w:pPr>
      <w:r>
        <w:t>If the length of the delimiters cannot be determined because character class entities of variable length are being used then the delimiters MUST each be matched against the data, and the longest matching delimiter is taken as the match for the delimiter.</w:t>
      </w:r>
    </w:p>
    <w:p w14:paraId="3F2C165A" w14:textId="77777777" w:rsidR="00B46A03" w:rsidRDefault="00B46A03" w:rsidP="00EB2287">
      <w:pPr>
        <w:numPr>
          <w:ilvl w:val="0"/>
          <w:numId w:val="68"/>
        </w:numPr>
        <w:tabs>
          <w:tab w:val="clear" w:pos="403"/>
        </w:tabs>
        <w:spacing w:before="60" w:after="60" w:line="240" w:lineRule="auto"/>
        <w:jc w:val="left"/>
      </w:pPr>
      <w:r>
        <w:t>Ties (same matched length) are broken by giving a separator priority over a terminator of a sequence, or by choosing the innermost, or first in schema order.</w:t>
      </w:r>
    </w:p>
    <w:p w14:paraId="19625476" w14:textId="77777777" w:rsidR="00B46A03" w:rsidRDefault="00B46A03" w:rsidP="00B46A03">
      <w:r>
        <w:lastRenderedPageBreak/>
        <w:t>When unparsing a simple element with text representation, the length in the data stream is the length of the content region</w:t>
      </w:r>
      <w:r w:rsidRPr="00C10857">
        <w:t>, padded to a minimum length if dfdl:textPadKind is ‘padChar’. For xs:string elements this length is the XSD minLength facet value, for the other types it is dfdl:textOutputMinLength property value.</w:t>
      </w:r>
      <w:r>
        <w:t xml:space="preserve"> </w:t>
      </w:r>
    </w:p>
    <w:p w14:paraId="6C4EFD91" w14:textId="77777777" w:rsidR="00B46A03" w:rsidRDefault="00B46A03" w:rsidP="00B46A03">
      <w:r>
        <w:t>When unparsing a simple element with binary representation, then for hexBinary the length is the number of bytes in the Infoset value padded to the XSD minLength facet value using dfdl:fillByte, and for the other types the length is the minimum number of bytes to represent the value and any sign.</w:t>
      </w:r>
    </w:p>
    <w:p w14:paraId="2D62A78D" w14:textId="77777777" w:rsidR="00B46A03" w:rsidRDefault="00B46A03" w:rsidP="00B46A03">
      <w:r>
        <w:t xml:space="preserve">When unparsing a complex element, the length is that of the ComplexContent region. </w:t>
      </w:r>
    </w:p>
    <w:p w14:paraId="3CC29A13"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Non-Delimited Elements within Delimited Constructs</w:t>
      </w:r>
    </w:p>
    <w:p w14:paraId="109D9A2E" w14:textId="77777777" w:rsidR="00B46A03" w:rsidRDefault="00B46A03" w:rsidP="00B46A03">
      <w:r>
        <w:t xml:space="preserve">When a simple or complex element has a specified length, dfdl:lengthKind 'pattern', or dfdl:lengthKind 'endOfParent' then delimiter scanning is suspended for the duration of the processing of that element. </w:t>
      </w:r>
    </w:p>
    <w:p w14:paraId="093090EF" w14:textId="77777777" w:rsidR="00B46A03" w:rsidRDefault="00B46A03" w:rsidP="00B46A03">
      <w:r>
        <w:t xml:space="preserve">This allows formats to be parsed which are delimited but have nested elements which contain non-character data so long as that nested data can be isolated from the delimited data context surrounding it. </w:t>
      </w:r>
    </w:p>
    <w:p w14:paraId="2734D979"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Delimited Binary Data</w:t>
      </w:r>
    </w:p>
    <w:p w14:paraId="3187B6B9" w14:textId="77777777" w:rsidR="00B46A03" w:rsidRDefault="00B46A03" w:rsidP="00B46A03">
      <w:r>
        <w:t xml:space="preserve">Formats involving binary data, most notably packed decimals, can use delimiter scanning but care must be taken that the delimiters cannot match data represented in these formats. In particular, the delimiters must be chosen with knowledge that BCD data can contain any byte both of whose nibbles are 0 to 9 (that is, excluding A to F). Packed data adds bytes with a sign indicator, that is, a nibble in the range A to F. </w:t>
      </w:r>
    </w:p>
    <w:p w14:paraId="3E79A0C9" w14:textId="77777777" w:rsidR="00B46A03" w:rsidRDefault="00B46A03" w:rsidP="00B46A03">
      <w:r>
        <w:t>General binary data can contain any bit pattern whatsoever, so delimiter scanning for numbers and calendar types with dfdl:representation 'binary' is disallowed, with the specific exception of packed decimals. Delimiter scanning is also allowed for type xs:hexBinary.</w:t>
      </w:r>
    </w:p>
    <w:p w14:paraId="5B1A2718" w14:textId="77777777" w:rsidR="00B46A03" w:rsidRDefault="00B46A03" w:rsidP="00B46A03">
      <w:pPr>
        <w:rPr>
          <w:rStyle w:val="Emphasis"/>
        </w:rPr>
      </w:pPr>
      <w:r>
        <w:rPr>
          <w:rStyle w:val="Emphasis"/>
        </w:rPr>
        <w:t xml:space="preserve">Implementation Note: Scanning for delimiters when data is binary, or when using byte-value (aka raw byte) entities in delimiters, means that a simple character-based delimiter scanner IS NOT sufficient, as the delimiter may not be representable as characters. </w:t>
      </w:r>
    </w:p>
    <w:p w14:paraId="155AA90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362" w:name="_Toc366078041"/>
      <w:bookmarkStart w:id="4363" w:name="_Toc366078660"/>
      <w:bookmarkStart w:id="4364" w:name="_Toc366079645"/>
      <w:bookmarkStart w:id="4365" w:name="_Toc366080257"/>
      <w:bookmarkStart w:id="4366" w:name="_Toc366080866"/>
      <w:bookmarkStart w:id="4367" w:name="_Toc366505206"/>
      <w:bookmarkStart w:id="4368" w:name="_Toc366508575"/>
      <w:bookmarkStart w:id="4369" w:name="_Toc366513076"/>
      <w:bookmarkStart w:id="4370" w:name="_Toc366574265"/>
      <w:bookmarkStart w:id="4371" w:name="_Toc366578058"/>
      <w:bookmarkStart w:id="4372" w:name="_Toc366578652"/>
      <w:bookmarkStart w:id="4373" w:name="_Toc366579244"/>
      <w:bookmarkStart w:id="4374" w:name="_Toc366579835"/>
      <w:bookmarkStart w:id="4375" w:name="_Toc366580427"/>
      <w:bookmarkStart w:id="4376" w:name="_Toc366581018"/>
      <w:bookmarkStart w:id="4377" w:name="_Toc366581610"/>
      <w:bookmarkStart w:id="4378" w:name="_Toc322911630"/>
      <w:bookmarkStart w:id="4379" w:name="_Toc322912169"/>
      <w:bookmarkStart w:id="4380" w:name="_Toc332701532"/>
      <w:bookmarkStart w:id="4381" w:name="_Toc332701839"/>
      <w:bookmarkStart w:id="4382" w:name="_Toc332711633"/>
      <w:bookmarkStart w:id="4383" w:name="_Toc332711941"/>
      <w:bookmarkStart w:id="4384" w:name="_Toc332712243"/>
      <w:bookmarkStart w:id="4385" w:name="_Toc332724159"/>
      <w:bookmarkStart w:id="4386" w:name="_Toc332724459"/>
      <w:bookmarkStart w:id="4387" w:name="_Toc341102755"/>
      <w:bookmarkStart w:id="4388" w:name="_Toc347241490"/>
      <w:bookmarkStart w:id="4389" w:name="_Toc347744683"/>
      <w:bookmarkStart w:id="4390" w:name="_Toc348984466"/>
      <w:bookmarkStart w:id="4391" w:name="_Toc348984771"/>
      <w:bookmarkStart w:id="4392" w:name="_Toc349037934"/>
      <w:bookmarkStart w:id="4393" w:name="_Toc349038239"/>
      <w:bookmarkStart w:id="4394" w:name="_Toc349042732"/>
      <w:bookmarkStart w:id="4395" w:name="_Toc351912730"/>
      <w:bookmarkStart w:id="4396" w:name="_Toc351914751"/>
      <w:bookmarkStart w:id="4397" w:name="_Toc351915217"/>
      <w:bookmarkStart w:id="4398" w:name="_Toc361231274"/>
      <w:bookmarkStart w:id="4399" w:name="_Toc361231800"/>
      <w:bookmarkStart w:id="4400" w:name="_Toc362445098"/>
      <w:bookmarkStart w:id="4401" w:name="_Toc363909020"/>
      <w:bookmarkStart w:id="4402" w:name="_Toc364463444"/>
      <w:bookmarkStart w:id="4403" w:name="_Toc366078042"/>
      <w:bookmarkStart w:id="4404" w:name="_Toc366078661"/>
      <w:bookmarkStart w:id="4405" w:name="_Toc366079646"/>
      <w:bookmarkStart w:id="4406" w:name="_Toc366080258"/>
      <w:bookmarkStart w:id="4407" w:name="_Toc366080867"/>
      <w:bookmarkStart w:id="4408" w:name="_Toc366505207"/>
      <w:bookmarkStart w:id="4409" w:name="_Toc366508576"/>
      <w:bookmarkStart w:id="4410" w:name="_Toc366513077"/>
      <w:bookmarkStart w:id="4411" w:name="_Toc366574266"/>
      <w:bookmarkStart w:id="4412" w:name="_Toc366578059"/>
      <w:bookmarkStart w:id="4413" w:name="_Toc366578653"/>
      <w:bookmarkStart w:id="4414" w:name="_Toc366579245"/>
      <w:bookmarkStart w:id="4415" w:name="_Toc366579836"/>
      <w:bookmarkStart w:id="4416" w:name="_Toc366580428"/>
      <w:bookmarkStart w:id="4417" w:name="_Toc366581019"/>
      <w:bookmarkStart w:id="4418" w:name="_Toc366581611"/>
      <w:bookmarkStart w:id="4419" w:name="_Toc322911631"/>
      <w:bookmarkStart w:id="4420" w:name="_Toc322912170"/>
      <w:bookmarkStart w:id="4421" w:name="_Toc329093020"/>
      <w:bookmarkStart w:id="4422" w:name="_Toc332701533"/>
      <w:bookmarkStart w:id="4423" w:name="_Toc332701840"/>
      <w:bookmarkStart w:id="4424" w:name="_Toc332711634"/>
      <w:bookmarkStart w:id="4425" w:name="_Toc332711942"/>
      <w:bookmarkStart w:id="4426" w:name="_Toc332712244"/>
      <w:bookmarkStart w:id="4427" w:name="_Toc332724160"/>
      <w:bookmarkStart w:id="4428" w:name="_Toc332724460"/>
      <w:bookmarkStart w:id="4429" w:name="_Toc341102756"/>
      <w:bookmarkStart w:id="4430" w:name="_Toc347241491"/>
      <w:bookmarkStart w:id="4431" w:name="_Toc347744684"/>
      <w:bookmarkStart w:id="4432" w:name="_Toc348984467"/>
      <w:bookmarkStart w:id="4433" w:name="_Toc348984772"/>
      <w:bookmarkStart w:id="4434" w:name="_Toc349037935"/>
      <w:bookmarkStart w:id="4435" w:name="_Toc349038240"/>
      <w:bookmarkStart w:id="4436" w:name="_Toc349042733"/>
      <w:bookmarkStart w:id="4437" w:name="_Toc351912731"/>
      <w:bookmarkStart w:id="4438" w:name="_Toc351914752"/>
      <w:bookmarkStart w:id="4439" w:name="_Toc351915218"/>
      <w:bookmarkStart w:id="4440" w:name="_Toc361231275"/>
      <w:bookmarkStart w:id="4441" w:name="_Toc361231801"/>
      <w:bookmarkStart w:id="4442" w:name="_Toc362445099"/>
      <w:bookmarkStart w:id="4443" w:name="_Toc363909021"/>
      <w:bookmarkStart w:id="4444" w:name="_Toc364463445"/>
      <w:bookmarkStart w:id="4445" w:name="_Toc366078043"/>
      <w:bookmarkStart w:id="4446" w:name="_Toc366078662"/>
      <w:bookmarkStart w:id="4447" w:name="_Toc366079647"/>
      <w:bookmarkStart w:id="4448" w:name="_Toc366080259"/>
      <w:bookmarkStart w:id="4449" w:name="_Toc366080868"/>
      <w:bookmarkStart w:id="4450" w:name="_Toc366505208"/>
      <w:bookmarkStart w:id="4451" w:name="_Toc366508577"/>
      <w:bookmarkStart w:id="4452" w:name="_Toc366513078"/>
      <w:bookmarkStart w:id="4453" w:name="_Toc366574267"/>
      <w:bookmarkStart w:id="4454" w:name="_Toc366578060"/>
      <w:bookmarkStart w:id="4455" w:name="_Toc366578654"/>
      <w:bookmarkStart w:id="4456" w:name="_Toc366579246"/>
      <w:bookmarkStart w:id="4457" w:name="_Toc366579837"/>
      <w:bookmarkStart w:id="4458" w:name="_Toc366580429"/>
      <w:bookmarkStart w:id="4459" w:name="_Toc366581020"/>
      <w:bookmarkStart w:id="4460" w:name="_Toc366581612"/>
      <w:bookmarkStart w:id="4461" w:name="_Toc349042734"/>
      <w:bookmarkStart w:id="4462" w:name="_Ref364440413"/>
      <w:bookmarkStart w:id="4463" w:name="_Ref364440418"/>
      <w:bookmarkStart w:id="4464" w:name="_Ref364440440"/>
      <w:bookmarkStart w:id="4465" w:name="_Ref384893986"/>
      <w:bookmarkStart w:id="4466" w:name="_Toc62570153"/>
      <w:bookmarkStart w:id="4467" w:name="_Toc210216875"/>
      <w:bookmarkStart w:id="4468" w:name="_Toc219441007"/>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r>
        <w:rPr>
          <w:rFonts w:eastAsia="Times New Roman"/>
        </w:rPr>
        <w:t>dfdl:lengthKind 'implicit'</w:t>
      </w:r>
      <w:bookmarkEnd w:id="4461"/>
      <w:bookmarkEnd w:id="4462"/>
      <w:bookmarkEnd w:id="4463"/>
      <w:bookmarkEnd w:id="4464"/>
      <w:bookmarkEnd w:id="4465"/>
      <w:bookmarkEnd w:id="4466"/>
      <w:bookmarkEnd w:id="4467"/>
      <w:bookmarkEnd w:id="4468"/>
    </w:p>
    <w:p w14:paraId="521314D5" w14:textId="77777777" w:rsidR="00B46A03" w:rsidRDefault="00B46A03" w:rsidP="00B46A03">
      <w:r>
        <w:t>When dfdl:lengthKind is 'implicit', the length is determined in terms of the type of the element and its schema-specified properties.</w:t>
      </w:r>
    </w:p>
    <w:p w14:paraId="41131E6C" w14:textId="77777777" w:rsidR="00B46A03" w:rsidRDefault="00B46A03" w:rsidP="00B46A03">
      <w:r>
        <w:t>For complex elements, 'implicit' means the length is determined by the combined lengths of the contained children, that is the ComplexValue region, and the ElementUnused region is of size 0. However, note that alignment regions inside the contained children within the ComplexValue region may be of different lengths depending on the ComplexValue's starting position alignment.</w:t>
      </w:r>
    </w:p>
    <w:bookmarkEnd w:id="4272"/>
    <w:p w14:paraId="1582F66B" w14:textId="09C47A46" w:rsidR="00B46A03" w:rsidRDefault="00B46A03" w:rsidP="00B46A03">
      <w:r>
        <w:t xml:space="preserve">For simple elements the length is fixed and is given in </w:t>
      </w:r>
      <w:r w:rsidRPr="00065302">
        <w:rPr>
          <w:rStyle w:val="Hyperlink"/>
        </w:rPr>
        <w:fldChar w:fldCharType="begin"/>
      </w:r>
      <w:r w:rsidRPr="00065302">
        <w:rPr>
          <w:rStyle w:val="Hyperlink"/>
        </w:rPr>
        <w:instrText xml:space="preserve"> REF _Ref241577749 \h  \* MERGEFORMAT </w:instrText>
      </w:r>
      <w:r w:rsidRPr="00065302">
        <w:rPr>
          <w:rStyle w:val="Hyperlink"/>
        </w:rPr>
      </w:r>
      <w:r w:rsidRPr="00065302">
        <w:rPr>
          <w:rStyle w:val="Hyperlink"/>
        </w:rPr>
        <w:fldChar w:fldCharType="separate"/>
      </w:r>
      <w:r w:rsidR="009D1493" w:rsidRPr="009D1493">
        <w:rPr>
          <w:rStyle w:val="Hyperlink"/>
        </w:rPr>
        <w:t xml:space="preserve">Table 19 Length in Bits for SimpleTypes when dfdl:lengthKind is 'implicit' </w:t>
      </w:r>
      <w:r w:rsidRPr="00065302">
        <w:rPr>
          <w:rStyle w:val="Hyperlink"/>
        </w:rPr>
        <w:fldChar w:fldCharType="end"/>
      </w:r>
      <w:r>
        <w:t>.</w:t>
      </w:r>
    </w:p>
    <w:tbl>
      <w:tblPr>
        <w:tblStyle w:val="Table"/>
        <w:tblW w:w="5000" w:type="pct"/>
        <w:tblInd w:w="0" w:type="dxa"/>
        <w:tblLook w:val="01E0" w:firstRow="1" w:lastRow="1" w:firstColumn="1" w:lastColumn="1" w:noHBand="0" w:noVBand="0"/>
      </w:tblPr>
      <w:tblGrid>
        <w:gridCol w:w="2424"/>
        <w:gridCol w:w="3047"/>
        <w:gridCol w:w="2159"/>
        <w:gridCol w:w="2564"/>
      </w:tblGrid>
      <w:tr w:rsidR="00B46A03" w14:paraId="406272D8" w14:textId="77777777" w:rsidTr="00986B7C">
        <w:trPr>
          <w:cnfStyle w:val="100000000000" w:firstRow="1" w:lastRow="0" w:firstColumn="0" w:lastColumn="0" w:oddVBand="0" w:evenVBand="0" w:oddHBand="0" w:evenHBand="0" w:firstRowFirstColumn="0" w:firstRowLastColumn="0" w:lastRowFirstColumn="0" w:lastRowLastColumn="0"/>
        </w:trPr>
        <w:tc>
          <w:tcPr>
            <w:tcW w:w="2065" w:type="dxa"/>
            <w:vMerge w:val="restart"/>
            <w:hideMark/>
          </w:tcPr>
          <w:p w14:paraId="5C3430E6" w14:textId="77777777" w:rsidR="00B46A03" w:rsidRPr="00E276B6" w:rsidRDefault="00B46A03" w:rsidP="00986B7C">
            <w:pPr>
              <w:jc w:val="left"/>
              <w:rPr>
                <w:rFonts w:ascii="Cambria" w:hAnsi="Cambria"/>
              </w:rPr>
            </w:pPr>
            <w:r w:rsidRPr="00E276B6">
              <w:rPr>
                <w:rFonts w:ascii="Cambria" w:hAnsi="Cambria"/>
              </w:rPr>
              <w:t>Type</w:t>
            </w:r>
          </w:p>
        </w:tc>
        <w:tc>
          <w:tcPr>
            <w:tcW w:w="6565" w:type="dxa"/>
            <w:gridSpan w:val="3"/>
            <w:hideMark/>
          </w:tcPr>
          <w:p w14:paraId="5944D313" w14:textId="77777777" w:rsidR="00B46A03" w:rsidRPr="00E276B6" w:rsidRDefault="00B46A03" w:rsidP="00986B7C">
            <w:pPr>
              <w:jc w:val="left"/>
              <w:rPr>
                <w:rFonts w:ascii="Cambria" w:hAnsi="Cambria"/>
              </w:rPr>
            </w:pPr>
            <w:r w:rsidRPr="00E276B6">
              <w:rPr>
                <w:rFonts w:ascii="Cambria" w:hAnsi="Cambria"/>
              </w:rPr>
              <w:t>Length</w:t>
            </w:r>
          </w:p>
        </w:tc>
      </w:tr>
      <w:tr w:rsidR="00B46A03" w14:paraId="55F4D981" w14:textId="77777777" w:rsidTr="00986B7C">
        <w:tc>
          <w:tcPr>
            <w:tcW w:w="0" w:type="auto"/>
            <w:vMerge/>
            <w:tcBorders>
              <w:top w:val="single" w:sz="4" w:space="0" w:color="auto"/>
              <w:left w:val="single" w:sz="4" w:space="0" w:color="auto"/>
              <w:bottom w:val="single" w:sz="4" w:space="0" w:color="auto"/>
              <w:right w:val="single" w:sz="4" w:space="0" w:color="auto"/>
            </w:tcBorders>
            <w:hideMark/>
          </w:tcPr>
          <w:p w14:paraId="1BDC9460" w14:textId="77777777" w:rsidR="00B46A03" w:rsidRPr="00E276B6" w:rsidRDefault="00B46A03" w:rsidP="00986B7C">
            <w:pPr>
              <w:spacing w:after="0"/>
              <w:jc w:val="left"/>
              <w:rPr>
                <w:rFonts w:ascii="Cambria" w:hAnsi="Cambria"/>
                <w:b/>
              </w:rPr>
            </w:pPr>
          </w:p>
        </w:tc>
        <w:tc>
          <w:tcPr>
            <w:tcW w:w="24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34DA6C" w14:textId="77777777" w:rsidR="00B46A03" w:rsidRPr="00E276B6" w:rsidRDefault="00B46A03" w:rsidP="00986B7C">
            <w:pPr>
              <w:jc w:val="left"/>
              <w:rPr>
                <w:rFonts w:ascii="Cambria" w:hAnsi="Cambria"/>
                <w:b/>
              </w:rPr>
            </w:pPr>
            <w:r w:rsidRPr="00E276B6">
              <w:rPr>
                <w:rFonts w:ascii="Cambria" w:hAnsi="Cambria"/>
                <w:b/>
              </w:rPr>
              <w:t>text</w:t>
            </w:r>
          </w:p>
        </w:tc>
        <w:tc>
          <w:tcPr>
            <w:tcW w:w="40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AC603D" w14:textId="77777777" w:rsidR="00B46A03" w:rsidRPr="00E276B6" w:rsidRDefault="00B46A03" w:rsidP="00986B7C">
            <w:pPr>
              <w:jc w:val="left"/>
              <w:rPr>
                <w:rFonts w:ascii="Cambria" w:hAnsi="Cambria"/>
                <w:b/>
              </w:rPr>
            </w:pPr>
            <w:r w:rsidRPr="00E276B6">
              <w:rPr>
                <w:rFonts w:ascii="Cambria" w:hAnsi="Cambria"/>
                <w:b/>
              </w:rPr>
              <w:t>binary</w:t>
            </w:r>
          </w:p>
        </w:tc>
      </w:tr>
      <w:tr w:rsidR="00B46A03" w14:paraId="04DD1290"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2D48FF6F" w14:textId="77777777" w:rsidR="00B46A03" w:rsidRPr="00E276B6" w:rsidRDefault="00B46A03" w:rsidP="00986B7C">
            <w:pPr>
              <w:jc w:val="left"/>
              <w:rPr>
                <w:rFonts w:ascii="Cambria" w:hAnsi="Cambria" w:cs="Arial"/>
                <w:bCs/>
              </w:rPr>
            </w:pPr>
            <w:r w:rsidRPr="00E276B6">
              <w:rPr>
                <w:rFonts w:ascii="Cambria" w:hAnsi="Cambria" w:cs="Arial"/>
                <w:bCs/>
              </w:rPr>
              <w:t>String</w:t>
            </w:r>
          </w:p>
        </w:tc>
        <w:tc>
          <w:tcPr>
            <w:tcW w:w="2494" w:type="dxa"/>
            <w:tcBorders>
              <w:top w:val="single" w:sz="4" w:space="0" w:color="auto"/>
              <w:left w:val="single" w:sz="4" w:space="0" w:color="auto"/>
              <w:bottom w:val="single" w:sz="4" w:space="0" w:color="auto"/>
              <w:right w:val="single" w:sz="4" w:space="0" w:color="auto"/>
            </w:tcBorders>
            <w:hideMark/>
          </w:tcPr>
          <w:p w14:paraId="647C096F" w14:textId="77777777" w:rsidR="00B46A03" w:rsidRPr="00E276B6" w:rsidRDefault="00B46A03" w:rsidP="00986B7C">
            <w:pPr>
              <w:jc w:val="left"/>
              <w:rPr>
                <w:rFonts w:ascii="Cambria" w:hAnsi="Cambria" w:cs="Arial"/>
              </w:rPr>
            </w:pPr>
            <w:r w:rsidRPr="00E276B6">
              <w:rPr>
                <w:rFonts w:ascii="Cambria" w:hAnsi="Cambria" w:cs="Arial"/>
              </w:rPr>
              <w:t>The XSD maxLength facet gives length in characters, but this is also the length in bytes. (See note below: character set encoding must be single-byte.) Multiply by 8 to get number of bits.</w:t>
            </w:r>
          </w:p>
        </w:tc>
        <w:tc>
          <w:tcPr>
            <w:tcW w:w="4071" w:type="dxa"/>
            <w:gridSpan w:val="2"/>
            <w:tcBorders>
              <w:top w:val="single" w:sz="4" w:space="0" w:color="auto"/>
              <w:left w:val="single" w:sz="4" w:space="0" w:color="auto"/>
              <w:bottom w:val="single" w:sz="4" w:space="0" w:color="auto"/>
              <w:right w:val="single" w:sz="4" w:space="0" w:color="auto"/>
            </w:tcBorders>
            <w:hideMark/>
          </w:tcPr>
          <w:p w14:paraId="0582C570" w14:textId="77777777" w:rsidR="00B46A03" w:rsidRPr="00E276B6" w:rsidRDefault="00B46A03" w:rsidP="00986B7C">
            <w:pPr>
              <w:jc w:val="left"/>
              <w:rPr>
                <w:rFonts w:ascii="Cambria" w:hAnsi="Cambria" w:cs="Arial"/>
              </w:rPr>
            </w:pPr>
            <w:r w:rsidRPr="00E276B6">
              <w:rPr>
                <w:rFonts w:ascii="Cambria" w:hAnsi="Cambria" w:cs="Arial"/>
              </w:rPr>
              <w:t>Not applicable</w:t>
            </w:r>
          </w:p>
        </w:tc>
      </w:tr>
      <w:tr w:rsidR="00B46A03" w14:paraId="1094868F"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301DCC9F" w14:textId="77777777" w:rsidR="00B46A03" w:rsidRPr="00E276B6" w:rsidRDefault="00B46A03" w:rsidP="00986B7C">
            <w:pPr>
              <w:jc w:val="left"/>
              <w:rPr>
                <w:rFonts w:ascii="Cambria" w:hAnsi="Cambria" w:cs="Arial"/>
                <w:bCs/>
              </w:rPr>
            </w:pPr>
            <w:r w:rsidRPr="00E276B6">
              <w:rPr>
                <w:rFonts w:ascii="Cambria" w:hAnsi="Cambria" w:cs="Arial"/>
                <w:bCs/>
              </w:rPr>
              <w:t>Float</w:t>
            </w:r>
          </w:p>
        </w:tc>
        <w:tc>
          <w:tcPr>
            <w:tcW w:w="2494" w:type="dxa"/>
            <w:tcBorders>
              <w:top w:val="single" w:sz="4" w:space="0" w:color="auto"/>
              <w:left w:val="single" w:sz="4" w:space="0" w:color="auto"/>
              <w:bottom w:val="single" w:sz="4" w:space="0" w:color="auto"/>
              <w:right w:val="single" w:sz="4" w:space="0" w:color="auto"/>
            </w:tcBorders>
            <w:hideMark/>
          </w:tcPr>
          <w:p w14:paraId="023FACFB" w14:textId="77777777" w:rsidR="00B46A03" w:rsidRPr="00E276B6" w:rsidRDefault="00B46A03" w:rsidP="00986B7C">
            <w:pPr>
              <w:jc w:val="left"/>
              <w:rPr>
                <w:rFonts w:ascii="Cambria" w:hAnsi="Cambria" w:cs="Arial"/>
              </w:rPr>
            </w:pPr>
            <w:r w:rsidRPr="00E276B6">
              <w:rPr>
                <w:rFonts w:ascii="Cambria" w:hAnsi="Cambria" w:cs="Arial"/>
              </w:rPr>
              <w:t>Not allowed</w:t>
            </w:r>
          </w:p>
        </w:tc>
        <w:tc>
          <w:tcPr>
            <w:tcW w:w="4071" w:type="dxa"/>
            <w:gridSpan w:val="2"/>
            <w:tcBorders>
              <w:top w:val="single" w:sz="4" w:space="0" w:color="auto"/>
              <w:left w:val="single" w:sz="4" w:space="0" w:color="auto"/>
              <w:bottom w:val="single" w:sz="4" w:space="0" w:color="auto"/>
              <w:right w:val="single" w:sz="4" w:space="0" w:color="auto"/>
            </w:tcBorders>
            <w:hideMark/>
          </w:tcPr>
          <w:p w14:paraId="5FDBDC05" w14:textId="77777777" w:rsidR="00B46A03" w:rsidRPr="00E276B6" w:rsidRDefault="00B46A03" w:rsidP="00986B7C">
            <w:pPr>
              <w:jc w:val="left"/>
              <w:rPr>
                <w:rFonts w:ascii="Cambria" w:hAnsi="Cambria" w:cs="Arial"/>
              </w:rPr>
            </w:pPr>
            <w:r w:rsidRPr="00E276B6">
              <w:rPr>
                <w:rFonts w:ascii="Cambria" w:hAnsi="Cambria" w:cs="Arial"/>
              </w:rPr>
              <w:t>32 bits</w:t>
            </w:r>
          </w:p>
        </w:tc>
      </w:tr>
      <w:tr w:rsidR="00B46A03" w14:paraId="786A4B87"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2CFAE528" w14:textId="77777777" w:rsidR="00B46A03" w:rsidRPr="00E276B6" w:rsidRDefault="00B46A03" w:rsidP="00986B7C">
            <w:pPr>
              <w:jc w:val="left"/>
              <w:rPr>
                <w:rFonts w:ascii="Cambria" w:hAnsi="Cambria" w:cs="Arial"/>
                <w:bCs/>
              </w:rPr>
            </w:pPr>
            <w:r w:rsidRPr="00E276B6">
              <w:rPr>
                <w:rFonts w:ascii="Cambria" w:hAnsi="Cambria" w:cs="Arial"/>
                <w:bCs/>
              </w:rPr>
              <w:lastRenderedPageBreak/>
              <w:t>Double</w:t>
            </w:r>
          </w:p>
        </w:tc>
        <w:tc>
          <w:tcPr>
            <w:tcW w:w="2494" w:type="dxa"/>
            <w:tcBorders>
              <w:top w:val="single" w:sz="4" w:space="0" w:color="auto"/>
              <w:left w:val="single" w:sz="4" w:space="0" w:color="auto"/>
              <w:bottom w:val="single" w:sz="4" w:space="0" w:color="auto"/>
              <w:right w:val="single" w:sz="4" w:space="0" w:color="auto"/>
            </w:tcBorders>
            <w:hideMark/>
          </w:tcPr>
          <w:p w14:paraId="3035F4C4" w14:textId="77777777" w:rsidR="00B46A03" w:rsidRPr="00E276B6" w:rsidRDefault="00B46A03" w:rsidP="00986B7C">
            <w:pPr>
              <w:jc w:val="left"/>
              <w:rPr>
                <w:rFonts w:ascii="Cambria" w:hAnsi="Cambria" w:cs="Arial"/>
              </w:rPr>
            </w:pPr>
            <w:r w:rsidRPr="00E276B6">
              <w:rPr>
                <w:rFonts w:ascii="Cambria" w:hAnsi="Cambria" w:cs="Arial"/>
              </w:rPr>
              <w:t>Not allowed</w:t>
            </w:r>
          </w:p>
        </w:tc>
        <w:tc>
          <w:tcPr>
            <w:tcW w:w="4071" w:type="dxa"/>
            <w:gridSpan w:val="2"/>
            <w:tcBorders>
              <w:top w:val="single" w:sz="4" w:space="0" w:color="auto"/>
              <w:left w:val="single" w:sz="4" w:space="0" w:color="auto"/>
              <w:bottom w:val="single" w:sz="4" w:space="0" w:color="auto"/>
              <w:right w:val="single" w:sz="4" w:space="0" w:color="auto"/>
            </w:tcBorders>
            <w:hideMark/>
          </w:tcPr>
          <w:p w14:paraId="20FBD6C0" w14:textId="77777777" w:rsidR="00B46A03" w:rsidRPr="00E276B6" w:rsidRDefault="00B46A03" w:rsidP="00986B7C">
            <w:pPr>
              <w:jc w:val="left"/>
              <w:rPr>
                <w:rFonts w:ascii="Cambria" w:hAnsi="Cambria" w:cs="Arial"/>
              </w:rPr>
            </w:pPr>
            <w:r w:rsidRPr="00E276B6">
              <w:rPr>
                <w:rFonts w:ascii="Cambria" w:hAnsi="Cambria" w:cs="Arial"/>
              </w:rPr>
              <w:t>64 bits</w:t>
            </w:r>
          </w:p>
        </w:tc>
      </w:tr>
      <w:tr w:rsidR="00B46A03" w14:paraId="4338D18C"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20E07AB2" w14:textId="77777777" w:rsidR="00B46A03" w:rsidRPr="00E276B6" w:rsidRDefault="00B46A03" w:rsidP="00986B7C">
            <w:pPr>
              <w:jc w:val="left"/>
              <w:rPr>
                <w:rFonts w:ascii="Cambria" w:hAnsi="Cambria" w:cs="Arial"/>
                <w:bCs/>
              </w:rPr>
            </w:pPr>
            <w:r w:rsidRPr="00E276B6">
              <w:rPr>
                <w:rFonts w:ascii="Cambria" w:hAnsi="Cambria" w:cs="Arial"/>
                <w:bCs/>
              </w:rPr>
              <w:t>Decimal, Integer,</w:t>
            </w:r>
            <w:r w:rsidRPr="00E276B6">
              <w:rPr>
                <w:rFonts w:ascii="Cambria" w:hAnsi="Cambria" w:cs="Arial"/>
              </w:rPr>
              <w:t xml:space="preserve"> </w:t>
            </w:r>
            <w:r w:rsidRPr="00E276B6">
              <w:rPr>
                <w:rFonts w:ascii="Cambria" w:hAnsi="Cambria" w:cs="Arial"/>
                <w:bCs/>
              </w:rPr>
              <w:t>nonNegativeInteger</w:t>
            </w:r>
          </w:p>
        </w:tc>
        <w:tc>
          <w:tcPr>
            <w:tcW w:w="2494" w:type="dxa"/>
            <w:tcBorders>
              <w:top w:val="single" w:sz="4" w:space="0" w:color="auto"/>
              <w:left w:val="single" w:sz="4" w:space="0" w:color="auto"/>
              <w:bottom w:val="single" w:sz="4" w:space="0" w:color="auto"/>
              <w:right w:val="single" w:sz="4" w:space="0" w:color="auto"/>
            </w:tcBorders>
            <w:hideMark/>
          </w:tcPr>
          <w:p w14:paraId="5ECFD3DB" w14:textId="77777777" w:rsidR="00B46A03" w:rsidRPr="00E276B6" w:rsidRDefault="00B46A03" w:rsidP="00986B7C">
            <w:pPr>
              <w:jc w:val="left"/>
              <w:rPr>
                <w:rFonts w:ascii="Cambria" w:hAnsi="Cambria" w:cs="Arial"/>
              </w:rPr>
            </w:pPr>
            <w:r w:rsidRPr="00E276B6">
              <w:rPr>
                <w:rFonts w:ascii="Cambria" w:hAnsi="Cambria" w:cs="Arial"/>
              </w:rPr>
              <w:t>Not allowed</w:t>
            </w:r>
          </w:p>
        </w:tc>
        <w:tc>
          <w:tcPr>
            <w:tcW w:w="1861" w:type="dxa"/>
            <w:vMerge w:val="restart"/>
            <w:tcBorders>
              <w:top w:val="single" w:sz="4" w:space="0" w:color="auto"/>
              <w:left w:val="single" w:sz="4" w:space="0" w:color="auto"/>
              <w:bottom w:val="single" w:sz="4" w:space="0" w:color="auto"/>
              <w:right w:val="single" w:sz="4" w:space="0" w:color="auto"/>
            </w:tcBorders>
            <w:hideMark/>
          </w:tcPr>
          <w:p w14:paraId="65FF668D" w14:textId="77777777" w:rsidR="00B46A03" w:rsidRPr="00E276B6" w:rsidRDefault="00B46A03" w:rsidP="00986B7C">
            <w:pPr>
              <w:jc w:val="left"/>
              <w:rPr>
                <w:rFonts w:ascii="Cambria" w:hAnsi="Cambria" w:cs="Arial"/>
              </w:rPr>
            </w:pPr>
            <w:r w:rsidRPr="00E276B6">
              <w:rPr>
                <w:rFonts w:ascii="Cambria" w:hAnsi="Cambria" w:cs="Arial"/>
              </w:rPr>
              <w:t>packed decimal: Not allowed</w:t>
            </w:r>
          </w:p>
        </w:tc>
        <w:tc>
          <w:tcPr>
            <w:tcW w:w="2210" w:type="dxa"/>
            <w:tcBorders>
              <w:top w:val="single" w:sz="4" w:space="0" w:color="auto"/>
              <w:left w:val="single" w:sz="4" w:space="0" w:color="auto"/>
              <w:bottom w:val="single" w:sz="4" w:space="0" w:color="auto"/>
              <w:right w:val="single" w:sz="4" w:space="0" w:color="auto"/>
            </w:tcBorders>
            <w:hideMark/>
          </w:tcPr>
          <w:p w14:paraId="120E21F1" w14:textId="77777777" w:rsidR="00B46A03" w:rsidRPr="00E276B6" w:rsidRDefault="00B46A03" w:rsidP="00986B7C">
            <w:pPr>
              <w:jc w:val="left"/>
              <w:rPr>
                <w:rFonts w:ascii="Cambria" w:hAnsi="Cambria" w:cs="Arial"/>
              </w:rPr>
            </w:pPr>
            <w:r w:rsidRPr="00E276B6">
              <w:rPr>
                <w:rFonts w:ascii="Cambria" w:hAnsi="Cambria" w:cs="Arial"/>
              </w:rPr>
              <w:t>binary: Not allowed</w:t>
            </w:r>
          </w:p>
        </w:tc>
      </w:tr>
      <w:tr w:rsidR="00B46A03" w14:paraId="6AC81E16"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75CBCE22" w14:textId="77777777" w:rsidR="00B46A03" w:rsidRPr="00E276B6" w:rsidRDefault="00B46A03" w:rsidP="00986B7C">
            <w:pPr>
              <w:jc w:val="left"/>
              <w:rPr>
                <w:rFonts w:ascii="Cambria" w:hAnsi="Cambria" w:cs="Arial"/>
                <w:bCs/>
              </w:rPr>
            </w:pPr>
            <w:r w:rsidRPr="00E276B6">
              <w:rPr>
                <w:rFonts w:ascii="Cambria" w:hAnsi="Cambria" w:cs="Arial"/>
                <w:bCs/>
              </w:rPr>
              <w:t>Long, UnsignedLong</w:t>
            </w:r>
          </w:p>
        </w:tc>
        <w:tc>
          <w:tcPr>
            <w:tcW w:w="2494" w:type="dxa"/>
            <w:tcBorders>
              <w:top w:val="single" w:sz="4" w:space="0" w:color="auto"/>
              <w:left w:val="single" w:sz="4" w:space="0" w:color="auto"/>
              <w:bottom w:val="single" w:sz="4" w:space="0" w:color="auto"/>
              <w:right w:val="single" w:sz="4" w:space="0" w:color="auto"/>
            </w:tcBorders>
            <w:hideMark/>
          </w:tcPr>
          <w:p w14:paraId="26AFEC3C"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46067344"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0080DDC2" w14:textId="77777777" w:rsidR="00B46A03" w:rsidRPr="00E276B6" w:rsidRDefault="00B46A03" w:rsidP="00986B7C">
            <w:pPr>
              <w:jc w:val="left"/>
              <w:rPr>
                <w:rFonts w:ascii="Cambria" w:hAnsi="Cambria" w:cs="Arial"/>
              </w:rPr>
            </w:pPr>
            <w:r w:rsidRPr="00E276B6">
              <w:rPr>
                <w:rFonts w:ascii="Cambria" w:hAnsi="Cambria" w:cs="Arial"/>
              </w:rPr>
              <w:t>binary: 64 bits</w:t>
            </w:r>
          </w:p>
        </w:tc>
      </w:tr>
      <w:tr w:rsidR="00B46A03" w14:paraId="5DFE0739"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1A371E31" w14:textId="77777777" w:rsidR="00B46A03" w:rsidRPr="00E276B6" w:rsidRDefault="00B46A03" w:rsidP="00986B7C">
            <w:pPr>
              <w:jc w:val="left"/>
              <w:rPr>
                <w:rFonts w:ascii="Cambria" w:hAnsi="Cambria" w:cs="Arial"/>
                <w:bCs/>
              </w:rPr>
            </w:pPr>
            <w:r w:rsidRPr="00E276B6">
              <w:rPr>
                <w:rFonts w:ascii="Cambria" w:hAnsi="Cambria" w:cs="Arial"/>
                <w:bCs/>
              </w:rPr>
              <w:t>Int, UnsignedInt</w:t>
            </w:r>
          </w:p>
        </w:tc>
        <w:tc>
          <w:tcPr>
            <w:tcW w:w="2494" w:type="dxa"/>
            <w:tcBorders>
              <w:top w:val="single" w:sz="4" w:space="0" w:color="auto"/>
              <w:left w:val="single" w:sz="4" w:space="0" w:color="auto"/>
              <w:bottom w:val="single" w:sz="4" w:space="0" w:color="auto"/>
              <w:right w:val="single" w:sz="4" w:space="0" w:color="auto"/>
            </w:tcBorders>
            <w:hideMark/>
          </w:tcPr>
          <w:p w14:paraId="4F8E07E7"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16D21B69"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1572539A" w14:textId="77777777" w:rsidR="00B46A03" w:rsidRPr="00E276B6" w:rsidRDefault="00B46A03" w:rsidP="00986B7C">
            <w:pPr>
              <w:jc w:val="left"/>
              <w:rPr>
                <w:rFonts w:ascii="Cambria" w:hAnsi="Cambria" w:cs="Arial"/>
              </w:rPr>
            </w:pPr>
            <w:r w:rsidRPr="00E276B6">
              <w:rPr>
                <w:rFonts w:ascii="Cambria" w:hAnsi="Cambria" w:cs="Arial"/>
              </w:rPr>
              <w:t>binary: 32 bits</w:t>
            </w:r>
          </w:p>
        </w:tc>
      </w:tr>
      <w:tr w:rsidR="00B46A03" w14:paraId="72298105"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7567EC19" w14:textId="77777777" w:rsidR="00B46A03" w:rsidRPr="00E276B6" w:rsidRDefault="00B46A03" w:rsidP="00986B7C">
            <w:pPr>
              <w:jc w:val="left"/>
              <w:rPr>
                <w:rFonts w:ascii="Cambria" w:hAnsi="Cambria" w:cs="Arial"/>
                <w:bCs/>
              </w:rPr>
            </w:pPr>
            <w:r w:rsidRPr="00E276B6">
              <w:rPr>
                <w:rFonts w:ascii="Cambria" w:hAnsi="Cambria" w:cs="Arial"/>
                <w:bCs/>
              </w:rPr>
              <w:t>Short, UnsignedShort</w:t>
            </w:r>
          </w:p>
        </w:tc>
        <w:tc>
          <w:tcPr>
            <w:tcW w:w="2494" w:type="dxa"/>
            <w:tcBorders>
              <w:top w:val="single" w:sz="4" w:space="0" w:color="auto"/>
              <w:left w:val="single" w:sz="4" w:space="0" w:color="auto"/>
              <w:bottom w:val="single" w:sz="4" w:space="0" w:color="auto"/>
              <w:right w:val="single" w:sz="4" w:space="0" w:color="auto"/>
            </w:tcBorders>
            <w:hideMark/>
          </w:tcPr>
          <w:p w14:paraId="2ED9657B"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6516F6D3"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3D07E002" w14:textId="77777777" w:rsidR="00B46A03" w:rsidRPr="00E276B6" w:rsidRDefault="00B46A03" w:rsidP="00986B7C">
            <w:pPr>
              <w:jc w:val="left"/>
              <w:rPr>
                <w:rFonts w:ascii="Cambria" w:hAnsi="Cambria" w:cs="Arial"/>
              </w:rPr>
            </w:pPr>
            <w:r w:rsidRPr="00E276B6">
              <w:rPr>
                <w:rFonts w:ascii="Cambria" w:hAnsi="Cambria" w:cs="Arial"/>
              </w:rPr>
              <w:t>binary: 16 bits</w:t>
            </w:r>
          </w:p>
        </w:tc>
      </w:tr>
      <w:tr w:rsidR="00B46A03" w14:paraId="66A46DE8"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3D4783EB" w14:textId="77777777" w:rsidR="00B46A03" w:rsidRPr="00E276B6" w:rsidRDefault="00B46A03" w:rsidP="00986B7C">
            <w:pPr>
              <w:jc w:val="left"/>
              <w:rPr>
                <w:rFonts w:ascii="Cambria" w:hAnsi="Cambria" w:cs="Arial"/>
                <w:bCs/>
              </w:rPr>
            </w:pPr>
            <w:r w:rsidRPr="00E276B6">
              <w:rPr>
                <w:rFonts w:ascii="Cambria" w:hAnsi="Cambria" w:cs="Arial"/>
                <w:bCs/>
              </w:rPr>
              <w:t>Byte, UnsignedByte</w:t>
            </w:r>
          </w:p>
        </w:tc>
        <w:tc>
          <w:tcPr>
            <w:tcW w:w="2494" w:type="dxa"/>
            <w:tcBorders>
              <w:top w:val="single" w:sz="4" w:space="0" w:color="auto"/>
              <w:left w:val="single" w:sz="4" w:space="0" w:color="auto"/>
              <w:bottom w:val="single" w:sz="4" w:space="0" w:color="auto"/>
              <w:right w:val="single" w:sz="4" w:space="0" w:color="auto"/>
            </w:tcBorders>
            <w:hideMark/>
          </w:tcPr>
          <w:p w14:paraId="7B9CA5CF"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4391F56D"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518140EC" w14:textId="77777777" w:rsidR="00B46A03" w:rsidRPr="00E276B6" w:rsidRDefault="00B46A03" w:rsidP="00986B7C">
            <w:pPr>
              <w:jc w:val="left"/>
              <w:rPr>
                <w:rFonts w:ascii="Cambria" w:hAnsi="Cambria" w:cs="Arial"/>
              </w:rPr>
            </w:pPr>
            <w:r w:rsidRPr="00E276B6">
              <w:rPr>
                <w:rFonts w:ascii="Cambria" w:hAnsi="Cambria" w:cs="Arial"/>
              </w:rPr>
              <w:t>binary: 8 bits</w:t>
            </w:r>
          </w:p>
        </w:tc>
      </w:tr>
      <w:tr w:rsidR="00B46A03" w14:paraId="48D0E52A"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4D1944C2" w14:textId="77777777" w:rsidR="00B46A03" w:rsidRPr="00E276B6" w:rsidRDefault="00B46A03" w:rsidP="00986B7C">
            <w:pPr>
              <w:jc w:val="left"/>
              <w:rPr>
                <w:rFonts w:ascii="Cambria" w:hAnsi="Cambria" w:cs="Arial"/>
                <w:bCs/>
              </w:rPr>
            </w:pPr>
            <w:r w:rsidRPr="00E276B6">
              <w:rPr>
                <w:rFonts w:ascii="Cambria" w:hAnsi="Cambria" w:cs="Arial"/>
                <w:bCs/>
              </w:rPr>
              <w:t>DateTime</w:t>
            </w:r>
          </w:p>
        </w:tc>
        <w:tc>
          <w:tcPr>
            <w:tcW w:w="2494" w:type="dxa"/>
            <w:tcBorders>
              <w:top w:val="single" w:sz="4" w:space="0" w:color="auto"/>
              <w:left w:val="single" w:sz="4" w:space="0" w:color="auto"/>
              <w:bottom w:val="single" w:sz="4" w:space="0" w:color="auto"/>
              <w:right w:val="single" w:sz="4" w:space="0" w:color="auto"/>
            </w:tcBorders>
            <w:hideMark/>
          </w:tcPr>
          <w:p w14:paraId="5D6F9A65"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1D82FF51"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45898C1C" w14:textId="77777777" w:rsidR="00B46A03" w:rsidRPr="00E276B6" w:rsidRDefault="00B46A03" w:rsidP="00986B7C">
            <w:pPr>
              <w:jc w:val="left"/>
              <w:rPr>
                <w:rFonts w:ascii="Cambria" w:hAnsi="Cambria" w:cs="Arial"/>
              </w:rPr>
            </w:pPr>
            <w:r w:rsidRPr="00E276B6">
              <w:rPr>
                <w:rFonts w:ascii="Cambria" w:hAnsi="Cambria" w:cs="Arial"/>
              </w:rPr>
              <w:t>binarySeconds: 32 bits, binaryMilliseconds: 64 bits.</w:t>
            </w:r>
          </w:p>
        </w:tc>
      </w:tr>
      <w:tr w:rsidR="00B46A03" w14:paraId="67010556"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10F451AE" w14:textId="77777777" w:rsidR="00B46A03" w:rsidRPr="00E276B6" w:rsidRDefault="00B46A03" w:rsidP="00986B7C">
            <w:pPr>
              <w:jc w:val="left"/>
              <w:rPr>
                <w:rFonts w:ascii="Cambria" w:hAnsi="Cambria" w:cs="Arial"/>
                <w:bCs/>
              </w:rPr>
            </w:pPr>
            <w:r w:rsidRPr="00E276B6">
              <w:rPr>
                <w:rFonts w:ascii="Cambria" w:hAnsi="Cambria" w:cs="Arial"/>
                <w:bCs/>
              </w:rPr>
              <w:t>Date</w:t>
            </w:r>
          </w:p>
        </w:tc>
        <w:tc>
          <w:tcPr>
            <w:tcW w:w="2494" w:type="dxa"/>
            <w:tcBorders>
              <w:top w:val="single" w:sz="4" w:space="0" w:color="auto"/>
              <w:left w:val="single" w:sz="4" w:space="0" w:color="auto"/>
              <w:bottom w:val="single" w:sz="4" w:space="0" w:color="auto"/>
              <w:right w:val="single" w:sz="4" w:space="0" w:color="auto"/>
            </w:tcBorders>
            <w:hideMark/>
          </w:tcPr>
          <w:p w14:paraId="07EE3663"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58A933F4"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6E3AF61F" w14:textId="77777777" w:rsidR="00B46A03" w:rsidRPr="00E276B6" w:rsidRDefault="00B46A03" w:rsidP="00986B7C">
            <w:pPr>
              <w:jc w:val="left"/>
              <w:rPr>
                <w:rFonts w:ascii="Cambria" w:hAnsi="Cambria" w:cs="Arial"/>
              </w:rPr>
            </w:pPr>
            <w:r w:rsidRPr="00E276B6">
              <w:rPr>
                <w:rFonts w:ascii="Cambria" w:hAnsi="Cambria" w:cs="Arial"/>
              </w:rPr>
              <w:t>binarySeconds: Not allowed, binaryMilliseconds: Not allowed</w:t>
            </w:r>
          </w:p>
        </w:tc>
      </w:tr>
      <w:tr w:rsidR="00B46A03" w14:paraId="1BB616D6"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2D369AAC" w14:textId="77777777" w:rsidR="00B46A03" w:rsidRPr="00E276B6" w:rsidRDefault="00B46A03" w:rsidP="00986B7C">
            <w:pPr>
              <w:jc w:val="left"/>
              <w:rPr>
                <w:rFonts w:ascii="Cambria" w:hAnsi="Cambria" w:cs="Arial"/>
                <w:bCs/>
              </w:rPr>
            </w:pPr>
            <w:r w:rsidRPr="00E276B6">
              <w:rPr>
                <w:rFonts w:ascii="Cambria" w:hAnsi="Cambria" w:cs="Arial"/>
                <w:bCs/>
              </w:rPr>
              <w:t>Time</w:t>
            </w:r>
          </w:p>
        </w:tc>
        <w:tc>
          <w:tcPr>
            <w:tcW w:w="2494" w:type="dxa"/>
            <w:tcBorders>
              <w:top w:val="single" w:sz="4" w:space="0" w:color="auto"/>
              <w:left w:val="single" w:sz="4" w:space="0" w:color="auto"/>
              <w:bottom w:val="single" w:sz="4" w:space="0" w:color="auto"/>
              <w:right w:val="single" w:sz="4" w:space="0" w:color="auto"/>
            </w:tcBorders>
            <w:hideMark/>
          </w:tcPr>
          <w:p w14:paraId="22D87793" w14:textId="77777777" w:rsidR="00B46A03" w:rsidRDefault="00B46A03" w:rsidP="00986B7C">
            <w:pPr>
              <w:jc w:val="left"/>
              <w:rPr>
                <w:rFonts w:cs="Arial"/>
              </w:rPr>
            </w:pPr>
            <w:r w:rsidRPr="00E276B6">
              <w:rPr>
                <w:rFonts w:ascii="Cambria" w:hAnsi="Cambria" w:cs="Arial"/>
              </w:rPr>
              <w:t>Not allowed</w:t>
            </w:r>
          </w:p>
        </w:tc>
        <w:tc>
          <w:tcPr>
            <w:tcW w:w="0" w:type="auto"/>
            <w:vMerge/>
            <w:tcBorders>
              <w:top w:val="single" w:sz="4" w:space="0" w:color="auto"/>
              <w:left w:val="single" w:sz="4" w:space="0" w:color="auto"/>
              <w:bottom w:val="single" w:sz="4" w:space="0" w:color="auto"/>
              <w:right w:val="single" w:sz="4" w:space="0" w:color="auto"/>
            </w:tcBorders>
            <w:hideMark/>
          </w:tcPr>
          <w:p w14:paraId="657019FE" w14:textId="77777777" w:rsidR="00B46A03" w:rsidRPr="00E276B6" w:rsidRDefault="00B46A03" w:rsidP="00986B7C">
            <w:pPr>
              <w:spacing w:after="0"/>
              <w:jc w:val="left"/>
              <w:rPr>
                <w:rFonts w:ascii="Cambria" w:hAnsi="Cambria" w:cs="Arial"/>
              </w:rPr>
            </w:pPr>
          </w:p>
        </w:tc>
        <w:tc>
          <w:tcPr>
            <w:tcW w:w="2210" w:type="dxa"/>
            <w:tcBorders>
              <w:top w:val="single" w:sz="4" w:space="0" w:color="auto"/>
              <w:left w:val="single" w:sz="4" w:space="0" w:color="auto"/>
              <w:bottom w:val="single" w:sz="4" w:space="0" w:color="auto"/>
              <w:right w:val="single" w:sz="4" w:space="0" w:color="auto"/>
            </w:tcBorders>
            <w:hideMark/>
          </w:tcPr>
          <w:p w14:paraId="18A20C14" w14:textId="77777777" w:rsidR="00B46A03" w:rsidRPr="00E276B6" w:rsidRDefault="00B46A03" w:rsidP="00986B7C">
            <w:pPr>
              <w:jc w:val="left"/>
              <w:rPr>
                <w:rFonts w:ascii="Cambria" w:hAnsi="Cambria" w:cs="Arial"/>
              </w:rPr>
            </w:pPr>
            <w:r w:rsidRPr="00E276B6">
              <w:rPr>
                <w:rFonts w:ascii="Cambria" w:hAnsi="Cambria" w:cs="Arial"/>
              </w:rPr>
              <w:t>binarySeconds: Not allowed, binaryMilliseconds: Not allowed</w:t>
            </w:r>
          </w:p>
        </w:tc>
      </w:tr>
      <w:tr w:rsidR="00B46A03" w14:paraId="527FA5AA"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3396D2BB" w14:textId="77777777" w:rsidR="00B46A03" w:rsidRPr="00E276B6" w:rsidRDefault="00B46A03" w:rsidP="00986B7C">
            <w:pPr>
              <w:jc w:val="left"/>
              <w:rPr>
                <w:rFonts w:ascii="Cambria" w:hAnsi="Cambria" w:cs="Arial"/>
                <w:bCs/>
              </w:rPr>
            </w:pPr>
            <w:r w:rsidRPr="00E276B6">
              <w:rPr>
                <w:rFonts w:ascii="Cambria" w:hAnsi="Cambria" w:cs="Arial"/>
                <w:bCs/>
              </w:rPr>
              <w:t>Boolean</w:t>
            </w:r>
          </w:p>
        </w:tc>
        <w:tc>
          <w:tcPr>
            <w:tcW w:w="2494" w:type="dxa"/>
            <w:tcBorders>
              <w:top w:val="single" w:sz="4" w:space="0" w:color="auto"/>
              <w:left w:val="single" w:sz="4" w:space="0" w:color="auto"/>
              <w:bottom w:val="single" w:sz="4" w:space="0" w:color="auto"/>
              <w:right w:val="single" w:sz="4" w:space="0" w:color="auto"/>
            </w:tcBorders>
            <w:hideMark/>
          </w:tcPr>
          <w:p w14:paraId="3C1F123F" w14:textId="77777777" w:rsidR="00B46A03" w:rsidRPr="00E276B6" w:rsidRDefault="00B46A03" w:rsidP="00986B7C">
            <w:pPr>
              <w:jc w:val="left"/>
              <w:rPr>
                <w:rFonts w:ascii="Cambria" w:hAnsi="Cambria" w:cs="Arial"/>
              </w:rPr>
            </w:pPr>
            <w:r w:rsidRPr="00E276B6">
              <w:rPr>
                <w:rFonts w:ascii="Cambria" w:hAnsi="Cambria" w:cs="Arial"/>
              </w:rPr>
              <w:t>Length of  longest of dfdl:textBooleanTrueRep and dfdl:textBooleanFalseRep values</w:t>
            </w:r>
          </w:p>
        </w:tc>
        <w:tc>
          <w:tcPr>
            <w:tcW w:w="4071" w:type="dxa"/>
            <w:gridSpan w:val="2"/>
            <w:tcBorders>
              <w:top w:val="single" w:sz="4" w:space="0" w:color="auto"/>
              <w:left w:val="single" w:sz="4" w:space="0" w:color="auto"/>
              <w:bottom w:val="single" w:sz="4" w:space="0" w:color="auto"/>
              <w:right w:val="single" w:sz="4" w:space="0" w:color="auto"/>
            </w:tcBorders>
            <w:hideMark/>
          </w:tcPr>
          <w:p w14:paraId="0F0BCB37" w14:textId="77777777" w:rsidR="00B46A03" w:rsidRPr="00E276B6" w:rsidRDefault="00B46A03" w:rsidP="00986B7C">
            <w:pPr>
              <w:jc w:val="left"/>
              <w:rPr>
                <w:rFonts w:ascii="Cambria" w:hAnsi="Cambria" w:cs="Arial"/>
              </w:rPr>
            </w:pPr>
            <w:r w:rsidRPr="00E276B6">
              <w:rPr>
                <w:rFonts w:ascii="Cambria" w:hAnsi="Cambria" w:cs="Arial"/>
              </w:rPr>
              <w:t>32 bits</w:t>
            </w:r>
          </w:p>
        </w:tc>
      </w:tr>
      <w:tr w:rsidR="00B46A03" w14:paraId="61394C15" w14:textId="77777777" w:rsidTr="00986B7C">
        <w:tc>
          <w:tcPr>
            <w:tcW w:w="2065" w:type="dxa"/>
            <w:tcBorders>
              <w:top w:val="single" w:sz="4" w:space="0" w:color="auto"/>
              <w:left w:val="single" w:sz="4" w:space="0" w:color="auto"/>
              <w:bottom w:val="single" w:sz="4" w:space="0" w:color="auto"/>
              <w:right w:val="single" w:sz="4" w:space="0" w:color="auto"/>
            </w:tcBorders>
            <w:hideMark/>
          </w:tcPr>
          <w:p w14:paraId="06035CCD" w14:textId="77777777" w:rsidR="00B46A03" w:rsidRPr="00E276B6" w:rsidRDefault="00B46A03" w:rsidP="00986B7C">
            <w:pPr>
              <w:jc w:val="left"/>
              <w:rPr>
                <w:rFonts w:ascii="Cambria" w:hAnsi="Cambria" w:cs="Arial"/>
                <w:bCs/>
              </w:rPr>
            </w:pPr>
            <w:r w:rsidRPr="00E276B6">
              <w:rPr>
                <w:rFonts w:ascii="Cambria" w:hAnsi="Cambria" w:cs="Arial"/>
                <w:bCs/>
              </w:rPr>
              <w:t>HexBinary</w:t>
            </w:r>
          </w:p>
        </w:tc>
        <w:tc>
          <w:tcPr>
            <w:tcW w:w="2494" w:type="dxa"/>
            <w:tcBorders>
              <w:top w:val="single" w:sz="4" w:space="0" w:color="auto"/>
              <w:left w:val="single" w:sz="4" w:space="0" w:color="auto"/>
              <w:bottom w:val="single" w:sz="4" w:space="0" w:color="auto"/>
              <w:right w:val="single" w:sz="4" w:space="0" w:color="auto"/>
            </w:tcBorders>
            <w:hideMark/>
          </w:tcPr>
          <w:p w14:paraId="4A0BE97B" w14:textId="77777777" w:rsidR="00B46A03" w:rsidRPr="00E276B6" w:rsidRDefault="00B46A03" w:rsidP="00986B7C">
            <w:pPr>
              <w:jc w:val="left"/>
              <w:rPr>
                <w:rFonts w:ascii="Cambria" w:hAnsi="Cambria" w:cs="Arial"/>
              </w:rPr>
            </w:pPr>
            <w:r w:rsidRPr="00E276B6">
              <w:rPr>
                <w:rFonts w:ascii="Cambria" w:hAnsi="Cambria" w:cs="Arial"/>
              </w:rPr>
              <w:t>Not applicable</w:t>
            </w:r>
          </w:p>
        </w:tc>
        <w:tc>
          <w:tcPr>
            <w:tcW w:w="4071" w:type="dxa"/>
            <w:gridSpan w:val="2"/>
            <w:tcBorders>
              <w:top w:val="single" w:sz="4" w:space="0" w:color="auto"/>
              <w:left w:val="single" w:sz="4" w:space="0" w:color="auto"/>
              <w:bottom w:val="single" w:sz="4" w:space="0" w:color="auto"/>
              <w:right w:val="single" w:sz="4" w:space="0" w:color="auto"/>
            </w:tcBorders>
            <w:hideMark/>
          </w:tcPr>
          <w:p w14:paraId="4608F8B0" w14:textId="77777777" w:rsidR="00B46A03" w:rsidRPr="00E276B6" w:rsidRDefault="00B46A03" w:rsidP="00986B7C">
            <w:pPr>
              <w:jc w:val="left"/>
              <w:rPr>
                <w:rFonts w:ascii="Cambria" w:hAnsi="Cambria" w:cs="Arial"/>
              </w:rPr>
            </w:pPr>
            <w:r w:rsidRPr="00E276B6">
              <w:rPr>
                <w:rFonts w:ascii="Cambria" w:hAnsi="Cambria" w:cs="Arial"/>
              </w:rPr>
              <w:t>The XSD maxLength facet gives the length in bytes. Multiply by 8 to convert to number of bits.</w:t>
            </w:r>
          </w:p>
        </w:tc>
      </w:tr>
    </w:tbl>
    <w:p w14:paraId="6E289ACB" w14:textId="214D2C54" w:rsidR="00B46A03" w:rsidRDefault="00B46A03" w:rsidP="00B46A03">
      <w:pPr>
        <w:pStyle w:val="Caption"/>
        <w:rPr>
          <w:rFonts w:cs="Arial"/>
        </w:rPr>
      </w:pPr>
      <w:bookmarkStart w:id="4469" w:name="_Ref241577749"/>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19</w:t>
      </w:r>
      <w:r>
        <w:rPr>
          <w:rFonts w:cs="Arial"/>
        </w:rPr>
        <w:fldChar w:fldCharType="end"/>
      </w:r>
      <w:r>
        <w:rPr>
          <w:rFonts w:cs="Arial"/>
        </w:rPr>
        <w:t xml:space="preserve"> Length in Bits for SimpleTypes when dfdl:lengthKind is 'implicit' </w:t>
      </w:r>
      <w:bookmarkEnd w:id="4469"/>
    </w:p>
    <w:p w14:paraId="26C73D6E" w14:textId="77777777" w:rsidR="00B46A03" w:rsidRPr="009276EB" w:rsidRDefault="00B46A03" w:rsidP="00EB2287">
      <w:pPr>
        <w:pStyle w:val="ListParagraph"/>
        <w:numPr>
          <w:ilvl w:val="0"/>
          <w:numId w:val="154"/>
        </w:numPr>
        <w:tabs>
          <w:tab w:val="clear" w:pos="403"/>
        </w:tabs>
        <w:spacing w:before="60" w:after="60" w:line="240" w:lineRule="auto"/>
        <w:jc w:val="left"/>
      </w:pPr>
      <w:r w:rsidRPr="009276EB">
        <w:t>'Not Allowed' means that there is no implicit length for the combination of simple type and representation, and it is a Schema Definition Error if dfdl:lengthKind  'implicit' is specified.</w:t>
      </w:r>
    </w:p>
    <w:p w14:paraId="448C7D27" w14:textId="77777777" w:rsidR="00B46A03" w:rsidRPr="009276EB" w:rsidRDefault="00B46A03" w:rsidP="00EB2287">
      <w:pPr>
        <w:pStyle w:val="ListParagraph"/>
        <w:numPr>
          <w:ilvl w:val="0"/>
          <w:numId w:val="154"/>
        </w:numPr>
        <w:tabs>
          <w:tab w:val="clear" w:pos="403"/>
        </w:tabs>
        <w:spacing w:before="60" w:after="60" w:line="240" w:lineRule="auto"/>
        <w:jc w:val="left"/>
      </w:pPr>
      <w:r w:rsidRPr="009276EB">
        <w:t>packed decimal means dfdl:binaryNumberRep is 'packed', 'bcd', or 'ibm4690Packed'</w:t>
      </w:r>
    </w:p>
    <w:p w14:paraId="5CAA12FD" w14:textId="77777777" w:rsidR="00B46A03" w:rsidRPr="009276EB" w:rsidRDefault="00B46A03" w:rsidP="00EB2287">
      <w:pPr>
        <w:pStyle w:val="ListParagraph"/>
        <w:numPr>
          <w:ilvl w:val="0"/>
          <w:numId w:val="154"/>
        </w:numPr>
        <w:tabs>
          <w:tab w:val="clear" w:pos="403"/>
        </w:tabs>
        <w:spacing w:before="60" w:after="60" w:line="240" w:lineRule="auto"/>
        <w:jc w:val="left"/>
      </w:pPr>
      <w:r w:rsidRPr="009276EB">
        <w:t xml:space="preserve">binary means dfdl:binaryNumberRep is 'binary' </w:t>
      </w:r>
    </w:p>
    <w:p w14:paraId="03A75B3E" w14:textId="77777777" w:rsidR="00B46A03" w:rsidRPr="009276EB" w:rsidRDefault="00B46A03" w:rsidP="00EB2287">
      <w:pPr>
        <w:pStyle w:val="ListParagraph"/>
        <w:numPr>
          <w:ilvl w:val="0"/>
          <w:numId w:val="154"/>
        </w:numPr>
        <w:tabs>
          <w:tab w:val="clear" w:pos="403"/>
        </w:tabs>
        <w:spacing w:before="60" w:after="60" w:line="240" w:lineRule="auto"/>
        <w:jc w:val="left"/>
      </w:pPr>
      <w:r w:rsidRPr="009276EB">
        <w:t>binarySeconds means dfdl:binaryCalendarRep is 'binarySeconds'</w:t>
      </w:r>
    </w:p>
    <w:p w14:paraId="4663F925" w14:textId="77777777" w:rsidR="00B46A03" w:rsidRPr="009276EB" w:rsidRDefault="00B46A03" w:rsidP="00EB2287">
      <w:pPr>
        <w:pStyle w:val="ListParagraph"/>
        <w:numPr>
          <w:ilvl w:val="0"/>
          <w:numId w:val="154"/>
        </w:numPr>
        <w:tabs>
          <w:tab w:val="clear" w:pos="403"/>
        </w:tabs>
        <w:spacing w:before="60" w:after="60" w:line="240" w:lineRule="auto"/>
        <w:jc w:val="left"/>
      </w:pPr>
      <w:r w:rsidRPr="009276EB">
        <w:t>binaryMilliseconds means dfdl:binaryCalendarRep is 'binaryMilliseconds'.</w:t>
      </w:r>
    </w:p>
    <w:p w14:paraId="0459CCF2" w14:textId="4F70025B" w:rsidR="00B46A03" w:rsidRDefault="00B46A03" w:rsidP="00B46A03">
      <w:pPr>
        <w:rPr>
          <w:rFonts w:cs="Arial"/>
        </w:rPr>
      </w:pPr>
      <w:r>
        <w:rPr>
          <w:rFonts w:cs="Arial"/>
        </w:rPr>
        <w:t xml:space="preserve">When dfdl:lengthKind is 'implicit', the method of extracting data is described in Section </w:t>
      </w:r>
      <w:r w:rsidRPr="00065302">
        <w:rPr>
          <w:rStyle w:val="Hyperlink"/>
        </w:rPr>
        <w:fldChar w:fldCharType="begin"/>
      </w:r>
      <w:r w:rsidRPr="00065302">
        <w:rPr>
          <w:rStyle w:val="Hyperlink"/>
        </w:rPr>
        <w:instrText xml:space="preserve"> REF _Ref251932750 \r \h  \* MERGEFORMAT </w:instrText>
      </w:r>
      <w:r w:rsidRPr="00065302">
        <w:rPr>
          <w:rStyle w:val="Hyperlink"/>
        </w:rPr>
      </w:r>
      <w:r w:rsidRPr="00065302">
        <w:rPr>
          <w:rStyle w:val="Hyperlink"/>
        </w:rPr>
        <w:fldChar w:fldCharType="separate"/>
      </w:r>
      <w:r w:rsidR="009D1493">
        <w:rPr>
          <w:rStyle w:val="Hyperlink"/>
        </w:rPr>
        <w:t>12.3.7</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_Ref251932750 \h  \* MERGEFORMAT </w:instrText>
      </w:r>
      <w:r w:rsidRPr="00065302">
        <w:rPr>
          <w:rStyle w:val="Hyperlink"/>
        </w:rPr>
      </w:r>
      <w:r w:rsidRPr="00065302">
        <w:rPr>
          <w:rStyle w:val="Hyperlink"/>
        </w:rPr>
        <w:fldChar w:fldCharType="separate"/>
      </w:r>
      <w:r w:rsidR="009D1493" w:rsidRPr="009D1493">
        <w:rPr>
          <w:rStyle w:val="Hyperlink"/>
        </w:rPr>
        <w:t>Elements of Specified Length</w:t>
      </w:r>
      <w:r w:rsidRPr="00065302">
        <w:rPr>
          <w:rStyle w:val="Hyperlink"/>
        </w:rPr>
        <w:fldChar w:fldCharType="end"/>
      </w:r>
      <w:r>
        <w:rPr>
          <w:rFonts w:cs="Arial"/>
        </w:rPr>
        <w:t>.</w:t>
      </w:r>
    </w:p>
    <w:p w14:paraId="041824DA" w14:textId="77777777" w:rsidR="00B46A03" w:rsidRDefault="00B46A03" w:rsidP="00B46A03">
      <w:pPr>
        <w:rPr>
          <w:rFonts w:cs="Arial"/>
        </w:rPr>
      </w:pPr>
      <w:r>
        <w:rPr>
          <w:rFonts w:cs="Arial"/>
          <w:lang w:eastAsia="en-GB"/>
        </w:rPr>
        <w:t>It is a Schema Definition Error if type is xs:string and dfdl:lengthKind is 'implicit' and dfdl:lengthUnits is 'bytes' and encoding is not an SBCS (exactly 1 byte per character code) encoding. This prevents a scenario where validation against the XSD maxLength facet is in characters but parsing and unparsing using the XSD maxLength facet is in bytes</w:t>
      </w:r>
      <w:r>
        <w:t>.</w:t>
      </w:r>
    </w:p>
    <w:p w14:paraId="2D4A76D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470" w:name="_Toc322911633"/>
      <w:bookmarkStart w:id="4471" w:name="_Toc322912172"/>
      <w:bookmarkStart w:id="4472" w:name="_Toc329093022"/>
      <w:bookmarkStart w:id="4473" w:name="_Toc332701535"/>
      <w:bookmarkStart w:id="4474" w:name="_Toc332701842"/>
      <w:bookmarkStart w:id="4475" w:name="_Toc332711636"/>
      <w:bookmarkStart w:id="4476" w:name="_Toc332711944"/>
      <w:bookmarkStart w:id="4477" w:name="_Toc332712246"/>
      <w:bookmarkStart w:id="4478" w:name="_Toc332724162"/>
      <w:bookmarkStart w:id="4479" w:name="_Toc332724462"/>
      <w:bookmarkStart w:id="4480" w:name="_Toc341102758"/>
      <w:bookmarkStart w:id="4481" w:name="_Toc347241493"/>
      <w:bookmarkStart w:id="4482" w:name="_Toc347744686"/>
      <w:bookmarkStart w:id="4483" w:name="_Toc348984469"/>
      <w:bookmarkStart w:id="4484" w:name="_Toc348984774"/>
      <w:bookmarkStart w:id="4485" w:name="_Toc349037937"/>
      <w:bookmarkStart w:id="4486" w:name="_Toc349038242"/>
      <w:bookmarkStart w:id="4487" w:name="_Toc349042735"/>
      <w:bookmarkStart w:id="4488" w:name="_Toc351912733"/>
      <w:bookmarkStart w:id="4489" w:name="_Toc351914754"/>
      <w:bookmarkStart w:id="4490" w:name="_Toc351915220"/>
      <w:bookmarkStart w:id="4491" w:name="_Toc361231277"/>
      <w:bookmarkStart w:id="4492" w:name="_Toc361231803"/>
      <w:bookmarkStart w:id="4493" w:name="_Toc362445101"/>
      <w:bookmarkStart w:id="4494" w:name="_Toc363909023"/>
      <w:bookmarkStart w:id="4495" w:name="_Toc364463447"/>
      <w:bookmarkStart w:id="4496" w:name="_Toc366078045"/>
      <w:bookmarkStart w:id="4497" w:name="_Toc366078664"/>
      <w:bookmarkStart w:id="4498" w:name="_Toc366079649"/>
      <w:bookmarkStart w:id="4499" w:name="_Toc366080261"/>
      <w:bookmarkStart w:id="4500" w:name="_Toc366080870"/>
      <w:bookmarkStart w:id="4501" w:name="_Toc366505210"/>
      <w:bookmarkStart w:id="4502" w:name="_Toc366508579"/>
      <w:bookmarkStart w:id="4503" w:name="_Toc366513080"/>
      <w:bookmarkStart w:id="4504" w:name="_Toc366574269"/>
      <w:bookmarkStart w:id="4505" w:name="_Toc366578062"/>
      <w:bookmarkStart w:id="4506" w:name="_Toc366578656"/>
      <w:bookmarkStart w:id="4507" w:name="_Toc366579248"/>
      <w:bookmarkStart w:id="4508" w:name="_Toc366579839"/>
      <w:bookmarkStart w:id="4509" w:name="_Toc366580431"/>
      <w:bookmarkStart w:id="4510" w:name="_Toc366581022"/>
      <w:bookmarkStart w:id="4511" w:name="_Toc366581614"/>
      <w:bookmarkStart w:id="4512" w:name="_Toc177399092"/>
      <w:bookmarkStart w:id="4513" w:name="_Toc175057379"/>
      <w:bookmarkStart w:id="4514" w:name="_Toc199516315"/>
      <w:bookmarkStart w:id="4515" w:name="_Toc194983979"/>
      <w:bookmarkStart w:id="4516" w:name="_Ref346456599"/>
      <w:bookmarkStart w:id="4517" w:name="_Toc349042736"/>
      <w:bookmarkStart w:id="4518" w:name="_Toc62570154"/>
      <w:bookmarkStart w:id="4519" w:name="_Toc210216876"/>
      <w:bookmarkStart w:id="4520" w:name="_Toc219441008"/>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r>
        <w:rPr>
          <w:rFonts w:eastAsia="Times New Roman"/>
        </w:rPr>
        <w:t>dfdl:lengthKind 'prefixed</w:t>
      </w:r>
      <w:bookmarkEnd w:id="4512"/>
      <w:bookmarkEnd w:id="4513"/>
      <w:bookmarkEnd w:id="4514"/>
      <w:bookmarkEnd w:id="4515"/>
      <w:r>
        <w:rPr>
          <w:rFonts w:eastAsia="Times New Roman"/>
        </w:rPr>
        <w:t>'</w:t>
      </w:r>
      <w:bookmarkEnd w:id="4516"/>
      <w:bookmarkEnd w:id="4517"/>
      <w:bookmarkEnd w:id="4518"/>
      <w:bookmarkEnd w:id="4519"/>
      <w:bookmarkEnd w:id="4520"/>
    </w:p>
    <w:p w14:paraId="1CBEFAEB" w14:textId="77777777" w:rsidR="00B46A03" w:rsidRDefault="00B46A03" w:rsidP="00B46A03">
      <w:pPr>
        <w:rPr>
          <w:rFonts w:cs="Arial"/>
        </w:rPr>
      </w:pPr>
      <w:r>
        <w:rPr>
          <w:rFonts w:cs="Arial"/>
        </w:rPr>
        <w:t xml:space="preserve">When dfdl:lengthKind is 'prefixed' the length of the element is given by the integer value of the </w:t>
      </w:r>
      <w:r>
        <w:rPr>
          <w:rFonts w:cs="Arial"/>
          <w:bCs/>
        </w:rPr>
        <w:t>PrefixLength</w:t>
      </w:r>
      <w:r>
        <w:rPr>
          <w:rFonts w:cs="Arial"/>
        </w:rPr>
        <w:t xml:space="preserve"> region specified using dfdl:prefixLengthType. The property dfdl:prefixIncludesPrefixLength also can be used to adjust the length appropriately. </w:t>
      </w:r>
    </w:p>
    <w:p w14:paraId="65ACBBCC" w14:textId="70264A62" w:rsidR="00B46A03" w:rsidRDefault="00B46A03" w:rsidP="00B46A03">
      <w:pPr>
        <w:rPr>
          <w:rFonts w:cs="Arial"/>
        </w:rPr>
      </w:pPr>
      <w:r>
        <w:rPr>
          <w:rFonts w:cs="Arial"/>
        </w:rPr>
        <w:t xml:space="preserve">When dfdl:lengthKind is 'prefixed' the method of extracting data is described in Section </w:t>
      </w:r>
      <w:r w:rsidRPr="00065302">
        <w:rPr>
          <w:rStyle w:val="Hyperlink"/>
        </w:rPr>
        <w:fldChar w:fldCharType="begin"/>
      </w:r>
      <w:r w:rsidRPr="00065302">
        <w:rPr>
          <w:rStyle w:val="Hyperlink"/>
        </w:rPr>
        <w:instrText xml:space="preserve"> REF _Ref251932750 \r \h  \* MERGEFORMAT </w:instrText>
      </w:r>
      <w:r w:rsidRPr="00065302">
        <w:rPr>
          <w:rStyle w:val="Hyperlink"/>
        </w:rPr>
      </w:r>
      <w:r w:rsidRPr="00065302">
        <w:rPr>
          <w:rStyle w:val="Hyperlink"/>
        </w:rPr>
        <w:fldChar w:fldCharType="separate"/>
      </w:r>
      <w:r w:rsidR="009D1493">
        <w:rPr>
          <w:rStyle w:val="Hyperlink"/>
        </w:rPr>
        <w:t>12.3.7</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_Ref251932750 \h  \* MERGEFORMAT </w:instrText>
      </w:r>
      <w:r w:rsidRPr="00065302">
        <w:rPr>
          <w:rStyle w:val="Hyperlink"/>
        </w:rPr>
      </w:r>
      <w:r w:rsidRPr="00065302">
        <w:rPr>
          <w:rStyle w:val="Hyperlink"/>
        </w:rPr>
        <w:fldChar w:fldCharType="separate"/>
      </w:r>
      <w:r w:rsidR="009D1493" w:rsidRPr="009D1493">
        <w:rPr>
          <w:rStyle w:val="Hyperlink"/>
        </w:rPr>
        <w:t>Elements of Specified Length</w:t>
      </w:r>
      <w:r w:rsidRPr="00065302">
        <w:rPr>
          <w:rStyle w:val="Hyperlink"/>
        </w:rPr>
        <w:fldChar w:fldCharType="end"/>
      </w:r>
    </w:p>
    <w:p w14:paraId="2EAD6451" w14:textId="77777777" w:rsidR="00B46A03" w:rsidRDefault="00B46A03" w:rsidP="00B46A03">
      <w:pPr>
        <w:autoSpaceDE w:val="0"/>
        <w:rPr>
          <w:rFonts w:cs="Arial"/>
        </w:rPr>
      </w:pPr>
      <w:r>
        <w:lastRenderedPageBreak/>
        <w:t>When dfdl:lengthKind is 'prefixed'</w:t>
      </w:r>
      <w:r>
        <w:rPr>
          <w:rFonts w:cs="Arial"/>
        </w:rPr>
        <w:t>,</w:t>
      </w:r>
      <w:r>
        <w:rPr>
          <w:rFonts w:eastAsia="Arial" w:cs="Arial"/>
        </w:rPr>
        <w:t xml:space="preserve"> </w:t>
      </w:r>
      <w:r>
        <w:rPr>
          <w:rFonts w:cs="Arial"/>
        </w:rPr>
        <w:t>delimiter</w:t>
      </w:r>
      <w:r>
        <w:rPr>
          <w:rFonts w:eastAsia="Arial" w:cs="Arial"/>
        </w:rPr>
        <w:t xml:space="preserve"> </w:t>
      </w:r>
      <w:r>
        <w:rPr>
          <w:rFonts w:cs="Arial"/>
        </w:rPr>
        <w:t>scanning</w:t>
      </w:r>
      <w:r>
        <w:rPr>
          <w:rFonts w:eastAsia="Arial" w:cs="Arial"/>
        </w:rPr>
        <w:t xml:space="preserve"> </w:t>
      </w:r>
      <w:r>
        <w:rPr>
          <w:rFonts w:cs="Arial"/>
        </w:rPr>
        <w:t>is</w:t>
      </w:r>
      <w:r>
        <w:rPr>
          <w:rFonts w:eastAsia="Arial" w:cs="Arial"/>
        </w:rPr>
        <w:t xml:space="preserve"> </w:t>
      </w:r>
      <w:r>
        <w:rPr>
          <w:rFonts w:cs="Arial"/>
        </w:rPr>
        <w:t>turned</w:t>
      </w:r>
      <w:r>
        <w:rPr>
          <w:rFonts w:eastAsia="Arial" w:cs="Arial"/>
        </w:rPr>
        <w:t xml:space="preserve"> </w:t>
      </w:r>
      <w:r>
        <w:rPr>
          <w:rFonts w:cs="Arial"/>
        </w:rPr>
        <w:t>off</w:t>
      </w:r>
      <w:r>
        <w:rPr>
          <w:rFonts w:eastAsia="Arial" w:cs="Arial"/>
        </w:rPr>
        <w:t xml:space="preserve"> </w:t>
      </w:r>
      <w:r>
        <w:rPr>
          <w:rFonts w:cs="Arial"/>
        </w:rPr>
        <w:t>and</w:t>
      </w:r>
      <w:r>
        <w:rPr>
          <w:rFonts w:eastAsia="Arial" w:cs="Arial"/>
        </w:rPr>
        <w:t xml:space="preserve"> </w:t>
      </w:r>
      <w:r>
        <w:rPr>
          <w:rFonts w:cs="Arial"/>
        </w:rPr>
        <w:t>in-scope</w:t>
      </w:r>
      <w:r>
        <w:rPr>
          <w:rFonts w:eastAsia="Arial" w:cs="Arial"/>
        </w:rPr>
        <w:t xml:space="preserve"> </w:t>
      </w:r>
      <w:r>
        <w:rPr>
          <w:rFonts w:cs="Arial"/>
        </w:rPr>
        <w:t>delimiters</w:t>
      </w:r>
      <w:r>
        <w:rPr>
          <w:rFonts w:eastAsia="Arial" w:cs="Arial"/>
        </w:rPr>
        <w:t xml:space="preserve"> </w:t>
      </w:r>
      <w:r>
        <w:rPr>
          <w:rFonts w:cs="Arial"/>
        </w:rPr>
        <w:t>are</w:t>
      </w:r>
      <w:r>
        <w:rPr>
          <w:rFonts w:eastAsia="Arial" w:cs="Arial"/>
        </w:rPr>
        <w:t xml:space="preserve"> </w:t>
      </w:r>
      <w:r>
        <w:rPr>
          <w:rFonts w:cs="Arial"/>
        </w:rPr>
        <w:t>not</w:t>
      </w:r>
      <w:r>
        <w:rPr>
          <w:rFonts w:eastAsia="Arial" w:cs="Arial"/>
        </w:rPr>
        <w:t xml:space="preserve"> </w:t>
      </w:r>
      <w:r>
        <w:rPr>
          <w:rFonts w:cs="Arial"/>
        </w:rPr>
        <w:t>looked</w:t>
      </w:r>
      <w:r>
        <w:rPr>
          <w:rFonts w:eastAsia="Arial" w:cs="Arial"/>
        </w:rPr>
        <w:t xml:space="preserve"> </w:t>
      </w:r>
      <w:r>
        <w:rPr>
          <w:rFonts w:cs="Arial"/>
        </w:rPr>
        <w:t>for</w:t>
      </w:r>
      <w:r>
        <w:rPr>
          <w:rFonts w:eastAsia="Arial" w:cs="Arial"/>
        </w:rPr>
        <w:t xml:space="preserve"> </w:t>
      </w:r>
      <w:r>
        <w:rPr>
          <w:rFonts w:cs="Arial"/>
        </w:rPr>
        <w:t>within</w:t>
      </w:r>
      <w:r>
        <w:rPr>
          <w:rFonts w:eastAsia="Arial" w:cs="Arial"/>
        </w:rPr>
        <w:t xml:space="preserve"> </w:t>
      </w:r>
      <w:r>
        <w:rPr>
          <w:rFonts w:cs="Arial"/>
        </w:rPr>
        <w:t>or</w:t>
      </w:r>
      <w:r>
        <w:rPr>
          <w:rFonts w:eastAsia="Arial" w:cs="Arial"/>
        </w:rPr>
        <w:t xml:space="preserve"> </w:t>
      </w:r>
      <w:r>
        <w:rPr>
          <w:rFonts w:cs="Arial"/>
        </w:rPr>
        <w:t>between</w:t>
      </w:r>
      <w:r>
        <w:rPr>
          <w:rFonts w:eastAsia="Arial" w:cs="Arial"/>
        </w:rPr>
        <w:t xml:space="preserve"> </w:t>
      </w:r>
      <w:r>
        <w:rPr>
          <w:rFonts w:cs="Arial"/>
        </w:rPr>
        <w:t>elements.</w:t>
      </w:r>
    </w:p>
    <w:tbl>
      <w:tblPr>
        <w:tblStyle w:val="Table"/>
        <w:tblW w:w="5000" w:type="pct"/>
        <w:tblInd w:w="0" w:type="dxa"/>
        <w:tblLook w:val="01E0" w:firstRow="1" w:lastRow="1" w:firstColumn="1" w:lastColumn="1" w:noHBand="0" w:noVBand="0"/>
      </w:tblPr>
      <w:tblGrid>
        <w:gridCol w:w="2777"/>
        <w:gridCol w:w="7417"/>
      </w:tblGrid>
      <w:tr w:rsidR="00B46A03" w14:paraId="252A03B2"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4CEE3DC8" w14:textId="77777777" w:rsidR="00B46A03" w:rsidRPr="00E276B6" w:rsidRDefault="00B46A03" w:rsidP="00986B7C">
            <w:pPr>
              <w:keepNext/>
              <w:jc w:val="left"/>
              <w:rPr>
                <w:rFonts w:ascii="Cambria" w:hAnsi="Cambria"/>
              </w:rPr>
            </w:pPr>
            <w:r w:rsidRPr="00E276B6">
              <w:rPr>
                <w:rFonts w:ascii="Cambria" w:hAnsi="Cambria"/>
              </w:rPr>
              <w:t>Property Name</w:t>
            </w:r>
          </w:p>
        </w:tc>
        <w:tc>
          <w:tcPr>
            <w:tcW w:w="0" w:type="auto"/>
            <w:hideMark/>
          </w:tcPr>
          <w:p w14:paraId="6AC510FF" w14:textId="77777777" w:rsidR="00B46A03" w:rsidRPr="00E276B6" w:rsidRDefault="00B46A03" w:rsidP="00986B7C">
            <w:pPr>
              <w:keepNext/>
              <w:jc w:val="left"/>
              <w:rPr>
                <w:rFonts w:ascii="Cambria" w:hAnsi="Cambria"/>
              </w:rPr>
            </w:pPr>
            <w:r w:rsidRPr="00E276B6">
              <w:rPr>
                <w:rFonts w:ascii="Cambria" w:hAnsi="Cambria"/>
              </w:rPr>
              <w:t>Description</w:t>
            </w:r>
          </w:p>
        </w:tc>
      </w:tr>
      <w:tr w:rsidR="00B46A03" w14:paraId="65A95E98"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7DC7D48" w14:textId="77777777" w:rsidR="00B46A03" w:rsidRPr="00E276B6" w:rsidRDefault="00B46A03" w:rsidP="00986B7C">
            <w:pPr>
              <w:keepNext/>
              <w:jc w:val="left"/>
              <w:rPr>
                <w:rFonts w:ascii="Cambria" w:hAnsi="Cambria" w:cs="Arial"/>
              </w:rPr>
            </w:pPr>
            <w:r w:rsidRPr="00E276B6">
              <w:rPr>
                <w:rFonts w:ascii="Cambria" w:hAnsi="Cambria" w:cs="Arial"/>
              </w:rPr>
              <w:t>prefixIncludesPrefixLength</w:t>
            </w:r>
          </w:p>
        </w:tc>
        <w:tc>
          <w:tcPr>
            <w:tcW w:w="0" w:type="auto"/>
            <w:tcBorders>
              <w:top w:val="single" w:sz="4" w:space="0" w:color="auto"/>
              <w:left w:val="single" w:sz="4" w:space="0" w:color="auto"/>
              <w:bottom w:val="single" w:sz="4" w:space="0" w:color="auto"/>
              <w:right w:val="single" w:sz="4" w:space="0" w:color="auto"/>
            </w:tcBorders>
            <w:hideMark/>
          </w:tcPr>
          <w:p w14:paraId="40BF2725" w14:textId="77777777" w:rsidR="00B46A03" w:rsidRPr="00E276B6" w:rsidRDefault="00B46A03" w:rsidP="00986B7C">
            <w:pPr>
              <w:keepNext/>
              <w:jc w:val="left"/>
              <w:rPr>
                <w:rFonts w:ascii="Cambria" w:hAnsi="Cambria" w:cs="Arial"/>
              </w:rPr>
            </w:pPr>
            <w:r w:rsidRPr="00E276B6">
              <w:rPr>
                <w:rFonts w:ascii="Cambria" w:hAnsi="Cambria" w:cs="Arial"/>
              </w:rPr>
              <w:t>Enum</w:t>
            </w:r>
          </w:p>
          <w:p w14:paraId="004D972E" w14:textId="77777777" w:rsidR="00B46A03" w:rsidRPr="00E276B6" w:rsidRDefault="00B46A03" w:rsidP="00986B7C">
            <w:pPr>
              <w:keepNext/>
              <w:jc w:val="left"/>
              <w:rPr>
                <w:rFonts w:ascii="Cambria" w:hAnsi="Cambria" w:cs="Arial"/>
              </w:rPr>
            </w:pPr>
            <w:r w:rsidRPr="00E276B6">
              <w:rPr>
                <w:rFonts w:ascii="Cambria" w:hAnsi="Cambria" w:cs="Arial"/>
              </w:rPr>
              <w:t>Valid values are 'yes', 'no'</w:t>
            </w:r>
          </w:p>
          <w:p w14:paraId="3BAD5FEE" w14:textId="47FC1F8C" w:rsidR="00B46A03" w:rsidRPr="00E276B6" w:rsidRDefault="00B46A03" w:rsidP="00986B7C">
            <w:pPr>
              <w:jc w:val="left"/>
              <w:rPr>
                <w:rFonts w:ascii="Cambria" w:hAnsi="Cambria" w:cs="Arial"/>
              </w:rPr>
            </w:pPr>
            <w:r w:rsidRPr="00E276B6">
              <w:rPr>
                <w:rFonts w:ascii="Cambria" w:hAnsi="Cambria" w:cs="Arial"/>
              </w:rPr>
              <w:t xml:space="preserve">Specifies whether the length given by a prefix includes the length of the prefix as well as the length of the content region which can be either the SimpleContent region or the ComplexContent region defined in 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986B7C">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_Ref39164191 \h </w:instrText>
            </w:r>
            <w:r w:rsidR="00986B7C">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DFDL Data Syntax Grammar</w:t>
            </w:r>
            <w:r w:rsidRPr="00E276B6">
              <w:rPr>
                <w:rStyle w:val="Hyperlink"/>
                <w:rFonts w:eastAsia="MS Mincho"/>
              </w:rPr>
              <w:fldChar w:fldCharType="end"/>
            </w:r>
            <w:r w:rsidRPr="00E276B6">
              <w:rPr>
                <w:rFonts w:ascii="Cambria" w:hAnsi="Cambria" w:cs="Arial"/>
              </w:rPr>
              <w:t>.</w:t>
            </w:r>
          </w:p>
          <w:p w14:paraId="05460B5A" w14:textId="77777777" w:rsidR="00B46A03" w:rsidRPr="00E276B6" w:rsidRDefault="00B46A03" w:rsidP="00986B7C">
            <w:pPr>
              <w:keepNext/>
              <w:jc w:val="left"/>
              <w:rPr>
                <w:rFonts w:ascii="Cambria" w:hAnsi="Cambria" w:cs="Arial"/>
              </w:rPr>
            </w:pPr>
            <w:r w:rsidRPr="00E276B6">
              <w:rPr>
                <w:rFonts w:ascii="Cambria" w:hAnsi="Cambria" w:cs="Arial"/>
              </w:rPr>
              <w:t>Used only when dfdl:lengthKind 'prefixed'.</w:t>
            </w:r>
          </w:p>
          <w:p w14:paraId="6B2E2E0B" w14:textId="77777777" w:rsidR="00B46A03" w:rsidRPr="00E276B6" w:rsidRDefault="00B46A03" w:rsidP="00986B7C">
            <w:pPr>
              <w:keepNext/>
              <w:jc w:val="left"/>
              <w:rPr>
                <w:rFonts w:ascii="Cambria" w:hAnsi="Cambria"/>
              </w:rPr>
            </w:pPr>
            <w:r w:rsidRPr="00E276B6">
              <w:rPr>
                <w:rFonts w:ascii="Cambria" w:hAnsi="Cambria"/>
              </w:rPr>
              <w:t>Annotation: dfdl:element, dfdl:simpleType</w:t>
            </w:r>
          </w:p>
        </w:tc>
      </w:tr>
      <w:tr w:rsidR="00B46A03" w14:paraId="31D0902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D9EDE23" w14:textId="77777777" w:rsidR="00B46A03" w:rsidRPr="00E276B6" w:rsidRDefault="00B46A03" w:rsidP="00986B7C">
            <w:pPr>
              <w:jc w:val="left"/>
              <w:rPr>
                <w:rFonts w:ascii="Cambria" w:hAnsi="Cambria" w:cs="Arial"/>
              </w:rPr>
            </w:pPr>
            <w:r w:rsidRPr="00E276B6">
              <w:rPr>
                <w:rFonts w:ascii="Cambria" w:hAnsi="Cambria" w:cs="Arial"/>
              </w:rPr>
              <w:t>prefixLengthType</w:t>
            </w:r>
          </w:p>
        </w:tc>
        <w:tc>
          <w:tcPr>
            <w:tcW w:w="0" w:type="auto"/>
            <w:tcBorders>
              <w:top w:val="single" w:sz="4" w:space="0" w:color="auto"/>
              <w:left w:val="single" w:sz="4" w:space="0" w:color="auto"/>
              <w:bottom w:val="single" w:sz="4" w:space="0" w:color="auto"/>
              <w:right w:val="single" w:sz="4" w:space="0" w:color="auto"/>
            </w:tcBorders>
            <w:hideMark/>
          </w:tcPr>
          <w:p w14:paraId="42BCB44A" w14:textId="77777777" w:rsidR="00B46A03" w:rsidRPr="00E276B6" w:rsidRDefault="00B46A03" w:rsidP="00986B7C">
            <w:pPr>
              <w:jc w:val="left"/>
              <w:rPr>
                <w:rFonts w:ascii="Cambria" w:hAnsi="Cambria" w:cs="Arial"/>
              </w:rPr>
            </w:pPr>
            <w:r w:rsidRPr="00E276B6">
              <w:rPr>
                <w:rFonts w:ascii="Cambria" w:hAnsi="Cambria" w:cs="Arial"/>
              </w:rPr>
              <w:t>QName</w:t>
            </w:r>
          </w:p>
          <w:p w14:paraId="5C5D50F9" w14:textId="77777777" w:rsidR="00B46A03" w:rsidRPr="00E276B6" w:rsidRDefault="00B46A03" w:rsidP="00986B7C">
            <w:pPr>
              <w:jc w:val="left"/>
              <w:rPr>
                <w:rFonts w:ascii="Cambria" w:hAnsi="Cambria" w:cs="Arial"/>
              </w:rPr>
            </w:pPr>
            <w:r w:rsidRPr="00E276B6">
              <w:rPr>
                <w:rFonts w:ascii="Cambria" w:hAnsi="Cambria" w:cs="Arial"/>
              </w:rPr>
              <w:t>Name of a simple type derived from xs:integer or any subtype of it.</w:t>
            </w:r>
          </w:p>
          <w:p w14:paraId="02F85559" w14:textId="77777777" w:rsidR="00B46A03" w:rsidRPr="00E276B6" w:rsidRDefault="00B46A03" w:rsidP="00986B7C">
            <w:pPr>
              <w:jc w:val="left"/>
              <w:rPr>
                <w:rFonts w:ascii="Cambria" w:hAnsi="Cambria" w:cs="Arial"/>
              </w:rPr>
            </w:pPr>
            <w:r w:rsidRPr="00E276B6">
              <w:rPr>
                <w:rFonts w:ascii="Cambria" w:hAnsi="Cambria" w:cs="Arial"/>
              </w:rPr>
              <w:t>This type, with its DFDL annotations specifies the representation of the length prefix, which is in the PrefixLength region.</w:t>
            </w:r>
          </w:p>
          <w:p w14:paraId="0BEEF899" w14:textId="77777777" w:rsidR="00B46A03" w:rsidRPr="00E276B6" w:rsidRDefault="00B46A03" w:rsidP="00986B7C">
            <w:pPr>
              <w:jc w:val="left"/>
              <w:rPr>
                <w:rFonts w:ascii="Cambria" w:hAnsi="Cambria"/>
              </w:rPr>
            </w:pPr>
            <w:r w:rsidRPr="00E276B6">
              <w:rPr>
                <w:rFonts w:ascii="Cambria" w:hAnsi="Cambria"/>
              </w:rPr>
              <w:t xml:space="preserve">It is a Schema Definition Error if the xs:simpleType or any base type thereof specifies any of: </w:t>
            </w:r>
          </w:p>
          <w:p w14:paraId="69C3C113"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hAnsi="Cambria"/>
              </w:rPr>
              <w:t xml:space="preserve">dfdl:lengthKind 'delimited', 'endOfParent', or </w:t>
            </w:r>
            <w:r w:rsidRPr="00E276B6">
              <w:rPr>
                <w:rFonts w:ascii="Cambria" w:eastAsia="Helv" w:hAnsi="Cambria"/>
              </w:rPr>
              <w:t xml:space="preserve">'pattern' </w:t>
            </w:r>
          </w:p>
          <w:p w14:paraId="15D2EF48"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eastAsia="Helv" w:hAnsi="Cambria"/>
              </w:rPr>
              <w:t>dfdl:lengthKind 'explicit' where length is an expression</w:t>
            </w:r>
          </w:p>
          <w:p w14:paraId="58324B3C"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hAnsi="Cambria"/>
              </w:rPr>
              <w:t>dfdl:outputValueCalc</w:t>
            </w:r>
          </w:p>
          <w:p w14:paraId="1C7D31D6"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eastAsia="Helv" w:hAnsi="Cambria"/>
              </w:rPr>
              <w:t>dfdl:</w:t>
            </w:r>
            <w:r w:rsidRPr="00E276B6">
              <w:rPr>
                <w:rFonts w:ascii="Cambria" w:hAnsi="Cambria"/>
              </w:rPr>
              <w:t>initiator</w:t>
            </w:r>
            <w:r w:rsidRPr="00E276B6">
              <w:rPr>
                <w:rFonts w:ascii="Cambria" w:eastAsia="Helv" w:hAnsi="Cambria"/>
              </w:rPr>
              <w:t xml:space="preserve"> </w:t>
            </w:r>
            <w:r w:rsidRPr="00E276B6">
              <w:rPr>
                <w:rFonts w:ascii="Cambria" w:hAnsi="Cambria"/>
              </w:rPr>
              <w:t>or</w:t>
            </w:r>
            <w:r w:rsidRPr="00E276B6">
              <w:rPr>
                <w:rFonts w:ascii="Cambria" w:eastAsia="Helv" w:hAnsi="Cambria"/>
              </w:rPr>
              <w:t xml:space="preserve"> dfdl:</w:t>
            </w:r>
            <w:r w:rsidRPr="00E276B6">
              <w:rPr>
                <w:rFonts w:ascii="Cambria" w:hAnsi="Cambria"/>
              </w:rPr>
              <w:t>terminator</w:t>
            </w:r>
            <w:r w:rsidRPr="00E276B6">
              <w:rPr>
                <w:rFonts w:ascii="Cambria" w:eastAsia="Helv" w:hAnsi="Cambria"/>
              </w:rPr>
              <w:t xml:space="preserve"> </w:t>
            </w:r>
            <w:r w:rsidRPr="00E276B6">
              <w:rPr>
                <w:rFonts w:ascii="Cambria" w:hAnsi="Cambria"/>
              </w:rPr>
              <w:t>other</w:t>
            </w:r>
            <w:r w:rsidRPr="00E276B6">
              <w:rPr>
                <w:rFonts w:ascii="Cambria" w:eastAsia="Helv" w:hAnsi="Cambria"/>
              </w:rPr>
              <w:t xml:space="preserve"> </w:t>
            </w:r>
            <w:r w:rsidRPr="00E276B6">
              <w:rPr>
                <w:rFonts w:ascii="Cambria" w:hAnsi="Cambria"/>
              </w:rPr>
              <w:t>than</w:t>
            </w:r>
            <w:r w:rsidRPr="00E276B6">
              <w:rPr>
                <w:rFonts w:ascii="Cambria" w:eastAsia="Helv" w:hAnsi="Cambria"/>
              </w:rPr>
              <w:t xml:space="preserve"> </w:t>
            </w:r>
            <w:r w:rsidRPr="00E276B6">
              <w:rPr>
                <w:rFonts w:ascii="Cambria" w:hAnsi="Cambria"/>
              </w:rPr>
              <w:t>empty</w:t>
            </w:r>
            <w:r w:rsidRPr="00E276B6">
              <w:rPr>
                <w:rFonts w:ascii="Cambria" w:eastAsia="Helv" w:hAnsi="Cambria"/>
              </w:rPr>
              <w:t xml:space="preserve"> </w:t>
            </w:r>
            <w:r w:rsidRPr="00E276B6">
              <w:rPr>
                <w:rFonts w:ascii="Cambria" w:hAnsi="Cambria"/>
              </w:rPr>
              <w:t>string</w:t>
            </w:r>
          </w:p>
          <w:p w14:paraId="09EDADF2"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eastAsia="Helv" w:hAnsi="Cambria"/>
              </w:rPr>
              <w:t>dfdl:</w:t>
            </w:r>
            <w:r w:rsidRPr="00E276B6">
              <w:rPr>
                <w:rFonts w:ascii="Cambria" w:hAnsi="Cambria"/>
              </w:rPr>
              <w:t>alignment</w:t>
            </w:r>
            <w:r w:rsidRPr="00E276B6">
              <w:rPr>
                <w:rFonts w:ascii="Cambria" w:eastAsia="Helv" w:hAnsi="Cambria"/>
              </w:rPr>
              <w:t xml:space="preserve"> </w:t>
            </w:r>
            <w:r w:rsidRPr="00E276B6">
              <w:rPr>
                <w:rFonts w:ascii="Cambria" w:hAnsi="Cambria"/>
              </w:rPr>
              <w:t>other</w:t>
            </w:r>
            <w:r w:rsidRPr="00E276B6">
              <w:rPr>
                <w:rFonts w:ascii="Cambria" w:eastAsia="Helv" w:hAnsi="Cambria"/>
              </w:rPr>
              <w:t xml:space="preserve"> </w:t>
            </w:r>
            <w:r w:rsidRPr="00E276B6">
              <w:rPr>
                <w:rFonts w:ascii="Cambria" w:hAnsi="Cambria"/>
              </w:rPr>
              <w:t>than</w:t>
            </w:r>
            <w:r w:rsidRPr="00E276B6">
              <w:rPr>
                <w:rFonts w:ascii="Cambria" w:eastAsia="Helv" w:hAnsi="Cambria"/>
              </w:rPr>
              <w:t xml:space="preserve"> </w:t>
            </w:r>
            <w:r w:rsidRPr="00E276B6">
              <w:rPr>
                <w:rFonts w:ascii="Cambria" w:hAnsi="Cambria"/>
              </w:rPr>
              <w:t>'1'</w:t>
            </w:r>
          </w:p>
          <w:p w14:paraId="7E36D029"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eastAsia="Helv" w:hAnsi="Cambria"/>
              </w:rPr>
              <w:t>dfdl:</w:t>
            </w:r>
            <w:r w:rsidRPr="00E276B6">
              <w:rPr>
                <w:rFonts w:ascii="Cambria" w:hAnsi="Cambria"/>
              </w:rPr>
              <w:t>leadingSkip</w:t>
            </w:r>
            <w:r w:rsidRPr="00E276B6">
              <w:rPr>
                <w:rFonts w:ascii="Cambria" w:eastAsia="Helv" w:hAnsi="Cambria"/>
              </w:rPr>
              <w:t xml:space="preserve"> </w:t>
            </w:r>
            <w:r w:rsidRPr="00E276B6">
              <w:rPr>
                <w:rFonts w:ascii="Cambria" w:hAnsi="Cambria"/>
              </w:rPr>
              <w:t>or</w:t>
            </w:r>
            <w:r w:rsidRPr="00E276B6">
              <w:rPr>
                <w:rFonts w:ascii="Cambria" w:eastAsia="Helv" w:hAnsi="Cambria"/>
              </w:rPr>
              <w:t xml:space="preserve"> dfdl:</w:t>
            </w:r>
            <w:r w:rsidRPr="00E276B6">
              <w:rPr>
                <w:rFonts w:ascii="Cambria" w:hAnsi="Cambria"/>
              </w:rPr>
              <w:t>trailingSkip</w:t>
            </w:r>
            <w:r w:rsidRPr="00E276B6">
              <w:rPr>
                <w:rFonts w:ascii="Cambria" w:eastAsia="Helv" w:hAnsi="Cambria"/>
              </w:rPr>
              <w:t xml:space="preserve"> </w:t>
            </w:r>
            <w:r w:rsidRPr="00E276B6">
              <w:rPr>
                <w:rFonts w:ascii="Cambria" w:hAnsi="Cambria"/>
              </w:rPr>
              <w:t>other</w:t>
            </w:r>
            <w:r w:rsidRPr="00E276B6">
              <w:rPr>
                <w:rFonts w:ascii="Cambria" w:eastAsia="Helv" w:hAnsi="Cambria"/>
              </w:rPr>
              <w:t xml:space="preserve"> </w:t>
            </w:r>
            <w:r w:rsidRPr="00E276B6">
              <w:rPr>
                <w:rFonts w:ascii="Cambria" w:hAnsi="Cambria"/>
              </w:rPr>
              <w:t>than</w:t>
            </w:r>
            <w:r w:rsidRPr="00E276B6">
              <w:rPr>
                <w:rFonts w:ascii="Cambria" w:eastAsia="Helv" w:hAnsi="Cambria"/>
              </w:rPr>
              <w:t xml:space="preserve"> </w:t>
            </w:r>
            <w:r w:rsidRPr="00E276B6">
              <w:rPr>
                <w:rFonts w:ascii="Cambria" w:hAnsi="Cambria"/>
              </w:rPr>
              <w:t>'0'.</w:t>
            </w:r>
          </w:p>
          <w:p w14:paraId="17DCBE64" w14:textId="77777777" w:rsidR="00B46A03" w:rsidRPr="00E276B6" w:rsidRDefault="00B46A03" w:rsidP="00986B7C">
            <w:pPr>
              <w:numPr>
                <w:ilvl w:val="0"/>
                <w:numId w:val="69"/>
              </w:numPr>
              <w:tabs>
                <w:tab w:val="clear" w:pos="403"/>
              </w:tabs>
              <w:spacing w:before="60" w:after="60" w:line="240" w:lineRule="auto"/>
              <w:jc w:val="left"/>
              <w:rPr>
                <w:rFonts w:ascii="Cambria" w:hAnsi="Cambria"/>
              </w:rPr>
            </w:pPr>
            <w:r w:rsidRPr="00E276B6">
              <w:rPr>
                <w:rFonts w:ascii="Cambria" w:hAnsi="Cambria"/>
              </w:rPr>
              <w:t>dfdl:assert, dfdl:discriminator, or dfdl:setVariable</w:t>
            </w:r>
          </w:p>
          <w:p w14:paraId="7879613E" w14:textId="77777777" w:rsidR="00430EB8" w:rsidRDefault="00B46A03" w:rsidP="00986B7C">
            <w:pPr>
              <w:jc w:val="left"/>
              <w:rPr>
                <w:ins w:id="4521" w:author="Beckerle, Mike" w:date="2025-12-29T18:09:00Z" w16du:dateUtc="2025-12-29T23:09:00Z"/>
                <w:rFonts w:ascii="Cambria" w:hAnsi="Cambria"/>
                <w:shd w:val="clear" w:color="auto" w:fill="FFFFFF"/>
              </w:rPr>
            </w:pPr>
            <w:r w:rsidRPr="00E276B6">
              <w:rPr>
                <w:rFonts w:ascii="Cambria" w:hAnsi="Cambria"/>
                <w:shd w:val="clear" w:color="auto" w:fill="FFFFFF"/>
              </w:rPr>
              <w:t xml:space="preserve">If the xs:simpleType is constrained by facets (minInclusive, maxInclusive, minExclusive, maxExclusive) these constraints are always checked, both when parsing and unparsing. It is a Processing Error if the value of the xs:simpleType does not conform to the facet constraints. </w:t>
            </w:r>
          </w:p>
          <w:p w14:paraId="0A80C1CC" w14:textId="3699AD62" w:rsidR="00B46A03" w:rsidRDefault="00430EB8" w:rsidP="00986B7C">
            <w:pPr>
              <w:jc w:val="left"/>
              <w:rPr>
                <w:ins w:id="4522" w:author="Beckerle, Mike" w:date="2025-12-29T18:09:00Z" w16du:dateUtc="2025-12-29T23:09:00Z"/>
                <w:rFonts w:ascii="Cambria" w:hAnsi="Cambria"/>
                <w:shd w:val="clear" w:color="auto" w:fill="FFFFFF"/>
              </w:rPr>
            </w:pPr>
            <w:ins w:id="4523" w:author="Beckerle, Mike" w:date="2025-12-29T18:09:00Z" w16du:dateUtc="2025-12-29T23:09:00Z">
              <w:r>
                <w:rPr>
                  <w:rFonts w:ascii="Cambria" w:hAnsi="Cambria"/>
                  <w:shd w:val="clear" w:color="auto" w:fill="FFFFFF"/>
                </w:rPr>
                <w:t>When dfdl:prefixIncludesPrefixLength is ‘no’ i</w:t>
              </w:r>
            </w:ins>
            <w:del w:id="4524" w:author="Beckerle, Mike" w:date="2025-12-29T18:09:00Z" w16du:dateUtc="2025-12-29T23:09:00Z">
              <w:r w:rsidR="00B46A03" w:rsidRPr="00E276B6" w:rsidDel="00430EB8">
                <w:rPr>
                  <w:rFonts w:ascii="Cambria" w:hAnsi="Cambria"/>
                  <w:shd w:val="clear" w:color="auto" w:fill="FFFFFF"/>
                </w:rPr>
                <w:delText>I</w:delText>
              </w:r>
            </w:del>
            <w:r w:rsidR="00B46A03" w:rsidRPr="00E276B6">
              <w:rPr>
                <w:rFonts w:ascii="Cambria" w:hAnsi="Cambria"/>
                <w:shd w:val="clear" w:color="auto" w:fill="FFFFFF"/>
              </w:rPr>
              <w:t>t is a Processing Error if the value of the xs:simpleType is less than zero.</w:t>
            </w:r>
          </w:p>
          <w:p w14:paraId="5C115EDB" w14:textId="38A1B010" w:rsidR="00430EB8" w:rsidRDefault="00430EB8" w:rsidP="00986B7C">
            <w:pPr>
              <w:jc w:val="left"/>
              <w:rPr>
                <w:ins w:id="4525" w:author="Beckerle, Mike" w:date="2025-12-29T18:08:00Z" w16du:dateUtc="2025-12-29T23:08:00Z"/>
                <w:rFonts w:ascii="Cambria" w:hAnsi="Cambria"/>
                <w:shd w:val="clear" w:color="auto" w:fill="FFFFFF"/>
              </w:rPr>
            </w:pPr>
            <w:ins w:id="4526" w:author="Beckerle, Mike" w:date="2025-12-29T18:09:00Z" w16du:dateUtc="2025-12-29T23:09:00Z">
              <w:r>
                <w:rPr>
                  <w:rFonts w:ascii="Cambria" w:hAnsi="Cambria"/>
                  <w:shd w:val="clear" w:color="auto" w:fill="FFFFFF"/>
                </w:rPr>
                <w:t>When dfdl:prefixIncludesPrefixLength is ‘</w:t>
              </w:r>
            </w:ins>
            <w:ins w:id="4527" w:author="Beckerle, Mike" w:date="2025-12-29T18:10:00Z" w16du:dateUtc="2025-12-29T23:10:00Z">
              <w:r>
                <w:rPr>
                  <w:rFonts w:ascii="Cambria" w:hAnsi="Cambria"/>
                  <w:shd w:val="clear" w:color="auto" w:fill="FFFFFF"/>
                </w:rPr>
                <w:t>yes’ it is a Processing Error if the value of the xs:simpleType is less than the length of the xs:simpleType.</w:t>
              </w:r>
            </w:ins>
          </w:p>
          <w:p w14:paraId="7662EBB4" w14:textId="635C30D2" w:rsidR="00F04A11" w:rsidRPr="00E276B6" w:rsidRDefault="00F04A11" w:rsidP="00986B7C">
            <w:pPr>
              <w:jc w:val="left"/>
              <w:rPr>
                <w:rFonts w:ascii="Cambria" w:hAnsi="Cambria"/>
              </w:rPr>
            </w:pPr>
            <w:ins w:id="4528" w:author="Beckerle, Mike" w:date="2025-12-29T18:08:00Z" w16du:dateUtc="2025-12-29T23:08:00Z">
              <w:r>
                <w:rPr>
                  <w:rFonts w:ascii="Cambria" w:hAnsi="Cambria"/>
                  <w:shd w:val="clear" w:color="auto" w:fill="FFFFFF"/>
                </w:rPr>
                <w:t xml:space="preserve">The facet constraints apply to the value of the </w:t>
              </w:r>
            </w:ins>
            <w:ins w:id="4529" w:author="Beckerle, Mike" w:date="2025-12-29T18:11:00Z" w16du:dateUtc="2025-12-29T23:11:00Z">
              <w:r w:rsidR="00430EB8">
                <w:rPr>
                  <w:rFonts w:ascii="Cambria" w:hAnsi="Cambria"/>
                  <w:shd w:val="clear" w:color="auto" w:fill="FFFFFF"/>
                </w:rPr>
                <w:t>xs:simpleType</w:t>
              </w:r>
            </w:ins>
            <w:ins w:id="4530" w:author="Beckerle, Mike" w:date="2025-12-29T18:08:00Z" w16du:dateUtc="2025-12-29T23:08:00Z">
              <w:r>
                <w:rPr>
                  <w:rFonts w:ascii="Cambria" w:hAnsi="Cambria"/>
                  <w:shd w:val="clear" w:color="auto" w:fill="FFFFFF"/>
                </w:rPr>
                <w:t>, not to the value of the length computed from that prefix as adjusted by dfdl</w:t>
              </w:r>
            </w:ins>
            <w:ins w:id="4531" w:author="Beckerle, Mike" w:date="2025-12-29T18:09:00Z" w16du:dateUtc="2025-12-29T23:09:00Z">
              <w:r>
                <w:rPr>
                  <w:rFonts w:ascii="Cambria" w:hAnsi="Cambria"/>
                  <w:shd w:val="clear" w:color="auto" w:fill="FFFFFF"/>
                </w:rPr>
                <w:t>:prefixIncludesPrefixLength.</w:t>
              </w:r>
            </w:ins>
          </w:p>
          <w:p w14:paraId="08975CD2" w14:textId="77777777" w:rsidR="00B46A03" w:rsidRPr="00E276B6" w:rsidRDefault="00B46A03" w:rsidP="00986B7C">
            <w:pPr>
              <w:keepNext/>
              <w:jc w:val="left"/>
              <w:rPr>
                <w:rFonts w:ascii="Cambria" w:hAnsi="Cambria"/>
              </w:rPr>
            </w:pPr>
            <w:r w:rsidRPr="00E276B6">
              <w:rPr>
                <w:rFonts w:ascii="Cambria" w:hAnsi="Cambria"/>
              </w:rPr>
              <w:t>Annotation: dfdl:element, dfdl:simpleType</w:t>
            </w:r>
          </w:p>
        </w:tc>
      </w:tr>
    </w:tbl>
    <w:p w14:paraId="2935D911" w14:textId="437AEC2E"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20</w:t>
      </w:r>
      <w:r>
        <w:rPr>
          <w:noProof/>
        </w:rPr>
        <w:fldChar w:fldCharType="end"/>
      </w:r>
      <w:r>
        <w:t xml:space="preserve"> Properties for dfdl:lengthKind 'prefixed'</w:t>
      </w:r>
    </w:p>
    <w:p w14:paraId="11D538EC" w14:textId="77777777" w:rsidR="00B46A03" w:rsidRDefault="00B46A03" w:rsidP="00B46A03">
      <w:r>
        <w:t xml:space="preserve">The representation of the element is in two parts. </w:t>
      </w:r>
    </w:p>
    <w:p w14:paraId="3BF55DBF" w14:textId="77777777" w:rsidR="00B46A03" w:rsidRDefault="00B46A03" w:rsidP="00EB2287">
      <w:pPr>
        <w:numPr>
          <w:ilvl w:val="0"/>
          <w:numId w:val="70"/>
        </w:numPr>
        <w:tabs>
          <w:tab w:val="clear" w:pos="403"/>
        </w:tabs>
        <w:spacing w:before="60" w:after="60" w:line="240" w:lineRule="auto"/>
        <w:jc w:val="left"/>
      </w:pPr>
      <w:r>
        <w:t>The 'prefix length' is an integer which specifies the length of the element's content. The representation of the length prefix is described by a simple type which is identified using the dfdl:prefixLengthType property.</w:t>
      </w:r>
    </w:p>
    <w:p w14:paraId="4F1A4213" w14:textId="77777777" w:rsidR="00B46A03" w:rsidRDefault="00B46A03" w:rsidP="00EB2287">
      <w:pPr>
        <w:numPr>
          <w:ilvl w:val="0"/>
          <w:numId w:val="70"/>
        </w:numPr>
        <w:tabs>
          <w:tab w:val="clear" w:pos="403"/>
        </w:tabs>
        <w:spacing w:before="60" w:after="60" w:line="240" w:lineRule="auto"/>
        <w:jc w:val="left"/>
      </w:pPr>
      <w:r>
        <w:lastRenderedPageBreak/>
        <w:t xml:space="preserve">The content of the element. </w:t>
      </w:r>
    </w:p>
    <w:p w14:paraId="3D65BD00" w14:textId="77777777" w:rsidR="00B46A03" w:rsidRDefault="00B46A03" w:rsidP="00B46A03">
      <w:r>
        <w:t xml:space="preserve">When parsing, the length of the element's content is obtained by parsing the simple type specified by dfdl:prefixLengthType to obtain an integer value. Note that all required properties must be present on the specified simple type or defaulted because there is no element declaration to supply any missing required properties. </w:t>
      </w:r>
    </w:p>
    <w:p w14:paraId="03108AA3" w14:textId="77777777" w:rsidR="00B46A03" w:rsidRDefault="00B46A03" w:rsidP="00B46A03">
      <w:pPr>
        <w:rPr>
          <w:rFonts w:cs="Arial"/>
        </w:rPr>
      </w:pPr>
      <w:r>
        <w:rPr>
          <w:rFonts w:cs="Arial"/>
        </w:rPr>
        <w:t>If the dfdl:prefixIncludesPrefixLength property is 'yes' then the length of the element's content is the value of the prefix length minus the length of the content of the prefix length.</w:t>
      </w:r>
    </w:p>
    <w:p w14:paraId="2CA33654" w14:textId="77777777" w:rsidR="00B46A03" w:rsidRDefault="00B46A03" w:rsidP="00B46A03">
      <w:pPr>
        <w:rPr>
          <w:rFonts w:cs="Arial"/>
        </w:rPr>
      </w:pPr>
      <w:r>
        <w:rPr>
          <w:rFonts w:cs="Arial"/>
        </w:rPr>
        <w:t>If the prefix type is dfdl:lengthKind 'implicit' or 'explicit' then the dfdl:lengthUnits properties of both the prefix type and the element must be the same.</w:t>
      </w:r>
    </w:p>
    <w:p w14:paraId="0C680751" w14:textId="77777777" w:rsidR="00B46A03" w:rsidRDefault="00B46A03" w:rsidP="00B46A03">
      <w:pPr>
        <w:autoSpaceDE w:val="0"/>
        <w:autoSpaceDN w:val="0"/>
        <w:adjustRightInd w:val="0"/>
        <w:rPr>
          <w:rFonts w:cs="Arial"/>
          <w:lang w:eastAsia="en-GB"/>
        </w:rPr>
      </w:pPr>
      <w:r>
        <w:rPr>
          <w:rFonts w:cs="Arial"/>
        </w:rPr>
        <w:t xml:space="preserve">The DFDL properties that specify the format of the prefix come from annotations directly on the dfdl:prefixLengthType's type definition, and from the default format annotation for the schema document containing the definition of that type. </w:t>
      </w:r>
      <w:r>
        <w:rPr>
          <w:rFonts w:cs="Arial"/>
          <w:lang w:eastAsia="en-GB"/>
        </w:rPr>
        <w:t>If the using-element resides in a separate schema, the simple type does not pick up values from the element's schema's default dfdl:format annotation.</w:t>
      </w:r>
    </w:p>
    <w:p w14:paraId="0DED6DE5" w14:textId="77777777" w:rsidR="00B46A03" w:rsidRDefault="00B46A03" w:rsidP="00B46A03">
      <w:r>
        <w:t>When unparsing, the length of the element's content region can be determined first as described below. Then the value of the prefix length MUST be adjusted based on the value of the dfdl:prefixIncludesPrefixLength property.</w:t>
      </w:r>
    </w:p>
    <w:p w14:paraId="689D97E5" w14:textId="77777777" w:rsidR="00B46A03" w:rsidRDefault="00B46A03" w:rsidP="00B46A03">
      <w:r>
        <w:t>Then the prefix length can be written to the data stream using the properties on the dfdl:prefixLengthType, and finally the element's content can be written to the data stream.</w:t>
      </w:r>
    </w:p>
    <w:p w14:paraId="00D924C1" w14:textId="77777777" w:rsidR="00B46A03" w:rsidRDefault="00B46A03" w:rsidP="00B46A03">
      <w:r>
        <w:t>Consider this example:</w:t>
      </w:r>
    </w:p>
    <w:p w14:paraId="2563BD8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&lt;xs:element name="myString" type="xs:string" </w:t>
      </w:r>
    </w:p>
    <w:p w14:paraId="7E6BC85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dfdl:lengthKind="prefixed"</w:t>
      </w:r>
    </w:p>
    <w:p w14:paraId="07F1186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dfdl:prefixIncludesPrefixLength="no"</w:t>
      </w:r>
    </w:p>
    <w:p w14:paraId="47419C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dfdl:prefixLengthType="packed3"/&gt; </w:t>
      </w:r>
    </w:p>
    <w:p w14:paraId="3B2580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28B42A6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&lt;xs:simpleType name="packed3" </w:t>
      </w:r>
    </w:p>
    <w:p w14:paraId="22CC61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dfdl:representation="binary" </w:t>
      </w:r>
    </w:p>
    <w:p w14:paraId="15CFE26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w:t>
      </w:r>
      <w:r>
        <w:rPr>
          <w:szCs w:val="18"/>
        </w:rPr>
        <w:t>binaryNumberRep</w:t>
      </w:r>
      <w:r>
        <w:t>="packed"</w:t>
      </w:r>
    </w:p>
    <w:p w14:paraId="632CDAA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dfdl:lengthKind="explicit"</w:t>
      </w:r>
    </w:p>
    <w:p w14:paraId="4ACD78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dfdl:length="2" &gt; </w:t>
      </w:r>
    </w:p>
    <w:p w14:paraId="4791270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&lt;xs:restriction base="integer" /&gt;</w:t>
      </w:r>
    </w:p>
    <w:p w14:paraId="26929A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&lt;/xs:simpleType&gt; </w:t>
      </w:r>
    </w:p>
    <w:p w14:paraId="61343BE6" w14:textId="77777777" w:rsidR="00B46A03" w:rsidRDefault="00B46A03" w:rsidP="00B46A03">
      <w:pPr>
        <w:rPr>
          <w:rFonts w:cs="Arial"/>
        </w:rPr>
      </w:pPr>
      <w:r>
        <w:rPr>
          <w:rFonts w:cs="Arial"/>
        </w:rPr>
        <w:t>In the above, the string has a prefix length of type 'packed3' containing 3 packed decimal digits.</w:t>
      </w:r>
    </w:p>
    <w:p w14:paraId="2BEADEAB" w14:textId="77777777" w:rsidR="00B46A03" w:rsidRDefault="00B46A03" w:rsidP="00B46A03">
      <w:pPr>
        <w:rPr>
          <w:rFonts w:cs="Arial"/>
        </w:rPr>
      </w:pPr>
      <w:r>
        <w:rPr>
          <w:rFonts w:cs="Arial"/>
        </w:rPr>
        <w:t>The property dfdl:prefixIncludesPrefixLength is an enumeration which allows the length computation to be varied to include or exclude the length of the prefix element itself.</w:t>
      </w:r>
    </w:p>
    <w:p w14:paraId="6C6D001D" w14:textId="77777777" w:rsidR="00B46A03" w:rsidRDefault="00B46A03" w:rsidP="00B46A03">
      <w:pPr>
        <w:rPr>
          <w:rFonts w:cs="Arial"/>
        </w:rPr>
      </w:pPr>
      <w:r>
        <w:rPr>
          <w:rFonts w:cs="Arial"/>
        </w:rPr>
        <w:t>The prefix length's value contains the length measured in units given by dfdl:lengthUnits.</w:t>
      </w:r>
    </w:p>
    <w:p w14:paraId="2CAA4901" w14:textId="77777777" w:rsidR="00B46A03" w:rsidRDefault="00B46A03" w:rsidP="00B46A03">
      <w:pPr>
        <w:rPr>
          <w:rFonts w:cs="Arial"/>
        </w:rPr>
      </w:pPr>
      <w:r>
        <w:rPr>
          <w:rFonts w:cs="Arial"/>
        </w:rPr>
        <w:t xml:space="preserve">When parsing, if the dfdl:lengthUnits are bits, then any number of bits can be in the representation. However, the same is not true when unparsing. The DFDL Infoset does not store the number of bits in a number, so the number of bits is always a multiple of 8 bits. </w:t>
      </w:r>
    </w:p>
    <w:p w14:paraId="1BBF7791" w14:textId="77777777" w:rsidR="00B46A03" w:rsidRDefault="00B46A03" w:rsidP="00B46A03">
      <w:pPr>
        <w:rPr>
          <w:rFonts w:cs="Arial"/>
        </w:rPr>
      </w:pPr>
      <w:r>
        <w:rPr>
          <w:rFonts w:cs="Arial"/>
        </w:rPr>
        <w:t>When unparsing, the value of the prefix is computed automatically by obtaining the length of the element's content.</w:t>
      </w:r>
    </w:p>
    <w:p w14:paraId="1B5AC51A" w14:textId="77777777" w:rsidR="00B46A03" w:rsidRDefault="00B46A03" w:rsidP="00B46A03">
      <w:pPr>
        <w:rPr>
          <w:rFonts w:cs="Arial"/>
        </w:rPr>
      </w:pPr>
      <w:r>
        <w:rPr>
          <w:rFonts w:cs="Arial"/>
        </w:rPr>
        <w:t>For a simple element with text representation, the length is computed as for dfdl:lengthKind 'delimited'.</w:t>
      </w:r>
    </w:p>
    <w:p w14:paraId="04483E9B" w14:textId="77777777" w:rsidR="00B46A03" w:rsidRDefault="00B46A03" w:rsidP="00B46A03">
      <w:pPr>
        <w:rPr>
          <w:rFonts w:cs="Arial"/>
        </w:rPr>
      </w:pPr>
      <w:r>
        <w:rPr>
          <w:rFonts w:cs="Arial"/>
        </w:rPr>
        <w:t>For a simple element with binary representation, the length is given in the table below.</w:t>
      </w:r>
    </w:p>
    <w:p w14:paraId="629670B6" w14:textId="77777777" w:rsidR="00B46A03" w:rsidRDefault="00B46A03" w:rsidP="00B46A03">
      <w:pPr>
        <w:rPr>
          <w:rFonts w:cs="Arial"/>
        </w:rPr>
      </w:pPr>
      <w:r>
        <w:rPr>
          <w:rFonts w:cs="Arial"/>
        </w:rPr>
        <w:t>For a complex element, the length is that of the ComplexContent region.</w:t>
      </w:r>
    </w:p>
    <w:tbl>
      <w:tblPr>
        <w:tblStyle w:val="Table"/>
        <w:tblW w:w="5000" w:type="pct"/>
        <w:tblInd w:w="0" w:type="dxa"/>
        <w:tblLook w:val="01E0" w:firstRow="1" w:lastRow="1" w:firstColumn="1" w:lastColumn="1" w:noHBand="0" w:noVBand="0"/>
      </w:tblPr>
      <w:tblGrid>
        <w:gridCol w:w="2480"/>
        <w:gridCol w:w="2424"/>
        <w:gridCol w:w="5290"/>
      </w:tblGrid>
      <w:tr w:rsidR="00B46A03" w14:paraId="2104AE37"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406EDCFE" w14:textId="77777777" w:rsidR="00B46A03" w:rsidRPr="00E276B6" w:rsidRDefault="00B46A03" w:rsidP="00986B7C">
            <w:pPr>
              <w:jc w:val="left"/>
              <w:rPr>
                <w:rFonts w:ascii="Cambria" w:hAnsi="Cambria"/>
              </w:rPr>
            </w:pPr>
            <w:r w:rsidRPr="00E276B6">
              <w:rPr>
                <w:rFonts w:ascii="Cambria" w:hAnsi="Cambria"/>
              </w:rPr>
              <w:t>Type</w:t>
            </w:r>
          </w:p>
        </w:tc>
        <w:tc>
          <w:tcPr>
            <w:tcW w:w="0" w:type="auto"/>
            <w:gridSpan w:val="2"/>
            <w:hideMark/>
          </w:tcPr>
          <w:p w14:paraId="7820E52C" w14:textId="77777777" w:rsidR="00B46A03" w:rsidRPr="00E276B6" w:rsidRDefault="00B46A03" w:rsidP="00986B7C">
            <w:pPr>
              <w:jc w:val="left"/>
              <w:rPr>
                <w:rFonts w:ascii="Cambria" w:hAnsi="Cambria"/>
              </w:rPr>
            </w:pPr>
            <w:r w:rsidRPr="00E276B6">
              <w:rPr>
                <w:rFonts w:ascii="Cambria" w:hAnsi="Cambria"/>
              </w:rPr>
              <w:t xml:space="preserve">Length </w:t>
            </w:r>
          </w:p>
        </w:tc>
      </w:tr>
      <w:tr w:rsidR="00B46A03" w14:paraId="15F84A6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B9C36BE" w14:textId="77777777" w:rsidR="00B46A03" w:rsidRPr="00E276B6" w:rsidRDefault="00B46A03" w:rsidP="00986B7C">
            <w:pPr>
              <w:jc w:val="left"/>
              <w:rPr>
                <w:rFonts w:ascii="Cambria" w:hAnsi="Cambria" w:cs="Arial"/>
                <w:bCs/>
              </w:rPr>
            </w:pPr>
            <w:r w:rsidRPr="00E276B6">
              <w:rPr>
                <w:rFonts w:ascii="Cambria" w:hAnsi="Cambria" w:cs="Arial"/>
                <w:bCs/>
              </w:rPr>
              <w:t>String</w:t>
            </w:r>
          </w:p>
        </w:tc>
        <w:tc>
          <w:tcPr>
            <w:tcW w:w="0" w:type="auto"/>
            <w:gridSpan w:val="2"/>
            <w:tcBorders>
              <w:top w:val="single" w:sz="4" w:space="0" w:color="auto"/>
              <w:left w:val="single" w:sz="4" w:space="0" w:color="auto"/>
              <w:bottom w:val="single" w:sz="4" w:space="0" w:color="auto"/>
              <w:right w:val="single" w:sz="4" w:space="0" w:color="auto"/>
            </w:tcBorders>
            <w:hideMark/>
          </w:tcPr>
          <w:p w14:paraId="42ECEACB" w14:textId="77777777" w:rsidR="00B46A03" w:rsidRPr="00E276B6" w:rsidRDefault="00B46A03" w:rsidP="00986B7C">
            <w:pPr>
              <w:jc w:val="left"/>
              <w:rPr>
                <w:rFonts w:ascii="Cambria" w:hAnsi="Cambria" w:cs="Arial"/>
              </w:rPr>
            </w:pPr>
            <w:r w:rsidRPr="00E276B6">
              <w:rPr>
                <w:rFonts w:ascii="Cambria" w:hAnsi="Cambria" w:cs="Arial"/>
              </w:rPr>
              <w:t>Not applicable</w:t>
            </w:r>
          </w:p>
        </w:tc>
      </w:tr>
      <w:tr w:rsidR="00B46A03" w14:paraId="41E9B94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14C523F" w14:textId="77777777" w:rsidR="00B46A03" w:rsidRPr="00E276B6" w:rsidRDefault="00B46A03" w:rsidP="00986B7C">
            <w:pPr>
              <w:jc w:val="left"/>
              <w:rPr>
                <w:rFonts w:ascii="Cambria" w:hAnsi="Cambria" w:cs="Arial"/>
                <w:bCs/>
              </w:rPr>
            </w:pPr>
            <w:r w:rsidRPr="00E276B6">
              <w:rPr>
                <w:rFonts w:ascii="Cambria" w:hAnsi="Cambria" w:cs="Arial"/>
                <w:bCs/>
              </w:rPr>
              <w:t>Float</w:t>
            </w:r>
          </w:p>
        </w:tc>
        <w:tc>
          <w:tcPr>
            <w:tcW w:w="0" w:type="auto"/>
            <w:gridSpan w:val="2"/>
            <w:tcBorders>
              <w:top w:val="single" w:sz="4" w:space="0" w:color="auto"/>
              <w:left w:val="single" w:sz="4" w:space="0" w:color="auto"/>
              <w:bottom w:val="single" w:sz="4" w:space="0" w:color="auto"/>
              <w:right w:val="single" w:sz="4" w:space="0" w:color="auto"/>
            </w:tcBorders>
            <w:hideMark/>
          </w:tcPr>
          <w:p w14:paraId="17FC377F" w14:textId="77777777" w:rsidR="00B46A03" w:rsidRPr="00E276B6" w:rsidRDefault="00B46A03" w:rsidP="00986B7C">
            <w:pPr>
              <w:jc w:val="left"/>
              <w:rPr>
                <w:rFonts w:ascii="Cambria" w:hAnsi="Cambria" w:cs="Arial"/>
              </w:rPr>
            </w:pPr>
            <w:r w:rsidRPr="00E276B6">
              <w:rPr>
                <w:rFonts w:ascii="Cambria" w:hAnsi="Cambria" w:cs="Arial"/>
              </w:rPr>
              <w:t>32</w:t>
            </w:r>
          </w:p>
        </w:tc>
      </w:tr>
      <w:tr w:rsidR="00B46A03" w14:paraId="0C8ABBF8"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E76F20D" w14:textId="77777777" w:rsidR="00B46A03" w:rsidRPr="00E276B6" w:rsidRDefault="00B46A03" w:rsidP="00986B7C">
            <w:pPr>
              <w:jc w:val="left"/>
              <w:rPr>
                <w:rFonts w:ascii="Cambria" w:hAnsi="Cambria" w:cs="Arial"/>
                <w:bCs/>
              </w:rPr>
            </w:pPr>
            <w:r w:rsidRPr="00E276B6">
              <w:rPr>
                <w:rFonts w:ascii="Cambria" w:hAnsi="Cambria" w:cs="Arial"/>
                <w:bCs/>
              </w:rPr>
              <w:lastRenderedPageBreak/>
              <w:t>Double</w:t>
            </w:r>
          </w:p>
        </w:tc>
        <w:tc>
          <w:tcPr>
            <w:tcW w:w="0" w:type="auto"/>
            <w:gridSpan w:val="2"/>
            <w:tcBorders>
              <w:top w:val="single" w:sz="4" w:space="0" w:color="auto"/>
              <w:left w:val="single" w:sz="4" w:space="0" w:color="auto"/>
              <w:bottom w:val="single" w:sz="4" w:space="0" w:color="auto"/>
              <w:right w:val="single" w:sz="4" w:space="0" w:color="auto"/>
            </w:tcBorders>
            <w:hideMark/>
          </w:tcPr>
          <w:p w14:paraId="7430BB34" w14:textId="77777777" w:rsidR="00B46A03" w:rsidRPr="00E276B6" w:rsidRDefault="00B46A03" w:rsidP="00986B7C">
            <w:pPr>
              <w:jc w:val="left"/>
              <w:rPr>
                <w:rFonts w:ascii="Cambria" w:hAnsi="Cambria" w:cs="Arial"/>
              </w:rPr>
            </w:pPr>
            <w:r w:rsidRPr="00E276B6">
              <w:rPr>
                <w:rFonts w:ascii="Cambria" w:hAnsi="Cambria" w:cs="Arial"/>
              </w:rPr>
              <w:t>64</w:t>
            </w:r>
          </w:p>
        </w:tc>
      </w:tr>
      <w:tr w:rsidR="00B46A03" w14:paraId="4A81732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159D928" w14:textId="77777777" w:rsidR="00B46A03" w:rsidRPr="00E276B6" w:rsidRDefault="00B46A03" w:rsidP="00986B7C">
            <w:pPr>
              <w:jc w:val="left"/>
              <w:rPr>
                <w:rFonts w:ascii="Cambria" w:hAnsi="Cambria" w:cs="Arial"/>
                <w:bCs/>
              </w:rPr>
            </w:pPr>
            <w:r w:rsidRPr="00E276B6">
              <w:rPr>
                <w:rFonts w:ascii="Cambria" w:hAnsi="Cambria" w:cs="Arial"/>
                <w:bCs/>
              </w:rPr>
              <w:t>Decimal, Integer, N</w:t>
            </w:r>
            <w:r w:rsidRPr="00E276B6">
              <w:rPr>
                <w:rFonts w:ascii="Cambria" w:hAnsi="Cambria" w:cs="Arial"/>
              </w:rPr>
              <w:t>onNegativeInteger</w:t>
            </w:r>
          </w:p>
        </w:tc>
        <w:tc>
          <w:tcPr>
            <w:tcW w:w="0" w:type="auto"/>
            <w:gridSpan w:val="2"/>
            <w:tcBorders>
              <w:top w:val="single" w:sz="4" w:space="0" w:color="auto"/>
              <w:left w:val="single" w:sz="4" w:space="0" w:color="auto"/>
              <w:bottom w:val="single" w:sz="4" w:space="0" w:color="auto"/>
              <w:right w:val="single" w:sz="4" w:space="0" w:color="auto"/>
            </w:tcBorders>
            <w:hideMark/>
          </w:tcPr>
          <w:p w14:paraId="2EECB8FC" w14:textId="77777777" w:rsidR="00B46A03" w:rsidRPr="00E276B6" w:rsidRDefault="00B46A03" w:rsidP="00986B7C">
            <w:pPr>
              <w:jc w:val="left"/>
              <w:rPr>
                <w:rFonts w:ascii="Cambria" w:hAnsi="Cambria" w:cs="Arial"/>
              </w:rPr>
            </w:pPr>
            <w:r w:rsidRPr="00E276B6">
              <w:rPr>
                <w:rFonts w:ascii="Cambria" w:hAnsi="Cambria" w:cs="Arial"/>
              </w:rPr>
              <w:t>Compute the minimum number of bytes to represent the value (per dfdl:binaryNumberRep) and sign (if applicable). Multiply by 8 for number of bits.</w:t>
            </w:r>
          </w:p>
        </w:tc>
      </w:tr>
      <w:tr w:rsidR="00B46A03" w14:paraId="668C83E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32AEC84" w14:textId="77777777" w:rsidR="00B46A03" w:rsidRPr="00E276B6" w:rsidRDefault="00B46A03" w:rsidP="00986B7C">
            <w:pPr>
              <w:jc w:val="left"/>
              <w:rPr>
                <w:rFonts w:ascii="Cambria" w:hAnsi="Cambria" w:cs="Arial"/>
                <w:bCs/>
              </w:rPr>
            </w:pPr>
            <w:r w:rsidRPr="00E276B6">
              <w:rPr>
                <w:rFonts w:ascii="Cambria" w:hAnsi="Cambria" w:cs="Arial"/>
                <w:bCs/>
              </w:rPr>
              <w:t>Long, UnsignedLong</w:t>
            </w:r>
          </w:p>
        </w:tc>
        <w:tc>
          <w:tcPr>
            <w:tcW w:w="0" w:type="auto"/>
            <w:vMerge w:val="restart"/>
            <w:tcBorders>
              <w:top w:val="single" w:sz="4" w:space="0" w:color="auto"/>
              <w:left w:val="single" w:sz="4" w:space="0" w:color="auto"/>
              <w:bottom w:val="single" w:sz="4" w:space="0" w:color="auto"/>
              <w:right w:val="single" w:sz="4" w:space="0" w:color="auto"/>
            </w:tcBorders>
          </w:tcPr>
          <w:p w14:paraId="00C065E3" w14:textId="77777777" w:rsidR="00B46A03" w:rsidRPr="00E276B6" w:rsidRDefault="00B46A03" w:rsidP="00986B7C">
            <w:pPr>
              <w:jc w:val="left"/>
              <w:rPr>
                <w:rFonts w:ascii="Cambria" w:hAnsi="Cambria" w:cs="Arial"/>
              </w:rPr>
            </w:pPr>
          </w:p>
          <w:p w14:paraId="70117873" w14:textId="77777777" w:rsidR="00B46A03" w:rsidRPr="00E276B6" w:rsidRDefault="00B46A03" w:rsidP="00986B7C">
            <w:pPr>
              <w:jc w:val="left"/>
              <w:rPr>
                <w:rFonts w:ascii="Cambria" w:hAnsi="Cambria" w:cs="Arial"/>
              </w:rPr>
            </w:pPr>
          </w:p>
          <w:p w14:paraId="6946BC73" w14:textId="77777777" w:rsidR="00B46A03" w:rsidRPr="00E276B6" w:rsidRDefault="00B46A03" w:rsidP="00986B7C">
            <w:pPr>
              <w:jc w:val="left"/>
              <w:rPr>
                <w:rFonts w:ascii="Cambria" w:hAnsi="Cambria" w:cs="Arial"/>
              </w:rPr>
            </w:pPr>
          </w:p>
          <w:p w14:paraId="59B88A14" w14:textId="77777777" w:rsidR="00B46A03" w:rsidRPr="00E276B6" w:rsidRDefault="00B46A03" w:rsidP="00986B7C">
            <w:pPr>
              <w:jc w:val="left"/>
              <w:rPr>
                <w:rFonts w:ascii="Cambria" w:hAnsi="Cambria" w:cs="Arial"/>
              </w:rPr>
            </w:pPr>
          </w:p>
          <w:p w14:paraId="1795F63D" w14:textId="77777777" w:rsidR="00B46A03" w:rsidRPr="00E276B6" w:rsidRDefault="00B46A03" w:rsidP="00986B7C">
            <w:pPr>
              <w:jc w:val="left"/>
              <w:rPr>
                <w:rFonts w:ascii="Cambria" w:hAnsi="Cambria" w:cs="Arial"/>
              </w:rPr>
            </w:pPr>
            <w:r w:rsidRPr="00E276B6">
              <w:rPr>
                <w:rFonts w:ascii="Cambria" w:hAnsi="Cambria" w:cs="Arial"/>
              </w:rPr>
              <w:t>packed decimal: as Decimal</w:t>
            </w:r>
          </w:p>
          <w:p w14:paraId="6F1434E2" w14:textId="77777777" w:rsidR="00B46A03" w:rsidRPr="00E276B6" w:rsidRDefault="00B46A03" w:rsidP="00986B7C">
            <w:pPr>
              <w:jc w:val="left"/>
              <w:rPr>
                <w:rFonts w:ascii="Cambria" w:hAnsi="Cambria" w:cs="Arial"/>
              </w:rPr>
            </w:pPr>
          </w:p>
          <w:p w14:paraId="753DC12D" w14:textId="77777777" w:rsidR="00B46A03" w:rsidRPr="00E276B6" w:rsidRDefault="00B46A03" w:rsidP="00986B7C">
            <w:pPr>
              <w:jc w:val="left"/>
              <w:rPr>
                <w:rFonts w:ascii="Cambria" w:hAnsi="Cambria" w:cs="Arial"/>
              </w:rPr>
            </w:pPr>
          </w:p>
          <w:p w14:paraId="5D28DDF2" w14:textId="77777777" w:rsidR="00B46A03" w:rsidRPr="00E276B6" w:rsidRDefault="00B46A03" w:rsidP="00986B7C">
            <w:pPr>
              <w:jc w:val="left"/>
              <w:rPr>
                <w:rFonts w:ascii="Cambria" w:hAnsi="Cambria" w:cs="Arial"/>
              </w:rPr>
            </w:pPr>
          </w:p>
          <w:p w14:paraId="03D77DD6" w14:textId="77777777" w:rsidR="00B46A03" w:rsidRPr="00E276B6" w:rsidRDefault="00B46A03" w:rsidP="00986B7C">
            <w:pPr>
              <w:jc w:val="left"/>
              <w:rPr>
                <w:rFonts w:ascii="Cambria" w:hAnsi="Cambria" w:cs="Arial"/>
              </w:rPr>
            </w:pPr>
          </w:p>
          <w:p w14:paraId="7D0323F3" w14:textId="77777777" w:rsidR="00B46A03" w:rsidRPr="00E276B6" w:rsidRDefault="00B46A03" w:rsidP="00986B7C">
            <w:pPr>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7C871DBB" w14:textId="77777777" w:rsidR="00B46A03" w:rsidRPr="00E276B6" w:rsidRDefault="00B46A03" w:rsidP="00986B7C">
            <w:pPr>
              <w:jc w:val="left"/>
              <w:rPr>
                <w:rFonts w:ascii="Cambria" w:hAnsi="Cambria" w:cs="Arial"/>
              </w:rPr>
            </w:pPr>
            <w:r w:rsidRPr="00E276B6">
              <w:rPr>
                <w:rFonts w:ascii="Cambria" w:hAnsi="Cambria" w:cs="Arial"/>
              </w:rPr>
              <w:t xml:space="preserve">binary: 64 </w:t>
            </w:r>
          </w:p>
        </w:tc>
      </w:tr>
      <w:tr w:rsidR="00B46A03" w14:paraId="459A5E3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7ACD6DC" w14:textId="77777777" w:rsidR="00B46A03" w:rsidRDefault="00B46A03" w:rsidP="00986B7C">
            <w:pPr>
              <w:jc w:val="left"/>
              <w:rPr>
                <w:rFonts w:cs="Arial"/>
                <w:bCs/>
              </w:rPr>
            </w:pPr>
            <w:r w:rsidRPr="00E276B6">
              <w:rPr>
                <w:rFonts w:ascii="Cambria" w:hAnsi="Cambria" w:cs="Arial"/>
                <w:bCs/>
              </w:rPr>
              <w:t>Int, UnsignedInt</w:t>
            </w:r>
          </w:p>
        </w:tc>
        <w:tc>
          <w:tcPr>
            <w:tcW w:w="0" w:type="auto"/>
            <w:vMerge/>
            <w:tcBorders>
              <w:top w:val="single" w:sz="4" w:space="0" w:color="auto"/>
              <w:left w:val="single" w:sz="4" w:space="0" w:color="auto"/>
              <w:bottom w:val="single" w:sz="4" w:space="0" w:color="auto"/>
              <w:right w:val="single" w:sz="4" w:space="0" w:color="auto"/>
            </w:tcBorders>
            <w:hideMark/>
          </w:tcPr>
          <w:p w14:paraId="7CBB9A9F"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4427CAC2" w14:textId="77777777" w:rsidR="00B46A03" w:rsidRPr="00E276B6" w:rsidRDefault="00B46A03" w:rsidP="00986B7C">
            <w:pPr>
              <w:jc w:val="left"/>
              <w:rPr>
                <w:rFonts w:ascii="Cambria" w:hAnsi="Cambria" w:cs="Arial"/>
              </w:rPr>
            </w:pPr>
            <w:r w:rsidRPr="00E276B6">
              <w:rPr>
                <w:rFonts w:ascii="Cambria" w:hAnsi="Cambria" w:cs="Arial"/>
              </w:rPr>
              <w:t>binary: 32</w:t>
            </w:r>
          </w:p>
        </w:tc>
      </w:tr>
      <w:tr w:rsidR="00B46A03" w14:paraId="10A3300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E1CAFAE" w14:textId="77777777" w:rsidR="00B46A03" w:rsidRDefault="00B46A03" w:rsidP="00986B7C">
            <w:pPr>
              <w:jc w:val="left"/>
              <w:rPr>
                <w:rFonts w:cs="Arial"/>
                <w:bCs/>
              </w:rPr>
            </w:pPr>
            <w:r w:rsidRPr="00E276B6">
              <w:rPr>
                <w:rFonts w:ascii="Cambria" w:hAnsi="Cambria" w:cs="Arial"/>
                <w:bCs/>
              </w:rPr>
              <w:t>Short, UnsignedShort</w:t>
            </w:r>
          </w:p>
        </w:tc>
        <w:tc>
          <w:tcPr>
            <w:tcW w:w="0" w:type="auto"/>
            <w:vMerge/>
            <w:tcBorders>
              <w:top w:val="single" w:sz="4" w:space="0" w:color="auto"/>
              <w:left w:val="single" w:sz="4" w:space="0" w:color="auto"/>
              <w:bottom w:val="single" w:sz="4" w:space="0" w:color="auto"/>
              <w:right w:val="single" w:sz="4" w:space="0" w:color="auto"/>
            </w:tcBorders>
            <w:hideMark/>
          </w:tcPr>
          <w:p w14:paraId="3D8C884B"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5355762B" w14:textId="77777777" w:rsidR="00B46A03" w:rsidRPr="00E276B6" w:rsidRDefault="00B46A03" w:rsidP="00986B7C">
            <w:pPr>
              <w:jc w:val="left"/>
              <w:rPr>
                <w:rFonts w:ascii="Cambria" w:hAnsi="Cambria" w:cs="Arial"/>
              </w:rPr>
            </w:pPr>
            <w:r w:rsidRPr="00E276B6">
              <w:rPr>
                <w:rFonts w:ascii="Cambria" w:hAnsi="Cambria" w:cs="Arial"/>
              </w:rPr>
              <w:t>binary: 16</w:t>
            </w:r>
          </w:p>
        </w:tc>
      </w:tr>
      <w:tr w:rsidR="00B46A03" w14:paraId="1C41AA8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F775A28" w14:textId="77777777" w:rsidR="00B46A03" w:rsidRDefault="00B46A03" w:rsidP="00986B7C">
            <w:pPr>
              <w:jc w:val="left"/>
              <w:rPr>
                <w:rFonts w:cs="Arial"/>
                <w:bCs/>
              </w:rPr>
            </w:pPr>
            <w:r w:rsidRPr="00E276B6">
              <w:rPr>
                <w:rFonts w:ascii="Cambria" w:hAnsi="Cambria" w:cs="Arial"/>
                <w:bCs/>
              </w:rPr>
              <w:t>Byte, UnsignedByte</w:t>
            </w:r>
          </w:p>
        </w:tc>
        <w:tc>
          <w:tcPr>
            <w:tcW w:w="0" w:type="auto"/>
            <w:vMerge/>
            <w:tcBorders>
              <w:top w:val="single" w:sz="4" w:space="0" w:color="auto"/>
              <w:left w:val="single" w:sz="4" w:space="0" w:color="auto"/>
              <w:bottom w:val="single" w:sz="4" w:space="0" w:color="auto"/>
              <w:right w:val="single" w:sz="4" w:space="0" w:color="auto"/>
            </w:tcBorders>
            <w:hideMark/>
          </w:tcPr>
          <w:p w14:paraId="00CA9EE8"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783ECCBF" w14:textId="77777777" w:rsidR="00B46A03" w:rsidRPr="00E276B6" w:rsidRDefault="00B46A03" w:rsidP="00986B7C">
            <w:pPr>
              <w:jc w:val="left"/>
              <w:rPr>
                <w:rFonts w:ascii="Cambria" w:hAnsi="Cambria" w:cs="Arial"/>
              </w:rPr>
            </w:pPr>
            <w:r w:rsidRPr="00E276B6">
              <w:rPr>
                <w:rFonts w:ascii="Cambria" w:hAnsi="Cambria" w:cs="Arial"/>
              </w:rPr>
              <w:t>binary: 8</w:t>
            </w:r>
          </w:p>
        </w:tc>
      </w:tr>
      <w:tr w:rsidR="00B46A03" w14:paraId="22CCF546"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E370AA1" w14:textId="77777777" w:rsidR="00B46A03" w:rsidRDefault="00B46A03" w:rsidP="00986B7C">
            <w:pPr>
              <w:jc w:val="left"/>
              <w:rPr>
                <w:rFonts w:cs="Arial"/>
                <w:bCs/>
              </w:rPr>
            </w:pPr>
            <w:r w:rsidRPr="00E276B6">
              <w:rPr>
                <w:rFonts w:ascii="Cambria" w:hAnsi="Cambria" w:cs="Arial"/>
                <w:bCs/>
              </w:rPr>
              <w:t>DateTime</w:t>
            </w:r>
          </w:p>
        </w:tc>
        <w:tc>
          <w:tcPr>
            <w:tcW w:w="0" w:type="auto"/>
            <w:vMerge/>
            <w:tcBorders>
              <w:top w:val="single" w:sz="4" w:space="0" w:color="auto"/>
              <w:left w:val="single" w:sz="4" w:space="0" w:color="auto"/>
              <w:bottom w:val="single" w:sz="4" w:space="0" w:color="auto"/>
              <w:right w:val="single" w:sz="4" w:space="0" w:color="auto"/>
            </w:tcBorders>
            <w:hideMark/>
          </w:tcPr>
          <w:p w14:paraId="409F8E51"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44238C5F" w14:textId="77777777" w:rsidR="00B46A03" w:rsidRPr="00E276B6" w:rsidRDefault="00B46A03" w:rsidP="00986B7C">
            <w:pPr>
              <w:jc w:val="left"/>
              <w:rPr>
                <w:rFonts w:ascii="Cambria" w:hAnsi="Cambria" w:cs="Arial"/>
              </w:rPr>
            </w:pPr>
            <w:r w:rsidRPr="00E276B6">
              <w:rPr>
                <w:rFonts w:ascii="Cambria" w:hAnsi="Cambria" w:cs="Arial"/>
              </w:rPr>
              <w:t>binarySeconds: 32, binaryMilliseconds:64</w:t>
            </w:r>
          </w:p>
        </w:tc>
      </w:tr>
      <w:tr w:rsidR="00B46A03" w14:paraId="69E92F9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BEA5353" w14:textId="77777777" w:rsidR="00B46A03" w:rsidRDefault="00B46A03" w:rsidP="00986B7C">
            <w:pPr>
              <w:jc w:val="left"/>
              <w:rPr>
                <w:rFonts w:cs="Arial"/>
                <w:bCs/>
              </w:rPr>
            </w:pPr>
            <w:r w:rsidRPr="00E276B6">
              <w:rPr>
                <w:rFonts w:ascii="Cambria" w:hAnsi="Cambria" w:cs="Arial"/>
                <w:bCs/>
              </w:rPr>
              <w:t>Date</w:t>
            </w:r>
          </w:p>
        </w:tc>
        <w:tc>
          <w:tcPr>
            <w:tcW w:w="0" w:type="auto"/>
            <w:vMerge/>
            <w:tcBorders>
              <w:top w:val="single" w:sz="4" w:space="0" w:color="auto"/>
              <w:left w:val="single" w:sz="4" w:space="0" w:color="auto"/>
              <w:bottom w:val="single" w:sz="4" w:space="0" w:color="auto"/>
              <w:right w:val="single" w:sz="4" w:space="0" w:color="auto"/>
            </w:tcBorders>
            <w:hideMark/>
          </w:tcPr>
          <w:p w14:paraId="578B6946"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1A527F45" w14:textId="77777777" w:rsidR="00B46A03" w:rsidRPr="00E276B6" w:rsidRDefault="00B46A03" w:rsidP="00986B7C">
            <w:pPr>
              <w:jc w:val="left"/>
              <w:rPr>
                <w:rFonts w:ascii="Cambria" w:hAnsi="Cambria" w:cs="Arial"/>
              </w:rPr>
            </w:pPr>
            <w:r w:rsidRPr="00E276B6">
              <w:rPr>
                <w:rFonts w:ascii="Cambria" w:hAnsi="Cambria" w:cs="Arial"/>
              </w:rPr>
              <w:t>binarySeconds: Not allowed, binaryMilliseconds: Not allowed</w:t>
            </w:r>
          </w:p>
        </w:tc>
      </w:tr>
      <w:tr w:rsidR="00B46A03" w14:paraId="1ADC2138"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1D29BAD" w14:textId="77777777" w:rsidR="00B46A03" w:rsidRDefault="00B46A03" w:rsidP="00986B7C">
            <w:pPr>
              <w:jc w:val="left"/>
              <w:rPr>
                <w:rFonts w:cs="Arial"/>
                <w:bCs/>
              </w:rPr>
            </w:pPr>
            <w:r w:rsidRPr="00E276B6">
              <w:rPr>
                <w:rFonts w:ascii="Cambria" w:hAnsi="Cambria" w:cs="Arial"/>
                <w:bCs/>
              </w:rPr>
              <w:t>Time</w:t>
            </w:r>
          </w:p>
        </w:tc>
        <w:tc>
          <w:tcPr>
            <w:tcW w:w="0" w:type="auto"/>
            <w:vMerge/>
            <w:tcBorders>
              <w:top w:val="single" w:sz="4" w:space="0" w:color="auto"/>
              <w:left w:val="single" w:sz="4" w:space="0" w:color="auto"/>
              <w:bottom w:val="single" w:sz="4" w:space="0" w:color="auto"/>
              <w:right w:val="single" w:sz="4" w:space="0" w:color="auto"/>
            </w:tcBorders>
            <w:hideMark/>
          </w:tcPr>
          <w:p w14:paraId="77AB190E" w14:textId="77777777" w:rsidR="00B46A03" w:rsidRPr="00E276B6" w:rsidRDefault="00B46A03" w:rsidP="00986B7C">
            <w:pPr>
              <w:spacing w:after="0"/>
              <w:jc w:val="left"/>
              <w:rPr>
                <w:rFonts w:ascii="Cambria" w:hAnsi="Cambria" w:cs="Arial"/>
              </w:rPr>
            </w:pPr>
          </w:p>
        </w:tc>
        <w:tc>
          <w:tcPr>
            <w:tcW w:w="0" w:type="auto"/>
            <w:tcBorders>
              <w:top w:val="single" w:sz="4" w:space="0" w:color="auto"/>
              <w:left w:val="single" w:sz="4" w:space="0" w:color="auto"/>
              <w:bottom w:val="single" w:sz="4" w:space="0" w:color="auto"/>
              <w:right w:val="single" w:sz="4" w:space="0" w:color="auto"/>
            </w:tcBorders>
            <w:hideMark/>
          </w:tcPr>
          <w:p w14:paraId="79ED2CC9" w14:textId="77777777" w:rsidR="00B46A03" w:rsidRPr="00E276B6" w:rsidRDefault="00B46A03" w:rsidP="00986B7C">
            <w:pPr>
              <w:jc w:val="left"/>
              <w:rPr>
                <w:rFonts w:ascii="Cambria" w:hAnsi="Cambria" w:cs="Arial"/>
              </w:rPr>
            </w:pPr>
            <w:r w:rsidRPr="00E276B6">
              <w:rPr>
                <w:rFonts w:ascii="Cambria" w:hAnsi="Cambria" w:cs="Arial"/>
              </w:rPr>
              <w:t>binarySeconds: Not allowed, binaryMilliseconds: Not allowed</w:t>
            </w:r>
          </w:p>
        </w:tc>
      </w:tr>
      <w:tr w:rsidR="00B46A03" w14:paraId="63D8C5D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9F3211D" w14:textId="77777777" w:rsidR="00B46A03" w:rsidRPr="00E276B6" w:rsidRDefault="00B46A03" w:rsidP="00986B7C">
            <w:pPr>
              <w:jc w:val="left"/>
              <w:rPr>
                <w:rFonts w:ascii="Cambria" w:hAnsi="Cambria" w:cs="Arial"/>
                <w:bCs/>
              </w:rPr>
            </w:pPr>
            <w:r w:rsidRPr="00E276B6">
              <w:rPr>
                <w:rFonts w:ascii="Cambria" w:hAnsi="Cambria" w:cs="Arial"/>
                <w:bCs/>
              </w:rPr>
              <w:t>Boolean</w:t>
            </w:r>
          </w:p>
        </w:tc>
        <w:tc>
          <w:tcPr>
            <w:tcW w:w="0" w:type="auto"/>
            <w:gridSpan w:val="2"/>
            <w:tcBorders>
              <w:top w:val="single" w:sz="4" w:space="0" w:color="auto"/>
              <w:left w:val="single" w:sz="4" w:space="0" w:color="auto"/>
              <w:bottom w:val="single" w:sz="4" w:space="0" w:color="auto"/>
              <w:right w:val="single" w:sz="4" w:space="0" w:color="auto"/>
            </w:tcBorders>
            <w:hideMark/>
          </w:tcPr>
          <w:p w14:paraId="4F49F8C0" w14:textId="77777777" w:rsidR="00B46A03" w:rsidRPr="00E276B6" w:rsidRDefault="00B46A03" w:rsidP="00986B7C">
            <w:pPr>
              <w:jc w:val="left"/>
              <w:rPr>
                <w:rFonts w:ascii="Cambria" w:hAnsi="Cambria" w:cs="Arial"/>
              </w:rPr>
            </w:pPr>
            <w:r w:rsidRPr="00E276B6">
              <w:rPr>
                <w:rFonts w:ascii="Cambria" w:hAnsi="Cambria" w:cs="Arial"/>
              </w:rPr>
              <w:t>32</w:t>
            </w:r>
          </w:p>
        </w:tc>
      </w:tr>
      <w:tr w:rsidR="00B46A03" w14:paraId="4F5E37D6" w14:textId="77777777" w:rsidTr="00986B7C">
        <w:tc>
          <w:tcPr>
            <w:tcW w:w="0" w:type="auto"/>
            <w:tcBorders>
              <w:top w:val="single" w:sz="4" w:space="0" w:color="auto"/>
              <w:left w:val="single" w:sz="4" w:space="0" w:color="auto"/>
              <w:bottom w:val="single" w:sz="4" w:space="0" w:color="auto"/>
              <w:right w:val="single" w:sz="4" w:space="0" w:color="auto"/>
            </w:tcBorders>
          </w:tcPr>
          <w:p w14:paraId="0E2A14F5" w14:textId="77777777" w:rsidR="00B46A03" w:rsidRPr="00E276B6" w:rsidRDefault="00B46A03" w:rsidP="00986B7C">
            <w:pPr>
              <w:jc w:val="left"/>
              <w:rPr>
                <w:rFonts w:ascii="Cambria" w:hAnsi="Cambria" w:cs="Arial"/>
                <w:bCs/>
              </w:rPr>
            </w:pPr>
            <w:r w:rsidRPr="00E276B6">
              <w:rPr>
                <w:rFonts w:ascii="Cambria" w:hAnsi="Cambria" w:cs="Arial"/>
                <w:bCs/>
              </w:rPr>
              <w:t>HexBinary</w:t>
            </w:r>
          </w:p>
          <w:p w14:paraId="7F72C4A8" w14:textId="77777777" w:rsidR="00B46A03" w:rsidRPr="00E276B6" w:rsidRDefault="00B46A03" w:rsidP="00986B7C">
            <w:pPr>
              <w:jc w:val="left"/>
              <w:rPr>
                <w:rFonts w:ascii="Cambria" w:hAnsi="Cambria" w:cs="Arial"/>
              </w:rPr>
            </w:pPr>
          </w:p>
          <w:p w14:paraId="70EF5013" w14:textId="77777777" w:rsidR="00B46A03" w:rsidRPr="00E276B6" w:rsidRDefault="00B46A03" w:rsidP="00986B7C">
            <w:pPr>
              <w:jc w:val="left"/>
              <w:rPr>
                <w:rFonts w:ascii="Cambria" w:hAnsi="Cambria" w:cs="Arial"/>
              </w:rPr>
            </w:pPr>
          </w:p>
        </w:tc>
        <w:tc>
          <w:tcPr>
            <w:tcW w:w="0" w:type="auto"/>
            <w:gridSpan w:val="2"/>
            <w:tcBorders>
              <w:top w:val="single" w:sz="4" w:space="0" w:color="auto"/>
              <w:left w:val="single" w:sz="4" w:space="0" w:color="auto"/>
              <w:bottom w:val="single" w:sz="4" w:space="0" w:color="auto"/>
              <w:right w:val="single" w:sz="4" w:space="0" w:color="auto"/>
            </w:tcBorders>
            <w:hideMark/>
          </w:tcPr>
          <w:p w14:paraId="27DFCA3C" w14:textId="77777777" w:rsidR="00B46A03" w:rsidRPr="00E276B6" w:rsidRDefault="00B46A03" w:rsidP="00986B7C">
            <w:pPr>
              <w:keepNext/>
              <w:jc w:val="left"/>
              <w:rPr>
                <w:rFonts w:ascii="Cambria" w:hAnsi="Cambria" w:cs="Arial"/>
              </w:rPr>
            </w:pPr>
            <w:r w:rsidRPr="00E276B6">
              <w:rPr>
                <w:rFonts w:ascii="Cambria" w:hAnsi="Cambria" w:cs="Arial"/>
              </w:rPr>
              <w:t>Compute the number of bytes in the Infoset value padded to the value of the XSD minLength facet (which gives minimum length in bytes) using dfdl:fillByte if necessary. This gives the unparse length in bytes. Multiply by 8 for the number of bits.</w:t>
            </w:r>
          </w:p>
        </w:tc>
      </w:tr>
    </w:tbl>
    <w:p w14:paraId="6C90F6FD" w14:textId="3BB13419"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21</w:t>
      </w:r>
      <w:r>
        <w:rPr>
          <w:noProof/>
        </w:rPr>
        <w:fldChar w:fldCharType="end"/>
      </w:r>
      <w:r>
        <w:t xml:space="preserve"> Unparse Lengths (in Bits) for Binary Data with dfdl:lengthKind 'prefixed'</w:t>
      </w:r>
    </w:p>
    <w:p w14:paraId="1060377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Arial" w:cs="Arial"/>
        </w:rPr>
      </w:pPr>
      <w:r>
        <w:rPr>
          <w:rFonts w:eastAsia="Arial" w:cs="Arial"/>
        </w:rPr>
        <w:t>Nested Prefix Lengths</w:t>
      </w:r>
      <w:r>
        <w:rPr>
          <w:rStyle w:val="FootnoteReference"/>
          <w:rFonts w:eastAsia="Arial" w:cs="Arial"/>
        </w:rPr>
        <w:footnoteReference w:id="38"/>
      </w:r>
    </w:p>
    <w:p w14:paraId="563D2EFE" w14:textId="77777777" w:rsidR="00B46A03" w:rsidRPr="000E2D4B" w:rsidRDefault="00B46A03" w:rsidP="000E2D4B">
      <w:r w:rsidRPr="000E2D4B">
        <w:t>It is possible for a prefix length, as specified by dfdl:prefixLengthType, to itself have a prefix length . That is, an element can have a prefix length, which defines a PrefixLength region (see Section 9.2 DFDL Data Syntax Grammar), and the PrefixLength region can itself have a type which specifies a prefix length, thereby defining a PrefixPrefixLength region.</w:t>
      </w:r>
    </w:p>
    <w:p w14:paraId="0440A0CA" w14:textId="77777777" w:rsidR="00B46A03" w:rsidRPr="000E2D4B" w:rsidRDefault="00B46A03" w:rsidP="000E2D4B">
      <w:r w:rsidRPr="000E2D4B">
        <w:t>It is a Schema Definition Error if the type associated with the PrefixPrefixLength is the same as the type associated with the PrefixLength. It is a Schema Definition Error if a PrefixPrefixLength region has a type which specifies a prefix length, that is, nesting of prefix lengths must not exceed a depth of 1. It is a Processing Error if a PrefixPrefixLength region has zero length.</w:t>
      </w:r>
    </w:p>
    <w:p w14:paraId="3E65290B" w14:textId="77777777" w:rsidR="00B46A03" w:rsidRDefault="00B46A03" w:rsidP="00B46A03">
      <w:pPr>
        <w:rPr>
          <w:rFonts w:cs="Arial"/>
        </w:rPr>
      </w:pPr>
    </w:p>
    <w:p w14:paraId="49E465A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532" w:name="_Toc322911635"/>
      <w:bookmarkStart w:id="4533" w:name="_Toc322912174"/>
      <w:bookmarkStart w:id="4534" w:name="_Toc329093024"/>
      <w:bookmarkStart w:id="4535" w:name="_Toc332701537"/>
      <w:bookmarkStart w:id="4536" w:name="_Toc332701844"/>
      <w:bookmarkStart w:id="4537" w:name="_Toc332711638"/>
      <w:bookmarkStart w:id="4538" w:name="_Toc332711946"/>
      <w:bookmarkStart w:id="4539" w:name="_Toc332712248"/>
      <w:bookmarkStart w:id="4540" w:name="_Toc332724164"/>
      <w:bookmarkStart w:id="4541" w:name="_Toc332724464"/>
      <w:bookmarkStart w:id="4542" w:name="_Toc341102760"/>
      <w:bookmarkStart w:id="4543" w:name="_Toc347241495"/>
      <w:bookmarkStart w:id="4544" w:name="_Toc347744688"/>
      <w:bookmarkStart w:id="4545" w:name="_Toc348984471"/>
      <w:bookmarkStart w:id="4546" w:name="_Toc348984776"/>
      <w:bookmarkStart w:id="4547" w:name="_Toc349037939"/>
      <w:bookmarkStart w:id="4548" w:name="_Toc349038244"/>
      <w:bookmarkStart w:id="4549" w:name="_Toc349042737"/>
      <w:bookmarkStart w:id="4550" w:name="_Toc351912735"/>
      <w:bookmarkStart w:id="4551" w:name="_Toc351914756"/>
      <w:bookmarkStart w:id="4552" w:name="_Toc351915222"/>
      <w:bookmarkStart w:id="4553" w:name="_Toc361231279"/>
      <w:bookmarkStart w:id="4554" w:name="_Toc361231805"/>
      <w:bookmarkStart w:id="4555" w:name="_Toc362445103"/>
      <w:bookmarkStart w:id="4556" w:name="_Toc363909025"/>
      <w:bookmarkStart w:id="4557" w:name="_Toc364463449"/>
      <w:bookmarkStart w:id="4558" w:name="_Toc366078047"/>
      <w:bookmarkStart w:id="4559" w:name="_Toc366078666"/>
      <w:bookmarkStart w:id="4560" w:name="_Toc366079651"/>
      <w:bookmarkStart w:id="4561" w:name="_Toc366080263"/>
      <w:bookmarkStart w:id="4562" w:name="_Toc366080872"/>
      <w:bookmarkStart w:id="4563" w:name="_Toc366505212"/>
      <w:bookmarkStart w:id="4564" w:name="_Toc366508581"/>
      <w:bookmarkStart w:id="4565" w:name="_Toc366513082"/>
      <w:bookmarkStart w:id="4566" w:name="_Toc366574271"/>
      <w:bookmarkStart w:id="4567" w:name="_Toc366578064"/>
      <w:bookmarkStart w:id="4568" w:name="_Toc366578658"/>
      <w:bookmarkStart w:id="4569" w:name="_Toc366579250"/>
      <w:bookmarkStart w:id="4570" w:name="_Toc366579841"/>
      <w:bookmarkStart w:id="4571" w:name="_Toc366580433"/>
      <w:bookmarkStart w:id="4572" w:name="_Toc366581024"/>
      <w:bookmarkStart w:id="4573" w:name="_Toc366581616"/>
      <w:bookmarkStart w:id="4574" w:name="_Toc177399093"/>
      <w:bookmarkStart w:id="4575" w:name="_Toc175057380"/>
      <w:bookmarkStart w:id="4576" w:name="_Toc199516316"/>
      <w:bookmarkStart w:id="4577" w:name="_Toc194983980"/>
      <w:bookmarkStart w:id="4578" w:name="_Toc349042738"/>
      <w:bookmarkStart w:id="4579" w:name="_Toc62570155"/>
      <w:bookmarkStart w:id="4580" w:name="_Toc210216877"/>
      <w:bookmarkStart w:id="4581" w:name="_Toc219441009"/>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r>
        <w:rPr>
          <w:rFonts w:eastAsia="Times New Roman"/>
        </w:rPr>
        <w:t>dfdl:lengthKind  'pattern</w:t>
      </w:r>
      <w:bookmarkEnd w:id="4574"/>
      <w:bookmarkEnd w:id="4575"/>
      <w:bookmarkEnd w:id="4576"/>
      <w:bookmarkEnd w:id="4577"/>
      <w:r>
        <w:rPr>
          <w:rFonts w:eastAsia="Times New Roman"/>
        </w:rPr>
        <w:t>'</w:t>
      </w:r>
      <w:bookmarkEnd w:id="4578"/>
      <w:bookmarkEnd w:id="4579"/>
      <w:bookmarkEnd w:id="4580"/>
      <w:bookmarkEnd w:id="4581"/>
    </w:p>
    <w:p w14:paraId="5A1CD5FD" w14:textId="77777777" w:rsidR="00B46A03" w:rsidRDefault="00B46A03" w:rsidP="00404546">
      <w:pPr>
        <w:pStyle w:val="nobreak"/>
      </w:pPr>
      <w:r>
        <w:t>The dfdl:lengthKind 'pattern' means the length of the element is given by a regular expression specified using the dfdl:lengthPattern property. The DFDL processor scans the data stream to determine a string value that is the match to a regular expression. The pattern is only used on parsing.</w:t>
      </w:r>
    </w:p>
    <w:p w14:paraId="1F4A43B2" w14:textId="77777777" w:rsidR="00B46A03" w:rsidRDefault="00B46A03" w:rsidP="00B46A03">
      <w:pPr>
        <w:autoSpaceDE w:val="0"/>
        <w:rPr>
          <w:rFonts w:cs="Arial"/>
        </w:rPr>
      </w:pPr>
      <w:r>
        <w:t xml:space="preserve">When dfdl:lengthKind is </w:t>
      </w:r>
      <w:r>
        <w:rPr>
          <w:rFonts w:cs="Arial"/>
        </w:rPr>
        <w:t>'pattern',</w:t>
      </w:r>
      <w:r>
        <w:rPr>
          <w:rFonts w:eastAsia="Arial" w:cs="Arial"/>
        </w:rPr>
        <w:t xml:space="preserve"> </w:t>
      </w:r>
      <w:r>
        <w:rPr>
          <w:rFonts w:cs="Arial"/>
        </w:rPr>
        <w:t>delimiter</w:t>
      </w:r>
      <w:r>
        <w:rPr>
          <w:rFonts w:eastAsia="Arial" w:cs="Arial"/>
        </w:rPr>
        <w:t xml:space="preserve"> </w:t>
      </w:r>
      <w:r>
        <w:rPr>
          <w:rFonts w:cs="Arial"/>
        </w:rPr>
        <w:t>scanning</w:t>
      </w:r>
      <w:r>
        <w:rPr>
          <w:rFonts w:eastAsia="Arial" w:cs="Arial"/>
        </w:rPr>
        <w:t xml:space="preserve"> </w:t>
      </w:r>
      <w:r>
        <w:rPr>
          <w:rFonts w:cs="Arial"/>
        </w:rPr>
        <w:t>is</w:t>
      </w:r>
      <w:r>
        <w:rPr>
          <w:rFonts w:eastAsia="Arial" w:cs="Arial"/>
        </w:rPr>
        <w:t xml:space="preserve"> </w:t>
      </w:r>
      <w:r>
        <w:rPr>
          <w:rFonts w:cs="Arial"/>
        </w:rPr>
        <w:t>turned</w:t>
      </w:r>
      <w:r>
        <w:rPr>
          <w:rFonts w:eastAsia="Arial" w:cs="Arial"/>
        </w:rPr>
        <w:t xml:space="preserve"> </w:t>
      </w:r>
      <w:r>
        <w:rPr>
          <w:rFonts w:cs="Arial"/>
        </w:rPr>
        <w:t>off</w:t>
      </w:r>
      <w:r>
        <w:rPr>
          <w:rFonts w:eastAsia="Arial" w:cs="Arial"/>
        </w:rPr>
        <w:t xml:space="preserve"> </w:t>
      </w:r>
      <w:r>
        <w:rPr>
          <w:rFonts w:cs="Arial"/>
        </w:rPr>
        <w:t>and</w:t>
      </w:r>
      <w:r>
        <w:rPr>
          <w:rFonts w:eastAsia="Arial" w:cs="Arial"/>
        </w:rPr>
        <w:t xml:space="preserve"> </w:t>
      </w:r>
      <w:r>
        <w:rPr>
          <w:rFonts w:cs="Arial"/>
        </w:rPr>
        <w:t>in-scope</w:t>
      </w:r>
      <w:r>
        <w:rPr>
          <w:rFonts w:eastAsia="Arial" w:cs="Arial"/>
        </w:rPr>
        <w:t xml:space="preserve"> </w:t>
      </w:r>
      <w:r>
        <w:rPr>
          <w:rFonts w:cs="Arial"/>
        </w:rPr>
        <w:t>delimiters</w:t>
      </w:r>
      <w:r>
        <w:rPr>
          <w:rFonts w:eastAsia="Arial" w:cs="Arial"/>
        </w:rPr>
        <w:t xml:space="preserve"> </w:t>
      </w:r>
      <w:r>
        <w:rPr>
          <w:rFonts w:cs="Arial"/>
        </w:rPr>
        <w:t>are</w:t>
      </w:r>
      <w:r>
        <w:rPr>
          <w:rFonts w:eastAsia="Arial" w:cs="Arial"/>
        </w:rPr>
        <w:t xml:space="preserve"> </w:t>
      </w:r>
      <w:r>
        <w:rPr>
          <w:rFonts w:cs="Arial"/>
        </w:rPr>
        <w:t>not</w:t>
      </w:r>
      <w:r>
        <w:rPr>
          <w:rFonts w:eastAsia="Arial" w:cs="Arial"/>
        </w:rPr>
        <w:t xml:space="preserve"> </w:t>
      </w:r>
      <w:r>
        <w:rPr>
          <w:rFonts w:cs="Arial"/>
        </w:rPr>
        <w:t>looked</w:t>
      </w:r>
      <w:r>
        <w:rPr>
          <w:rFonts w:eastAsia="Arial" w:cs="Arial"/>
        </w:rPr>
        <w:t xml:space="preserve"> </w:t>
      </w:r>
      <w:r>
        <w:rPr>
          <w:rFonts w:cs="Arial"/>
        </w:rPr>
        <w:t>for</w:t>
      </w:r>
      <w:r>
        <w:rPr>
          <w:rFonts w:eastAsia="Arial" w:cs="Arial"/>
        </w:rPr>
        <w:t xml:space="preserve"> </w:t>
      </w:r>
      <w:r>
        <w:rPr>
          <w:rFonts w:cs="Arial"/>
        </w:rPr>
        <w:t>within</w:t>
      </w:r>
      <w:r>
        <w:rPr>
          <w:rFonts w:eastAsia="Arial" w:cs="Arial"/>
        </w:rPr>
        <w:t xml:space="preserve"> </w:t>
      </w:r>
      <w:r>
        <w:rPr>
          <w:rFonts w:cs="Arial"/>
        </w:rPr>
        <w:t>or</w:t>
      </w:r>
      <w:r>
        <w:rPr>
          <w:rFonts w:eastAsia="Arial" w:cs="Arial"/>
        </w:rPr>
        <w:t xml:space="preserve"> </w:t>
      </w:r>
      <w:r>
        <w:rPr>
          <w:rFonts w:cs="Arial"/>
        </w:rPr>
        <w:t>between</w:t>
      </w:r>
      <w:r>
        <w:rPr>
          <w:rFonts w:eastAsia="Arial" w:cs="Arial"/>
        </w:rPr>
        <w:t xml:space="preserve"> </w:t>
      </w:r>
      <w:r>
        <w:rPr>
          <w:rFonts w:cs="Arial"/>
        </w:rPr>
        <w:t>elements.</w:t>
      </w:r>
    </w:p>
    <w:tbl>
      <w:tblPr>
        <w:tblStyle w:val="Table"/>
        <w:tblW w:w="5000" w:type="pct"/>
        <w:tblInd w:w="0" w:type="dxa"/>
        <w:tblLook w:val="04A0" w:firstRow="1" w:lastRow="0" w:firstColumn="1" w:lastColumn="0" w:noHBand="0" w:noVBand="1"/>
      </w:tblPr>
      <w:tblGrid>
        <w:gridCol w:w="1563"/>
        <w:gridCol w:w="8631"/>
      </w:tblGrid>
      <w:tr w:rsidR="00B46A03" w14:paraId="7BB3573D"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7F13D602" w14:textId="77777777" w:rsidR="00B46A03" w:rsidRPr="00E276B6" w:rsidRDefault="00B46A03" w:rsidP="00986B7C">
            <w:pPr>
              <w:jc w:val="left"/>
              <w:rPr>
                <w:rFonts w:ascii="Cambria" w:hAnsi="Cambria"/>
              </w:rPr>
            </w:pPr>
            <w:r w:rsidRPr="00E276B6">
              <w:rPr>
                <w:rFonts w:ascii="Cambria" w:hAnsi="Cambria"/>
              </w:rPr>
              <w:lastRenderedPageBreak/>
              <w:t>Property Name</w:t>
            </w:r>
          </w:p>
        </w:tc>
        <w:tc>
          <w:tcPr>
            <w:tcW w:w="0" w:type="auto"/>
            <w:hideMark/>
          </w:tcPr>
          <w:p w14:paraId="3705FC78"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6F0D211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A26C296" w14:textId="77777777" w:rsidR="00B46A03" w:rsidRPr="00E276B6" w:rsidRDefault="00B46A03" w:rsidP="00986B7C">
            <w:pPr>
              <w:jc w:val="left"/>
              <w:rPr>
                <w:rFonts w:ascii="Cambria" w:hAnsi="Cambria"/>
              </w:rPr>
            </w:pPr>
            <w:r w:rsidRPr="00E276B6">
              <w:rPr>
                <w:rFonts w:ascii="Cambria" w:hAnsi="Cambria"/>
              </w:rPr>
              <w:t>lengthPattern</w:t>
            </w:r>
          </w:p>
        </w:tc>
        <w:tc>
          <w:tcPr>
            <w:tcW w:w="0" w:type="auto"/>
            <w:tcBorders>
              <w:top w:val="single" w:sz="4" w:space="0" w:color="auto"/>
              <w:left w:val="single" w:sz="4" w:space="0" w:color="auto"/>
              <w:bottom w:val="single" w:sz="4" w:space="0" w:color="auto"/>
              <w:right w:val="single" w:sz="4" w:space="0" w:color="auto"/>
            </w:tcBorders>
            <w:hideMark/>
          </w:tcPr>
          <w:p w14:paraId="2C03BF0C" w14:textId="77777777" w:rsidR="00B46A03" w:rsidRPr="00E276B6" w:rsidRDefault="00B46A03" w:rsidP="00986B7C">
            <w:pPr>
              <w:jc w:val="left"/>
              <w:rPr>
                <w:rFonts w:ascii="Cambria" w:hAnsi="Cambria"/>
              </w:rPr>
            </w:pPr>
            <w:r w:rsidRPr="00E276B6">
              <w:rPr>
                <w:rFonts w:ascii="Cambria" w:hAnsi="Cambria"/>
              </w:rPr>
              <w:t xml:space="preserve">DFDL Regular Expression.  </w:t>
            </w:r>
          </w:p>
          <w:p w14:paraId="26C4FEEF" w14:textId="77777777" w:rsidR="00B46A03" w:rsidRPr="00E276B6" w:rsidRDefault="00B46A03" w:rsidP="00986B7C">
            <w:pPr>
              <w:jc w:val="left"/>
              <w:rPr>
                <w:rFonts w:ascii="Cambria" w:hAnsi="Cambria"/>
              </w:rPr>
            </w:pPr>
            <w:r w:rsidRPr="00E276B6">
              <w:rPr>
                <w:rFonts w:ascii="Cambria" w:hAnsi="Cambria"/>
              </w:rPr>
              <w:t xml:space="preserve">Only used when lengthKind is 'pattern'. </w:t>
            </w:r>
          </w:p>
          <w:p w14:paraId="6E74ECEA" w14:textId="77777777" w:rsidR="00B46A03" w:rsidRPr="00E276B6" w:rsidRDefault="00B46A03" w:rsidP="00986B7C">
            <w:pPr>
              <w:jc w:val="left"/>
              <w:rPr>
                <w:rFonts w:ascii="Cambria" w:hAnsi="Cambria"/>
              </w:rPr>
            </w:pPr>
            <w:r w:rsidRPr="00E276B6">
              <w:rPr>
                <w:rFonts w:ascii="Cambria" w:hAnsi="Cambria"/>
              </w:rPr>
              <w:t>Specifies a regular expression that, on parsing, is executed against the data stream to determine the length of the element.</w:t>
            </w:r>
          </w:p>
          <w:p w14:paraId="16B1C1E6" w14:textId="291C1D8B" w:rsidR="00B46A03" w:rsidRPr="00E276B6" w:rsidRDefault="00B46A03" w:rsidP="00986B7C">
            <w:pPr>
              <w:jc w:val="left"/>
              <w:rPr>
                <w:rFonts w:ascii="Cambria" w:hAnsi="Cambria"/>
              </w:rPr>
            </w:pPr>
            <w:r w:rsidRPr="00E276B6">
              <w:rPr>
                <w:rFonts w:ascii="Cambria" w:eastAsia="MS Mincho" w:hAnsi="Cambria"/>
              </w:rPr>
              <w:t xml:space="preserve">The data stream beginning at the starting offset of the content region </w:t>
            </w:r>
            <w:r w:rsidRPr="00E276B6">
              <w:rPr>
                <w:rFonts w:ascii="Cambria" w:hAnsi="Cambria"/>
              </w:rPr>
              <w:t xml:space="preserve">(which can be either the SimpleContent region or the ComplexContent region defined in </w:t>
            </w:r>
            <w:r w:rsidRPr="00E276B6">
              <w:rPr>
                <w:rFonts w:ascii="Cambria" w:hAnsi="Cambria" w:cs="Arial"/>
              </w:rPr>
              <w:t xml:space="preserve">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986B7C">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_Ref39164191 \h </w:instrText>
            </w:r>
            <w:r w:rsidR="00986B7C">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DFDL Data Syntax Grammar</w:t>
            </w:r>
            <w:r w:rsidRPr="00E276B6">
              <w:rPr>
                <w:rStyle w:val="Hyperlink"/>
                <w:rFonts w:eastAsia="MS Mincho"/>
              </w:rPr>
              <w:fldChar w:fldCharType="end"/>
            </w:r>
            <w:r w:rsidRPr="00E276B6">
              <w:rPr>
                <w:rFonts w:ascii="Cambria" w:hAnsi="Cambria"/>
              </w:rPr>
              <w:t>)</w:t>
            </w:r>
            <w:r w:rsidRPr="00E276B6">
              <w:rPr>
                <w:rFonts w:ascii="Cambria" w:eastAsia="Arial" w:hAnsi="Cambria"/>
              </w:rPr>
              <w:t xml:space="preserve"> </w:t>
            </w:r>
            <w:r w:rsidRPr="00E276B6">
              <w:rPr>
                <w:rFonts w:ascii="Cambria" w:eastAsia="MS Mincho" w:hAnsi="Cambria"/>
              </w:rPr>
              <w:t>of the element is interpreted as a stream of characters in the encoding of the element, and the regular expression contained in the dfdl:lengthPattern property is executed against that stream of characters.</w:t>
            </w:r>
            <w:r w:rsidRPr="00E276B6">
              <w:rPr>
                <w:rFonts w:ascii="Cambria" w:hAnsi="Cambria"/>
              </w:rPr>
              <w:t xml:space="preserve"> When the element is complex the encoding used is the dfdl:encoding of the complex element itself.</w:t>
            </w:r>
          </w:p>
          <w:p w14:paraId="3C6855D1" w14:textId="77777777" w:rsidR="00B46A03" w:rsidRPr="00E276B6" w:rsidRDefault="00B46A03" w:rsidP="00986B7C">
            <w:pPr>
              <w:jc w:val="left"/>
              <w:rPr>
                <w:rFonts w:ascii="Cambria" w:eastAsia="MS Mincho" w:hAnsi="Cambria"/>
              </w:rPr>
            </w:pPr>
            <w:r w:rsidRPr="00E276B6">
              <w:rPr>
                <w:rFonts w:ascii="Cambria" w:eastAsia="MS Mincho" w:hAnsi="Cambria"/>
              </w:rPr>
              <w:t>It is a Schema Definition Error if there is no value for the dfdl:encoding property in scope.</w:t>
            </w:r>
          </w:p>
          <w:p w14:paraId="09B114C9" w14:textId="77777777" w:rsidR="00B46A03" w:rsidRPr="00E276B6" w:rsidRDefault="00B46A03" w:rsidP="00986B7C">
            <w:pPr>
              <w:jc w:val="left"/>
              <w:rPr>
                <w:rFonts w:ascii="Cambria" w:hAnsi="Cambria"/>
              </w:rPr>
            </w:pPr>
            <w:r w:rsidRPr="00E276B6">
              <w:rPr>
                <w:rFonts w:ascii="Cambria" w:hAnsi="Cambria"/>
              </w:rPr>
              <w:t>DFDL Escape Schemes (per dfdl:escapeSchemeRef) are not used when executing the regular expression.</w:t>
            </w:r>
          </w:p>
          <w:p w14:paraId="69771F09" w14:textId="3C26ED13" w:rsidR="00B46A03" w:rsidRPr="00E276B6" w:rsidRDefault="00B46A03" w:rsidP="00986B7C">
            <w:pPr>
              <w:jc w:val="left"/>
              <w:rPr>
                <w:rFonts w:ascii="Cambria" w:hAnsi="Cambria"/>
              </w:rPr>
            </w:pPr>
            <w:r w:rsidRPr="00E276B6">
              <w:rPr>
                <w:rFonts w:ascii="Cambria" w:hAnsi="Cambria"/>
              </w:rPr>
              <w:t xml:space="preserve">If the pattern matching of the regular expression reads data that cannot be decoded into characters of the current encoding, then the behavior is controlled by the dfdl:encodingErrorPolicy property. See dfdl:encodingErrorPolicy in Section </w:t>
            </w:r>
            <w:r w:rsidRPr="00E276B6">
              <w:rPr>
                <w:rStyle w:val="Hyperlink"/>
                <w:rFonts w:eastAsia="MS Mincho"/>
              </w:rPr>
              <w:fldChar w:fldCharType="begin"/>
            </w:r>
            <w:r w:rsidRPr="00E276B6">
              <w:rPr>
                <w:rStyle w:val="Hyperlink"/>
                <w:rFonts w:ascii="Cambria" w:eastAsia="MS Mincho" w:hAnsi="Cambria"/>
              </w:rPr>
              <w:instrText xml:space="preserve"> REF _Ref322880110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11</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_Ref322880152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Properties Common to both Content and Framing</w:t>
            </w:r>
            <w:r w:rsidRPr="00E276B6">
              <w:rPr>
                <w:rStyle w:val="Hyperlink"/>
                <w:rFonts w:eastAsia="MS Mincho"/>
              </w:rPr>
              <w:fldChar w:fldCharType="end"/>
            </w:r>
            <w:r w:rsidRPr="00E276B6">
              <w:rPr>
                <w:rFonts w:ascii="Cambria" w:hAnsi="Cambria"/>
              </w:rPr>
              <w:t>.</w:t>
            </w:r>
          </w:p>
          <w:p w14:paraId="19EE8911" w14:textId="77777777" w:rsidR="00B46A03" w:rsidRPr="00E276B6" w:rsidRDefault="00B46A03" w:rsidP="00986B7C">
            <w:pPr>
              <w:keepNext/>
              <w:jc w:val="left"/>
              <w:rPr>
                <w:rFonts w:ascii="Cambria" w:hAnsi="Cambria"/>
              </w:rPr>
            </w:pPr>
            <w:r w:rsidRPr="00E276B6">
              <w:rPr>
                <w:rFonts w:ascii="Cambria" w:hAnsi="Cambria"/>
              </w:rPr>
              <w:t xml:space="preserve">Annotation: dfdl:element, dfdl:simpleType </w:t>
            </w:r>
          </w:p>
        </w:tc>
      </w:tr>
    </w:tbl>
    <w:p w14:paraId="65BC9B32" w14:textId="03732247"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22</w:t>
      </w:r>
      <w:r>
        <w:rPr>
          <w:noProof/>
        </w:rPr>
        <w:fldChar w:fldCharType="end"/>
      </w:r>
      <w:r>
        <w:t xml:space="preserve"> The dfdl:lengthPattern Property</w:t>
      </w:r>
    </w:p>
    <w:p w14:paraId="0F9AAD9A" w14:textId="77777777" w:rsidR="00B46A03" w:rsidRDefault="00B46A03" w:rsidP="00B46A03">
      <w:r>
        <w:t>On unparsing the behavior is the same as for dfdl:lengthKind 'prefixed'.</w:t>
      </w:r>
    </w:p>
    <w:p w14:paraId="3C0297A8" w14:textId="77777777" w:rsidR="00B46A03" w:rsidRDefault="00B46A03" w:rsidP="00B46A03">
      <w:pPr>
        <w:autoSpaceDE w:val="0"/>
        <w:autoSpaceDN w:val="0"/>
        <w:adjustRightInd w:val="0"/>
        <w:rPr>
          <w:rFonts w:cs="Arial"/>
          <w:lang w:eastAsia="en-GB"/>
        </w:rPr>
      </w:pPr>
      <w:r>
        <w:rPr>
          <w:rFonts w:cs="Arial"/>
          <w:lang w:eastAsia="en-GB"/>
        </w:rPr>
        <w:t>When the DFDL regular expression is matched against data:</w:t>
      </w:r>
    </w:p>
    <w:p w14:paraId="4A80D009" w14:textId="77777777" w:rsidR="00B46A03" w:rsidRPr="009276EB" w:rsidRDefault="00B46A03" w:rsidP="00EB2287">
      <w:pPr>
        <w:pStyle w:val="ListParagraph"/>
        <w:numPr>
          <w:ilvl w:val="0"/>
          <w:numId w:val="155"/>
        </w:numPr>
        <w:tabs>
          <w:tab w:val="clear" w:pos="403"/>
        </w:tabs>
        <w:spacing w:before="60" w:after="60" w:line="240" w:lineRule="auto"/>
        <w:jc w:val="left"/>
      </w:pPr>
      <w:r w:rsidRPr="009276EB">
        <w:t>The data is considered to be text in the character set encoding specified by the dfdl:encoding property, regardless of the actual representation of the element.</w:t>
      </w:r>
    </w:p>
    <w:p w14:paraId="4AB9D876" w14:textId="77777777" w:rsidR="00B46A03" w:rsidRPr="009276EB" w:rsidRDefault="00B46A03" w:rsidP="00EB2287">
      <w:pPr>
        <w:pStyle w:val="ListParagraph"/>
        <w:numPr>
          <w:ilvl w:val="0"/>
          <w:numId w:val="155"/>
        </w:numPr>
        <w:tabs>
          <w:tab w:val="clear" w:pos="403"/>
        </w:tabs>
        <w:spacing w:before="60" w:after="60" w:line="240" w:lineRule="auto"/>
        <w:jc w:val="left"/>
      </w:pPr>
      <w:r w:rsidRPr="009276EB">
        <w:t>The data is decoded from the specified encoding into Unicode before the actual matching takes place.</w:t>
      </w:r>
    </w:p>
    <w:p w14:paraId="56B215FC" w14:textId="77777777" w:rsidR="00B46A03" w:rsidRPr="009276EB" w:rsidRDefault="00B46A03" w:rsidP="00EB2287">
      <w:pPr>
        <w:pStyle w:val="ListParagraph"/>
        <w:numPr>
          <w:ilvl w:val="0"/>
          <w:numId w:val="155"/>
        </w:numPr>
        <w:tabs>
          <w:tab w:val="clear" w:pos="403"/>
        </w:tabs>
        <w:spacing w:before="60" w:after="60" w:line="240" w:lineRule="auto"/>
        <w:jc w:val="left"/>
      </w:pPr>
      <w:r w:rsidRPr="009276EB">
        <w:t>If there is no match (i.e., the length of the data found to match the pattern is zero) it is not a Processing Error but instead it means the length is zero.</w:t>
      </w:r>
    </w:p>
    <w:p w14:paraId="09024CB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582" w:name="_Toc322911637"/>
      <w:bookmarkStart w:id="4583" w:name="_Toc322912176"/>
      <w:bookmarkStart w:id="4584" w:name="_Toc329093026"/>
      <w:bookmarkStart w:id="4585" w:name="_Toc332701539"/>
      <w:bookmarkStart w:id="4586" w:name="_Toc332701846"/>
      <w:bookmarkStart w:id="4587" w:name="_Toc332711640"/>
      <w:bookmarkStart w:id="4588" w:name="_Toc332711948"/>
      <w:bookmarkStart w:id="4589" w:name="_Toc332712250"/>
      <w:bookmarkStart w:id="4590" w:name="_Toc332724166"/>
      <w:bookmarkStart w:id="4591" w:name="_Toc332724466"/>
      <w:bookmarkStart w:id="4592" w:name="_Toc341102762"/>
      <w:bookmarkStart w:id="4593" w:name="_Toc347241497"/>
      <w:bookmarkStart w:id="4594" w:name="_Toc347744690"/>
      <w:bookmarkStart w:id="4595" w:name="_Toc348984473"/>
      <w:bookmarkStart w:id="4596" w:name="_Toc348984778"/>
      <w:bookmarkStart w:id="4597" w:name="_Toc349037941"/>
      <w:bookmarkStart w:id="4598" w:name="_Toc349038246"/>
      <w:bookmarkStart w:id="4599" w:name="_Toc349042739"/>
      <w:bookmarkStart w:id="4600" w:name="_Toc351912737"/>
      <w:bookmarkStart w:id="4601" w:name="_Toc351914758"/>
      <w:bookmarkStart w:id="4602" w:name="_Toc351915224"/>
      <w:bookmarkStart w:id="4603" w:name="_Toc361231281"/>
      <w:bookmarkStart w:id="4604" w:name="_Toc361231807"/>
      <w:bookmarkStart w:id="4605" w:name="_Toc362445105"/>
      <w:bookmarkStart w:id="4606" w:name="_Toc363909027"/>
      <w:bookmarkStart w:id="4607" w:name="_Toc364463451"/>
      <w:bookmarkStart w:id="4608" w:name="_Toc366078049"/>
      <w:bookmarkStart w:id="4609" w:name="_Toc366078668"/>
      <w:bookmarkStart w:id="4610" w:name="_Toc366079653"/>
      <w:bookmarkStart w:id="4611" w:name="_Toc366080265"/>
      <w:bookmarkStart w:id="4612" w:name="_Toc366080874"/>
      <w:bookmarkStart w:id="4613" w:name="_Toc366505214"/>
      <w:bookmarkStart w:id="4614" w:name="_Toc366508583"/>
      <w:bookmarkStart w:id="4615" w:name="_Toc366513084"/>
      <w:bookmarkStart w:id="4616" w:name="_Toc366574273"/>
      <w:bookmarkStart w:id="4617" w:name="_Toc366578066"/>
      <w:bookmarkStart w:id="4618" w:name="_Toc366578660"/>
      <w:bookmarkStart w:id="4619" w:name="_Toc366579252"/>
      <w:bookmarkStart w:id="4620" w:name="_Toc366579843"/>
      <w:bookmarkStart w:id="4621" w:name="_Toc366580435"/>
      <w:bookmarkStart w:id="4622" w:name="_Toc366581026"/>
      <w:bookmarkStart w:id="4623" w:name="_Toc366581618"/>
      <w:bookmarkStart w:id="4624" w:name="_Toc322911638"/>
      <w:bookmarkStart w:id="4625" w:name="_Toc322912177"/>
      <w:bookmarkStart w:id="4626" w:name="_Toc329093027"/>
      <w:bookmarkStart w:id="4627" w:name="_Toc332701540"/>
      <w:bookmarkStart w:id="4628" w:name="_Toc332701847"/>
      <w:bookmarkStart w:id="4629" w:name="_Toc332711641"/>
      <w:bookmarkStart w:id="4630" w:name="_Toc332711949"/>
      <w:bookmarkStart w:id="4631" w:name="_Toc332712251"/>
      <w:bookmarkStart w:id="4632" w:name="_Toc332724167"/>
      <w:bookmarkStart w:id="4633" w:name="_Toc332724467"/>
      <w:bookmarkStart w:id="4634" w:name="_Toc341102763"/>
      <w:bookmarkStart w:id="4635" w:name="_Toc347241498"/>
      <w:bookmarkStart w:id="4636" w:name="_Toc347744691"/>
      <w:bookmarkStart w:id="4637" w:name="_Toc348984474"/>
      <w:bookmarkStart w:id="4638" w:name="_Toc348984779"/>
      <w:bookmarkStart w:id="4639" w:name="_Toc349037942"/>
      <w:bookmarkStart w:id="4640" w:name="_Toc349038247"/>
      <w:bookmarkStart w:id="4641" w:name="_Toc349042740"/>
      <w:bookmarkStart w:id="4642" w:name="_Toc351912738"/>
      <w:bookmarkStart w:id="4643" w:name="_Toc351914759"/>
      <w:bookmarkStart w:id="4644" w:name="_Toc351915225"/>
      <w:bookmarkStart w:id="4645" w:name="_Toc361231282"/>
      <w:bookmarkStart w:id="4646" w:name="_Toc361231808"/>
      <w:bookmarkStart w:id="4647" w:name="_Toc362445106"/>
      <w:bookmarkStart w:id="4648" w:name="_Toc363909028"/>
      <w:bookmarkStart w:id="4649" w:name="_Toc364463452"/>
      <w:bookmarkStart w:id="4650" w:name="_Toc366078050"/>
      <w:bookmarkStart w:id="4651" w:name="_Toc366078669"/>
      <w:bookmarkStart w:id="4652" w:name="_Toc366079654"/>
      <w:bookmarkStart w:id="4653" w:name="_Toc366080266"/>
      <w:bookmarkStart w:id="4654" w:name="_Toc366080875"/>
      <w:bookmarkStart w:id="4655" w:name="_Toc366505215"/>
      <w:bookmarkStart w:id="4656" w:name="_Toc366508584"/>
      <w:bookmarkStart w:id="4657" w:name="_Toc366513085"/>
      <w:bookmarkStart w:id="4658" w:name="_Toc366574274"/>
      <w:bookmarkStart w:id="4659" w:name="_Toc366578067"/>
      <w:bookmarkStart w:id="4660" w:name="_Toc366578661"/>
      <w:bookmarkStart w:id="4661" w:name="_Toc366579253"/>
      <w:bookmarkStart w:id="4662" w:name="_Toc366579844"/>
      <w:bookmarkStart w:id="4663" w:name="_Toc366580436"/>
      <w:bookmarkStart w:id="4664" w:name="_Toc366581027"/>
      <w:bookmarkStart w:id="4665" w:name="_Toc366581619"/>
      <w:bookmarkStart w:id="4666" w:name="_Toc349042741"/>
      <w:bookmarkStart w:id="4667" w:name="_Toc62570156"/>
      <w:bookmarkStart w:id="4668" w:name="_Toc210216878"/>
      <w:bookmarkStart w:id="4669" w:name="_Toc219441010"/>
      <w:bookmarkStart w:id="4670" w:name="_Toc177399088"/>
      <w:bookmarkStart w:id="4671" w:name="_Toc175057375"/>
      <w:bookmarkStart w:id="4672" w:name="_Toc199516311"/>
      <w:bookmarkStart w:id="4673" w:name="_Toc194983975"/>
      <w:bookmarkStart w:id="4674" w:name="_Toc243112823"/>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r>
        <w:rPr>
          <w:rFonts w:eastAsia="Times New Roman"/>
        </w:rPr>
        <w:t>dfdl:lengthKind 'endOfParent'</w:t>
      </w:r>
      <w:bookmarkEnd w:id="4666"/>
      <w:bookmarkEnd w:id="4667"/>
      <w:bookmarkEnd w:id="4668"/>
      <w:bookmarkEnd w:id="4669"/>
    </w:p>
    <w:p w14:paraId="384534F0" w14:textId="77777777" w:rsidR="00B46A03" w:rsidRDefault="00B46A03" w:rsidP="00B46A03">
      <w:pPr>
        <w:autoSpaceDE w:val="0"/>
        <w:autoSpaceDN w:val="0"/>
        <w:adjustRightInd w:val="0"/>
        <w:rPr>
          <w:rFonts w:cs="Arial"/>
        </w:rPr>
      </w:pPr>
      <w:r>
        <w:rPr>
          <w:rFonts w:cs="Arial"/>
        </w:rPr>
        <w:t xml:space="preserve">The dfdl:lengthKind 'endOfParent' means that the element is terminated either by the end of the data stream, or the end of an enclosing complex element with dfdl:lengthKind ‘explicit’, ‘pattern’, ‘prefixed’ or ‘endOfParent’, or the end of an enclosing choice with dfdl:choiceLengthKind ‘explicit’. The ‘parent’ element or choice does not have to be the immediate enclosing component of the element, but there must be no other components defined between the element specifying dfdl:lengthKind 'endOfParent' and the end of the parent. </w:t>
      </w:r>
    </w:p>
    <w:p w14:paraId="520CA0B8" w14:textId="77777777" w:rsidR="00B46A03" w:rsidRDefault="00B46A03" w:rsidP="00B46A03">
      <w:pPr>
        <w:autoSpaceDE w:val="0"/>
        <w:autoSpaceDN w:val="0"/>
        <w:adjustRightInd w:val="0"/>
        <w:rPr>
          <w:rFonts w:cs="Arial"/>
        </w:rPr>
      </w:pPr>
      <w:r>
        <w:rPr>
          <w:color w:val="000000"/>
        </w:rPr>
        <w:t>A convenient way of describing the parent is as a 'box', being defined as a portion of the data stream that has an established content length prior to the parsing of its children. If t</w:t>
      </w:r>
      <w:r>
        <w:rPr>
          <w:rFonts w:cs="Arial"/>
        </w:rPr>
        <w:t>he parent is such a ‘box’ then the element specifying dfdl:lengthKind ‘endOfParent’ is the last element in the ‘box’ and its content extends to the end of the ‘box’.</w:t>
      </w:r>
    </w:p>
    <w:p w14:paraId="497EA243" w14:textId="77777777" w:rsidR="00B46A03" w:rsidRDefault="00B46A03" w:rsidP="00B46A03">
      <w:pPr>
        <w:autoSpaceDE w:val="0"/>
        <w:autoSpaceDN w:val="0"/>
        <w:adjustRightInd w:val="0"/>
        <w:rPr>
          <w:rFonts w:eastAsia="MS Mincho" w:cs="Arial"/>
          <w:lang w:eastAsia="ja-JP"/>
        </w:rPr>
      </w:pPr>
      <w:r>
        <w:rPr>
          <w:rFonts w:eastAsia="MS Mincho" w:cs="Arial"/>
          <w:lang w:eastAsia="ja-JP"/>
        </w:rPr>
        <w:t>A dfdl:lengthKind of  'endOfParent' can only be used on simple and complex elements in the following locations:</w:t>
      </w:r>
    </w:p>
    <w:p w14:paraId="1A23C201" w14:textId="77777777" w:rsidR="00B46A03" w:rsidRPr="009276EB" w:rsidRDefault="00B46A03" w:rsidP="00EB2287">
      <w:pPr>
        <w:pStyle w:val="ListParagraph"/>
        <w:numPr>
          <w:ilvl w:val="0"/>
          <w:numId w:val="156"/>
        </w:numPr>
        <w:tabs>
          <w:tab w:val="clear" w:pos="403"/>
        </w:tabs>
        <w:spacing w:before="60" w:after="60" w:line="240" w:lineRule="auto"/>
        <w:jc w:val="left"/>
        <w:rPr>
          <w:rFonts w:eastAsia="MS Mincho"/>
        </w:rPr>
      </w:pPr>
      <w:r w:rsidRPr="009276EB">
        <w:rPr>
          <w:rFonts w:eastAsia="MS Mincho"/>
        </w:rPr>
        <w:t xml:space="preserve">When the immediate containing model group is a sequence, on the final element in the sequence </w:t>
      </w:r>
    </w:p>
    <w:p w14:paraId="68D655C9" w14:textId="77777777" w:rsidR="00B46A03" w:rsidRPr="009276EB" w:rsidRDefault="00B46A03" w:rsidP="00EB2287">
      <w:pPr>
        <w:pStyle w:val="ListParagraph"/>
        <w:numPr>
          <w:ilvl w:val="0"/>
          <w:numId w:val="156"/>
        </w:numPr>
        <w:tabs>
          <w:tab w:val="clear" w:pos="403"/>
        </w:tabs>
        <w:spacing w:before="60" w:after="60" w:line="240" w:lineRule="auto"/>
        <w:jc w:val="left"/>
        <w:rPr>
          <w:rFonts w:eastAsia="MS Mincho"/>
        </w:rPr>
      </w:pPr>
      <w:r w:rsidRPr="009276EB">
        <w:rPr>
          <w:rFonts w:eastAsia="MS Mincho"/>
        </w:rPr>
        <w:t xml:space="preserve">When the immediate containing model group is a choice, on any element that is a branch of the choice </w:t>
      </w:r>
    </w:p>
    <w:p w14:paraId="01A5ED6B" w14:textId="77777777" w:rsidR="00B46A03" w:rsidRPr="009276EB" w:rsidRDefault="00B46A03" w:rsidP="00EB2287">
      <w:pPr>
        <w:pStyle w:val="ListParagraph"/>
        <w:numPr>
          <w:ilvl w:val="0"/>
          <w:numId w:val="156"/>
        </w:numPr>
        <w:tabs>
          <w:tab w:val="clear" w:pos="403"/>
        </w:tabs>
        <w:spacing w:before="60" w:after="60" w:line="240" w:lineRule="auto"/>
        <w:jc w:val="left"/>
        <w:rPr>
          <w:rFonts w:eastAsia="MS Mincho"/>
        </w:rPr>
      </w:pPr>
      <w:r w:rsidRPr="009276EB">
        <w:rPr>
          <w:rFonts w:eastAsia="MS Mincho"/>
        </w:rPr>
        <w:t xml:space="preserve">A simple type or global element declaration referenced by one of the above. </w:t>
      </w:r>
    </w:p>
    <w:p w14:paraId="5591DCD7" w14:textId="77777777" w:rsidR="00B46A03" w:rsidRPr="009276EB" w:rsidRDefault="00B46A03" w:rsidP="00EB2287">
      <w:pPr>
        <w:pStyle w:val="ListParagraph"/>
        <w:numPr>
          <w:ilvl w:val="0"/>
          <w:numId w:val="156"/>
        </w:numPr>
        <w:tabs>
          <w:tab w:val="clear" w:pos="403"/>
        </w:tabs>
        <w:spacing w:before="60" w:after="60" w:line="240" w:lineRule="auto"/>
        <w:jc w:val="left"/>
        <w:rPr>
          <w:rFonts w:eastAsia="MS Mincho"/>
        </w:rPr>
      </w:pPr>
      <w:r w:rsidRPr="009276EB">
        <w:rPr>
          <w:rFonts w:eastAsia="MS Mincho"/>
        </w:rPr>
        <w:lastRenderedPageBreak/>
        <w:t xml:space="preserve">A global element declaration that is the document root. </w:t>
      </w:r>
    </w:p>
    <w:p w14:paraId="57D1FC12" w14:textId="77777777" w:rsidR="00B46A03" w:rsidRDefault="00B46A03" w:rsidP="00B46A03">
      <w:pPr>
        <w:autoSpaceDE w:val="0"/>
        <w:autoSpaceDN w:val="0"/>
        <w:adjustRightInd w:val="0"/>
        <w:rPr>
          <w:rFonts w:eastAsia="MS Mincho" w:cs="Arial"/>
          <w:lang w:eastAsia="ja-JP"/>
        </w:rPr>
      </w:pPr>
      <w:r>
        <w:rPr>
          <w:rFonts w:eastAsia="MS Mincho" w:cs="Arial"/>
          <w:lang w:eastAsia="ja-JP"/>
        </w:rPr>
        <w:t xml:space="preserve">It is a Schema Definition Error if: </w:t>
      </w:r>
    </w:p>
    <w:p w14:paraId="2DC02D49" w14:textId="77777777" w:rsidR="00B46A03" w:rsidRPr="009276EB" w:rsidRDefault="00B46A03" w:rsidP="00EB2287">
      <w:pPr>
        <w:pStyle w:val="ListParagraph"/>
        <w:numPr>
          <w:ilvl w:val="0"/>
          <w:numId w:val="157"/>
        </w:numPr>
        <w:tabs>
          <w:tab w:val="clear" w:pos="403"/>
        </w:tabs>
        <w:spacing w:before="60" w:after="60" w:line="240" w:lineRule="auto"/>
        <w:jc w:val="left"/>
        <w:rPr>
          <w:rFonts w:eastAsia="MS Mincho"/>
        </w:rPr>
      </w:pPr>
      <w:r w:rsidRPr="009276EB">
        <w:rPr>
          <w:rFonts w:eastAsia="MS Mincho"/>
        </w:rPr>
        <w:t xml:space="preserve">the element has a terminator. </w:t>
      </w:r>
    </w:p>
    <w:p w14:paraId="40960ED4" w14:textId="77777777" w:rsidR="00B46A03" w:rsidRPr="009276EB" w:rsidRDefault="00B46A03" w:rsidP="00EB2287">
      <w:pPr>
        <w:pStyle w:val="ListParagraph"/>
        <w:numPr>
          <w:ilvl w:val="0"/>
          <w:numId w:val="157"/>
        </w:numPr>
        <w:tabs>
          <w:tab w:val="clear" w:pos="403"/>
        </w:tabs>
        <w:spacing w:before="60" w:after="60" w:line="240" w:lineRule="auto"/>
        <w:jc w:val="left"/>
        <w:rPr>
          <w:rFonts w:eastAsia="MS Mincho"/>
        </w:rPr>
      </w:pPr>
      <w:r w:rsidRPr="009276EB">
        <w:rPr>
          <w:rFonts w:eastAsia="MS Mincho"/>
        </w:rPr>
        <w:t>the element has dfdl:trailingSkip not equal to 0.</w:t>
      </w:r>
    </w:p>
    <w:p w14:paraId="57C3B587" w14:textId="77777777" w:rsidR="00B46A03" w:rsidRPr="009276EB" w:rsidRDefault="00B46A03" w:rsidP="00EB2287">
      <w:pPr>
        <w:pStyle w:val="ListParagraph"/>
        <w:numPr>
          <w:ilvl w:val="0"/>
          <w:numId w:val="157"/>
        </w:numPr>
        <w:tabs>
          <w:tab w:val="clear" w:pos="403"/>
        </w:tabs>
        <w:spacing w:before="60" w:after="60" w:line="240" w:lineRule="auto"/>
        <w:jc w:val="left"/>
        <w:rPr>
          <w:rFonts w:eastAsia="MS Mincho"/>
        </w:rPr>
      </w:pPr>
      <w:r w:rsidRPr="009276EB">
        <w:rPr>
          <w:rFonts w:eastAsia="MS Mincho"/>
        </w:rPr>
        <w:t>the element has maxOccurs &gt; 1.</w:t>
      </w:r>
    </w:p>
    <w:p w14:paraId="0A17E612" w14:textId="77777777" w:rsidR="00B46A03" w:rsidRPr="009276EB" w:rsidRDefault="00B46A03" w:rsidP="00EB2287">
      <w:pPr>
        <w:pStyle w:val="ListParagraph"/>
        <w:numPr>
          <w:ilvl w:val="0"/>
          <w:numId w:val="157"/>
        </w:numPr>
        <w:tabs>
          <w:tab w:val="clear" w:pos="403"/>
        </w:tabs>
        <w:spacing w:before="60" w:after="60" w:line="240" w:lineRule="auto"/>
        <w:jc w:val="left"/>
        <w:rPr>
          <w:rFonts w:eastAsia="MS Mincho"/>
        </w:rPr>
      </w:pPr>
      <w:r w:rsidRPr="009276EB">
        <w:rPr>
          <w:rFonts w:eastAsia="MS Mincho"/>
        </w:rPr>
        <w:t>any other model-group is defined between this element and the end of the enclosing component.</w:t>
      </w:r>
    </w:p>
    <w:p w14:paraId="51E1F4D7" w14:textId="77777777" w:rsidR="00B46A03" w:rsidRPr="009276EB" w:rsidRDefault="00B46A03" w:rsidP="00EB2287">
      <w:pPr>
        <w:pStyle w:val="ListParagraph"/>
        <w:numPr>
          <w:ilvl w:val="0"/>
          <w:numId w:val="157"/>
        </w:numPr>
        <w:tabs>
          <w:tab w:val="clear" w:pos="403"/>
        </w:tabs>
        <w:spacing w:before="60" w:after="60" w:line="240" w:lineRule="auto"/>
        <w:jc w:val="left"/>
        <w:rPr>
          <w:rFonts w:eastAsia="MS Mincho"/>
        </w:rPr>
      </w:pPr>
      <w:r w:rsidRPr="009276EB">
        <w:rPr>
          <w:rFonts w:eastAsia="MS Mincho"/>
        </w:rPr>
        <w:t>any other represented element is defined between this element and the end of the enclosing component.</w:t>
      </w:r>
    </w:p>
    <w:p w14:paraId="647AADB3" w14:textId="77777777" w:rsidR="00B46A03" w:rsidRPr="009276EB" w:rsidRDefault="00B46A03" w:rsidP="00EB2287">
      <w:pPr>
        <w:pStyle w:val="ListParagraph"/>
        <w:numPr>
          <w:ilvl w:val="0"/>
          <w:numId w:val="157"/>
        </w:numPr>
        <w:tabs>
          <w:tab w:val="clear" w:pos="403"/>
        </w:tabs>
        <w:spacing w:before="60" w:after="60" w:line="240" w:lineRule="auto"/>
        <w:jc w:val="left"/>
      </w:pPr>
      <w:r w:rsidRPr="009276EB">
        <w:rPr>
          <w:rFonts w:eastAsia="MS Mincho"/>
        </w:rPr>
        <w:t xml:space="preserve">the </w:t>
      </w:r>
      <w:r w:rsidRPr="009276EB">
        <w:t>parent is an element with dfdl:lengthKind 'implicit' or 'delimited'.</w:t>
      </w:r>
    </w:p>
    <w:p w14:paraId="5166A4D0" w14:textId="77777777" w:rsidR="00B46A03" w:rsidRPr="009276EB" w:rsidRDefault="00B46A03" w:rsidP="00EB2287">
      <w:pPr>
        <w:pStyle w:val="ListParagraph"/>
        <w:numPr>
          <w:ilvl w:val="0"/>
          <w:numId w:val="157"/>
        </w:numPr>
        <w:tabs>
          <w:tab w:val="clear" w:pos="403"/>
        </w:tabs>
        <w:spacing w:before="60" w:after="60" w:line="240" w:lineRule="auto"/>
        <w:jc w:val="left"/>
      </w:pPr>
      <w:r w:rsidRPr="009276EB">
        <w:rPr>
          <w:rFonts w:eastAsia="MS Mincho"/>
        </w:rPr>
        <w:t xml:space="preserve">the element has text representation, does not have a single-byte character set encoding, and the </w:t>
      </w:r>
      <w:r w:rsidRPr="005A2E95">
        <w:rPr>
          <w:rFonts w:eastAsia="MS Mincho"/>
          <w:i/>
          <w:iCs/>
        </w:rPr>
        <w:t>effective length units of the parent</w:t>
      </w:r>
      <w:r w:rsidRPr="009276EB">
        <w:rPr>
          <w:rFonts w:eastAsia="MS Mincho"/>
        </w:rPr>
        <w:t xml:space="preserve"> is not ‘characters’.</w:t>
      </w:r>
    </w:p>
    <w:p w14:paraId="69CD91E8" w14:textId="0E14C32F" w:rsidR="00B46A03" w:rsidRPr="009276EB" w:rsidRDefault="00B46A03" w:rsidP="005A2E95">
      <w:pPr>
        <w:tabs>
          <w:tab w:val="clear" w:pos="403"/>
        </w:tabs>
        <w:spacing w:before="60" w:after="60" w:line="240" w:lineRule="auto"/>
        <w:ind w:left="720"/>
        <w:jc w:val="left"/>
      </w:pPr>
      <w:r w:rsidRPr="009276EB">
        <w:t xml:space="preserve">The </w:t>
      </w:r>
      <w:r w:rsidRPr="005A2E95">
        <w:rPr>
          <w:i/>
          <w:iCs/>
        </w:rPr>
        <w:t xml:space="preserve">effective length units of the </w:t>
      </w:r>
      <w:r w:rsidR="005A2E95" w:rsidRPr="005A2E95">
        <w:rPr>
          <w:i/>
          <w:iCs/>
        </w:rPr>
        <w:t>parent</w:t>
      </w:r>
      <w:r w:rsidRPr="009276EB">
        <w:t xml:space="preserve"> are</w:t>
      </w:r>
      <w:r w:rsidR="006D0B60">
        <w:t xml:space="preserve"> defined by:</w:t>
      </w:r>
    </w:p>
    <w:p w14:paraId="0E636307" w14:textId="77777777" w:rsidR="00B46A03" w:rsidRPr="009276EB" w:rsidRDefault="00B46A03" w:rsidP="005A2E95">
      <w:pPr>
        <w:pStyle w:val="ListParagraph"/>
        <w:numPr>
          <w:ilvl w:val="1"/>
          <w:numId w:val="157"/>
        </w:numPr>
        <w:tabs>
          <w:tab w:val="clear" w:pos="403"/>
        </w:tabs>
        <w:spacing w:before="60" w:after="60" w:line="240" w:lineRule="auto"/>
        <w:jc w:val="left"/>
      </w:pPr>
      <w:r w:rsidRPr="009276EB">
        <w:t>dfdl:lengthUnits if parent is an element with dfdl:lengthKind ‘explicit’ or ‘prefixed’;</w:t>
      </w:r>
    </w:p>
    <w:p w14:paraId="15DAACAE" w14:textId="77777777" w:rsidR="00B46A03" w:rsidRPr="009276EB" w:rsidRDefault="00B46A03" w:rsidP="005A2E95">
      <w:pPr>
        <w:pStyle w:val="ListParagraph"/>
        <w:numPr>
          <w:ilvl w:val="1"/>
          <w:numId w:val="157"/>
        </w:numPr>
        <w:tabs>
          <w:tab w:val="clear" w:pos="403"/>
        </w:tabs>
        <w:spacing w:before="60" w:after="60" w:line="240" w:lineRule="auto"/>
        <w:jc w:val="left"/>
      </w:pPr>
      <w:r w:rsidRPr="009276EB">
        <w:t>‘characters’ if parent is an element with dfdl:lengthKind ‘pattern’;</w:t>
      </w:r>
    </w:p>
    <w:p w14:paraId="011F5E57" w14:textId="77777777" w:rsidR="00B46A03" w:rsidRPr="009276EB" w:rsidRDefault="00B46A03" w:rsidP="005A2E95">
      <w:pPr>
        <w:pStyle w:val="ListParagraph"/>
        <w:numPr>
          <w:ilvl w:val="1"/>
          <w:numId w:val="157"/>
        </w:numPr>
        <w:tabs>
          <w:tab w:val="clear" w:pos="403"/>
        </w:tabs>
        <w:spacing w:before="60" w:after="60" w:line="240" w:lineRule="auto"/>
        <w:jc w:val="left"/>
      </w:pPr>
      <w:r w:rsidRPr="009276EB">
        <w:t xml:space="preserve">‘bytes’ if parent is a choice with dfdl:choiceLengthKind ‘explicit’;   </w:t>
      </w:r>
    </w:p>
    <w:p w14:paraId="2B72DBE4" w14:textId="77777777" w:rsidR="00B46A03" w:rsidRPr="009276EB" w:rsidRDefault="00B46A03" w:rsidP="005A2E95">
      <w:pPr>
        <w:pStyle w:val="ListParagraph"/>
        <w:numPr>
          <w:ilvl w:val="1"/>
          <w:numId w:val="157"/>
        </w:numPr>
        <w:tabs>
          <w:tab w:val="clear" w:pos="403"/>
        </w:tabs>
        <w:spacing w:before="60" w:after="60" w:line="240" w:lineRule="auto"/>
        <w:jc w:val="left"/>
      </w:pPr>
      <w:r w:rsidRPr="009276EB">
        <w:t>‘characters’ if the element is the document root;</w:t>
      </w:r>
    </w:p>
    <w:p w14:paraId="706A7AB7" w14:textId="77777777" w:rsidR="00B46A03" w:rsidRPr="009276EB" w:rsidRDefault="00B46A03" w:rsidP="005A2E95">
      <w:pPr>
        <w:pStyle w:val="ListParagraph"/>
        <w:numPr>
          <w:ilvl w:val="1"/>
          <w:numId w:val="157"/>
        </w:numPr>
        <w:tabs>
          <w:tab w:val="clear" w:pos="403"/>
        </w:tabs>
        <w:spacing w:before="60" w:after="60" w:line="240" w:lineRule="auto"/>
        <w:jc w:val="left"/>
      </w:pPr>
      <w:r w:rsidRPr="009276EB">
        <w:t>the effective length units of the parent’s parent if parent is an element with dfdl:lengthKind ‘endOfParent’</w:t>
      </w:r>
    </w:p>
    <w:p w14:paraId="3FF2AF5C" w14:textId="77777777" w:rsidR="00B46A03" w:rsidRDefault="00B46A03" w:rsidP="00B46A03">
      <w:r>
        <w:t>If the element is in a sequence then it is a Schema Definition Error if:</w:t>
      </w:r>
    </w:p>
    <w:p w14:paraId="5C3E3BCE" w14:textId="77777777" w:rsidR="00B46A03" w:rsidRPr="009276EB" w:rsidRDefault="00B46A03" w:rsidP="00EB2287">
      <w:pPr>
        <w:pStyle w:val="ListParagraph"/>
        <w:numPr>
          <w:ilvl w:val="0"/>
          <w:numId w:val="158"/>
        </w:numPr>
        <w:tabs>
          <w:tab w:val="clear" w:pos="403"/>
        </w:tabs>
        <w:spacing w:before="60" w:after="60" w:line="240" w:lineRule="auto"/>
        <w:jc w:val="left"/>
      </w:pPr>
      <w:r w:rsidRPr="009276EB">
        <w:t xml:space="preserve">the dfdl:separatorPosition of the sequence is 'postfix' </w:t>
      </w:r>
    </w:p>
    <w:p w14:paraId="5A893071" w14:textId="77777777" w:rsidR="00B46A03" w:rsidRPr="009276EB" w:rsidRDefault="00B46A03" w:rsidP="00EB2287">
      <w:pPr>
        <w:pStyle w:val="ListParagraph"/>
        <w:numPr>
          <w:ilvl w:val="0"/>
          <w:numId w:val="158"/>
        </w:numPr>
        <w:tabs>
          <w:tab w:val="clear" w:pos="403"/>
        </w:tabs>
        <w:spacing w:before="60" w:after="60" w:line="240" w:lineRule="auto"/>
        <w:jc w:val="left"/>
      </w:pPr>
      <w:r w:rsidRPr="009276EB">
        <w:t xml:space="preserve">the dfdl:sequenceKind of the sequence is not 'ordered' </w:t>
      </w:r>
    </w:p>
    <w:p w14:paraId="5C143A63" w14:textId="77777777" w:rsidR="00B46A03" w:rsidRPr="009276EB" w:rsidRDefault="00B46A03" w:rsidP="00EB2287">
      <w:pPr>
        <w:pStyle w:val="ListParagraph"/>
        <w:numPr>
          <w:ilvl w:val="0"/>
          <w:numId w:val="158"/>
        </w:numPr>
        <w:tabs>
          <w:tab w:val="clear" w:pos="403"/>
        </w:tabs>
        <w:spacing w:before="60" w:after="60" w:line="240" w:lineRule="auto"/>
        <w:jc w:val="left"/>
      </w:pPr>
      <w:r w:rsidRPr="009276EB">
        <w:t>the sequence has a terminator</w:t>
      </w:r>
    </w:p>
    <w:p w14:paraId="0F10D1EB" w14:textId="77777777" w:rsidR="00B46A03" w:rsidRPr="009276EB" w:rsidRDefault="00B46A03" w:rsidP="00EB2287">
      <w:pPr>
        <w:pStyle w:val="ListParagraph"/>
        <w:numPr>
          <w:ilvl w:val="0"/>
          <w:numId w:val="158"/>
        </w:numPr>
        <w:tabs>
          <w:tab w:val="clear" w:pos="403"/>
        </w:tabs>
        <w:spacing w:before="60" w:after="60" w:line="240" w:lineRule="auto"/>
        <w:jc w:val="left"/>
      </w:pPr>
      <w:r w:rsidRPr="009276EB">
        <w:t>there are floating elements in the sequence</w:t>
      </w:r>
    </w:p>
    <w:p w14:paraId="1351D1B5" w14:textId="77777777" w:rsidR="00B46A03" w:rsidRPr="009276EB" w:rsidRDefault="00B46A03" w:rsidP="00EB2287">
      <w:pPr>
        <w:pStyle w:val="ListParagraph"/>
        <w:numPr>
          <w:ilvl w:val="0"/>
          <w:numId w:val="158"/>
        </w:numPr>
        <w:tabs>
          <w:tab w:val="clear" w:pos="403"/>
        </w:tabs>
        <w:spacing w:before="60" w:after="60" w:line="240" w:lineRule="auto"/>
        <w:jc w:val="left"/>
      </w:pPr>
      <w:r w:rsidRPr="009276EB">
        <w:t>the sequence has a non-zero dfdl:trailingSkip</w:t>
      </w:r>
    </w:p>
    <w:p w14:paraId="44E6BC1C" w14:textId="77777777" w:rsidR="00B46A03" w:rsidRDefault="00B46A03" w:rsidP="00B46A03">
      <w:r>
        <w:t>If the element is in a choice where dfdl:choiceLengthKind is 'implicit' then it is a Schema Definition Error if:</w:t>
      </w:r>
    </w:p>
    <w:p w14:paraId="62CB5037" w14:textId="77777777" w:rsidR="00B46A03" w:rsidRPr="009276EB" w:rsidRDefault="00B46A03" w:rsidP="00EB2287">
      <w:pPr>
        <w:pStyle w:val="ListParagraph"/>
        <w:numPr>
          <w:ilvl w:val="0"/>
          <w:numId w:val="159"/>
        </w:numPr>
        <w:tabs>
          <w:tab w:val="clear" w:pos="403"/>
        </w:tabs>
        <w:spacing w:before="60" w:after="60" w:line="240" w:lineRule="auto"/>
        <w:jc w:val="left"/>
      </w:pPr>
      <w:r w:rsidRPr="009276EB">
        <w:t>the choice has a terminator</w:t>
      </w:r>
    </w:p>
    <w:p w14:paraId="2CD14A37" w14:textId="77777777" w:rsidR="00B46A03" w:rsidRPr="009276EB" w:rsidRDefault="00B46A03" w:rsidP="00EB2287">
      <w:pPr>
        <w:pStyle w:val="ListParagraph"/>
        <w:numPr>
          <w:ilvl w:val="0"/>
          <w:numId w:val="159"/>
        </w:numPr>
        <w:tabs>
          <w:tab w:val="clear" w:pos="403"/>
        </w:tabs>
        <w:spacing w:before="60" w:after="60" w:line="240" w:lineRule="auto"/>
        <w:jc w:val="left"/>
      </w:pPr>
      <w:r w:rsidRPr="009276EB">
        <w:t>the choice has a non-zero dfdl:trailingSkip</w:t>
      </w:r>
    </w:p>
    <w:p w14:paraId="7418D999" w14:textId="77777777" w:rsidR="00B46A03" w:rsidRDefault="00B46A03" w:rsidP="00B46A03">
      <w:pPr>
        <w:rPr>
          <w:color w:val="000000"/>
        </w:rPr>
      </w:pPr>
      <w:r>
        <w:rPr>
          <w:color w:val="000000"/>
        </w:rPr>
        <w:t>A simple element must have one of:</w:t>
      </w:r>
    </w:p>
    <w:p w14:paraId="7860B691" w14:textId="77777777" w:rsidR="00B46A03" w:rsidRPr="00316930" w:rsidRDefault="00B46A03" w:rsidP="00EB2287">
      <w:pPr>
        <w:pStyle w:val="ListParagraph"/>
        <w:numPr>
          <w:ilvl w:val="0"/>
          <w:numId w:val="160"/>
        </w:numPr>
        <w:tabs>
          <w:tab w:val="clear" w:pos="403"/>
        </w:tabs>
        <w:spacing w:before="60" w:after="60" w:line="240" w:lineRule="auto"/>
        <w:jc w:val="left"/>
      </w:pPr>
      <w:r w:rsidRPr="00316930">
        <w:t>type xs:string</w:t>
      </w:r>
    </w:p>
    <w:p w14:paraId="3148DFC6" w14:textId="77777777" w:rsidR="00B46A03" w:rsidRPr="00316930" w:rsidRDefault="00B46A03" w:rsidP="00EB2287">
      <w:pPr>
        <w:pStyle w:val="ListParagraph"/>
        <w:numPr>
          <w:ilvl w:val="0"/>
          <w:numId w:val="160"/>
        </w:numPr>
        <w:tabs>
          <w:tab w:val="clear" w:pos="403"/>
        </w:tabs>
        <w:spacing w:before="60" w:after="60" w:line="240" w:lineRule="auto"/>
        <w:jc w:val="left"/>
      </w:pPr>
      <w:r w:rsidRPr="00316930">
        <w:t>dfdl:representation 'text'</w:t>
      </w:r>
    </w:p>
    <w:p w14:paraId="53BD7596" w14:textId="77777777" w:rsidR="00B46A03" w:rsidRPr="00316930" w:rsidRDefault="00B46A03" w:rsidP="00EB2287">
      <w:pPr>
        <w:pStyle w:val="ListParagraph"/>
        <w:numPr>
          <w:ilvl w:val="0"/>
          <w:numId w:val="160"/>
        </w:numPr>
        <w:tabs>
          <w:tab w:val="clear" w:pos="403"/>
        </w:tabs>
        <w:spacing w:before="60" w:after="60" w:line="240" w:lineRule="auto"/>
        <w:jc w:val="left"/>
      </w:pPr>
      <w:r w:rsidRPr="00316930">
        <w:t>type xs:hexBinary</w:t>
      </w:r>
    </w:p>
    <w:p w14:paraId="2654E059" w14:textId="77777777" w:rsidR="00B46A03" w:rsidRPr="00316930" w:rsidRDefault="00B46A03" w:rsidP="00EB2287">
      <w:pPr>
        <w:pStyle w:val="ListParagraph"/>
        <w:numPr>
          <w:ilvl w:val="0"/>
          <w:numId w:val="160"/>
        </w:numPr>
        <w:tabs>
          <w:tab w:val="clear" w:pos="403"/>
        </w:tabs>
        <w:spacing w:before="60" w:after="60" w:line="240" w:lineRule="auto"/>
        <w:jc w:val="left"/>
      </w:pPr>
      <w:r w:rsidRPr="00316930">
        <w:t xml:space="preserve">dfdl:representation 'binary' and a packed decimal representation </w:t>
      </w:r>
    </w:p>
    <w:p w14:paraId="212F7C8B" w14:textId="77777777" w:rsidR="00B46A03" w:rsidRDefault="00B46A03" w:rsidP="00B46A03">
      <w:pPr>
        <w:rPr>
          <w:color w:val="000000"/>
        </w:rPr>
      </w:pPr>
      <w:r>
        <w:rPr>
          <w:color w:val="000000"/>
        </w:rPr>
        <w:t>A complex element can have dfdl:lengthKind 'endOfParent'. If so then its last child element can be any dfdl:lengthKind including 'endOfParent'.</w:t>
      </w:r>
    </w:p>
    <w:p w14:paraId="35C99B8A" w14:textId="77777777" w:rsidR="00B46A03" w:rsidRDefault="00B46A03" w:rsidP="00B46A03">
      <w:r>
        <w:t>The dfdl:lengthKind 'endOfParent' can also be used on the document root to allow the last element to consume the data up to the end of the data stream.</w:t>
      </w:r>
    </w:p>
    <w:p w14:paraId="1260DC12" w14:textId="77777777" w:rsidR="00B46A03" w:rsidRDefault="00B46A03" w:rsidP="00B46A03">
      <w:pPr>
        <w:rPr>
          <w:rFonts w:cs="Arial"/>
        </w:rPr>
      </w:pPr>
      <w:r>
        <w:rPr>
          <w:rFonts w:cs="Arial"/>
        </w:rPr>
        <w:t>The use of dfdl:lengthKind ‘endOfParent’ is distinct from the situation where the length of the last element in the parent is known but is not sufficient to fill the parent. In the latter case the remaining data are ignored on parsing and filled with dfdl:fillByte on unparsing.</w:t>
      </w:r>
    </w:p>
    <w:p w14:paraId="28E75756" w14:textId="77777777" w:rsidR="00B46A03" w:rsidRDefault="00B46A03" w:rsidP="00B46A03">
      <w:pPr>
        <w:rPr>
          <w:color w:val="000000"/>
        </w:rPr>
      </w:pPr>
      <w:r>
        <w:rPr>
          <w:color w:val="000000"/>
        </w:rPr>
        <w:t>When parsing an element with dfdl:lengthKind ‘endOfParent’, delimiter scanning is turned off and in-scope terminating delimiters are not looked for within the element.</w:t>
      </w:r>
    </w:p>
    <w:p w14:paraId="4E0E4BF1" w14:textId="7E3A8761" w:rsidR="00B46A03" w:rsidRDefault="00B46A03" w:rsidP="00B46A03">
      <w:r>
        <w:rPr>
          <w:color w:val="000000"/>
        </w:rPr>
        <w:t xml:space="preserve">When unparsing an element with dfdl:lengthKind ‘endOfParent’, if the parent is a complex element with dfdl:lengthKind 'explicit' where dfdl:length is not an expression, or a choice with dfdl:choiceLengthKind 'explicit', then the element with dfdl:lengthKind 'endOfParent' is padded or filled in the usual manner to the </w:t>
      </w:r>
      <w:r>
        <w:rPr>
          <w:color w:val="000000"/>
        </w:rPr>
        <w:lastRenderedPageBreak/>
        <w:t xml:space="preserve">required length, by completing the </w:t>
      </w:r>
      <w:r>
        <w:rPr>
          <w:b/>
          <w:i/>
          <w:color w:val="000000"/>
        </w:rPr>
        <w:t>LeftPadding</w:t>
      </w:r>
      <w:r>
        <w:rPr>
          <w:color w:val="000000"/>
        </w:rPr>
        <w:t xml:space="preserve">, </w:t>
      </w:r>
      <w:r>
        <w:rPr>
          <w:b/>
          <w:bCs/>
          <w:i/>
          <w:iCs/>
          <w:color w:val="000000"/>
        </w:rPr>
        <w:t>RightPad</w:t>
      </w:r>
      <w:r>
        <w:rPr>
          <w:color w:val="000000"/>
        </w:rPr>
        <w:t xml:space="preserve">, </w:t>
      </w:r>
      <w:r>
        <w:rPr>
          <w:b/>
          <w:bCs/>
          <w:i/>
          <w:iCs/>
          <w:color w:val="000000"/>
        </w:rPr>
        <w:t>RightFill</w:t>
      </w:r>
      <w:r>
        <w:t xml:space="preserve">, </w:t>
      </w:r>
      <w:r>
        <w:rPr>
          <w:b/>
          <w:i/>
          <w:color w:val="000000"/>
        </w:rPr>
        <w:t>ElementUnused</w:t>
      </w:r>
      <w:r>
        <w:t xml:space="preserve">, or </w:t>
      </w:r>
      <w:r>
        <w:rPr>
          <w:b/>
          <w:i/>
          <w:color w:val="000000"/>
        </w:rPr>
        <w:t>ChoiceUnused</w:t>
      </w:r>
      <w:r>
        <w:t xml:space="preserve"> </w:t>
      </w:r>
      <w:r>
        <w:rPr>
          <w:color w:val="000000"/>
        </w:rPr>
        <w:t>regions of the data syntax grammar (</w:t>
      </w:r>
      <w:r>
        <w:rPr>
          <w:rFonts w:cs="Arial"/>
        </w:rPr>
        <w:t xml:space="preserve">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rPr>
          <w:color w:val="000000"/>
        </w:rPr>
        <w:t>) as appropriate.</w:t>
      </w:r>
      <w:bookmarkStart w:id="4675" w:name="_Toc322911640"/>
      <w:bookmarkStart w:id="4676" w:name="_Toc322912179"/>
      <w:bookmarkEnd w:id="4675"/>
      <w:bookmarkEnd w:id="4676"/>
    </w:p>
    <w:p w14:paraId="1584444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677" w:name="_Toc322911641"/>
      <w:bookmarkStart w:id="4678" w:name="_Toc322912180"/>
      <w:bookmarkStart w:id="4679" w:name="_Toc322911642"/>
      <w:bookmarkStart w:id="4680" w:name="_Toc322912181"/>
      <w:bookmarkStart w:id="4681" w:name="_Toc329093030"/>
      <w:bookmarkStart w:id="4682" w:name="_Toc332701543"/>
      <w:bookmarkStart w:id="4683" w:name="_Toc322911643"/>
      <w:bookmarkStart w:id="4684" w:name="_Toc322912182"/>
      <w:bookmarkStart w:id="4685" w:name="_Toc329093031"/>
      <w:bookmarkStart w:id="4686" w:name="_Toc332701544"/>
      <w:bookmarkStart w:id="4687" w:name="_Ref251932750"/>
      <w:bookmarkStart w:id="4688" w:name="_Toc349042742"/>
      <w:bookmarkStart w:id="4689" w:name="_Toc62570157"/>
      <w:bookmarkStart w:id="4690" w:name="_Toc210216879"/>
      <w:bookmarkStart w:id="4691" w:name="_Toc219441011"/>
      <w:bookmarkEnd w:id="4677"/>
      <w:bookmarkEnd w:id="4678"/>
      <w:bookmarkEnd w:id="4679"/>
      <w:bookmarkEnd w:id="4680"/>
      <w:bookmarkEnd w:id="4681"/>
      <w:bookmarkEnd w:id="4682"/>
      <w:bookmarkEnd w:id="4683"/>
      <w:bookmarkEnd w:id="4684"/>
      <w:bookmarkEnd w:id="4685"/>
      <w:bookmarkEnd w:id="4686"/>
      <w:r>
        <w:rPr>
          <w:rFonts w:eastAsia="Times New Roman"/>
        </w:rPr>
        <w:t>Elements of Specified Length</w:t>
      </w:r>
      <w:bookmarkEnd w:id="4687"/>
      <w:bookmarkEnd w:id="4688"/>
      <w:bookmarkEnd w:id="4689"/>
      <w:bookmarkEnd w:id="4690"/>
      <w:bookmarkEnd w:id="4691"/>
    </w:p>
    <w:p w14:paraId="0E3B3414" w14:textId="15754067" w:rsidR="00B46A03" w:rsidRDefault="00B46A03" w:rsidP="00B46A03">
      <w:r>
        <w:t xml:space="preserve">An element has a specified length when dfdl:lengthKind is 'explicit', 'implicit' (simple type only)  or 'prefixed'. The units that the length represents are specified by the dfdl:lengthUnits property except where noted in Section </w:t>
      </w:r>
      <w:r w:rsidRPr="00065302">
        <w:rPr>
          <w:rStyle w:val="Hyperlink"/>
        </w:rPr>
        <w:fldChar w:fldCharType="begin"/>
      </w:r>
      <w:r w:rsidRPr="00065302">
        <w:rPr>
          <w:rStyle w:val="Hyperlink"/>
        </w:rPr>
        <w:instrText xml:space="preserve"> REF _Ref384893986 \r \h </w:instrText>
      </w:r>
      <w:r w:rsidRPr="00065302">
        <w:rPr>
          <w:rStyle w:val="Hyperlink"/>
        </w:rPr>
      </w:r>
      <w:r w:rsidRPr="00065302">
        <w:rPr>
          <w:rStyle w:val="Hyperlink"/>
        </w:rPr>
        <w:fldChar w:fldCharType="separate"/>
      </w:r>
      <w:r w:rsidR="009D1493">
        <w:rPr>
          <w:rStyle w:val="Hyperlink"/>
        </w:rPr>
        <w:t>12.3.3</w:t>
      </w:r>
      <w:r w:rsidRPr="00065302">
        <w:rPr>
          <w:rStyle w:val="Hyperlink"/>
        </w:rPr>
        <w:fldChar w:fldCharType="end"/>
      </w:r>
      <w:r>
        <w:t xml:space="preserve">. </w:t>
      </w:r>
    </w:p>
    <w:p w14:paraId="10499B2A" w14:textId="77777777" w:rsidR="00B46A03" w:rsidRDefault="00B46A03" w:rsidP="00B46A03">
      <w:pPr>
        <w:rPr>
          <w:rFonts w:cs="Arial"/>
          <w:lang w:eastAsia="ja-JP" w:bidi="he-IL"/>
        </w:rPr>
      </w:pPr>
      <w:r>
        <w:t xml:space="preserve">Using specified length, it is possible for an element to have content length longer than needed to represent just the data value. For example, a simple text element may be padded in the </w:t>
      </w:r>
      <w:r>
        <w:rPr>
          <w:rFonts w:cs="Arial"/>
          <w:b/>
          <w:bCs/>
          <w:i/>
          <w:iCs/>
          <w:lang w:eastAsia="ja-JP" w:bidi="he-IL"/>
        </w:rPr>
        <w:t xml:space="preserve">RightPadding </w:t>
      </w:r>
      <w:r>
        <w:rPr>
          <w:rFonts w:cs="Arial"/>
          <w:bCs/>
          <w:iCs/>
          <w:lang w:eastAsia="ja-JP" w:bidi="he-IL"/>
        </w:rPr>
        <w:t>region</w:t>
      </w:r>
      <w:r>
        <w:rPr>
          <w:rFonts w:cs="Arial"/>
          <w:lang w:eastAsia="ja-JP" w:bidi="he-IL"/>
        </w:rPr>
        <w:t xml:space="preserve"> if the data is not long enough.</w:t>
      </w:r>
    </w:p>
    <w:p w14:paraId="72D26110" w14:textId="77777777" w:rsidR="00B46A03" w:rsidRDefault="00B46A03" w:rsidP="00B46A03">
      <w:pPr>
        <w:autoSpaceDE w:val="0"/>
        <w:rPr>
          <w:rFonts w:cs="Arial"/>
        </w:rPr>
      </w:pPr>
      <w:r>
        <w:t xml:space="preserve">When an element has specified length but appears inside a complex type element having delimited length kind, </w:t>
      </w:r>
      <w:r>
        <w:rPr>
          <w:rFonts w:cs="Arial"/>
        </w:rPr>
        <w:t>delimiter</w:t>
      </w:r>
      <w:r>
        <w:rPr>
          <w:rFonts w:eastAsia="Arial" w:cs="Arial"/>
        </w:rPr>
        <w:t xml:space="preserve"> </w:t>
      </w:r>
      <w:r>
        <w:rPr>
          <w:rFonts w:cs="Arial"/>
        </w:rPr>
        <w:t>scanning</w:t>
      </w:r>
      <w:r>
        <w:rPr>
          <w:rFonts w:eastAsia="Arial" w:cs="Arial"/>
        </w:rPr>
        <w:t xml:space="preserve"> </w:t>
      </w:r>
      <w:r>
        <w:rPr>
          <w:rFonts w:cs="Arial"/>
        </w:rPr>
        <w:t>is</w:t>
      </w:r>
      <w:r>
        <w:rPr>
          <w:rFonts w:eastAsia="Arial" w:cs="Arial"/>
        </w:rPr>
        <w:t xml:space="preserve"> </w:t>
      </w:r>
      <w:r>
        <w:rPr>
          <w:rFonts w:cs="Arial"/>
        </w:rPr>
        <w:t>turned</w:t>
      </w:r>
      <w:r>
        <w:rPr>
          <w:rFonts w:eastAsia="Arial" w:cs="Arial"/>
        </w:rPr>
        <w:t xml:space="preserve"> </w:t>
      </w:r>
      <w:r>
        <w:rPr>
          <w:rFonts w:cs="Arial"/>
        </w:rPr>
        <w:t>off</w:t>
      </w:r>
      <w:r>
        <w:rPr>
          <w:rFonts w:eastAsia="Arial" w:cs="Arial"/>
        </w:rPr>
        <w:t xml:space="preserve"> </w:t>
      </w:r>
      <w:r>
        <w:rPr>
          <w:rFonts w:cs="Arial"/>
        </w:rPr>
        <w:t>and</w:t>
      </w:r>
      <w:r>
        <w:rPr>
          <w:rFonts w:eastAsia="Arial" w:cs="Arial"/>
        </w:rPr>
        <w:t xml:space="preserve"> </w:t>
      </w:r>
      <w:r>
        <w:rPr>
          <w:rFonts w:cs="Arial"/>
        </w:rPr>
        <w:t>in-scope</w:t>
      </w:r>
      <w:r>
        <w:rPr>
          <w:rFonts w:eastAsia="Arial" w:cs="Arial"/>
        </w:rPr>
        <w:t xml:space="preserve"> </w:t>
      </w:r>
      <w:r>
        <w:rPr>
          <w:rFonts w:cs="Arial"/>
        </w:rPr>
        <w:t>delimiters</w:t>
      </w:r>
      <w:r>
        <w:rPr>
          <w:rFonts w:eastAsia="Arial" w:cs="Arial"/>
        </w:rPr>
        <w:t xml:space="preserve"> </w:t>
      </w:r>
      <w:r>
        <w:rPr>
          <w:rFonts w:cs="Arial"/>
        </w:rPr>
        <w:t>are</w:t>
      </w:r>
      <w:r>
        <w:rPr>
          <w:rFonts w:eastAsia="Arial" w:cs="Arial"/>
        </w:rPr>
        <w:t xml:space="preserve"> </w:t>
      </w:r>
      <w:r>
        <w:rPr>
          <w:rFonts w:cs="Arial"/>
        </w:rPr>
        <w:t>not</w:t>
      </w:r>
      <w:r>
        <w:rPr>
          <w:rFonts w:eastAsia="Arial" w:cs="Arial"/>
        </w:rPr>
        <w:t xml:space="preserve"> </w:t>
      </w:r>
      <w:r>
        <w:rPr>
          <w:rFonts w:cs="Arial"/>
        </w:rPr>
        <w:t>looked</w:t>
      </w:r>
      <w:r>
        <w:rPr>
          <w:rFonts w:eastAsia="Arial" w:cs="Arial"/>
        </w:rPr>
        <w:t xml:space="preserve"> </w:t>
      </w:r>
      <w:r>
        <w:rPr>
          <w:rFonts w:cs="Arial"/>
        </w:rPr>
        <w:t>for</w:t>
      </w:r>
      <w:r>
        <w:rPr>
          <w:rFonts w:eastAsia="Arial" w:cs="Arial"/>
        </w:rPr>
        <w:t xml:space="preserve"> </w:t>
      </w:r>
      <w:r>
        <w:rPr>
          <w:rFonts w:cs="Arial"/>
        </w:rPr>
        <w:t>within</w:t>
      </w:r>
      <w:r>
        <w:rPr>
          <w:rFonts w:eastAsia="Arial" w:cs="Arial"/>
        </w:rPr>
        <w:t xml:space="preserve"> </w:t>
      </w:r>
      <w:r>
        <w:rPr>
          <w:rFonts w:cs="Arial"/>
        </w:rPr>
        <w:t>or</w:t>
      </w:r>
      <w:r>
        <w:rPr>
          <w:rFonts w:eastAsia="Arial" w:cs="Arial"/>
        </w:rPr>
        <w:t xml:space="preserve"> </w:t>
      </w:r>
      <w:r>
        <w:rPr>
          <w:rFonts w:cs="Arial"/>
        </w:rPr>
        <w:t>between</w:t>
      </w:r>
      <w:r>
        <w:rPr>
          <w:rFonts w:eastAsia="Arial" w:cs="Arial"/>
        </w:rPr>
        <w:t xml:space="preserve"> </w:t>
      </w:r>
      <w:r>
        <w:rPr>
          <w:rFonts w:cs="Arial"/>
        </w:rPr>
        <w:t>elements.</w:t>
      </w:r>
    </w:p>
    <w:p w14:paraId="0BE2959B" w14:textId="77777777" w:rsidR="00B46A03" w:rsidRDefault="00B46A03" w:rsidP="00B46A03">
      <w:r>
        <w:t xml:space="preserve">An element of specified length with dfdl:lengthKind 'implicit' or 'explicit' where dfdl:length is not an expression has a known length when unparsing.  </w:t>
      </w:r>
    </w:p>
    <w:p w14:paraId="0E921947" w14:textId="77777777" w:rsidR="00B46A03" w:rsidRDefault="00B46A03" w:rsidP="00B46A03">
      <w:r>
        <w:t xml:space="preserve">An element of specified length with dfdl:lengthKind 'prefixed' is considered to have a </w:t>
      </w:r>
      <w:r>
        <w:rPr>
          <w:rStyle w:val="Emphasis"/>
        </w:rPr>
        <w:t>variable</w:t>
      </w:r>
      <w:r>
        <w:t xml:space="preserve"> length when unparsing. Specifically, the processor automatically determines the value to store in the prefix, based on the length of the SimpleContent or ComplexContent regions, and the properties which modify the interpretation of the prefix length value, such as dfdl:prefixIncludesPrefixLength. </w:t>
      </w:r>
    </w:p>
    <w:p w14:paraId="15E07497" w14:textId="77777777" w:rsidR="00B46A03" w:rsidRDefault="00B46A03" w:rsidP="00B46A03">
      <w:r>
        <w:t xml:space="preserve">For dfdl:lengthKind 'explicit' (expression), whether parsing or unparsing the expression is evaluated to obtain the length. When unparsing the processor cannot automatically determine in what way the length information is to be stored as it comes from an expression that may access one or more elements and perform any calculation. Hence, normally the value of the element or elements involved in the length calculation would be computed using dfdl:outputValueCalc, using an expression that measures the length of the element by way of functions such as dfdl:contentLength or dfdl:valueLength. </w:t>
      </w:r>
    </w:p>
    <w:p w14:paraId="5EE57662" w14:textId="77777777" w:rsidR="00B46A03" w:rsidRDefault="00B46A03" w:rsidP="00B46A03">
      <w:r>
        <w:t>When parsing, if the data stream ends without enough data to parse an element, that is, N bits are needed based on the dfdl:length, but only M &lt; N bits are available, then it is a Processing Error. </w:t>
      </w:r>
    </w:p>
    <w:p w14:paraId="23FB69EA" w14:textId="0AFCF138" w:rsidR="00B46A03" w:rsidRDefault="00B46A03" w:rsidP="00B46A03">
      <w:r>
        <w:t xml:space="preserve">If dfdl:lengthUnits is 'characters' then the length (in bits) of the content region  (i.e., SimpleContent or ComplexContent defined in 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_Ref39164191 \h </w:instrText>
      </w:r>
      <w:r w:rsidRPr="00065302">
        <w:rPr>
          <w:rStyle w:val="Hyperlink"/>
        </w:rPr>
      </w:r>
      <w:r w:rsidRPr="00065302">
        <w:rPr>
          <w:rStyle w:val="Hyperlink"/>
        </w:rPr>
        <w:fldChar w:fldCharType="separate"/>
      </w:r>
      <w:r w:rsidR="009D1493">
        <w:t>DFDL Data Syntax Grammar</w:t>
      </w:r>
      <w:r w:rsidRPr="00065302">
        <w:rPr>
          <w:rStyle w:val="Hyperlink"/>
        </w:rPr>
        <w:fldChar w:fldCharType="end"/>
      </w:r>
      <w:r>
        <w:t>) depends on the encoding of the characters.</w:t>
      </w:r>
    </w:p>
    <w:p w14:paraId="7F1B0774" w14:textId="77777777" w:rsidR="00B46A03" w:rsidRDefault="00B46A03" w:rsidP="00EB2287">
      <w:pPr>
        <w:numPr>
          <w:ilvl w:val="0"/>
          <w:numId w:val="71"/>
        </w:numPr>
        <w:tabs>
          <w:tab w:val="clear" w:pos="403"/>
        </w:tabs>
        <w:spacing w:before="60" w:after="60" w:line="240" w:lineRule="auto"/>
        <w:jc w:val="left"/>
      </w:pPr>
      <w:r>
        <w:t xml:space="preserve">If the dfdl:encoding property specifies a fixed-width encoding then the content length is the character width (in bits) multiplied by the length. </w:t>
      </w:r>
    </w:p>
    <w:p w14:paraId="4AF9D7FD" w14:textId="77777777" w:rsidR="00B46A03" w:rsidRDefault="00B46A03" w:rsidP="00EB2287">
      <w:pPr>
        <w:numPr>
          <w:ilvl w:val="0"/>
          <w:numId w:val="71"/>
        </w:numPr>
        <w:tabs>
          <w:tab w:val="clear" w:pos="403"/>
        </w:tabs>
        <w:spacing w:before="60" w:after="60" w:line="240" w:lineRule="auto"/>
        <w:jc w:val="left"/>
      </w:pPr>
      <w:r>
        <w:t>If the dfdl:encoding property specifies a variable-width encoding then the length depends on the actual characters in the element's value. The characters MUST be decoded one by one, adding up their widths (in bits), while counting to the specified length value.</w:t>
      </w:r>
    </w:p>
    <w:p w14:paraId="6DDFDFA5" w14:textId="77777777" w:rsidR="00B46A03" w:rsidRDefault="00B46A03" w:rsidP="00B46A03">
      <w:r>
        <w:t xml:space="preserve">For a simple element, dfdl:lengthUnits 'characters' may only be used for textual elements, it is a Schema Definition Error otherwise. </w:t>
      </w:r>
    </w:p>
    <w:p w14:paraId="4093BBDF" w14:textId="77777777" w:rsidR="00B46A03" w:rsidRDefault="00B46A03" w:rsidP="00B46A03">
      <w:r>
        <w:t>Some DFDL implementations MAY support character set encodings where the characters are not a multiple of 8-bits wide. Encodings which are 5, 6, 7, and 9 bits wide are rare, but do exist, so the overall length of the content region may not be a multiple of 8-bits wide.</w:t>
      </w:r>
    </w:p>
    <w:p w14:paraId="7E9B2875"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Length of Simple Elements with </w:t>
      </w:r>
      <w:bookmarkEnd w:id="4670"/>
      <w:bookmarkEnd w:id="4671"/>
      <w:bookmarkEnd w:id="4672"/>
      <w:bookmarkEnd w:id="4673"/>
      <w:bookmarkEnd w:id="4674"/>
      <w:r>
        <w:rPr>
          <w:rFonts w:eastAsia="Times New Roman"/>
        </w:rPr>
        <w:t>Textual Representation</w:t>
      </w:r>
    </w:p>
    <w:p w14:paraId="216C1787" w14:textId="77777777" w:rsidR="00B46A03" w:rsidRDefault="00B46A03" w:rsidP="00B46A03">
      <w:r>
        <w:rPr>
          <w:rStyle w:val="Emphasis"/>
        </w:rPr>
        <w:t>Textual data</w:t>
      </w:r>
      <w:r>
        <w:t xml:space="preserve"> is defined to mean either data of type string or data where the dfdl:representation property is 'text'.</w:t>
      </w:r>
    </w:p>
    <w:p w14:paraId="4ACF55CE" w14:textId="77777777" w:rsidR="00B46A03" w:rsidRDefault="00B46A03" w:rsidP="00404546">
      <w:pPr>
        <w:pStyle w:val="nobreak"/>
      </w:pPr>
      <w:r>
        <w:t xml:space="preserve">For a textual element, the dfdl:lengthUnits property can be either 'bytes' or 'characters'. </w:t>
      </w:r>
    </w:p>
    <w:p w14:paraId="0F1BAFC8"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bookmarkStart w:id="4692" w:name="_Toc146530423"/>
      <w:bookmarkStart w:id="4693" w:name="_Toc177399091"/>
      <w:bookmarkStart w:id="4694" w:name="_Toc175057378"/>
      <w:bookmarkStart w:id="4695" w:name="_Toc199516314"/>
      <w:bookmarkStart w:id="4696" w:name="_Toc194983978"/>
      <w:r>
        <w:rPr>
          <w:rFonts w:eastAsia="Times New Roman"/>
        </w:rPr>
        <w:t>Text Length Specified in Bytes</w:t>
      </w:r>
      <w:bookmarkEnd w:id="4692"/>
      <w:bookmarkEnd w:id="4693"/>
      <w:bookmarkEnd w:id="4694"/>
      <w:bookmarkEnd w:id="4695"/>
      <w:bookmarkEnd w:id="4696"/>
    </w:p>
    <w:p w14:paraId="34334D5F" w14:textId="77777777" w:rsidR="00B46A03" w:rsidRDefault="00B46A03" w:rsidP="00B46A03">
      <w:r>
        <w:lastRenderedPageBreak/>
        <w:t>If a textual element has dfdl:lengthUnits of 'bytes', and the dfdl:encoding is not SBCS, then it is possible for a partial character encoding to appear after the code units of the characters. In this case, the following rules apply:</w:t>
      </w:r>
    </w:p>
    <w:p w14:paraId="2F2BF474" w14:textId="77777777" w:rsidR="00B46A03" w:rsidRDefault="00B46A03" w:rsidP="00EB2287">
      <w:pPr>
        <w:numPr>
          <w:ilvl w:val="0"/>
          <w:numId w:val="72"/>
        </w:numPr>
        <w:tabs>
          <w:tab w:val="clear" w:pos="403"/>
        </w:tabs>
        <w:spacing w:before="60" w:after="60" w:line="240" w:lineRule="auto"/>
        <w:jc w:val="left"/>
      </w:pPr>
      <w:r>
        <w:t xml:space="preserve">When parsing, as many characters as possible are extracted from the bytes of the simple content region. Any left-over bytes are skipped. (They are considered part of the grammar </w:t>
      </w:r>
      <w:r>
        <w:rPr>
          <w:b/>
          <w:i/>
        </w:rPr>
        <w:t>RightFill</w:t>
      </w:r>
      <w:r>
        <w:t xml:space="preserve"> region).</w:t>
      </w:r>
    </w:p>
    <w:p w14:paraId="444DCFCC" w14:textId="77777777" w:rsidR="00B46A03" w:rsidRDefault="00B46A03" w:rsidP="00EB2287">
      <w:pPr>
        <w:numPr>
          <w:ilvl w:val="0"/>
          <w:numId w:val="72"/>
        </w:numPr>
        <w:tabs>
          <w:tab w:val="clear" w:pos="403"/>
        </w:tabs>
        <w:spacing w:before="60" w:after="60" w:line="240" w:lineRule="auto"/>
        <w:jc w:val="left"/>
      </w:pPr>
      <w:r>
        <w:t xml:space="preserve">When unparsing, if the simple content region is larger than the encoded length of the element (as padded when dfdl:textPadKind is not 'none') then the remaining bytes, which are insufficient to hold another character code, are filled with dfdl:fillByte (Again, this is the grammar </w:t>
      </w:r>
      <w:r>
        <w:rPr>
          <w:b/>
          <w:i/>
        </w:rPr>
        <w:t>RightFill</w:t>
      </w:r>
      <w:r>
        <w:t xml:space="preserve"> region.)</w:t>
      </w:r>
    </w:p>
    <w:p w14:paraId="78298DC9" w14:textId="77777777" w:rsidR="00B46A03" w:rsidRDefault="00B46A03" w:rsidP="00B46A03">
      <w:r>
        <w:rPr>
          <w:lang w:eastAsia="en-GB"/>
        </w:rPr>
        <w:t>It is a Schema Definition Error if type is xs:string and dfdl:textPadKind is not 'none' and dfdl:lengthUnits is 'bytes' and dfdl:encoding is not an SBCS encoding and the XSD minLength facet is not zero. This prevents a scenario where validation against the XSD minLength facet is in characters, but padding would be performed in bytes</w:t>
      </w:r>
      <w:r>
        <w:rPr>
          <w:rFonts w:cs="Arial"/>
        </w:rPr>
        <w:t>.</w:t>
      </w:r>
    </w:p>
    <w:p w14:paraId="6D315F90"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bookmarkStart w:id="4697" w:name="_Ref384984844"/>
      <w:bookmarkStart w:id="4698" w:name="_Toc177399095"/>
      <w:bookmarkStart w:id="4699" w:name="_Toc175057382"/>
      <w:bookmarkStart w:id="4700" w:name="_Toc199516318"/>
      <w:bookmarkStart w:id="4701" w:name="_Toc194983982"/>
      <w:bookmarkStart w:id="4702" w:name="_Toc243112825"/>
      <w:bookmarkStart w:id="4703" w:name="_Ref254775272"/>
      <w:bookmarkStart w:id="4704" w:name="_Ref254775279"/>
      <w:r>
        <w:rPr>
          <w:rFonts w:eastAsia="Times New Roman" w:cs="Arial"/>
        </w:rPr>
        <w:t>Length of Simple Elements with Binary Representation</w:t>
      </w:r>
      <w:bookmarkEnd w:id="4697"/>
    </w:p>
    <w:p w14:paraId="1A2C07C8" w14:textId="0CCB3AAE" w:rsidR="00B46A03" w:rsidRDefault="00B46A03" w:rsidP="00404546">
      <w:pPr>
        <w:pStyle w:val="nobreak"/>
      </w:pPr>
      <w:r>
        <w:t xml:space="preserve">This section discusses the dfdl:lengthKind 'explicit' and 'prefixed' specified lengths for the different binary representations. When dfdl:lengthKind is 'implicit', see Section </w:t>
      </w:r>
      <w:r w:rsidRPr="00065302">
        <w:rPr>
          <w:rStyle w:val="Hyperlink"/>
          <w:rFonts w:eastAsia="MS Mincho"/>
        </w:rPr>
        <w:fldChar w:fldCharType="begin"/>
      </w:r>
      <w:r w:rsidRPr="00065302">
        <w:rPr>
          <w:rStyle w:val="Hyperlink"/>
          <w:rFonts w:eastAsia="MS Mincho"/>
        </w:rPr>
        <w:instrText xml:space="preserve"> REF _Ref364440440 \r \h  \* MERGEFORMAT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12.3.3</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_Ref364440413 \h  \* MERGEFORMAT </w:instrText>
      </w:r>
      <w:r w:rsidRPr="00065302">
        <w:rPr>
          <w:rStyle w:val="Hyperlink"/>
          <w:rFonts w:eastAsia="MS Mincho"/>
        </w:rPr>
      </w:r>
      <w:r w:rsidRPr="00065302">
        <w:rPr>
          <w:rStyle w:val="Hyperlink"/>
          <w:rFonts w:eastAsia="MS Mincho"/>
        </w:rPr>
        <w:fldChar w:fldCharType="separate"/>
      </w:r>
      <w:r w:rsidR="009D1493" w:rsidRPr="009D1493">
        <w:rPr>
          <w:rStyle w:val="Hyperlink"/>
          <w:rFonts w:eastAsia="MS Mincho"/>
        </w:rPr>
        <w:t>dfdl:lengthKind 'implicit'</w:t>
      </w:r>
      <w:r w:rsidRPr="00065302">
        <w:rPr>
          <w:rStyle w:val="Hyperlink"/>
          <w:rFonts w:eastAsia="MS Mincho"/>
        </w:rPr>
        <w:fldChar w:fldCharType="end"/>
      </w:r>
      <w:r>
        <w:t xml:space="preserve">. </w:t>
      </w:r>
    </w:p>
    <w:p w14:paraId="26334FDC" w14:textId="77777777" w:rsidR="00B46A03" w:rsidRDefault="00B46A03" w:rsidP="00B46A03">
      <w:pPr>
        <w:rPr>
          <w:rFonts w:cs="Arial"/>
        </w:rPr>
      </w:pPr>
      <w:r>
        <w:rPr>
          <w:rFonts w:cs="Arial"/>
        </w:rPr>
        <w:t xml:space="preserve">The dfdl:lengthUnits can be 'bytes' or 'bits' unless otherwise stated. It is Schema Definition Error if dfdl:lengthUnits is 'characters'. </w:t>
      </w:r>
    </w:p>
    <w:p w14:paraId="198B7A59" w14:textId="77777777" w:rsidR="00B46A03" w:rsidRDefault="00B46A03" w:rsidP="00B46A03">
      <w:r>
        <w:t>It is a Schema Definition Error if the specified dfdl:length for an element of dfdl:lengthKind 'explicit' is a string literal integer such that the length of the data exceeds the capacity of the simple type.</w:t>
      </w:r>
    </w:p>
    <w:p w14:paraId="16E1707E" w14:textId="77777777" w:rsidR="00B46A03" w:rsidRDefault="00B46A03" w:rsidP="00B46A03">
      <w:pPr>
        <w:rPr>
          <w:rFonts w:cs="Arial"/>
        </w:rPr>
      </w:pPr>
      <w:r>
        <w:rPr>
          <w:rFonts w:cs="Arial"/>
          <w:iCs/>
        </w:rPr>
        <w:t xml:space="preserve">It is a Processing Error if the specified length for an element of dfdl:lengthKind 'prefixed' or 'explicit' (with dfdl:length an expression) is an integer such that the length of the data exceeds </w:t>
      </w:r>
      <w:r>
        <w:rPr>
          <w:rFonts w:cs="Arial"/>
        </w:rPr>
        <w:t>the capacity of the simple type.</w:t>
      </w:r>
    </w:p>
    <w:p w14:paraId="61A5422D"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bookmarkStart w:id="4705" w:name="_Length_of_Base-2"/>
      <w:bookmarkStart w:id="4706" w:name="_Ref365048738"/>
      <w:bookmarkEnd w:id="4705"/>
      <w:r>
        <w:rPr>
          <w:rFonts w:eastAsia="Times New Roman"/>
        </w:rPr>
        <w:t>Length of Base-2 Binary Number Elements</w:t>
      </w:r>
      <w:bookmarkEnd w:id="4706"/>
    </w:p>
    <w:p w14:paraId="1BE89F3A" w14:textId="77777777" w:rsidR="00B46A03" w:rsidRDefault="00B46A03" w:rsidP="00B46A03">
      <w:pPr>
        <w:rPr>
          <w:rFonts w:cs="Arial"/>
        </w:rPr>
      </w:pPr>
      <w:r>
        <w:rPr>
          <w:rFonts w:cs="Arial"/>
        </w:rPr>
        <w:t xml:space="preserve">Non-floating point numbers with binary representation and dfdl:binaryNumberRep 'binary' are represented as a bit string which contains a base-2 representation. </w:t>
      </w:r>
    </w:p>
    <w:p w14:paraId="4631369B" w14:textId="77777777" w:rsidR="00B46A03" w:rsidRDefault="00B46A03" w:rsidP="00B46A03">
      <w:pPr>
        <w:rPr>
          <w:rFonts w:cs="Arial"/>
        </w:rPr>
      </w:pPr>
      <w:r>
        <w:rPr>
          <w:rFonts w:cs="Arial"/>
        </w:rPr>
        <w:t>The value of the specified length is constrained per the table below. The lengths are expressed in bits and are inclusive.</w:t>
      </w:r>
    </w:p>
    <w:tbl>
      <w:tblPr>
        <w:tblStyle w:val="Table"/>
        <w:tblW w:w="5000" w:type="pct"/>
        <w:tblInd w:w="0" w:type="dxa"/>
        <w:tblLook w:val="04A0" w:firstRow="1" w:lastRow="0" w:firstColumn="1" w:lastColumn="0" w:noHBand="0" w:noVBand="1"/>
      </w:tblPr>
      <w:tblGrid>
        <w:gridCol w:w="2404"/>
        <w:gridCol w:w="2797"/>
        <w:gridCol w:w="4993"/>
      </w:tblGrid>
      <w:tr w:rsidR="00B46A03" w14:paraId="4128052A"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6908BD89" w14:textId="77777777" w:rsidR="00B46A03" w:rsidRPr="00E276B6" w:rsidRDefault="00B46A03" w:rsidP="00986B7C">
            <w:pPr>
              <w:jc w:val="left"/>
              <w:rPr>
                <w:rFonts w:ascii="Cambria" w:hAnsi="Cambria" w:cs="Arial"/>
                <w:b w:val="0"/>
              </w:rPr>
            </w:pPr>
            <w:r w:rsidRPr="00E276B6">
              <w:rPr>
                <w:rFonts w:ascii="Cambria" w:hAnsi="Cambria" w:cs="Arial"/>
              </w:rPr>
              <w:t>Type</w:t>
            </w:r>
          </w:p>
        </w:tc>
        <w:tc>
          <w:tcPr>
            <w:tcW w:w="0" w:type="auto"/>
            <w:hideMark/>
          </w:tcPr>
          <w:p w14:paraId="0F5C19D3" w14:textId="77777777" w:rsidR="00B46A03" w:rsidRPr="00E276B6" w:rsidRDefault="00B46A03" w:rsidP="00986B7C">
            <w:pPr>
              <w:jc w:val="left"/>
              <w:rPr>
                <w:rFonts w:ascii="Cambria" w:hAnsi="Cambria" w:cs="Arial"/>
                <w:b w:val="0"/>
              </w:rPr>
            </w:pPr>
            <w:r w:rsidRPr="00E276B6">
              <w:rPr>
                <w:rFonts w:ascii="Cambria" w:hAnsi="Cambria" w:cs="Arial"/>
              </w:rPr>
              <w:t>Minimum value of length</w:t>
            </w:r>
          </w:p>
        </w:tc>
        <w:tc>
          <w:tcPr>
            <w:tcW w:w="0" w:type="auto"/>
            <w:hideMark/>
          </w:tcPr>
          <w:p w14:paraId="5B575A17" w14:textId="77777777" w:rsidR="00B46A03" w:rsidRPr="00E276B6" w:rsidRDefault="00B46A03" w:rsidP="00986B7C">
            <w:pPr>
              <w:jc w:val="left"/>
              <w:rPr>
                <w:rFonts w:ascii="Cambria" w:hAnsi="Cambria" w:cs="Arial"/>
                <w:b w:val="0"/>
              </w:rPr>
            </w:pPr>
            <w:r w:rsidRPr="00E276B6">
              <w:rPr>
                <w:rFonts w:ascii="Cambria" w:hAnsi="Cambria" w:cs="Arial"/>
              </w:rPr>
              <w:t xml:space="preserve">Maximum value of length </w:t>
            </w:r>
          </w:p>
        </w:tc>
      </w:tr>
      <w:tr w:rsidR="00B46A03" w14:paraId="60EF30D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75AE9CF" w14:textId="77777777" w:rsidR="00B46A03" w:rsidRPr="00E276B6" w:rsidRDefault="00B46A03" w:rsidP="00986B7C">
            <w:pPr>
              <w:jc w:val="left"/>
              <w:rPr>
                <w:rFonts w:ascii="Cambria" w:hAnsi="Cambria" w:cs="Arial"/>
              </w:rPr>
            </w:pPr>
            <w:r w:rsidRPr="00E276B6">
              <w:rPr>
                <w:rFonts w:ascii="Cambria" w:hAnsi="Cambria" w:cs="Arial"/>
              </w:rPr>
              <w:t>xs:byte</w:t>
            </w:r>
          </w:p>
        </w:tc>
        <w:tc>
          <w:tcPr>
            <w:tcW w:w="0" w:type="auto"/>
            <w:tcBorders>
              <w:top w:val="single" w:sz="4" w:space="0" w:color="auto"/>
              <w:left w:val="single" w:sz="4" w:space="0" w:color="auto"/>
              <w:bottom w:val="single" w:sz="4" w:space="0" w:color="auto"/>
              <w:right w:val="single" w:sz="4" w:space="0" w:color="auto"/>
            </w:tcBorders>
            <w:hideMark/>
          </w:tcPr>
          <w:p w14:paraId="35C883F7" w14:textId="77777777" w:rsidR="00B46A03" w:rsidRPr="00E276B6" w:rsidRDefault="00B46A03" w:rsidP="00986B7C">
            <w:pPr>
              <w:jc w:val="left"/>
              <w:rPr>
                <w:rFonts w:ascii="Cambria" w:hAnsi="Cambria" w:cs="Arial"/>
              </w:rPr>
            </w:pPr>
            <w:r w:rsidRPr="00E276B6">
              <w:rPr>
                <w:rFonts w:ascii="Cambria" w:hAnsi="Cambria" w:cs="Arial"/>
              </w:rPr>
              <w:t>2</w:t>
            </w:r>
          </w:p>
        </w:tc>
        <w:tc>
          <w:tcPr>
            <w:tcW w:w="0" w:type="auto"/>
            <w:tcBorders>
              <w:top w:val="single" w:sz="4" w:space="0" w:color="auto"/>
              <w:left w:val="single" w:sz="4" w:space="0" w:color="auto"/>
              <w:bottom w:val="single" w:sz="4" w:space="0" w:color="auto"/>
              <w:right w:val="single" w:sz="4" w:space="0" w:color="auto"/>
            </w:tcBorders>
            <w:hideMark/>
          </w:tcPr>
          <w:p w14:paraId="687B656F" w14:textId="77777777" w:rsidR="00B46A03" w:rsidRPr="00E276B6" w:rsidRDefault="00B46A03" w:rsidP="00986B7C">
            <w:pPr>
              <w:jc w:val="left"/>
              <w:rPr>
                <w:rFonts w:ascii="Cambria" w:hAnsi="Cambria" w:cs="Arial"/>
              </w:rPr>
            </w:pPr>
            <w:r w:rsidRPr="00E276B6">
              <w:rPr>
                <w:rFonts w:ascii="Cambria" w:hAnsi="Cambria" w:cs="Arial"/>
              </w:rPr>
              <w:t>8</w:t>
            </w:r>
          </w:p>
        </w:tc>
      </w:tr>
      <w:tr w:rsidR="00B46A03" w14:paraId="6DCD4D1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3314F98" w14:textId="77777777" w:rsidR="00B46A03" w:rsidRPr="00E276B6" w:rsidRDefault="00B46A03" w:rsidP="00986B7C">
            <w:pPr>
              <w:jc w:val="left"/>
              <w:rPr>
                <w:rFonts w:ascii="Cambria" w:hAnsi="Cambria" w:cs="Arial"/>
              </w:rPr>
            </w:pPr>
            <w:r w:rsidRPr="00E276B6">
              <w:rPr>
                <w:rFonts w:ascii="Cambria" w:hAnsi="Cambria" w:cs="Arial"/>
              </w:rPr>
              <w:t>xs:short</w:t>
            </w:r>
          </w:p>
        </w:tc>
        <w:tc>
          <w:tcPr>
            <w:tcW w:w="0" w:type="auto"/>
            <w:tcBorders>
              <w:top w:val="single" w:sz="4" w:space="0" w:color="auto"/>
              <w:left w:val="single" w:sz="4" w:space="0" w:color="auto"/>
              <w:bottom w:val="single" w:sz="4" w:space="0" w:color="auto"/>
              <w:right w:val="single" w:sz="4" w:space="0" w:color="auto"/>
            </w:tcBorders>
            <w:hideMark/>
          </w:tcPr>
          <w:p w14:paraId="25C7497F" w14:textId="77777777" w:rsidR="00B46A03" w:rsidRPr="00E276B6" w:rsidRDefault="00B46A03" w:rsidP="00986B7C">
            <w:pPr>
              <w:jc w:val="left"/>
              <w:rPr>
                <w:rFonts w:ascii="Cambria" w:hAnsi="Cambria" w:cs="Arial"/>
              </w:rPr>
            </w:pPr>
            <w:r w:rsidRPr="00E276B6">
              <w:rPr>
                <w:rFonts w:ascii="Cambria" w:hAnsi="Cambria" w:cs="Arial"/>
              </w:rPr>
              <w:t>2</w:t>
            </w:r>
          </w:p>
        </w:tc>
        <w:tc>
          <w:tcPr>
            <w:tcW w:w="0" w:type="auto"/>
            <w:tcBorders>
              <w:top w:val="single" w:sz="4" w:space="0" w:color="auto"/>
              <w:left w:val="single" w:sz="4" w:space="0" w:color="auto"/>
              <w:bottom w:val="single" w:sz="4" w:space="0" w:color="auto"/>
              <w:right w:val="single" w:sz="4" w:space="0" w:color="auto"/>
            </w:tcBorders>
            <w:hideMark/>
          </w:tcPr>
          <w:p w14:paraId="695B475B" w14:textId="77777777" w:rsidR="00B46A03" w:rsidRPr="00E276B6" w:rsidRDefault="00B46A03" w:rsidP="00986B7C">
            <w:pPr>
              <w:jc w:val="left"/>
              <w:rPr>
                <w:rFonts w:ascii="Cambria" w:hAnsi="Cambria" w:cs="Arial"/>
              </w:rPr>
            </w:pPr>
            <w:r w:rsidRPr="00E276B6">
              <w:rPr>
                <w:rFonts w:ascii="Cambria" w:hAnsi="Cambria" w:cs="Arial"/>
              </w:rPr>
              <w:t>16</w:t>
            </w:r>
          </w:p>
        </w:tc>
      </w:tr>
      <w:tr w:rsidR="00B46A03" w14:paraId="143CE1C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8126B4D" w14:textId="77777777" w:rsidR="00B46A03" w:rsidRPr="00E276B6" w:rsidRDefault="00B46A03" w:rsidP="00986B7C">
            <w:pPr>
              <w:jc w:val="left"/>
              <w:rPr>
                <w:rFonts w:ascii="Cambria" w:hAnsi="Cambria" w:cs="Arial"/>
              </w:rPr>
            </w:pPr>
            <w:r w:rsidRPr="00E276B6">
              <w:rPr>
                <w:rFonts w:ascii="Cambria" w:hAnsi="Cambria" w:cs="Arial"/>
              </w:rPr>
              <w:t>xs:int</w:t>
            </w:r>
          </w:p>
        </w:tc>
        <w:tc>
          <w:tcPr>
            <w:tcW w:w="0" w:type="auto"/>
            <w:tcBorders>
              <w:top w:val="single" w:sz="4" w:space="0" w:color="auto"/>
              <w:left w:val="single" w:sz="4" w:space="0" w:color="auto"/>
              <w:bottom w:val="single" w:sz="4" w:space="0" w:color="auto"/>
              <w:right w:val="single" w:sz="4" w:space="0" w:color="auto"/>
            </w:tcBorders>
            <w:hideMark/>
          </w:tcPr>
          <w:p w14:paraId="75AB58FD" w14:textId="77777777" w:rsidR="00B46A03" w:rsidRPr="00E276B6" w:rsidRDefault="00B46A03" w:rsidP="00986B7C">
            <w:pPr>
              <w:jc w:val="left"/>
              <w:rPr>
                <w:rFonts w:ascii="Cambria" w:hAnsi="Cambria" w:cs="Arial"/>
              </w:rPr>
            </w:pPr>
            <w:r w:rsidRPr="00E276B6">
              <w:rPr>
                <w:rFonts w:ascii="Cambria" w:hAnsi="Cambria" w:cs="Arial"/>
              </w:rPr>
              <w:t>2</w:t>
            </w:r>
          </w:p>
        </w:tc>
        <w:tc>
          <w:tcPr>
            <w:tcW w:w="0" w:type="auto"/>
            <w:tcBorders>
              <w:top w:val="single" w:sz="4" w:space="0" w:color="auto"/>
              <w:left w:val="single" w:sz="4" w:space="0" w:color="auto"/>
              <w:bottom w:val="single" w:sz="4" w:space="0" w:color="auto"/>
              <w:right w:val="single" w:sz="4" w:space="0" w:color="auto"/>
            </w:tcBorders>
            <w:hideMark/>
          </w:tcPr>
          <w:p w14:paraId="4981D107" w14:textId="77777777" w:rsidR="00B46A03" w:rsidRPr="00E276B6" w:rsidRDefault="00B46A03" w:rsidP="00986B7C">
            <w:pPr>
              <w:jc w:val="left"/>
              <w:rPr>
                <w:rFonts w:ascii="Cambria" w:hAnsi="Cambria" w:cs="Arial"/>
              </w:rPr>
            </w:pPr>
            <w:r w:rsidRPr="00E276B6">
              <w:rPr>
                <w:rFonts w:ascii="Cambria" w:hAnsi="Cambria" w:cs="Arial"/>
              </w:rPr>
              <w:t>32</w:t>
            </w:r>
          </w:p>
        </w:tc>
      </w:tr>
      <w:tr w:rsidR="00B46A03" w14:paraId="64EDB67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EAE0F70" w14:textId="77777777" w:rsidR="00B46A03" w:rsidRPr="00E276B6" w:rsidRDefault="00B46A03" w:rsidP="00986B7C">
            <w:pPr>
              <w:jc w:val="left"/>
              <w:rPr>
                <w:rFonts w:ascii="Cambria" w:hAnsi="Cambria" w:cs="Arial"/>
              </w:rPr>
            </w:pPr>
            <w:r w:rsidRPr="00E276B6">
              <w:rPr>
                <w:rFonts w:ascii="Cambria" w:hAnsi="Cambria" w:cs="Arial"/>
              </w:rPr>
              <w:t>xs:long</w:t>
            </w:r>
          </w:p>
        </w:tc>
        <w:tc>
          <w:tcPr>
            <w:tcW w:w="0" w:type="auto"/>
            <w:tcBorders>
              <w:top w:val="single" w:sz="4" w:space="0" w:color="auto"/>
              <w:left w:val="single" w:sz="4" w:space="0" w:color="auto"/>
              <w:bottom w:val="single" w:sz="4" w:space="0" w:color="auto"/>
              <w:right w:val="single" w:sz="4" w:space="0" w:color="auto"/>
            </w:tcBorders>
            <w:hideMark/>
          </w:tcPr>
          <w:p w14:paraId="769349D3" w14:textId="77777777" w:rsidR="00B46A03" w:rsidRPr="00E276B6" w:rsidRDefault="00B46A03" w:rsidP="00986B7C">
            <w:pPr>
              <w:jc w:val="left"/>
              <w:rPr>
                <w:rFonts w:ascii="Cambria" w:hAnsi="Cambria" w:cs="Arial"/>
              </w:rPr>
            </w:pPr>
            <w:r w:rsidRPr="00E276B6">
              <w:rPr>
                <w:rFonts w:ascii="Cambria" w:hAnsi="Cambria" w:cs="Arial"/>
              </w:rPr>
              <w:t>2</w:t>
            </w:r>
          </w:p>
        </w:tc>
        <w:tc>
          <w:tcPr>
            <w:tcW w:w="0" w:type="auto"/>
            <w:tcBorders>
              <w:top w:val="single" w:sz="4" w:space="0" w:color="auto"/>
              <w:left w:val="single" w:sz="4" w:space="0" w:color="auto"/>
              <w:bottom w:val="single" w:sz="4" w:space="0" w:color="auto"/>
              <w:right w:val="single" w:sz="4" w:space="0" w:color="auto"/>
            </w:tcBorders>
            <w:hideMark/>
          </w:tcPr>
          <w:p w14:paraId="0B841386" w14:textId="77777777" w:rsidR="00B46A03" w:rsidRPr="00E276B6" w:rsidRDefault="00B46A03" w:rsidP="00986B7C">
            <w:pPr>
              <w:jc w:val="left"/>
              <w:rPr>
                <w:rFonts w:ascii="Cambria" w:hAnsi="Cambria" w:cs="Arial"/>
              </w:rPr>
            </w:pPr>
            <w:r w:rsidRPr="00E276B6">
              <w:rPr>
                <w:rFonts w:ascii="Cambria" w:hAnsi="Cambria" w:cs="Arial"/>
              </w:rPr>
              <w:t>64</w:t>
            </w:r>
          </w:p>
        </w:tc>
      </w:tr>
      <w:tr w:rsidR="00B46A03" w14:paraId="6A6BD88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E7F1688" w14:textId="77777777" w:rsidR="00B46A03" w:rsidRPr="00E276B6" w:rsidRDefault="00B46A03" w:rsidP="00986B7C">
            <w:pPr>
              <w:jc w:val="left"/>
              <w:rPr>
                <w:rFonts w:ascii="Cambria" w:hAnsi="Cambria" w:cs="Arial"/>
              </w:rPr>
            </w:pPr>
            <w:r w:rsidRPr="00E276B6">
              <w:rPr>
                <w:rFonts w:ascii="Cambria" w:hAnsi="Cambria" w:cs="Arial"/>
              </w:rPr>
              <w:t>xs:unsignedByte</w:t>
            </w:r>
          </w:p>
        </w:tc>
        <w:tc>
          <w:tcPr>
            <w:tcW w:w="0" w:type="auto"/>
            <w:tcBorders>
              <w:top w:val="single" w:sz="4" w:space="0" w:color="auto"/>
              <w:left w:val="single" w:sz="4" w:space="0" w:color="auto"/>
              <w:bottom w:val="single" w:sz="4" w:space="0" w:color="auto"/>
              <w:right w:val="single" w:sz="4" w:space="0" w:color="auto"/>
            </w:tcBorders>
            <w:hideMark/>
          </w:tcPr>
          <w:p w14:paraId="3C902491" w14:textId="77777777" w:rsidR="00B46A03" w:rsidRPr="00E276B6" w:rsidRDefault="00B46A03" w:rsidP="00986B7C">
            <w:pPr>
              <w:jc w:val="left"/>
              <w:rPr>
                <w:rFonts w:ascii="Cambria" w:hAnsi="Cambria" w:cs="Arial"/>
              </w:rPr>
            </w:pPr>
            <w:r w:rsidRPr="00E276B6">
              <w:rPr>
                <w:rFonts w:ascii="Cambria" w:hAnsi="Cambria" w:cs="Arial"/>
              </w:rPr>
              <w:t>1</w:t>
            </w:r>
          </w:p>
        </w:tc>
        <w:tc>
          <w:tcPr>
            <w:tcW w:w="0" w:type="auto"/>
            <w:tcBorders>
              <w:top w:val="single" w:sz="4" w:space="0" w:color="auto"/>
              <w:left w:val="single" w:sz="4" w:space="0" w:color="auto"/>
              <w:bottom w:val="single" w:sz="4" w:space="0" w:color="auto"/>
              <w:right w:val="single" w:sz="4" w:space="0" w:color="auto"/>
            </w:tcBorders>
            <w:hideMark/>
          </w:tcPr>
          <w:p w14:paraId="00D79B42" w14:textId="77777777" w:rsidR="00B46A03" w:rsidRPr="00E276B6" w:rsidRDefault="00B46A03" w:rsidP="00986B7C">
            <w:pPr>
              <w:jc w:val="left"/>
              <w:rPr>
                <w:rFonts w:ascii="Cambria" w:hAnsi="Cambria" w:cs="Arial"/>
              </w:rPr>
            </w:pPr>
            <w:r w:rsidRPr="00E276B6">
              <w:rPr>
                <w:rFonts w:ascii="Cambria" w:hAnsi="Cambria" w:cs="Arial"/>
              </w:rPr>
              <w:t>8</w:t>
            </w:r>
          </w:p>
        </w:tc>
      </w:tr>
      <w:tr w:rsidR="00B46A03" w14:paraId="6BDCEE0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65E19DE" w14:textId="77777777" w:rsidR="00B46A03" w:rsidRPr="00E276B6" w:rsidRDefault="00B46A03" w:rsidP="00986B7C">
            <w:pPr>
              <w:jc w:val="left"/>
              <w:rPr>
                <w:rFonts w:ascii="Cambria" w:hAnsi="Cambria" w:cs="Arial"/>
              </w:rPr>
            </w:pPr>
            <w:r w:rsidRPr="00E276B6">
              <w:rPr>
                <w:rFonts w:ascii="Cambria" w:hAnsi="Cambria" w:cs="Arial"/>
              </w:rPr>
              <w:t>xs:unsignedShort</w:t>
            </w:r>
          </w:p>
        </w:tc>
        <w:tc>
          <w:tcPr>
            <w:tcW w:w="0" w:type="auto"/>
            <w:tcBorders>
              <w:top w:val="single" w:sz="4" w:space="0" w:color="auto"/>
              <w:left w:val="single" w:sz="4" w:space="0" w:color="auto"/>
              <w:bottom w:val="single" w:sz="4" w:space="0" w:color="auto"/>
              <w:right w:val="single" w:sz="4" w:space="0" w:color="auto"/>
            </w:tcBorders>
            <w:hideMark/>
          </w:tcPr>
          <w:p w14:paraId="23133DC1" w14:textId="77777777" w:rsidR="00B46A03" w:rsidRPr="00E276B6" w:rsidRDefault="00B46A03" w:rsidP="00986B7C">
            <w:pPr>
              <w:jc w:val="left"/>
              <w:rPr>
                <w:rFonts w:ascii="Cambria" w:hAnsi="Cambria" w:cs="Arial"/>
              </w:rPr>
            </w:pPr>
            <w:r w:rsidRPr="00E276B6">
              <w:rPr>
                <w:rFonts w:ascii="Cambria" w:hAnsi="Cambria" w:cs="Arial"/>
              </w:rPr>
              <w:t>1</w:t>
            </w:r>
          </w:p>
        </w:tc>
        <w:tc>
          <w:tcPr>
            <w:tcW w:w="0" w:type="auto"/>
            <w:tcBorders>
              <w:top w:val="single" w:sz="4" w:space="0" w:color="auto"/>
              <w:left w:val="single" w:sz="4" w:space="0" w:color="auto"/>
              <w:bottom w:val="single" w:sz="4" w:space="0" w:color="auto"/>
              <w:right w:val="single" w:sz="4" w:space="0" w:color="auto"/>
            </w:tcBorders>
            <w:hideMark/>
          </w:tcPr>
          <w:p w14:paraId="3434E25E" w14:textId="77777777" w:rsidR="00B46A03" w:rsidRPr="00E276B6" w:rsidRDefault="00B46A03" w:rsidP="00986B7C">
            <w:pPr>
              <w:jc w:val="left"/>
              <w:rPr>
                <w:rFonts w:ascii="Cambria" w:hAnsi="Cambria" w:cs="Arial"/>
              </w:rPr>
            </w:pPr>
            <w:r w:rsidRPr="00E276B6">
              <w:rPr>
                <w:rFonts w:ascii="Cambria" w:hAnsi="Cambria" w:cs="Arial"/>
              </w:rPr>
              <w:t>16</w:t>
            </w:r>
          </w:p>
        </w:tc>
      </w:tr>
      <w:tr w:rsidR="00B46A03" w14:paraId="5ADADE8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5A4D0D3" w14:textId="77777777" w:rsidR="00B46A03" w:rsidRPr="00E276B6" w:rsidRDefault="00B46A03" w:rsidP="00986B7C">
            <w:pPr>
              <w:jc w:val="left"/>
              <w:rPr>
                <w:rFonts w:ascii="Cambria" w:hAnsi="Cambria" w:cs="Arial"/>
              </w:rPr>
            </w:pPr>
            <w:r w:rsidRPr="00E276B6">
              <w:rPr>
                <w:rFonts w:ascii="Cambria" w:hAnsi="Cambria" w:cs="Arial"/>
              </w:rPr>
              <w:t>xs:unsignedInt</w:t>
            </w:r>
          </w:p>
        </w:tc>
        <w:tc>
          <w:tcPr>
            <w:tcW w:w="0" w:type="auto"/>
            <w:tcBorders>
              <w:top w:val="single" w:sz="4" w:space="0" w:color="auto"/>
              <w:left w:val="single" w:sz="4" w:space="0" w:color="auto"/>
              <w:bottom w:val="single" w:sz="4" w:space="0" w:color="auto"/>
              <w:right w:val="single" w:sz="4" w:space="0" w:color="auto"/>
            </w:tcBorders>
            <w:hideMark/>
          </w:tcPr>
          <w:p w14:paraId="6EEBE460" w14:textId="77777777" w:rsidR="00B46A03" w:rsidRPr="00E276B6" w:rsidRDefault="00B46A03" w:rsidP="00986B7C">
            <w:pPr>
              <w:jc w:val="left"/>
              <w:rPr>
                <w:rFonts w:ascii="Cambria" w:hAnsi="Cambria" w:cs="Arial"/>
              </w:rPr>
            </w:pPr>
            <w:r w:rsidRPr="00E276B6">
              <w:rPr>
                <w:rFonts w:ascii="Cambria" w:hAnsi="Cambria" w:cs="Arial"/>
              </w:rPr>
              <w:t>1</w:t>
            </w:r>
          </w:p>
        </w:tc>
        <w:tc>
          <w:tcPr>
            <w:tcW w:w="0" w:type="auto"/>
            <w:tcBorders>
              <w:top w:val="single" w:sz="4" w:space="0" w:color="auto"/>
              <w:left w:val="single" w:sz="4" w:space="0" w:color="auto"/>
              <w:bottom w:val="single" w:sz="4" w:space="0" w:color="auto"/>
              <w:right w:val="single" w:sz="4" w:space="0" w:color="auto"/>
            </w:tcBorders>
            <w:hideMark/>
          </w:tcPr>
          <w:p w14:paraId="6AA519C7" w14:textId="77777777" w:rsidR="00B46A03" w:rsidRPr="00E276B6" w:rsidRDefault="00B46A03" w:rsidP="00986B7C">
            <w:pPr>
              <w:jc w:val="left"/>
              <w:rPr>
                <w:rFonts w:ascii="Cambria" w:hAnsi="Cambria" w:cs="Arial"/>
              </w:rPr>
            </w:pPr>
            <w:r w:rsidRPr="00E276B6">
              <w:rPr>
                <w:rFonts w:ascii="Cambria" w:hAnsi="Cambria" w:cs="Arial"/>
              </w:rPr>
              <w:t>32</w:t>
            </w:r>
          </w:p>
        </w:tc>
      </w:tr>
      <w:tr w:rsidR="00B46A03" w14:paraId="5C2A721A"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996D455" w14:textId="77777777" w:rsidR="00B46A03" w:rsidRPr="00E276B6" w:rsidRDefault="00B46A03" w:rsidP="00986B7C">
            <w:pPr>
              <w:jc w:val="left"/>
              <w:rPr>
                <w:rFonts w:ascii="Cambria" w:hAnsi="Cambria" w:cs="Arial"/>
              </w:rPr>
            </w:pPr>
            <w:r w:rsidRPr="00E276B6">
              <w:rPr>
                <w:rFonts w:ascii="Cambria" w:hAnsi="Cambria" w:cs="Arial"/>
              </w:rPr>
              <w:t>xs:unsignedLong</w:t>
            </w:r>
          </w:p>
        </w:tc>
        <w:tc>
          <w:tcPr>
            <w:tcW w:w="0" w:type="auto"/>
            <w:tcBorders>
              <w:top w:val="single" w:sz="4" w:space="0" w:color="auto"/>
              <w:left w:val="single" w:sz="4" w:space="0" w:color="auto"/>
              <w:bottom w:val="single" w:sz="4" w:space="0" w:color="auto"/>
              <w:right w:val="single" w:sz="4" w:space="0" w:color="auto"/>
            </w:tcBorders>
            <w:hideMark/>
          </w:tcPr>
          <w:p w14:paraId="4A5C6FB5" w14:textId="77777777" w:rsidR="00B46A03" w:rsidRPr="00E276B6" w:rsidRDefault="00B46A03" w:rsidP="00986B7C">
            <w:pPr>
              <w:jc w:val="left"/>
              <w:rPr>
                <w:rFonts w:ascii="Cambria" w:hAnsi="Cambria" w:cs="Arial"/>
              </w:rPr>
            </w:pPr>
            <w:r w:rsidRPr="00E276B6">
              <w:rPr>
                <w:rFonts w:ascii="Cambria" w:hAnsi="Cambria" w:cs="Arial"/>
              </w:rPr>
              <w:t>1</w:t>
            </w:r>
          </w:p>
        </w:tc>
        <w:tc>
          <w:tcPr>
            <w:tcW w:w="0" w:type="auto"/>
            <w:tcBorders>
              <w:top w:val="single" w:sz="4" w:space="0" w:color="auto"/>
              <w:left w:val="single" w:sz="4" w:space="0" w:color="auto"/>
              <w:bottom w:val="single" w:sz="4" w:space="0" w:color="auto"/>
              <w:right w:val="single" w:sz="4" w:space="0" w:color="auto"/>
            </w:tcBorders>
            <w:hideMark/>
          </w:tcPr>
          <w:p w14:paraId="573660BF" w14:textId="77777777" w:rsidR="00B46A03" w:rsidRPr="00E276B6" w:rsidRDefault="00B46A03" w:rsidP="00986B7C">
            <w:pPr>
              <w:jc w:val="left"/>
              <w:rPr>
                <w:rFonts w:ascii="Cambria" w:hAnsi="Cambria" w:cs="Arial"/>
              </w:rPr>
            </w:pPr>
            <w:r w:rsidRPr="00E276B6">
              <w:rPr>
                <w:rFonts w:ascii="Cambria" w:hAnsi="Cambria" w:cs="Arial"/>
              </w:rPr>
              <w:t>64</w:t>
            </w:r>
          </w:p>
        </w:tc>
      </w:tr>
      <w:tr w:rsidR="00B46A03" w14:paraId="35A4CB8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3682CCE" w14:textId="77777777" w:rsidR="00B46A03" w:rsidRPr="00E276B6" w:rsidRDefault="00B46A03" w:rsidP="00986B7C">
            <w:pPr>
              <w:jc w:val="left"/>
              <w:rPr>
                <w:rFonts w:ascii="Cambria" w:hAnsi="Cambria" w:cs="Arial"/>
              </w:rPr>
            </w:pPr>
            <w:r w:rsidRPr="00E276B6">
              <w:rPr>
                <w:rFonts w:ascii="Cambria" w:hAnsi="Cambria" w:cs="Arial"/>
              </w:rPr>
              <w:t>xs:nonNegativeInteger</w:t>
            </w:r>
          </w:p>
        </w:tc>
        <w:tc>
          <w:tcPr>
            <w:tcW w:w="0" w:type="auto"/>
            <w:tcBorders>
              <w:top w:val="single" w:sz="4" w:space="0" w:color="auto"/>
              <w:left w:val="single" w:sz="4" w:space="0" w:color="auto"/>
              <w:bottom w:val="single" w:sz="4" w:space="0" w:color="auto"/>
              <w:right w:val="single" w:sz="4" w:space="0" w:color="auto"/>
            </w:tcBorders>
            <w:hideMark/>
          </w:tcPr>
          <w:p w14:paraId="2E8BC11D" w14:textId="77777777" w:rsidR="00B46A03" w:rsidRPr="00E276B6" w:rsidRDefault="00B46A03" w:rsidP="00986B7C">
            <w:pPr>
              <w:jc w:val="left"/>
              <w:rPr>
                <w:rFonts w:ascii="Cambria" w:hAnsi="Cambria" w:cs="Arial"/>
              </w:rPr>
            </w:pPr>
            <w:r w:rsidRPr="00E276B6">
              <w:rPr>
                <w:rFonts w:ascii="Cambria" w:hAnsi="Cambria" w:cs="Arial"/>
              </w:rPr>
              <w:t>1</w:t>
            </w:r>
          </w:p>
        </w:tc>
        <w:tc>
          <w:tcPr>
            <w:tcW w:w="0" w:type="auto"/>
            <w:tcBorders>
              <w:top w:val="single" w:sz="4" w:space="0" w:color="auto"/>
              <w:left w:val="single" w:sz="4" w:space="0" w:color="auto"/>
              <w:bottom w:val="single" w:sz="4" w:space="0" w:color="auto"/>
              <w:right w:val="single" w:sz="4" w:space="0" w:color="auto"/>
            </w:tcBorders>
            <w:hideMark/>
          </w:tcPr>
          <w:p w14:paraId="427C4D0D" w14:textId="77777777" w:rsidR="00B46A03" w:rsidRPr="00E276B6" w:rsidRDefault="00B46A03" w:rsidP="00986B7C">
            <w:pPr>
              <w:jc w:val="left"/>
              <w:rPr>
                <w:rFonts w:ascii="Cambria" w:hAnsi="Cambria" w:cs="Arial"/>
              </w:rPr>
            </w:pPr>
            <w:r w:rsidRPr="00E276B6">
              <w:rPr>
                <w:rFonts w:ascii="Cambria" w:hAnsi="Cambria" w:cs="Arial"/>
              </w:rPr>
              <w:t>Implementation-dependent (but not less than 64)</w:t>
            </w:r>
          </w:p>
        </w:tc>
      </w:tr>
      <w:tr w:rsidR="00B46A03" w14:paraId="4399D6C8"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E21ECA4" w14:textId="77777777" w:rsidR="00B46A03" w:rsidRPr="00E276B6" w:rsidRDefault="00B46A03" w:rsidP="00986B7C">
            <w:pPr>
              <w:jc w:val="left"/>
              <w:rPr>
                <w:rFonts w:ascii="Cambria" w:hAnsi="Cambria" w:cs="Arial"/>
              </w:rPr>
            </w:pPr>
            <w:r w:rsidRPr="00E276B6">
              <w:rPr>
                <w:rFonts w:ascii="Cambria" w:hAnsi="Cambria" w:cs="Arial"/>
              </w:rPr>
              <w:t>xs:integer</w:t>
            </w:r>
          </w:p>
        </w:tc>
        <w:tc>
          <w:tcPr>
            <w:tcW w:w="0" w:type="auto"/>
            <w:tcBorders>
              <w:top w:val="single" w:sz="4" w:space="0" w:color="auto"/>
              <w:left w:val="single" w:sz="4" w:space="0" w:color="auto"/>
              <w:bottom w:val="single" w:sz="4" w:space="0" w:color="auto"/>
              <w:right w:val="single" w:sz="4" w:space="0" w:color="auto"/>
            </w:tcBorders>
            <w:hideMark/>
          </w:tcPr>
          <w:p w14:paraId="46801230" w14:textId="77777777" w:rsidR="00B46A03" w:rsidRPr="00E276B6" w:rsidRDefault="00B46A03" w:rsidP="00986B7C">
            <w:pPr>
              <w:jc w:val="left"/>
              <w:rPr>
                <w:rFonts w:ascii="Cambria" w:hAnsi="Cambria" w:cs="Arial"/>
              </w:rPr>
            </w:pPr>
            <w:r w:rsidRPr="00E276B6">
              <w:rPr>
                <w:rFonts w:ascii="Cambria" w:hAnsi="Cambria" w:cs="Arial"/>
              </w:rPr>
              <w:t>2</w:t>
            </w:r>
          </w:p>
        </w:tc>
        <w:tc>
          <w:tcPr>
            <w:tcW w:w="0" w:type="auto"/>
            <w:tcBorders>
              <w:top w:val="single" w:sz="4" w:space="0" w:color="auto"/>
              <w:left w:val="single" w:sz="4" w:space="0" w:color="auto"/>
              <w:bottom w:val="single" w:sz="4" w:space="0" w:color="auto"/>
              <w:right w:val="single" w:sz="4" w:space="0" w:color="auto"/>
            </w:tcBorders>
            <w:hideMark/>
          </w:tcPr>
          <w:p w14:paraId="3A46A7A2" w14:textId="77777777" w:rsidR="00B46A03" w:rsidRPr="00E276B6" w:rsidRDefault="00B46A03" w:rsidP="00986B7C">
            <w:pPr>
              <w:jc w:val="left"/>
              <w:rPr>
                <w:rFonts w:ascii="Cambria" w:hAnsi="Cambria" w:cs="Arial"/>
              </w:rPr>
            </w:pPr>
            <w:r w:rsidRPr="00E276B6">
              <w:rPr>
                <w:rFonts w:ascii="Cambria" w:hAnsi="Cambria" w:cs="Arial"/>
              </w:rPr>
              <w:t>Implementation-dependent (but not less than 64)</w:t>
            </w:r>
          </w:p>
        </w:tc>
      </w:tr>
      <w:tr w:rsidR="00B46A03" w14:paraId="6D7733AE"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FD183D4" w14:textId="77777777" w:rsidR="00B46A03" w:rsidRPr="00E276B6" w:rsidRDefault="00B46A03" w:rsidP="00986B7C">
            <w:pPr>
              <w:jc w:val="left"/>
              <w:rPr>
                <w:rFonts w:ascii="Cambria" w:hAnsi="Cambria" w:cs="Arial"/>
              </w:rPr>
            </w:pPr>
            <w:r w:rsidRPr="00E276B6">
              <w:rPr>
                <w:rFonts w:ascii="Cambria" w:hAnsi="Cambria" w:cs="Arial"/>
              </w:rPr>
              <w:t>xs:decimal</w:t>
            </w:r>
          </w:p>
        </w:tc>
        <w:tc>
          <w:tcPr>
            <w:tcW w:w="0" w:type="auto"/>
            <w:tcBorders>
              <w:top w:val="single" w:sz="4" w:space="0" w:color="auto"/>
              <w:left w:val="single" w:sz="4" w:space="0" w:color="auto"/>
              <w:bottom w:val="single" w:sz="4" w:space="0" w:color="auto"/>
              <w:right w:val="single" w:sz="4" w:space="0" w:color="auto"/>
            </w:tcBorders>
            <w:hideMark/>
          </w:tcPr>
          <w:p w14:paraId="23BB5FAB" w14:textId="77777777" w:rsidR="00B46A03" w:rsidRPr="00E276B6" w:rsidRDefault="00B46A03" w:rsidP="00986B7C">
            <w:pPr>
              <w:jc w:val="left"/>
              <w:rPr>
                <w:rFonts w:ascii="Cambria" w:hAnsi="Cambria" w:cs="Arial"/>
              </w:rPr>
            </w:pPr>
            <w:r w:rsidRPr="00E276B6">
              <w:rPr>
                <w:rFonts w:ascii="Cambria" w:hAnsi="Cambria" w:cs="Arial"/>
              </w:rPr>
              <w:t>8</w:t>
            </w:r>
            <w:r w:rsidRPr="00E276B6">
              <w:rPr>
                <w:rStyle w:val="FootnoteReference"/>
                <w:rFonts w:ascii="Cambria" w:hAnsi="Cambria" w:cs="Arial"/>
              </w:rPr>
              <w:footnoteReference w:id="39"/>
            </w:r>
          </w:p>
        </w:tc>
        <w:tc>
          <w:tcPr>
            <w:tcW w:w="0" w:type="auto"/>
            <w:tcBorders>
              <w:top w:val="single" w:sz="4" w:space="0" w:color="auto"/>
              <w:left w:val="single" w:sz="4" w:space="0" w:color="auto"/>
              <w:bottom w:val="single" w:sz="4" w:space="0" w:color="auto"/>
              <w:right w:val="single" w:sz="4" w:space="0" w:color="auto"/>
            </w:tcBorders>
            <w:hideMark/>
          </w:tcPr>
          <w:p w14:paraId="6651DC24" w14:textId="77777777" w:rsidR="00B46A03" w:rsidRPr="00E276B6" w:rsidRDefault="00B46A03" w:rsidP="00986B7C">
            <w:pPr>
              <w:jc w:val="left"/>
              <w:rPr>
                <w:rFonts w:ascii="Cambria" w:hAnsi="Cambria" w:cs="Arial"/>
              </w:rPr>
            </w:pPr>
            <w:r w:rsidRPr="00E276B6">
              <w:rPr>
                <w:rFonts w:ascii="Cambria" w:hAnsi="Cambria" w:cs="Arial"/>
              </w:rPr>
              <w:t>Implementation-dependent (but not less than 64)</w:t>
            </w:r>
          </w:p>
        </w:tc>
      </w:tr>
    </w:tbl>
    <w:p w14:paraId="11069BEA" w14:textId="25F35FC7" w:rsidR="00B46A03" w:rsidRDefault="00B46A03" w:rsidP="00B46A03">
      <w:pPr>
        <w:pStyle w:val="Caption"/>
        <w:keepNext/>
        <w:rPr>
          <w:rFonts w:cs="Arial"/>
        </w:rPr>
      </w:pPr>
      <w:r>
        <w:rPr>
          <w:rFonts w:cs="Arial"/>
        </w:rPr>
        <w:lastRenderedPageBreak/>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23</w:t>
      </w:r>
      <w:r>
        <w:rPr>
          <w:rFonts w:cs="Arial"/>
        </w:rPr>
        <w:fldChar w:fldCharType="end"/>
      </w:r>
      <w:r>
        <w:rPr>
          <w:rFonts w:cs="Arial"/>
        </w:rPr>
        <w:t xml:space="preserve"> Allowable Specified Lengths in Bits for Base-2 Binary Number Elements</w:t>
      </w:r>
    </w:p>
    <w:p w14:paraId="459823AB" w14:textId="0D5927DC" w:rsidR="00B46A03" w:rsidRDefault="00B46A03" w:rsidP="00B46A03">
      <w:pPr>
        <w:rPr>
          <w:rFonts w:cs="Arial"/>
        </w:rPr>
      </w:pPr>
      <w:r>
        <w:rPr>
          <w:rFonts w:cs="Arial"/>
        </w:rPr>
        <w:t xml:space="preserve">See Section </w:t>
      </w:r>
      <w:r w:rsidRPr="00065302">
        <w:rPr>
          <w:rStyle w:val="Hyperlink"/>
        </w:rPr>
        <w:fldChar w:fldCharType="begin"/>
      </w:r>
      <w:r w:rsidRPr="00065302">
        <w:rPr>
          <w:rStyle w:val="Hyperlink"/>
        </w:rPr>
        <w:instrText xml:space="preserve"> REF _Ref364448330 \r \h  \* MERGEFORMAT </w:instrText>
      </w:r>
      <w:r w:rsidRPr="00065302">
        <w:rPr>
          <w:rStyle w:val="Hyperlink"/>
        </w:rPr>
      </w:r>
      <w:r w:rsidRPr="00065302">
        <w:rPr>
          <w:rStyle w:val="Hyperlink"/>
        </w:rPr>
        <w:fldChar w:fldCharType="separate"/>
      </w:r>
      <w:r w:rsidR="009D1493">
        <w:rPr>
          <w:rStyle w:val="Hyperlink"/>
        </w:rPr>
        <w:t>13.7.1.1</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_Ref364448330 \h  \* MERGEFORMAT </w:instrText>
      </w:r>
      <w:r w:rsidRPr="00065302">
        <w:rPr>
          <w:rStyle w:val="Hyperlink"/>
        </w:rPr>
      </w:r>
      <w:r w:rsidRPr="00065302">
        <w:rPr>
          <w:rStyle w:val="Hyperlink"/>
        </w:rPr>
        <w:fldChar w:fldCharType="separate"/>
      </w:r>
      <w:r w:rsidR="009D1493" w:rsidRPr="009D1493">
        <w:rPr>
          <w:rStyle w:val="Hyperlink"/>
        </w:rPr>
        <w:t>Converting Base-2 Binary Numbers</w:t>
      </w:r>
      <w:r w:rsidRPr="00065302">
        <w:rPr>
          <w:rStyle w:val="Hyperlink"/>
        </w:rPr>
        <w:fldChar w:fldCharType="end"/>
      </w:r>
      <w:r>
        <w:rPr>
          <w:rFonts w:cs="Arial"/>
        </w:rPr>
        <w:t xml:space="preserve"> for details of the conversion to/from numeric values.</w:t>
      </w:r>
    </w:p>
    <w:p w14:paraId="789D31C8"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Length of Floating Point Binary Number Elements</w:t>
      </w:r>
    </w:p>
    <w:p w14:paraId="418BBD9E" w14:textId="77777777" w:rsidR="00B46A03" w:rsidRDefault="00B46A03" w:rsidP="00B46A03">
      <w:pPr>
        <w:rPr>
          <w:rFonts w:cs="Arial"/>
        </w:rPr>
      </w:pPr>
      <w:r>
        <w:rPr>
          <w:rFonts w:cs="Arial"/>
        </w:rPr>
        <w:t>For binary elements of types xs:float or xs:double, a specified length must be either exactly 4 bytes or exactly 8 bytes respectively.</w:t>
      </w:r>
    </w:p>
    <w:p w14:paraId="28F628E5" w14:textId="77777777" w:rsidR="00B46A03" w:rsidRDefault="00B46A03" w:rsidP="00B46A03">
      <w:pPr>
        <w:rPr>
          <w:rFonts w:cs="Arial"/>
        </w:rPr>
      </w:pPr>
      <w:r>
        <w:rPr>
          <w:rFonts w:cs="Arial"/>
        </w:rPr>
        <w:t>The dfdl:lengthUnits property must be 'bytes'. It is a Schema Definition Error otherwise.</w:t>
      </w:r>
    </w:p>
    <w:p w14:paraId="068BB282" w14:textId="44206A31" w:rsidR="00B46A03" w:rsidRDefault="00B46A03" w:rsidP="00B46A03">
      <w:pPr>
        <w:rPr>
          <w:rFonts w:cs="Arial"/>
        </w:rPr>
      </w:pPr>
      <w:r>
        <w:rPr>
          <w:rFonts w:cs="Arial"/>
        </w:rPr>
        <w:t xml:space="preserve">See Section </w:t>
      </w:r>
      <w:r w:rsidRPr="00065302">
        <w:rPr>
          <w:rStyle w:val="Hyperlink"/>
        </w:rPr>
        <w:fldChar w:fldCharType="begin"/>
      </w:r>
      <w:r w:rsidRPr="00065302">
        <w:rPr>
          <w:rStyle w:val="Hyperlink"/>
        </w:rPr>
        <w:instrText xml:space="preserve"> REF _Ref365053464 \r \h  \* MERGEFORMAT </w:instrText>
      </w:r>
      <w:r w:rsidRPr="00065302">
        <w:rPr>
          <w:rStyle w:val="Hyperlink"/>
        </w:rPr>
      </w:r>
      <w:r w:rsidRPr="00065302">
        <w:rPr>
          <w:rStyle w:val="Hyperlink"/>
        </w:rPr>
        <w:fldChar w:fldCharType="separate"/>
      </w:r>
      <w:r w:rsidR="009D1493">
        <w:rPr>
          <w:rStyle w:val="Hyperlink"/>
        </w:rPr>
        <w:t>13.8</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_Ref365053468 \h  \* MERGEFORMAT </w:instrText>
      </w:r>
      <w:r w:rsidRPr="00065302">
        <w:rPr>
          <w:rStyle w:val="Hyperlink"/>
        </w:rPr>
      </w:r>
      <w:r w:rsidRPr="00065302">
        <w:rPr>
          <w:rStyle w:val="Hyperlink"/>
        </w:rPr>
        <w:fldChar w:fldCharType="separate"/>
      </w:r>
      <w:r w:rsidR="009D1493" w:rsidRPr="009D1493">
        <w:rPr>
          <w:rStyle w:val="Hyperlink"/>
        </w:rPr>
        <w:t>Properties Specific to Float/Double with Binary Representation</w:t>
      </w:r>
      <w:r w:rsidRPr="00065302">
        <w:rPr>
          <w:rStyle w:val="Hyperlink"/>
        </w:rPr>
        <w:fldChar w:fldCharType="end"/>
      </w:r>
      <w:r>
        <w:t>.</w:t>
      </w:r>
    </w:p>
    <w:p w14:paraId="384BEC7C"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 xml:space="preserve">Length of Packed Decimal Number Elements </w:t>
      </w:r>
    </w:p>
    <w:p w14:paraId="53BC20EB" w14:textId="77777777" w:rsidR="00B46A03" w:rsidRDefault="00B46A03" w:rsidP="00B46A03">
      <w:pPr>
        <w:rPr>
          <w:rFonts w:cs="Arial"/>
        </w:rPr>
      </w:pPr>
      <w:r>
        <w:rPr>
          <w:rFonts w:cs="Arial"/>
        </w:rPr>
        <w:t xml:space="preserve">Non-floating-point numbers with binary representation and dfdl:binaryNumberRep 'packed', 'bcd', or 'ibm4690Packed', are represented as a bit string of 4 bit nibbles. The term </w:t>
      </w:r>
      <w:r>
        <w:rPr>
          <w:rStyle w:val="Emphasis"/>
        </w:rPr>
        <w:t xml:space="preserve">packed decimal </w:t>
      </w:r>
      <w:r>
        <w:t>is used</w:t>
      </w:r>
      <w:r>
        <w:rPr>
          <w:rStyle w:val="Emphasis"/>
        </w:rPr>
        <w:t xml:space="preserve"> </w:t>
      </w:r>
      <w:r>
        <w:rPr>
          <w:rFonts w:cs="Arial"/>
        </w:rPr>
        <w:t>to describe such numbers.</w:t>
      </w:r>
    </w:p>
    <w:p w14:paraId="7347C956" w14:textId="77777777" w:rsidR="00B46A03" w:rsidRDefault="00B46A03" w:rsidP="00B46A03">
      <w:pPr>
        <w:rPr>
          <w:rFonts w:cs="Arial"/>
        </w:rPr>
      </w:pPr>
      <w:r>
        <w:rPr>
          <w:rFonts w:cs="Arial"/>
        </w:rPr>
        <w:t xml:space="preserve">It is a Schema Definition Error if the specified length is not a multiple of 4 bits. </w:t>
      </w:r>
    </w:p>
    <w:p w14:paraId="2403CCA6" w14:textId="77777777" w:rsidR="00B46A03" w:rsidRDefault="00B46A03" w:rsidP="00B46A03">
      <w:pPr>
        <w:rPr>
          <w:rFonts w:cs="Arial"/>
        </w:rPr>
      </w:pPr>
      <w:r>
        <w:rPr>
          <w:rFonts w:cs="Arial"/>
        </w:rPr>
        <w:t>The maximum specified length of a packed decimal number is implementation-defined.</w:t>
      </w:r>
    </w:p>
    <w:p w14:paraId="40CEBF11" w14:textId="3C5ECA4A" w:rsidR="00B46A03" w:rsidRDefault="00B46A03" w:rsidP="00B46A03">
      <w:pPr>
        <w:rPr>
          <w:rFonts w:cs="Arial"/>
        </w:rPr>
      </w:pPr>
      <w:r>
        <w:rPr>
          <w:rFonts w:cs="Arial"/>
        </w:rPr>
        <w:t xml:space="preserve">See Section </w:t>
      </w:r>
      <w:r w:rsidRPr="00065302">
        <w:rPr>
          <w:rStyle w:val="Hyperlink"/>
        </w:rPr>
        <w:fldChar w:fldCharType="begin"/>
      </w:r>
      <w:r w:rsidRPr="00065302">
        <w:rPr>
          <w:rStyle w:val="Hyperlink"/>
        </w:rPr>
        <w:instrText xml:space="preserve"> REF _Ref364444196 \r \h  \* MERGEFORMAT </w:instrText>
      </w:r>
      <w:r w:rsidRPr="00065302">
        <w:rPr>
          <w:rStyle w:val="Hyperlink"/>
        </w:rPr>
      </w:r>
      <w:r w:rsidRPr="00065302">
        <w:rPr>
          <w:rStyle w:val="Hyperlink"/>
        </w:rPr>
        <w:fldChar w:fldCharType="separate"/>
      </w:r>
      <w:r w:rsidR="009D1493">
        <w:rPr>
          <w:rStyle w:val="Hyperlink"/>
        </w:rPr>
        <w:t>13.7</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_Ref364444201 \h  \* MERGEFORMAT </w:instrText>
      </w:r>
      <w:r w:rsidRPr="00065302">
        <w:rPr>
          <w:rStyle w:val="Hyperlink"/>
        </w:rPr>
      </w:r>
      <w:r w:rsidRPr="00065302">
        <w:rPr>
          <w:rStyle w:val="Hyperlink"/>
        </w:rPr>
        <w:fldChar w:fldCharType="separate"/>
      </w:r>
      <w:r w:rsidR="009D1493" w:rsidRPr="009D1493">
        <w:rPr>
          <w:rStyle w:val="Hyperlink"/>
        </w:rPr>
        <w:t>Properties Specific to Number with Binary Representation</w:t>
      </w:r>
      <w:r w:rsidRPr="00065302">
        <w:rPr>
          <w:rStyle w:val="Hyperlink"/>
        </w:rPr>
        <w:fldChar w:fldCharType="end"/>
      </w:r>
      <w:r>
        <w:rPr>
          <w:rFonts w:cs="Arial"/>
        </w:rPr>
        <w:t xml:space="preserve"> for details of the conversion of the packed decimal bit string to/from a numeric value.</w:t>
      </w:r>
    </w:p>
    <w:p w14:paraId="5684C2F2"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Length of Binary Boolean Elements</w:t>
      </w:r>
    </w:p>
    <w:p w14:paraId="3E379A9A" w14:textId="6D8D49CA" w:rsidR="00B46A03" w:rsidRDefault="00B46A03" w:rsidP="00B46A03">
      <w:pPr>
        <w:rPr>
          <w:rFonts w:cs="Arial"/>
        </w:rPr>
      </w:pPr>
      <w:r>
        <w:rPr>
          <w:rFonts w:cs="Arial"/>
        </w:rPr>
        <w:t xml:space="preserve">The specified length of a binary element of type xs:boolean is as for type xs:unsignedInt described in Section </w:t>
      </w:r>
      <w:r w:rsidRPr="00065302">
        <w:rPr>
          <w:rStyle w:val="Hyperlink"/>
        </w:rPr>
        <w:fldChar w:fldCharType="begin"/>
      </w:r>
      <w:r w:rsidRPr="00065302">
        <w:rPr>
          <w:rStyle w:val="Hyperlink"/>
        </w:rPr>
        <w:instrText xml:space="preserve"> REF _Ref365048738 \r \h  \* MERGEFORMAT </w:instrText>
      </w:r>
      <w:r w:rsidRPr="00065302">
        <w:rPr>
          <w:rStyle w:val="Hyperlink"/>
        </w:rPr>
      </w:r>
      <w:r w:rsidRPr="00065302">
        <w:rPr>
          <w:rStyle w:val="Hyperlink"/>
        </w:rPr>
        <w:fldChar w:fldCharType="separate"/>
      </w:r>
      <w:r w:rsidR="009D1493">
        <w:rPr>
          <w:rStyle w:val="Hyperlink"/>
        </w:rPr>
        <w:t>12.3.7.2.1</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_Ref365048738 \h  \* MERGEFORMAT </w:instrText>
      </w:r>
      <w:r w:rsidRPr="00065302">
        <w:rPr>
          <w:rStyle w:val="Hyperlink"/>
        </w:rPr>
      </w:r>
      <w:r w:rsidRPr="00065302">
        <w:rPr>
          <w:rStyle w:val="Hyperlink"/>
        </w:rPr>
        <w:fldChar w:fldCharType="separate"/>
      </w:r>
      <w:r w:rsidR="009D1493" w:rsidRPr="009D1493">
        <w:rPr>
          <w:rStyle w:val="Hyperlink"/>
        </w:rPr>
        <w:t>Length of Base-2 Binary Number Elements</w:t>
      </w:r>
      <w:r w:rsidRPr="00065302">
        <w:rPr>
          <w:rStyle w:val="Hyperlink"/>
        </w:rPr>
        <w:fldChar w:fldCharType="end"/>
      </w:r>
      <w:r>
        <w:rPr>
          <w:rFonts w:cs="Arial"/>
        </w:rPr>
        <w:t xml:space="preserve">. </w:t>
      </w:r>
    </w:p>
    <w:p w14:paraId="7632D3DE" w14:textId="55A03B7C" w:rsidR="00B46A03" w:rsidRDefault="00B46A03" w:rsidP="00B46A03">
      <w:pPr>
        <w:rPr>
          <w:rFonts w:cs="Arial"/>
        </w:rPr>
      </w:pPr>
      <w:r>
        <w:rPr>
          <w:rFonts w:cs="Arial"/>
        </w:rPr>
        <w:t xml:space="preserve">See also Section </w:t>
      </w:r>
      <w:r w:rsidRPr="00065302">
        <w:rPr>
          <w:rStyle w:val="Hyperlink"/>
        </w:rPr>
        <w:fldChar w:fldCharType="begin"/>
      </w:r>
      <w:r w:rsidRPr="00065302">
        <w:rPr>
          <w:rStyle w:val="Hyperlink"/>
        </w:rPr>
        <w:instrText xml:space="preserve"> REF _Ref364442803 \r \h  \* MERGEFORMAT </w:instrText>
      </w:r>
      <w:r w:rsidRPr="00065302">
        <w:rPr>
          <w:rStyle w:val="Hyperlink"/>
        </w:rPr>
      </w:r>
      <w:r w:rsidRPr="00065302">
        <w:rPr>
          <w:rStyle w:val="Hyperlink"/>
        </w:rPr>
        <w:fldChar w:fldCharType="separate"/>
      </w:r>
      <w:r w:rsidR="009D1493">
        <w:rPr>
          <w:rStyle w:val="Hyperlink"/>
        </w:rPr>
        <w:t>13.10</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_Ref364442791 \h  \* MERGEFORMAT </w:instrText>
      </w:r>
      <w:r w:rsidRPr="00065302">
        <w:rPr>
          <w:rStyle w:val="Hyperlink"/>
        </w:rPr>
      </w:r>
      <w:r w:rsidRPr="00065302">
        <w:rPr>
          <w:rStyle w:val="Hyperlink"/>
        </w:rPr>
        <w:fldChar w:fldCharType="separate"/>
      </w:r>
      <w:r w:rsidR="009D1493" w:rsidRPr="009D1493">
        <w:rPr>
          <w:rStyle w:val="Hyperlink"/>
        </w:rPr>
        <w:t>Properties Specific to Boolean with Binary Representation</w:t>
      </w:r>
      <w:r w:rsidRPr="00065302">
        <w:rPr>
          <w:rStyle w:val="Hyperlink"/>
        </w:rPr>
        <w:fldChar w:fldCharType="end"/>
      </w:r>
      <w:r>
        <w:rPr>
          <w:rFonts w:cs="Arial"/>
        </w:rPr>
        <w:t xml:space="preserve"> for details of how the data is converted to/from a Boolean value.</w:t>
      </w:r>
    </w:p>
    <w:p w14:paraId="16F6E842"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Length of Base-2 Binary Calendar Elements</w:t>
      </w:r>
    </w:p>
    <w:p w14:paraId="1938E227" w14:textId="77777777" w:rsidR="00B46A03" w:rsidRDefault="00B46A03" w:rsidP="00B46A03">
      <w:pPr>
        <w:rPr>
          <w:rFonts w:cs="Arial"/>
        </w:rPr>
      </w:pPr>
      <w:r>
        <w:rPr>
          <w:rFonts w:cs="Arial"/>
        </w:rPr>
        <w:t>Calendars (types date, time, dateTime) with binary representation and dfdl:binaryCalendarRep ‘binarySeconds’ or ‘binaryMilliseconds’ are represented as a bit string which contains a base-2 representation. The specified length must be either exactly 4 bytes or exactly 8 bytes respectively.</w:t>
      </w:r>
    </w:p>
    <w:p w14:paraId="3648B228" w14:textId="77777777" w:rsidR="00B46A03" w:rsidRDefault="00B46A03" w:rsidP="00B46A03">
      <w:pPr>
        <w:rPr>
          <w:rFonts w:cs="Arial"/>
        </w:rPr>
      </w:pPr>
      <w:r>
        <w:rPr>
          <w:rFonts w:cs="Arial"/>
        </w:rPr>
        <w:t>The dfdl:lengthUnits property must be 'bytes'. It is a Schema Definition Error otherwise.</w:t>
      </w:r>
    </w:p>
    <w:p w14:paraId="1DE78705" w14:textId="4BD479BC" w:rsidR="00B46A03" w:rsidRDefault="00B46A03" w:rsidP="00B46A03">
      <w:r>
        <w:t xml:space="preserve">See Section </w:t>
      </w:r>
      <w:r w:rsidRPr="00065302">
        <w:rPr>
          <w:rStyle w:val="Hyperlink"/>
        </w:rPr>
        <w:fldChar w:fldCharType="begin"/>
      </w:r>
      <w:r w:rsidRPr="00065302">
        <w:rPr>
          <w:rStyle w:val="Hyperlink"/>
        </w:rPr>
        <w:instrText xml:space="preserve"> REF _Ref364443310 \r \h  \* MERGEFORMAT </w:instrText>
      </w:r>
      <w:r w:rsidRPr="00065302">
        <w:rPr>
          <w:rStyle w:val="Hyperlink"/>
        </w:rPr>
      </w:r>
      <w:r w:rsidRPr="00065302">
        <w:rPr>
          <w:rStyle w:val="Hyperlink"/>
        </w:rPr>
        <w:fldChar w:fldCharType="separate"/>
      </w:r>
      <w:r w:rsidR="009D1493">
        <w:rPr>
          <w:rStyle w:val="Hyperlink"/>
        </w:rPr>
        <w:t>13.13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_Ref364443313 \h  \* MERGEFORMAT </w:instrText>
      </w:r>
      <w:r w:rsidRPr="00065302">
        <w:rPr>
          <w:rStyle w:val="Hyperlink"/>
        </w:rPr>
      </w:r>
      <w:r w:rsidRPr="00065302">
        <w:rPr>
          <w:rStyle w:val="Hyperlink"/>
        </w:rPr>
        <w:fldChar w:fldCharType="separate"/>
      </w:r>
      <w:r w:rsidR="009D1493" w:rsidRPr="009D1493">
        <w:rPr>
          <w:rStyle w:val="Hyperlink"/>
        </w:rPr>
        <w:t>Properties Specific to Calendar with Binary Representation</w:t>
      </w:r>
      <w:r w:rsidRPr="00065302">
        <w:rPr>
          <w:rStyle w:val="Hyperlink"/>
        </w:rPr>
        <w:fldChar w:fldCharType="end"/>
      </w:r>
      <w:r>
        <w:t xml:space="preserve"> for details of how the data is converted to/from the calendar type.</w:t>
      </w:r>
    </w:p>
    <w:bookmarkEnd w:id="4698"/>
    <w:bookmarkEnd w:id="4699"/>
    <w:bookmarkEnd w:id="4700"/>
    <w:bookmarkEnd w:id="4701"/>
    <w:bookmarkEnd w:id="4702"/>
    <w:bookmarkEnd w:id="4703"/>
    <w:bookmarkEnd w:id="4704"/>
    <w:p w14:paraId="5633802A"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Length of Packed Decimal Calendar Elements</w:t>
      </w:r>
    </w:p>
    <w:p w14:paraId="10C8B1B0" w14:textId="77777777" w:rsidR="00B46A03" w:rsidRDefault="00B46A03" w:rsidP="00B46A03">
      <w:pPr>
        <w:rPr>
          <w:rFonts w:cs="Arial"/>
        </w:rPr>
      </w:pPr>
      <w:r>
        <w:rPr>
          <w:rFonts w:cs="Arial"/>
        </w:rPr>
        <w:t xml:space="preserve">Calendars (types date, time, dateTime) with binary representation and dfdl:binaryCalendarRep 'packed', 'bcd', or 'ibm4690Packed', are represented as a bit string of 4-bit nibbles. The term </w:t>
      </w:r>
      <w:r>
        <w:rPr>
          <w:rStyle w:val="Emphasis"/>
        </w:rPr>
        <w:t xml:space="preserve">packed decimal </w:t>
      </w:r>
      <w:r>
        <w:rPr>
          <w:rFonts w:cs="Arial"/>
        </w:rPr>
        <w:t>is used to describe such calendars.</w:t>
      </w:r>
    </w:p>
    <w:p w14:paraId="7E556C06" w14:textId="77777777" w:rsidR="00B46A03" w:rsidRDefault="00B46A03" w:rsidP="00B46A03">
      <w:pPr>
        <w:rPr>
          <w:rFonts w:cs="Arial"/>
        </w:rPr>
      </w:pPr>
      <w:r>
        <w:rPr>
          <w:rFonts w:cs="Arial"/>
        </w:rPr>
        <w:t xml:space="preserve">It is a Schema Definition Error if the specified length is not a multiple of 4 bits. </w:t>
      </w:r>
    </w:p>
    <w:p w14:paraId="2E1E2023" w14:textId="77777777" w:rsidR="00B46A03" w:rsidRDefault="00B46A03" w:rsidP="00B46A03">
      <w:pPr>
        <w:rPr>
          <w:rFonts w:cs="Arial"/>
        </w:rPr>
      </w:pPr>
      <w:r>
        <w:rPr>
          <w:rFonts w:cs="Arial"/>
        </w:rPr>
        <w:t>The maximum specified length of a packed decimal calendar</w:t>
      </w:r>
      <w:r>
        <w:t xml:space="preserve"> is implementation-defined (but not less than 9 bytes, which corresponds to calendar pattern 'yyyyMMddhhmmssSSS')</w:t>
      </w:r>
      <w:r>
        <w:rPr>
          <w:rStyle w:val="FootnoteReference"/>
          <w:rFonts w:cs="Arial"/>
          <w:color w:val="000000"/>
          <w:lang w:eastAsia="en-GB"/>
        </w:rPr>
        <w:footnoteReference w:id="40"/>
      </w:r>
      <w:r>
        <w:t>.</w:t>
      </w:r>
    </w:p>
    <w:p w14:paraId="54C39F3A" w14:textId="271EA887" w:rsidR="00B46A03" w:rsidRDefault="00B46A03" w:rsidP="00B46A03">
      <w:pPr>
        <w:rPr>
          <w:rFonts w:cs="Arial"/>
        </w:rPr>
      </w:pPr>
      <w:r>
        <w:rPr>
          <w:rFonts w:cs="Arial"/>
        </w:rPr>
        <w:t xml:space="preserve">See </w:t>
      </w:r>
      <w:r>
        <w:t xml:space="preserve">Section </w:t>
      </w:r>
      <w:r w:rsidRPr="00065302">
        <w:rPr>
          <w:rStyle w:val="Hyperlink"/>
        </w:rPr>
        <w:fldChar w:fldCharType="begin"/>
      </w:r>
      <w:r w:rsidRPr="00065302">
        <w:rPr>
          <w:rStyle w:val="Hyperlink"/>
        </w:rPr>
        <w:instrText xml:space="preserve"> REF _Ref37180094 \r \h  \* MERGEFORMAT </w:instrText>
      </w:r>
      <w:r w:rsidRPr="00065302">
        <w:rPr>
          <w:rStyle w:val="Hyperlink"/>
        </w:rPr>
      </w:r>
      <w:r w:rsidRPr="00065302">
        <w:rPr>
          <w:rStyle w:val="Hyperlink"/>
        </w:rPr>
        <w:fldChar w:fldCharType="separate"/>
      </w:r>
      <w:r w:rsidR="009D1493">
        <w:rPr>
          <w:rStyle w:val="Hyperlink"/>
        </w:rPr>
        <w:t>13.13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_Ref37180064 \h  \* MERGEFORMAT </w:instrText>
      </w:r>
      <w:r w:rsidRPr="00065302">
        <w:rPr>
          <w:rStyle w:val="Hyperlink"/>
        </w:rPr>
      </w:r>
      <w:r w:rsidRPr="00065302">
        <w:rPr>
          <w:rStyle w:val="Hyperlink"/>
        </w:rPr>
        <w:fldChar w:fldCharType="separate"/>
      </w:r>
      <w:r w:rsidR="009D1493" w:rsidRPr="009D1493">
        <w:rPr>
          <w:rStyle w:val="Hyperlink"/>
        </w:rPr>
        <w:t>Properties Specific to Calendar with Binary Representation</w:t>
      </w:r>
      <w:r w:rsidRPr="00065302">
        <w:rPr>
          <w:rStyle w:val="Hyperlink"/>
        </w:rPr>
        <w:fldChar w:fldCharType="end"/>
      </w:r>
      <w:r>
        <w:t xml:space="preserve"> for</w:t>
      </w:r>
      <w:r>
        <w:rPr>
          <w:rFonts w:cs="Arial"/>
        </w:rPr>
        <w:t xml:space="preserve"> details of how the data is converted to/from the calendar type.</w:t>
      </w:r>
    </w:p>
    <w:p w14:paraId="6FC05CF8"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lastRenderedPageBreak/>
        <w:t>Length of Binary Opaque Elements</w:t>
      </w:r>
    </w:p>
    <w:p w14:paraId="41BB7B52" w14:textId="77777777" w:rsidR="00B46A03" w:rsidRDefault="00B46A03" w:rsidP="00B46A03">
      <w:pPr>
        <w:rPr>
          <w:rFonts w:cs="Arial"/>
        </w:rPr>
      </w:pPr>
      <w:r>
        <w:rPr>
          <w:rFonts w:cs="Arial"/>
        </w:rPr>
        <w:t>The dfdl:lengthUnits property must be 'bytes'. It is a Schema Definition Error otherwise.</w:t>
      </w:r>
    </w:p>
    <w:p w14:paraId="5076E1EA" w14:textId="77777777" w:rsidR="00B46A03" w:rsidRDefault="00B46A03" w:rsidP="00B46A03">
      <w:pPr>
        <w:autoSpaceDE w:val="0"/>
        <w:rPr>
          <w:rFonts w:cs="Arial"/>
        </w:rPr>
      </w:pPr>
      <w:r>
        <w:rPr>
          <w:rFonts w:cs="Arial"/>
        </w:rPr>
        <w:t xml:space="preserve">When unparsing a specified length element of type xs:hexBinary, and the simple content region is larger than the length of the element in the Infoset, then the remaining bytes are filled using the dfdl:fillByte property. </w:t>
      </w:r>
    </w:p>
    <w:p w14:paraId="7BC5A1C6" w14:textId="77777777" w:rsidR="00B46A03" w:rsidRDefault="00B46A03" w:rsidP="00B46A03">
      <w:pPr>
        <w:autoSpaceDE w:val="0"/>
        <w:rPr>
          <w:rFonts w:cs="Arial"/>
        </w:rPr>
      </w:pPr>
      <w:r>
        <w:rPr>
          <w:rFonts w:cs="Arial"/>
        </w:rPr>
        <w:t xml:space="preserve">The dfdl:fillByte is </w:t>
      </w:r>
      <w:r>
        <w:rPr>
          <w:rFonts w:cs="Arial"/>
          <w:b/>
        </w:rPr>
        <w:t>not</w:t>
      </w:r>
      <w:r>
        <w:rPr>
          <w:rFonts w:cs="Arial"/>
        </w:rPr>
        <w:t xml:space="preserve"> used to trim an element of type xs:hexBinary when parsing.</w:t>
      </w:r>
    </w:p>
    <w:p w14:paraId="67DC2BFA"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Length of Complex Elements</w:t>
      </w:r>
    </w:p>
    <w:p w14:paraId="04900A30" w14:textId="77777777" w:rsidR="00B46A03" w:rsidRDefault="00B46A03" w:rsidP="00B46A03">
      <w:pPr>
        <w:rPr>
          <w:lang w:eastAsia="en-GB"/>
        </w:rPr>
      </w:pPr>
      <w:r>
        <w:rPr>
          <w:lang w:eastAsia="en-GB"/>
        </w:rPr>
        <w:t>A complex element of specified length is defining a 'box' in which its child elements exist. An example of this would be a fixed-length record element with a variable number of children elements. The dfdl:lengthUnits may be 'bytes' or 'characters' and it is a Schema Definition Error otherwise.</w:t>
      </w:r>
    </w:p>
    <w:p w14:paraId="24E38A49" w14:textId="6CC597D8" w:rsidR="00B46A03" w:rsidRDefault="00B46A03" w:rsidP="00B46A03">
      <w:pPr>
        <w:rPr>
          <w:rFonts w:cs="Arial"/>
        </w:rPr>
      </w:pPr>
      <w:r>
        <w:rPr>
          <w:rFonts w:cs="Arial"/>
          <w:lang w:eastAsia="en-GB"/>
        </w:rPr>
        <w:t xml:space="preserve">It is possible that the children may not entirely fill the full length of the complex element. An example is a complex element with a specified length of 100 characters, which contains a sequence of child elements that use up less than 100 characters of data, perhaps because an optional element is not present. In this case the remaining unused data is called the ElementUnused region in the data syntax grammar of </w:t>
      </w:r>
      <w:r>
        <w:rPr>
          <w:rFonts w:cs="Arial"/>
        </w:rPr>
        <w:t xml:space="preserve">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rPr>
          <w:rFonts w:cs="Arial"/>
          <w:lang w:eastAsia="en-GB"/>
        </w:rPr>
        <w:t xml:space="preserve">. Another example is a complex element with a specified length of 100 bytes, which contains a sequence of child elements the last of which has dfdl:lengthKind 'endOfParent', dfdl:representation 'text' and a multi-byte dfdl:encoding such that the element does not use up all the bytes of data. In this case the remaining unused bytes comprise the child element's </w:t>
      </w:r>
      <w:r>
        <w:rPr>
          <w:rFonts w:cs="Arial"/>
          <w:b/>
          <w:i/>
          <w:lang w:eastAsia="en-GB"/>
        </w:rPr>
        <w:t>RightFill</w:t>
      </w:r>
      <w:r>
        <w:rPr>
          <w:rFonts w:cs="Arial"/>
          <w:lang w:eastAsia="en-GB"/>
        </w:rPr>
        <w:t xml:space="preserve"> region in the data syntax grammar of </w:t>
      </w:r>
      <w:r>
        <w:rPr>
          <w:rFonts w:cs="Arial"/>
        </w:rPr>
        <w:t xml:space="preserve">Section </w:t>
      </w:r>
      <w:r w:rsidRPr="00065302">
        <w:rPr>
          <w:rStyle w:val="Hyperlink"/>
        </w:rPr>
        <w:fldChar w:fldCharType="begin"/>
      </w:r>
      <w:r w:rsidRPr="00065302">
        <w:rPr>
          <w:rStyle w:val="Hyperlink"/>
        </w:rPr>
        <w:instrText xml:space="preserve"> REF _Ref39164191 \r \h </w:instrText>
      </w:r>
      <w:r w:rsidRPr="00065302">
        <w:rPr>
          <w:rStyle w:val="Hyperlink"/>
        </w:rPr>
      </w:r>
      <w:r w:rsidRPr="00065302">
        <w:rPr>
          <w:rStyle w:val="Hyperlink"/>
        </w:rPr>
        <w:fldChar w:fldCharType="separate"/>
      </w:r>
      <w:r w:rsidR="009D1493">
        <w:rPr>
          <w:rStyle w:val="Hyperlink"/>
        </w:rPr>
        <w:t>9.2</w:t>
      </w:r>
      <w:r w:rsidRPr="00065302">
        <w:rPr>
          <w:rStyle w:val="Hyperlink"/>
        </w:rPr>
        <w:fldChar w:fldCharType="end"/>
      </w:r>
      <w:r>
        <w:rPr>
          <w:rFonts w:cs="Arial"/>
          <w:lang w:eastAsia="en-GB"/>
        </w:rPr>
        <w:t>. In both examples, the unused area is skipped when parsing, and is filled with the dfdl:fillByte on unparsing.</w:t>
      </w:r>
      <w:r>
        <w:rPr>
          <w:rFonts w:cs="Arial"/>
        </w:rPr>
        <w:t xml:space="preserve">  </w:t>
      </w:r>
    </w:p>
    <w:p w14:paraId="483CEADC" w14:textId="77777777" w:rsidR="00B46A03" w:rsidRDefault="00B46A03" w:rsidP="00B46A03">
      <w:pPr>
        <w:rPr>
          <w:rFonts w:cs="Arial"/>
        </w:rPr>
      </w:pPr>
      <w:r>
        <w:rPr>
          <w:rFonts w:cs="Arial"/>
        </w:rPr>
        <w:t xml:space="preserve">Note that a poorly chosen value for dfdl:fillByte may fill the region with data that cannot be decoded in the character set encoding, resulting in a decode error when this data is subsequently parsed again. When dfdl:lengthUnits is 'characters' the value for dfdl:fillByte must be chosen to avoid this error. </w:t>
      </w:r>
    </w:p>
    <w:p w14:paraId="640AD9AE"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4707" w:name="_Toc349037945"/>
      <w:bookmarkStart w:id="4708" w:name="_Toc366078053"/>
      <w:bookmarkStart w:id="4709" w:name="_Toc366078672"/>
      <w:bookmarkStart w:id="4710" w:name="_Toc366079657"/>
      <w:bookmarkStart w:id="4711" w:name="_Toc366080269"/>
      <w:bookmarkStart w:id="4712" w:name="_Toc366080878"/>
      <w:bookmarkStart w:id="4713" w:name="_Toc366505218"/>
      <w:bookmarkStart w:id="4714" w:name="_Toc366508587"/>
      <w:bookmarkStart w:id="4715" w:name="_Toc366513088"/>
      <w:bookmarkStart w:id="4716" w:name="_Toc366574277"/>
      <w:bookmarkStart w:id="4717" w:name="_Toc366578070"/>
      <w:bookmarkStart w:id="4718" w:name="_Toc366578664"/>
      <w:bookmarkStart w:id="4719" w:name="_Toc366579256"/>
      <w:bookmarkStart w:id="4720" w:name="_Toc366579847"/>
      <w:bookmarkStart w:id="4721" w:name="_Toc366580439"/>
      <w:bookmarkStart w:id="4722" w:name="_Toc366581030"/>
      <w:bookmarkStart w:id="4723" w:name="_Toc366581622"/>
      <w:bookmarkStart w:id="4724" w:name="_Toc322911645"/>
      <w:bookmarkStart w:id="4725" w:name="_Toc322912184"/>
      <w:bookmarkStart w:id="4726" w:name="_Toc329093033"/>
      <w:bookmarkStart w:id="4727" w:name="_Toc332701546"/>
      <w:bookmarkStart w:id="4728" w:name="_Toc332701850"/>
      <w:bookmarkStart w:id="4729" w:name="_Toc349642155"/>
      <w:bookmarkStart w:id="4730" w:name="_Toc366078054"/>
      <w:bookmarkStart w:id="4731" w:name="_Toc366078673"/>
      <w:bookmarkStart w:id="4732" w:name="_Toc366079658"/>
      <w:bookmarkStart w:id="4733" w:name="_Toc366080270"/>
      <w:bookmarkStart w:id="4734" w:name="_Toc366080879"/>
      <w:bookmarkStart w:id="4735" w:name="_Toc366505219"/>
      <w:bookmarkStart w:id="4736" w:name="_Toc366508588"/>
      <w:bookmarkStart w:id="4737" w:name="_Toc366513089"/>
      <w:bookmarkStart w:id="4738" w:name="_Toc366574278"/>
      <w:bookmarkStart w:id="4739" w:name="_Toc366578071"/>
      <w:bookmarkStart w:id="4740" w:name="_Toc366578665"/>
      <w:bookmarkStart w:id="4741" w:name="_Toc366579257"/>
      <w:bookmarkStart w:id="4742" w:name="_Toc366579848"/>
      <w:bookmarkStart w:id="4743" w:name="_Toc366580440"/>
      <w:bookmarkStart w:id="4744" w:name="_Toc366581031"/>
      <w:bookmarkStart w:id="4745" w:name="_Toc366581623"/>
      <w:bookmarkStart w:id="4746" w:name="_Toc322911646"/>
      <w:bookmarkStart w:id="4747" w:name="_Toc322912185"/>
      <w:bookmarkStart w:id="4748" w:name="_Toc329093034"/>
      <w:bookmarkStart w:id="4749" w:name="_Toc332701547"/>
      <w:bookmarkStart w:id="4750" w:name="_Toc332701851"/>
      <w:bookmarkStart w:id="4751" w:name="_Toc332711645"/>
      <w:bookmarkStart w:id="4752" w:name="_Toc332711953"/>
      <w:bookmarkStart w:id="4753" w:name="_Toc332712255"/>
      <w:bookmarkStart w:id="4754" w:name="_Toc332724171"/>
      <w:bookmarkStart w:id="4755" w:name="_Toc332724471"/>
      <w:bookmarkStart w:id="4756" w:name="_Toc341102767"/>
      <w:bookmarkStart w:id="4757" w:name="_Toc347241502"/>
      <w:bookmarkStart w:id="4758" w:name="_Toc347744695"/>
      <w:bookmarkStart w:id="4759" w:name="_Toc348984478"/>
      <w:bookmarkStart w:id="4760" w:name="_Toc348984783"/>
      <w:bookmarkStart w:id="4761" w:name="_Toc349037947"/>
      <w:bookmarkStart w:id="4762" w:name="_Toc349642156"/>
      <w:bookmarkStart w:id="4763" w:name="_Toc366078055"/>
      <w:bookmarkStart w:id="4764" w:name="_Toc366078674"/>
      <w:bookmarkStart w:id="4765" w:name="_Toc366079659"/>
      <w:bookmarkStart w:id="4766" w:name="_Toc366080271"/>
      <w:bookmarkStart w:id="4767" w:name="_Toc366080880"/>
      <w:bookmarkStart w:id="4768" w:name="_Toc366505220"/>
      <w:bookmarkStart w:id="4769" w:name="_Toc366508589"/>
      <w:bookmarkStart w:id="4770" w:name="_Toc366513090"/>
      <w:bookmarkStart w:id="4771" w:name="_Toc366574279"/>
      <w:bookmarkStart w:id="4772" w:name="_Toc366578072"/>
      <w:bookmarkStart w:id="4773" w:name="_Toc366578666"/>
      <w:bookmarkStart w:id="4774" w:name="_Toc366579258"/>
      <w:bookmarkStart w:id="4775" w:name="_Toc366579849"/>
      <w:bookmarkStart w:id="4776" w:name="_Toc366580441"/>
      <w:bookmarkStart w:id="4777" w:name="_Toc366581032"/>
      <w:bookmarkStart w:id="4778" w:name="_Toc366581624"/>
      <w:bookmarkStart w:id="4779" w:name="_Toc366078056"/>
      <w:bookmarkStart w:id="4780" w:name="_Toc366078675"/>
      <w:bookmarkStart w:id="4781" w:name="_Toc366079660"/>
      <w:bookmarkStart w:id="4782" w:name="_Toc366080272"/>
      <w:bookmarkStart w:id="4783" w:name="_Toc366080881"/>
      <w:bookmarkStart w:id="4784" w:name="_Toc366505221"/>
      <w:bookmarkStart w:id="4785" w:name="_Toc366508590"/>
      <w:bookmarkStart w:id="4786" w:name="_Toc366513091"/>
      <w:bookmarkStart w:id="4787" w:name="_Toc366574280"/>
      <w:bookmarkStart w:id="4788" w:name="_Toc366578073"/>
      <w:bookmarkStart w:id="4789" w:name="_Toc366578667"/>
      <w:bookmarkStart w:id="4790" w:name="_Toc366579259"/>
      <w:bookmarkStart w:id="4791" w:name="_Toc366579850"/>
      <w:bookmarkStart w:id="4792" w:name="_Toc366580442"/>
      <w:bookmarkStart w:id="4793" w:name="_Toc366581033"/>
      <w:bookmarkStart w:id="4794" w:name="_Toc366581625"/>
      <w:bookmarkStart w:id="4795" w:name="_Toc366078057"/>
      <w:bookmarkStart w:id="4796" w:name="_Toc366078676"/>
      <w:bookmarkStart w:id="4797" w:name="_Toc366079661"/>
      <w:bookmarkStart w:id="4798" w:name="_Toc366080273"/>
      <w:bookmarkStart w:id="4799" w:name="_Toc366080882"/>
      <w:bookmarkStart w:id="4800" w:name="_Toc366505222"/>
      <w:bookmarkStart w:id="4801" w:name="_Toc366508591"/>
      <w:bookmarkStart w:id="4802" w:name="_Toc366513092"/>
      <w:bookmarkStart w:id="4803" w:name="_Toc366574281"/>
      <w:bookmarkStart w:id="4804" w:name="_Toc366578074"/>
      <w:bookmarkStart w:id="4805" w:name="_Toc366578668"/>
      <w:bookmarkStart w:id="4806" w:name="_Toc366579260"/>
      <w:bookmarkStart w:id="4807" w:name="_Toc366579851"/>
      <w:bookmarkStart w:id="4808" w:name="_Toc366580443"/>
      <w:bookmarkStart w:id="4809" w:name="_Toc366581034"/>
      <w:bookmarkStart w:id="4810" w:name="_Toc366581626"/>
      <w:bookmarkStart w:id="4811" w:name="_Toc366078058"/>
      <w:bookmarkStart w:id="4812" w:name="_Toc366078677"/>
      <w:bookmarkStart w:id="4813" w:name="_Toc366079662"/>
      <w:bookmarkStart w:id="4814" w:name="_Toc366080274"/>
      <w:bookmarkStart w:id="4815" w:name="_Toc366080883"/>
      <w:bookmarkStart w:id="4816" w:name="_Toc366505223"/>
      <w:bookmarkStart w:id="4817" w:name="_Toc366508592"/>
      <w:bookmarkStart w:id="4818" w:name="_Toc366513093"/>
      <w:bookmarkStart w:id="4819" w:name="_Toc366574282"/>
      <w:bookmarkStart w:id="4820" w:name="_Toc366578075"/>
      <w:bookmarkStart w:id="4821" w:name="_Toc366578669"/>
      <w:bookmarkStart w:id="4822" w:name="_Toc366579261"/>
      <w:bookmarkStart w:id="4823" w:name="_Toc366579852"/>
      <w:bookmarkStart w:id="4824" w:name="_Toc366580444"/>
      <w:bookmarkStart w:id="4825" w:name="_Toc366581035"/>
      <w:bookmarkStart w:id="4826" w:name="_Toc366581627"/>
      <w:bookmarkStart w:id="4827" w:name="_Simple_Types"/>
      <w:bookmarkStart w:id="4828" w:name="_Toc177399096"/>
      <w:bookmarkStart w:id="4829" w:name="_Toc175057383"/>
      <w:bookmarkStart w:id="4830" w:name="_Toc199516319"/>
      <w:bookmarkStart w:id="4831" w:name="_Toc194983983"/>
      <w:bookmarkStart w:id="4832" w:name="_Toc243112826"/>
      <w:bookmarkStart w:id="4833" w:name="_Ref255476219"/>
      <w:bookmarkStart w:id="4834" w:name="_Toc349042744"/>
      <w:bookmarkStart w:id="4835" w:name="_Toc62570158"/>
      <w:bookmarkStart w:id="4836" w:name="_Toc210216880"/>
      <w:bookmarkStart w:id="4837" w:name="_Toc219441012"/>
      <w:bookmarkStart w:id="4838" w:name="_Toc130873628"/>
      <w:bookmarkStart w:id="4839" w:name="_Toc140549600"/>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r>
        <w:lastRenderedPageBreak/>
        <w:t>Simple Types</w:t>
      </w:r>
      <w:bookmarkEnd w:id="4828"/>
      <w:bookmarkEnd w:id="4829"/>
      <w:bookmarkEnd w:id="4830"/>
      <w:bookmarkEnd w:id="4831"/>
      <w:bookmarkEnd w:id="4832"/>
      <w:bookmarkEnd w:id="4833"/>
      <w:bookmarkEnd w:id="4834"/>
      <w:bookmarkEnd w:id="4835"/>
      <w:bookmarkEnd w:id="4836"/>
      <w:bookmarkEnd w:id="4837"/>
    </w:p>
    <w:p w14:paraId="0F4DC74C" w14:textId="77777777" w:rsidR="00B46A03" w:rsidRDefault="00B46A03" w:rsidP="00404546">
      <w:pPr>
        <w:pStyle w:val="nobreak"/>
      </w:pPr>
      <w:r>
        <w:t xml:space="preserve">The dfdl:representation property identifies the physical representation of the element as text or binary. For some of the simple type and representation combinations there are additional properties that specify a further refinement of the representation. </w:t>
      </w:r>
    </w:p>
    <w:p w14:paraId="35E37558" w14:textId="4081B98F" w:rsidR="00B46A03" w:rsidRDefault="00B46A03" w:rsidP="00B46A03">
      <w:r>
        <w:t xml:space="preserve">These properties are described in relation to the logical type groupings of the simple types into Number, String, Calendar, Boolean, and Opaque groups, per Section </w:t>
      </w:r>
      <w:r w:rsidRPr="00065302">
        <w:rPr>
          <w:rStyle w:val="Hyperlink"/>
        </w:rPr>
        <w:fldChar w:fldCharType="begin"/>
      </w:r>
      <w:r w:rsidRPr="00065302">
        <w:rPr>
          <w:rStyle w:val="Hyperlink"/>
        </w:rPr>
        <w:instrText xml:space="preserve"> REF _Ref50631257 \r \h </w:instrText>
      </w:r>
      <w:r w:rsidRPr="00065302">
        <w:rPr>
          <w:rStyle w:val="Hyperlink"/>
        </w:rPr>
      </w:r>
      <w:r w:rsidRPr="00065302">
        <w:rPr>
          <w:rStyle w:val="Hyperlink"/>
        </w:rPr>
        <w:fldChar w:fldCharType="separate"/>
      </w:r>
      <w:r w:rsidR="009D1493">
        <w:rPr>
          <w:rStyle w:val="Hyperlink"/>
        </w:rPr>
        <w:t>5.1</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_Ref50631257 \h </w:instrText>
      </w:r>
      <w:r w:rsidRPr="00065302">
        <w:rPr>
          <w:rStyle w:val="Hyperlink"/>
        </w:rPr>
      </w:r>
      <w:r w:rsidRPr="00065302">
        <w:rPr>
          <w:rStyle w:val="Hyperlink"/>
        </w:rPr>
        <w:fldChar w:fldCharType="separate"/>
      </w:r>
      <w:r w:rsidR="009D1493">
        <w:t>DFDL Simple Types</w:t>
      </w:r>
      <w:r w:rsidRPr="00065302">
        <w:rPr>
          <w:rStyle w:val="Hyperlink"/>
        </w:rPr>
        <w:fldChar w:fldCharType="end"/>
      </w:r>
      <w:r>
        <w:t>.</w:t>
      </w:r>
    </w:p>
    <w:p w14:paraId="7219766D"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840" w:name="_Toc349042745"/>
      <w:bookmarkStart w:id="4841" w:name="_Toc62570159"/>
      <w:bookmarkStart w:id="4842" w:name="_Toc210216881"/>
      <w:bookmarkStart w:id="4843" w:name="_Toc219441013"/>
      <w:r>
        <w:t>Properties Common to All Simple Types</w:t>
      </w:r>
      <w:bookmarkEnd w:id="4840"/>
      <w:bookmarkEnd w:id="4841"/>
      <w:bookmarkEnd w:id="4842"/>
      <w:bookmarkEnd w:id="4843"/>
      <w:r>
        <w:t xml:space="preserve"> </w:t>
      </w:r>
    </w:p>
    <w:tbl>
      <w:tblPr>
        <w:tblStyle w:val="Table"/>
        <w:tblW w:w="5000" w:type="pct"/>
        <w:tblInd w:w="0" w:type="dxa"/>
        <w:tblLook w:val="01E0" w:firstRow="1" w:lastRow="1" w:firstColumn="1" w:lastColumn="1" w:noHBand="0" w:noVBand="0"/>
      </w:tblPr>
      <w:tblGrid>
        <w:gridCol w:w="1727"/>
        <w:gridCol w:w="8467"/>
      </w:tblGrid>
      <w:tr w:rsidR="00B46A03" w14:paraId="20AC323C"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55E11C0C" w14:textId="77777777" w:rsidR="00B46A03" w:rsidRPr="00E276B6" w:rsidRDefault="00B46A03" w:rsidP="00986B7C">
            <w:pPr>
              <w:jc w:val="left"/>
              <w:rPr>
                <w:rFonts w:ascii="Cambria" w:hAnsi="Cambria"/>
              </w:rPr>
            </w:pPr>
            <w:r w:rsidRPr="00E276B6">
              <w:rPr>
                <w:rFonts w:ascii="Cambria" w:hAnsi="Cambria"/>
              </w:rPr>
              <w:t>Property Name</w:t>
            </w:r>
          </w:p>
        </w:tc>
        <w:tc>
          <w:tcPr>
            <w:tcW w:w="0" w:type="auto"/>
            <w:hideMark/>
          </w:tcPr>
          <w:p w14:paraId="37FDDA4B"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3E30F35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90FEA1D" w14:textId="77777777" w:rsidR="00B46A03" w:rsidRPr="00E276B6" w:rsidRDefault="00B46A03" w:rsidP="00986B7C">
            <w:pPr>
              <w:jc w:val="left"/>
              <w:rPr>
                <w:rFonts w:ascii="Cambria" w:hAnsi="Cambria" w:cs="Arial"/>
              </w:rPr>
            </w:pPr>
            <w:bookmarkStart w:id="4844" w:name="p_representation"/>
            <w:r w:rsidRPr="00E276B6">
              <w:rPr>
                <w:rFonts w:ascii="Cambria" w:hAnsi="Cambria" w:cs="Arial"/>
              </w:rPr>
              <w:t>representation</w:t>
            </w:r>
            <w:bookmarkEnd w:id="4844"/>
          </w:p>
        </w:tc>
        <w:tc>
          <w:tcPr>
            <w:tcW w:w="0" w:type="auto"/>
            <w:tcBorders>
              <w:top w:val="single" w:sz="4" w:space="0" w:color="auto"/>
              <w:left w:val="single" w:sz="4" w:space="0" w:color="auto"/>
              <w:bottom w:val="single" w:sz="4" w:space="0" w:color="auto"/>
              <w:right w:val="single" w:sz="4" w:space="0" w:color="auto"/>
            </w:tcBorders>
            <w:hideMark/>
          </w:tcPr>
          <w:p w14:paraId="4295047F" w14:textId="77777777" w:rsidR="00B46A03" w:rsidRPr="00E276B6" w:rsidRDefault="00B46A03" w:rsidP="00986B7C">
            <w:pPr>
              <w:jc w:val="left"/>
              <w:rPr>
                <w:rFonts w:ascii="Cambria" w:hAnsi="Cambria"/>
              </w:rPr>
            </w:pPr>
            <w:r w:rsidRPr="00E276B6">
              <w:rPr>
                <w:rFonts w:ascii="Cambria" w:hAnsi="Cambria"/>
              </w:rPr>
              <w:t>Enum</w:t>
            </w:r>
          </w:p>
          <w:p w14:paraId="69DA4B2F" w14:textId="77777777" w:rsidR="00B46A03" w:rsidRPr="00E276B6" w:rsidRDefault="00B46A03" w:rsidP="00986B7C">
            <w:pPr>
              <w:jc w:val="left"/>
              <w:rPr>
                <w:rFonts w:ascii="Cambria" w:hAnsi="Cambria"/>
              </w:rPr>
            </w:pPr>
            <w:r w:rsidRPr="00E276B6">
              <w:rPr>
                <w:rFonts w:ascii="Cambria" w:hAnsi="Cambria"/>
              </w:rPr>
              <w:t>Valid values are dependent on logical type.</w:t>
            </w:r>
          </w:p>
          <w:p w14:paraId="76833C1D" w14:textId="77777777" w:rsidR="00B46A03" w:rsidRPr="00E276B6" w:rsidRDefault="00B46A03" w:rsidP="00986B7C">
            <w:pPr>
              <w:jc w:val="left"/>
              <w:rPr>
                <w:rFonts w:ascii="Cambria" w:hAnsi="Cambria"/>
              </w:rPr>
            </w:pPr>
            <w:r w:rsidRPr="00E276B6">
              <w:rPr>
                <w:rFonts w:ascii="Cambria" w:hAnsi="Cambria"/>
                <w:b/>
              </w:rPr>
              <w:t>Number:</w:t>
            </w:r>
            <w:r w:rsidRPr="00E276B6">
              <w:rPr>
                <w:rFonts w:ascii="Cambria" w:hAnsi="Cambria"/>
              </w:rPr>
              <w:t xml:space="preserve"> 'text’, 'binary'</w:t>
            </w:r>
          </w:p>
          <w:p w14:paraId="23A60FE9" w14:textId="77777777" w:rsidR="00B46A03" w:rsidRPr="00E276B6" w:rsidRDefault="00B46A03" w:rsidP="00986B7C">
            <w:pPr>
              <w:jc w:val="left"/>
              <w:rPr>
                <w:rFonts w:ascii="Cambria" w:hAnsi="Cambria"/>
              </w:rPr>
            </w:pPr>
            <w:r w:rsidRPr="00E276B6">
              <w:rPr>
                <w:rFonts w:ascii="Cambria" w:hAnsi="Cambria"/>
                <w:b/>
              </w:rPr>
              <w:t>String:</w:t>
            </w:r>
            <w:r w:rsidRPr="00E276B6">
              <w:rPr>
                <w:rFonts w:ascii="Cambria" w:hAnsi="Cambria"/>
              </w:rPr>
              <w:t xml:space="preserve"> representation is assumed to be 'text' and the dfdl:representation property is not examined </w:t>
            </w:r>
          </w:p>
          <w:p w14:paraId="34BD1C5C" w14:textId="77777777" w:rsidR="00B46A03" w:rsidRPr="00E276B6" w:rsidRDefault="00B46A03" w:rsidP="00986B7C">
            <w:pPr>
              <w:jc w:val="left"/>
              <w:rPr>
                <w:rFonts w:ascii="Cambria" w:hAnsi="Cambria"/>
              </w:rPr>
            </w:pPr>
            <w:r w:rsidRPr="00E276B6">
              <w:rPr>
                <w:rFonts w:ascii="Cambria" w:hAnsi="Cambria"/>
                <w:b/>
              </w:rPr>
              <w:t>Calendar:</w:t>
            </w:r>
            <w:r w:rsidRPr="00E276B6">
              <w:rPr>
                <w:rFonts w:ascii="Cambria" w:hAnsi="Cambria"/>
              </w:rPr>
              <w:t xml:space="preserve"> 'text’, 'binary'</w:t>
            </w:r>
          </w:p>
          <w:p w14:paraId="55F5D089" w14:textId="77777777" w:rsidR="00B46A03" w:rsidRPr="00E276B6" w:rsidRDefault="00B46A03" w:rsidP="00986B7C">
            <w:pPr>
              <w:jc w:val="left"/>
              <w:rPr>
                <w:rFonts w:ascii="Cambria" w:hAnsi="Cambria"/>
              </w:rPr>
            </w:pPr>
            <w:r w:rsidRPr="00E276B6">
              <w:rPr>
                <w:rFonts w:ascii="Cambria" w:hAnsi="Cambria"/>
                <w:b/>
              </w:rPr>
              <w:t>Boolean:</w:t>
            </w:r>
            <w:r w:rsidRPr="00E276B6">
              <w:rPr>
                <w:rFonts w:ascii="Cambria" w:hAnsi="Cambria"/>
              </w:rPr>
              <w:t xml:space="preserve"> 'text’, 'binary'</w:t>
            </w:r>
          </w:p>
          <w:p w14:paraId="524DECD0" w14:textId="77777777" w:rsidR="00B46A03" w:rsidRPr="00E276B6" w:rsidRDefault="00B46A03" w:rsidP="00986B7C">
            <w:pPr>
              <w:jc w:val="left"/>
              <w:rPr>
                <w:rFonts w:ascii="Cambria" w:hAnsi="Cambria"/>
              </w:rPr>
            </w:pPr>
            <w:r w:rsidRPr="00E276B6">
              <w:rPr>
                <w:rFonts w:ascii="Cambria" w:hAnsi="Cambria"/>
                <w:b/>
              </w:rPr>
              <w:t>Opaque:</w:t>
            </w:r>
            <w:r w:rsidRPr="00E276B6">
              <w:rPr>
                <w:rFonts w:ascii="Cambria" w:hAnsi="Cambria"/>
              </w:rPr>
              <w:t xml:space="preserve">  representation is assumed to be 'binary' and the dfdl:representation property is not examined.</w:t>
            </w:r>
          </w:p>
          <w:p w14:paraId="1282C7A0" w14:textId="77777777" w:rsidR="00B46A03" w:rsidRPr="00E276B6" w:rsidRDefault="00B46A03" w:rsidP="00986B7C">
            <w:pPr>
              <w:keepNext/>
              <w:jc w:val="left"/>
              <w:rPr>
                <w:rFonts w:ascii="Cambria" w:hAnsi="Cambria"/>
              </w:rPr>
            </w:pPr>
            <w:r w:rsidRPr="00E276B6">
              <w:rPr>
                <w:rFonts w:ascii="Cambria" w:hAnsi="Cambria"/>
              </w:rPr>
              <w:t>Annotation: dfdl:element, dfdl:simpleType</w:t>
            </w:r>
          </w:p>
        </w:tc>
      </w:tr>
    </w:tbl>
    <w:p w14:paraId="76F4C6AB" w14:textId="59CDCC94"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24</w:t>
      </w:r>
      <w:r>
        <w:rPr>
          <w:noProof/>
        </w:rPr>
        <w:fldChar w:fldCharType="end"/>
      </w:r>
      <w:r>
        <w:t xml:space="preserve"> Properties Common to All Simple Types</w:t>
      </w:r>
    </w:p>
    <w:p w14:paraId="27767B71" w14:textId="164E6EF4" w:rsidR="00B46A03" w:rsidRDefault="00B46A03" w:rsidP="00B46A03">
      <w:r>
        <w:t xml:space="preserve">The permitted representation properties for each logical type are shown in </w:t>
      </w:r>
      <w:r w:rsidRPr="00065302">
        <w:rPr>
          <w:rStyle w:val="Hyperlink"/>
        </w:rPr>
        <w:fldChar w:fldCharType="begin"/>
      </w:r>
      <w:r w:rsidRPr="00065302">
        <w:rPr>
          <w:rStyle w:val="Hyperlink"/>
        </w:rPr>
        <w:instrText xml:space="preserve"> REF _Ref247948007 \h </w:instrText>
      </w:r>
      <w:r w:rsidRPr="00065302">
        <w:rPr>
          <w:rStyle w:val="Hyperlink"/>
        </w:rPr>
      </w:r>
      <w:r w:rsidRPr="00065302">
        <w:rPr>
          <w:rStyle w:val="Hyperlink"/>
        </w:rPr>
        <w:fldChar w:fldCharType="separate"/>
      </w:r>
      <w:r w:rsidR="009D1493">
        <w:t xml:space="preserve">Table </w:t>
      </w:r>
      <w:r w:rsidR="009D1493">
        <w:rPr>
          <w:noProof/>
        </w:rPr>
        <w:t>25 Logical Type to Representation properties</w:t>
      </w:r>
      <w:r w:rsidRPr="00065302">
        <w:rPr>
          <w:rStyle w:val="Hyperlink"/>
        </w:rPr>
        <w:fldChar w:fldCharType="end"/>
      </w:r>
      <w:r w:rsidR="00945B2B">
        <w:rPr>
          <w:rStyle w:val="Hyperlink"/>
        </w:rPr>
        <w:t>.</w:t>
      </w:r>
    </w:p>
    <w:tbl>
      <w:tblPr>
        <w:tblStyle w:val="Table"/>
        <w:tblW w:w="5000" w:type="pct"/>
        <w:tblInd w:w="0" w:type="dxa"/>
        <w:tblLook w:val="01E0" w:firstRow="1" w:lastRow="1" w:firstColumn="1" w:lastColumn="1" w:noHBand="0" w:noVBand="0"/>
      </w:tblPr>
      <w:tblGrid>
        <w:gridCol w:w="4026"/>
        <w:gridCol w:w="2221"/>
        <w:gridCol w:w="3947"/>
      </w:tblGrid>
      <w:tr w:rsidR="00B46A03" w14:paraId="443A34AD"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076A787E" w14:textId="77777777" w:rsidR="00B46A03" w:rsidRPr="00E276B6" w:rsidRDefault="00B46A03" w:rsidP="00986B7C">
            <w:pPr>
              <w:jc w:val="left"/>
              <w:rPr>
                <w:rFonts w:ascii="Cambria" w:hAnsi="Cambria"/>
              </w:rPr>
            </w:pPr>
            <w:r w:rsidRPr="00E276B6">
              <w:rPr>
                <w:rFonts w:ascii="Cambria" w:hAnsi="Cambria"/>
              </w:rPr>
              <w:t>Logical type</w:t>
            </w:r>
          </w:p>
        </w:tc>
        <w:tc>
          <w:tcPr>
            <w:tcW w:w="0" w:type="auto"/>
            <w:hideMark/>
          </w:tcPr>
          <w:p w14:paraId="1A9D3678" w14:textId="77777777" w:rsidR="00B46A03" w:rsidRPr="00E276B6" w:rsidRDefault="00B46A03" w:rsidP="00986B7C">
            <w:pPr>
              <w:jc w:val="left"/>
              <w:rPr>
                <w:rFonts w:ascii="Cambria" w:hAnsi="Cambria"/>
              </w:rPr>
            </w:pPr>
            <w:r w:rsidRPr="00E276B6">
              <w:rPr>
                <w:rFonts w:ascii="Cambria" w:hAnsi="Cambria"/>
              </w:rPr>
              <w:t xml:space="preserve">dfdl:representation </w:t>
            </w:r>
          </w:p>
        </w:tc>
        <w:tc>
          <w:tcPr>
            <w:tcW w:w="0" w:type="auto"/>
            <w:hideMark/>
          </w:tcPr>
          <w:p w14:paraId="1C3F5204" w14:textId="77777777" w:rsidR="00B46A03" w:rsidRPr="00E276B6" w:rsidRDefault="00B46A03" w:rsidP="00986B7C">
            <w:pPr>
              <w:jc w:val="left"/>
              <w:rPr>
                <w:rFonts w:ascii="Cambria" w:hAnsi="Cambria"/>
              </w:rPr>
            </w:pPr>
            <w:r w:rsidRPr="00E276B6">
              <w:rPr>
                <w:rFonts w:ascii="Cambria" w:hAnsi="Cambria"/>
              </w:rPr>
              <w:t>Additional representation property</w:t>
            </w:r>
          </w:p>
        </w:tc>
      </w:tr>
      <w:tr w:rsidR="00B46A03" w14:paraId="1F28C67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803A6CB" w14:textId="77777777" w:rsidR="00B46A03" w:rsidRPr="00E276B6" w:rsidRDefault="00B46A03" w:rsidP="00986B7C">
            <w:pPr>
              <w:jc w:val="left"/>
              <w:rPr>
                <w:rFonts w:ascii="Cambria" w:hAnsi="Cambria"/>
              </w:rPr>
            </w:pPr>
            <w:r w:rsidRPr="00E276B6">
              <w:rPr>
                <w:rFonts w:ascii="Cambria" w:hAnsi="Cambria"/>
              </w:rPr>
              <w:t>String</w:t>
            </w:r>
          </w:p>
        </w:tc>
        <w:tc>
          <w:tcPr>
            <w:tcW w:w="0" w:type="auto"/>
            <w:tcBorders>
              <w:top w:val="single" w:sz="4" w:space="0" w:color="auto"/>
              <w:left w:val="single" w:sz="4" w:space="0" w:color="auto"/>
              <w:bottom w:val="single" w:sz="4" w:space="0" w:color="auto"/>
              <w:right w:val="single" w:sz="4" w:space="0" w:color="auto"/>
            </w:tcBorders>
            <w:hideMark/>
          </w:tcPr>
          <w:p w14:paraId="0F227A56" w14:textId="77777777" w:rsidR="00B46A03" w:rsidRPr="00E276B6" w:rsidRDefault="00B46A03" w:rsidP="00986B7C">
            <w:pPr>
              <w:jc w:val="left"/>
              <w:rPr>
                <w:rFonts w:ascii="Cambria" w:hAnsi="Cambria"/>
              </w:rPr>
            </w:pPr>
            <w:r w:rsidRPr="00E276B6">
              <w:rPr>
                <w:rFonts w:ascii="Cambria" w:hAnsi="Cambria"/>
              </w:rPr>
              <w:t>Assumed to be text</w:t>
            </w:r>
          </w:p>
        </w:tc>
        <w:tc>
          <w:tcPr>
            <w:tcW w:w="0" w:type="auto"/>
            <w:tcBorders>
              <w:top w:val="single" w:sz="4" w:space="0" w:color="auto"/>
              <w:left w:val="single" w:sz="4" w:space="0" w:color="auto"/>
              <w:bottom w:val="single" w:sz="4" w:space="0" w:color="auto"/>
              <w:right w:val="single" w:sz="4" w:space="0" w:color="auto"/>
            </w:tcBorders>
          </w:tcPr>
          <w:p w14:paraId="38BBFEBF" w14:textId="77777777" w:rsidR="00B46A03" w:rsidRPr="00E276B6" w:rsidRDefault="00B46A03" w:rsidP="00986B7C">
            <w:pPr>
              <w:jc w:val="left"/>
              <w:rPr>
                <w:rFonts w:ascii="Cambria" w:hAnsi="Cambria"/>
              </w:rPr>
            </w:pPr>
          </w:p>
        </w:tc>
      </w:tr>
      <w:tr w:rsidR="00B46A03" w14:paraId="6CC01DA8" w14:textId="77777777" w:rsidTr="00986B7C">
        <w:tc>
          <w:tcPr>
            <w:tcW w:w="0" w:type="auto"/>
            <w:vMerge w:val="restart"/>
            <w:tcBorders>
              <w:top w:val="single" w:sz="4" w:space="0" w:color="auto"/>
              <w:left w:val="single" w:sz="4" w:space="0" w:color="auto"/>
              <w:bottom w:val="single" w:sz="4" w:space="0" w:color="auto"/>
              <w:right w:val="single" w:sz="4" w:space="0" w:color="auto"/>
            </w:tcBorders>
            <w:hideMark/>
          </w:tcPr>
          <w:p w14:paraId="7A53B932" w14:textId="77777777" w:rsidR="00B46A03" w:rsidRPr="00E276B6" w:rsidRDefault="00B46A03" w:rsidP="00986B7C">
            <w:pPr>
              <w:jc w:val="left"/>
              <w:rPr>
                <w:rFonts w:ascii="Cambria" w:hAnsi="Cambria"/>
              </w:rPr>
            </w:pPr>
            <w:r w:rsidRPr="00E276B6">
              <w:rPr>
                <w:rFonts w:ascii="Cambria" w:hAnsi="Cambria"/>
              </w:rPr>
              <w:t>Float, Double</w:t>
            </w:r>
          </w:p>
        </w:tc>
        <w:tc>
          <w:tcPr>
            <w:tcW w:w="0" w:type="auto"/>
            <w:tcBorders>
              <w:top w:val="single" w:sz="4" w:space="0" w:color="auto"/>
              <w:left w:val="single" w:sz="4" w:space="0" w:color="auto"/>
              <w:bottom w:val="single" w:sz="4" w:space="0" w:color="auto"/>
              <w:right w:val="single" w:sz="4" w:space="0" w:color="auto"/>
            </w:tcBorders>
            <w:hideMark/>
          </w:tcPr>
          <w:p w14:paraId="78F4A2CE" w14:textId="77777777" w:rsidR="00B46A03" w:rsidRPr="00E276B6" w:rsidRDefault="00B46A03" w:rsidP="00986B7C">
            <w:pPr>
              <w:jc w:val="left"/>
              <w:rPr>
                <w:rFonts w:ascii="Cambria" w:hAnsi="Cambria"/>
              </w:rPr>
            </w:pPr>
            <w:r w:rsidRPr="00E276B6">
              <w:rPr>
                <w:rFonts w:ascii="Cambria" w:hAnsi="Cambria"/>
              </w:rPr>
              <w:t>text</w:t>
            </w:r>
          </w:p>
        </w:tc>
        <w:tc>
          <w:tcPr>
            <w:tcW w:w="0" w:type="auto"/>
            <w:tcBorders>
              <w:top w:val="single" w:sz="4" w:space="0" w:color="auto"/>
              <w:left w:val="single" w:sz="4" w:space="0" w:color="auto"/>
              <w:bottom w:val="single" w:sz="4" w:space="0" w:color="auto"/>
              <w:right w:val="single" w:sz="4" w:space="0" w:color="auto"/>
            </w:tcBorders>
            <w:hideMark/>
          </w:tcPr>
          <w:p w14:paraId="5C16AB8D" w14:textId="77777777" w:rsidR="00B46A03" w:rsidRPr="00E276B6" w:rsidRDefault="00B46A03" w:rsidP="00986B7C">
            <w:pPr>
              <w:jc w:val="left"/>
              <w:rPr>
                <w:rFonts w:ascii="Cambria" w:hAnsi="Cambria"/>
              </w:rPr>
            </w:pPr>
            <w:r w:rsidRPr="00E276B6">
              <w:rPr>
                <w:rFonts w:ascii="Cambria" w:hAnsi="Cambria"/>
                <w:b/>
                <w:bCs/>
              </w:rPr>
              <w:t>dfdl:textNumberRep:</w:t>
            </w:r>
            <w:r w:rsidRPr="00E276B6">
              <w:rPr>
                <w:rFonts w:ascii="Cambria" w:hAnsi="Cambria"/>
                <w:b/>
                <w:bCs/>
              </w:rPr>
              <w:br/>
            </w:r>
            <w:r w:rsidRPr="00E276B6">
              <w:rPr>
                <w:rFonts w:ascii="Cambria" w:hAnsi="Cambria"/>
              </w:rPr>
              <w:t>standard</w:t>
            </w:r>
          </w:p>
        </w:tc>
      </w:tr>
      <w:tr w:rsidR="00B46A03" w14:paraId="185B3B68" w14:textId="77777777" w:rsidTr="00986B7C">
        <w:tc>
          <w:tcPr>
            <w:tcW w:w="0" w:type="auto"/>
            <w:vMerge/>
            <w:tcBorders>
              <w:top w:val="single" w:sz="4" w:space="0" w:color="auto"/>
              <w:left w:val="single" w:sz="4" w:space="0" w:color="auto"/>
              <w:bottom w:val="single" w:sz="4" w:space="0" w:color="auto"/>
              <w:right w:val="single" w:sz="4" w:space="0" w:color="auto"/>
            </w:tcBorders>
            <w:hideMark/>
          </w:tcPr>
          <w:p w14:paraId="213EA347" w14:textId="77777777" w:rsidR="00B46A03" w:rsidRPr="00E276B6" w:rsidRDefault="00B46A03" w:rsidP="00986B7C">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7B0AAE56" w14:textId="77777777" w:rsidR="00B46A03" w:rsidRPr="00E276B6" w:rsidRDefault="00B46A03" w:rsidP="00986B7C">
            <w:pPr>
              <w:jc w:val="left"/>
              <w:rPr>
                <w:rFonts w:ascii="Cambria" w:hAnsi="Cambria"/>
              </w:rPr>
            </w:pPr>
            <w:r w:rsidRPr="00E276B6">
              <w:rPr>
                <w:rFonts w:ascii="Cambria" w:hAnsi="Cambria"/>
              </w:rPr>
              <w:t>binary</w:t>
            </w:r>
          </w:p>
        </w:tc>
        <w:tc>
          <w:tcPr>
            <w:tcW w:w="0" w:type="auto"/>
            <w:tcBorders>
              <w:top w:val="single" w:sz="4" w:space="0" w:color="auto"/>
              <w:left w:val="single" w:sz="4" w:space="0" w:color="auto"/>
              <w:bottom w:val="single" w:sz="4" w:space="0" w:color="auto"/>
              <w:right w:val="single" w:sz="4" w:space="0" w:color="auto"/>
            </w:tcBorders>
            <w:hideMark/>
          </w:tcPr>
          <w:p w14:paraId="63CF0763" w14:textId="77777777" w:rsidR="00B46A03" w:rsidRPr="00E276B6" w:rsidRDefault="00B46A03" w:rsidP="00986B7C">
            <w:pPr>
              <w:jc w:val="left"/>
              <w:rPr>
                <w:rFonts w:ascii="Cambria" w:hAnsi="Cambria"/>
              </w:rPr>
            </w:pPr>
            <w:r w:rsidRPr="00E276B6">
              <w:rPr>
                <w:rFonts w:ascii="Cambria" w:hAnsi="Cambria"/>
                <w:b/>
                <w:bCs/>
              </w:rPr>
              <w:t>dfdl:binaryFloatRep</w:t>
            </w:r>
            <w:r w:rsidRPr="00E276B6">
              <w:rPr>
                <w:rFonts w:ascii="Cambria" w:hAnsi="Cambria"/>
              </w:rPr>
              <w:t xml:space="preserve">: </w:t>
            </w:r>
            <w:r w:rsidRPr="00E276B6">
              <w:rPr>
                <w:rFonts w:ascii="Cambria" w:hAnsi="Cambria"/>
              </w:rPr>
              <w:br/>
              <w:t>ieee, ibm390Hex</w:t>
            </w:r>
          </w:p>
        </w:tc>
      </w:tr>
      <w:tr w:rsidR="00B46A03" w14:paraId="7D41CDB2" w14:textId="77777777" w:rsidTr="00986B7C">
        <w:tc>
          <w:tcPr>
            <w:tcW w:w="0" w:type="auto"/>
            <w:vMerge w:val="restart"/>
            <w:tcBorders>
              <w:top w:val="single" w:sz="4" w:space="0" w:color="auto"/>
              <w:left w:val="single" w:sz="4" w:space="0" w:color="auto"/>
              <w:bottom w:val="single" w:sz="4" w:space="0" w:color="auto"/>
              <w:right w:val="single" w:sz="4" w:space="0" w:color="auto"/>
            </w:tcBorders>
            <w:hideMark/>
          </w:tcPr>
          <w:p w14:paraId="7F02C178" w14:textId="77777777" w:rsidR="00B46A03" w:rsidRPr="00E276B6" w:rsidRDefault="00B46A03" w:rsidP="00986B7C">
            <w:pPr>
              <w:jc w:val="left"/>
              <w:rPr>
                <w:rFonts w:ascii="Cambria" w:hAnsi="Cambria"/>
              </w:rPr>
            </w:pPr>
            <w:r w:rsidRPr="00E276B6">
              <w:rPr>
                <w:rFonts w:ascii="Cambria" w:hAnsi="Cambria"/>
              </w:rPr>
              <w:t>Decimal, Integer, nonNegativeInteger</w:t>
            </w:r>
          </w:p>
        </w:tc>
        <w:tc>
          <w:tcPr>
            <w:tcW w:w="0" w:type="auto"/>
            <w:tcBorders>
              <w:top w:val="single" w:sz="4" w:space="0" w:color="auto"/>
              <w:left w:val="single" w:sz="4" w:space="0" w:color="auto"/>
              <w:bottom w:val="single" w:sz="4" w:space="0" w:color="auto"/>
              <w:right w:val="single" w:sz="4" w:space="0" w:color="auto"/>
            </w:tcBorders>
            <w:hideMark/>
          </w:tcPr>
          <w:p w14:paraId="27C51DBE" w14:textId="77777777" w:rsidR="00B46A03" w:rsidRPr="00E276B6" w:rsidRDefault="00B46A03" w:rsidP="00986B7C">
            <w:pPr>
              <w:jc w:val="left"/>
              <w:rPr>
                <w:rFonts w:ascii="Cambria" w:hAnsi="Cambria"/>
              </w:rPr>
            </w:pPr>
            <w:r w:rsidRPr="00E276B6">
              <w:rPr>
                <w:rFonts w:ascii="Cambria" w:hAnsi="Cambria"/>
              </w:rPr>
              <w:t>text</w:t>
            </w:r>
          </w:p>
        </w:tc>
        <w:tc>
          <w:tcPr>
            <w:tcW w:w="0" w:type="auto"/>
            <w:tcBorders>
              <w:top w:val="single" w:sz="4" w:space="0" w:color="auto"/>
              <w:left w:val="single" w:sz="4" w:space="0" w:color="auto"/>
              <w:bottom w:val="single" w:sz="4" w:space="0" w:color="auto"/>
              <w:right w:val="single" w:sz="4" w:space="0" w:color="auto"/>
            </w:tcBorders>
            <w:hideMark/>
          </w:tcPr>
          <w:p w14:paraId="5012D352" w14:textId="77777777" w:rsidR="00B46A03" w:rsidRPr="00E276B6" w:rsidRDefault="00B46A03" w:rsidP="00986B7C">
            <w:pPr>
              <w:jc w:val="left"/>
              <w:rPr>
                <w:rFonts w:ascii="Cambria" w:hAnsi="Cambria"/>
              </w:rPr>
            </w:pPr>
            <w:r w:rsidRPr="00E276B6">
              <w:rPr>
                <w:rFonts w:ascii="Cambria" w:hAnsi="Cambria"/>
                <w:b/>
                <w:bCs/>
              </w:rPr>
              <w:t>dfdl:textNumberRep:</w:t>
            </w:r>
            <w:r w:rsidRPr="00E276B6">
              <w:rPr>
                <w:rFonts w:ascii="Cambria" w:hAnsi="Cambria"/>
                <w:b/>
                <w:bCs/>
              </w:rPr>
              <w:br/>
            </w:r>
            <w:r w:rsidRPr="00E276B6">
              <w:rPr>
                <w:rFonts w:ascii="Cambria" w:hAnsi="Cambria"/>
              </w:rPr>
              <w:t>standard, zoned</w:t>
            </w:r>
          </w:p>
        </w:tc>
      </w:tr>
      <w:tr w:rsidR="00B46A03" w14:paraId="163A6B29" w14:textId="77777777" w:rsidTr="00986B7C">
        <w:tc>
          <w:tcPr>
            <w:tcW w:w="0" w:type="auto"/>
            <w:vMerge/>
            <w:tcBorders>
              <w:top w:val="single" w:sz="4" w:space="0" w:color="auto"/>
              <w:left w:val="single" w:sz="4" w:space="0" w:color="auto"/>
              <w:bottom w:val="single" w:sz="4" w:space="0" w:color="auto"/>
              <w:right w:val="single" w:sz="4" w:space="0" w:color="auto"/>
            </w:tcBorders>
            <w:hideMark/>
          </w:tcPr>
          <w:p w14:paraId="607D2EDB" w14:textId="77777777" w:rsidR="00B46A03" w:rsidRPr="00E276B6" w:rsidRDefault="00B46A03" w:rsidP="00986B7C">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3D7B77E0" w14:textId="77777777" w:rsidR="00B46A03" w:rsidRPr="00E276B6" w:rsidRDefault="00B46A03" w:rsidP="00986B7C">
            <w:pPr>
              <w:jc w:val="left"/>
              <w:rPr>
                <w:rFonts w:ascii="Cambria" w:hAnsi="Cambria"/>
              </w:rPr>
            </w:pPr>
            <w:r w:rsidRPr="00E276B6">
              <w:rPr>
                <w:rFonts w:ascii="Cambria" w:hAnsi="Cambria"/>
              </w:rPr>
              <w:t>binary</w:t>
            </w:r>
          </w:p>
        </w:tc>
        <w:tc>
          <w:tcPr>
            <w:tcW w:w="0" w:type="auto"/>
            <w:tcBorders>
              <w:top w:val="single" w:sz="4" w:space="0" w:color="auto"/>
              <w:left w:val="single" w:sz="4" w:space="0" w:color="auto"/>
              <w:bottom w:val="single" w:sz="4" w:space="0" w:color="auto"/>
              <w:right w:val="single" w:sz="4" w:space="0" w:color="auto"/>
            </w:tcBorders>
            <w:hideMark/>
          </w:tcPr>
          <w:p w14:paraId="44B2B0EE" w14:textId="77777777" w:rsidR="00B46A03" w:rsidRPr="00E276B6" w:rsidRDefault="00B46A03" w:rsidP="00986B7C">
            <w:pPr>
              <w:jc w:val="left"/>
              <w:rPr>
                <w:rFonts w:ascii="Cambria" w:hAnsi="Cambria"/>
              </w:rPr>
            </w:pPr>
            <w:r w:rsidRPr="00E276B6">
              <w:rPr>
                <w:rFonts w:ascii="Cambria" w:hAnsi="Cambria"/>
                <w:b/>
                <w:bCs/>
              </w:rPr>
              <w:t>dfdl:binaryNumberRep:</w:t>
            </w:r>
            <w:r w:rsidRPr="00E276B6">
              <w:rPr>
                <w:rFonts w:ascii="Cambria" w:hAnsi="Cambria"/>
              </w:rPr>
              <w:br/>
              <w:t>packed, bcd, ibm4690Packed, binary</w:t>
            </w:r>
          </w:p>
        </w:tc>
      </w:tr>
      <w:tr w:rsidR="00B46A03" w14:paraId="0A51998C" w14:textId="77777777" w:rsidTr="00986B7C">
        <w:tc>
          <w:tcPr>
            <w:tcW w:w="0" w:type="auto"/>
            <w:vMerge w:val="restart"/>
            <w:tcBorders>
              <w:top w:val="single" w:sz="4" w:space="0" w:color="auto"/>
              <w:left w:val="single" w:sz="4" w:space="0" w:color="auto"/>
              <w:bottom w:val="single" w:sz="4" w:space="0" w:color="auto"/>
              <w:right w:val="single" w:sz="4" w:space="0" w:color="auto"/>
            </w:tcBorders>
            <w:hideMark/>
          </w:tcPr>
          <w:p w14:paraId="5A2DCF6C" w14:textId="77777777" w:rsidR="00B46A03" w:rsidRPr="00E276B6" w:rsidRDefault="00B46A03" w:rsidP="00986B7C">
            <w:pPr>
              <w:jc w:val="left"/>
              <w:rPr>
                <w:rFonts w:ascii="Cambria" w:hAnsi="Cambria"/>
              </w:rPr>
            </w:pPr>
            <w:r w:rsidRPr="00E276B6">
              <w:rPr>
                <w:rFonts w:ascii="Cambria" w:hAnsi="Cambria"/>
              </w:rPr>
              <w:t>Long, Int, Short, Byte, UnsignedLong, Unsignedint, Unsignedshort, UnsignedByte</w:t>
            </w:r>
          </w:p>
        </w:tc>
        <w:tc>
          <w:tcPr>
            <w:tcW w:w="0" w:type="auto"/>
            <w:tcBorders>
              <w:top w:val="single" w:sz="4" w:space="0" w:color="auto"/>
              <w:left w:val="single" w:sz="4" w:space="0" w:color="auto"/>
              <w:bottom w:val="single" w:sz="4" w:space="0" w:color="auto"/>
              <w:right w:val="single" w:sz="4" w:space="0" w:color="auto"/>
            </w:tcBorders>
            <w:hideMark/>
          </w:tcPr>
          <w:p w14:paraId="2A7B3FAC" w14:textId="77777777" w:rsidR="00B46A03" w:rsidRPr="00E276B6" w:rsidRDefault="00B46A03" w:rsidP="00986B7C">
            <w:pPr>
              <w:jc w:val="left"/>
              <w:rPr>
                <w:rFonts w:ascii="Cambria" w:hAnsi="Cambria"/>
              </w:rPr>
            </w:pPr>
            <w:r w:rsidRPr="00E276B6">
              <w:rPr>
                <w:rFonts w:ascii="Cambria" w:hAnsi="Cambria"/>
              </w:rPr>
              <w:t>text</w:t>
            </w:r>
          </w:p>
        </w:tc>
        <w:tc>
          <w:tcPr>
            <w:tcW w:w="0" w:type="auto"/>
            <w:tcBorders>
              <w:top w:val="single" w:sz="4" w:space="0" w:color="auto"/>
              <w:left w:val="single" w:sz="4" w:space="0" w:color="auto"/>
              <w:bottom w:val="single" w:sz="4" w:space="0" w:color="auto"/>
              <w:right w:val="single" w:sz="4" w:space="0" w:color="auto"/>
            </w:tcBorders>
            <w:hideMark/>
          </w:tcPr>
          <w:p w14:paraId="5546705E" w14:textId="77777777" w:rsidR="00B46A03" w:rsidRPr="00E276B6" w:rsidRDefault="00B46A03" w:rsidP="00986B7C">
            <w:pPr>
              <w:jc w:val="left"/>
              <w:rPr>
                <w:rFonts w:ascii="Cambria" w:hAnsi="Cambria"/>
              </w:rPr>
            </w:pPr>
            <w:r w:rsidRPr="00E276B6">
              <w:rPr>
                <w:rFonts w:ascii="Cambria" w:hAnsi="Cambria"/>
                <w:b/>
                <w:bCs/>
              </w:rPr>
              <w:t>dfdl:textNumberRep:</w:t>
            </w:r>
            <w:r w:rsidRPr="00E276B6">
              <w:rPr>
                <w:rFonts w:ascii="Cambria" w:hAnsi="Cambria"/>
                <w:b/>
                <w:bCs/>
              </w:rPr>
              <w:br/>
            </w:r>
            <w:r w:rsidRPr="00E276B6">
              <w:rPr>
                <w:rFonts w:ascii="Cambria" w:hAnsi="Cambria"/>
              </w:rPr>
              <w:t>standard, zoned</w:t>
            </w:r>
          </w:p>
        </w:tc>
      </w:tr>
      <w:tr w:rsidR="00B46A03" w14:paraId="60713D75" w14:textId="77777777" w:rsidTr="00986B7C">
        <w:tc>
          <w:tcPr>
            <w:tcW w:w="0" w:type="auto"/>
            <w:vMerge/>
            <w:tcBorders>
              <w:top w:val="single" w:sz="4" w:space="0" w:color="auto"/>
              <w:left w:val="single" w:sz="4" w:space="0" w:color="auto"/>
              <w:bottom w:val="single" w:sz="4" w:space="0" w:color="auto"/>
              <w:right w:val="single" w:sz="4" w:space="0" w:color="auto"/>
            </w:tcBorders>
            <w:hideMark/>
          </w:tcPr>
          <w:p w14:paraId="777C49B3" w14:textId="77777777" w:rsidR="00B46A03" w:rsidRPr="00E276B6" w:rsidRDefault="00B46A03" w:rsidP="00986B7C">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762460EB" w14:textId="77777777" w:rsidR="00B46A03" w:rsidRPr="00E276B6" w:rsidRDefault="00B46A03" w:rsidP="00986B7C">
            <w:pPr>
              <w:jc w:val="left"/>
              <w:rPr>
                <w:rFonts w:ascii="Cambria" w:hAnsi="Cambria"/>
              </w:rPr>
            </w:pPr>
            <w:r w:rsidRPr="00E276B6">
              <w:rPr>
                <w:rFonts w:ascii="Cambria" w:hAnsi="Cambria"/>
              </w:rPr>
              <w:t>binary</w:t>
            </w:r>
          </w:p>
        </w:tc>
        <w:tc>
          <w:tcPr>
            <w:tcW w:w="0" w:type="auto"/>
            <w:tcBorders>
              <w:top w:val="single" w:sz="4" w:space="0" w:color="auto"/>
              <w:left w:val="single" w:sz="4" w:space="0" w:color="auto"/>
              <w:bottom w:val="single" w:sz="4" w:space="0" w:color="auto"/>
              <w:right w:val="single" w:sz="4" w:space="0" w:color="auto"/>
            </w:tcBorders>
            <w:hideMark/>
          </w:tcPr>
          <w:p w14:paraId="6CA7122D" w14:textId="77777777" w:rsidR="00B46A03" w:rsidRPr="00E276B6" w:rsidRDefault="00B46A03" w:rsidP="00986B7C">
            <w:pPr>
              <w:jc w:val="left"/>
              <w:rPr>
                <w:rFonts w:ascii="Cambria" w:hAnsi="Cambria"/>
              </w:rPr>
            </w:pPr>
            <w:r w:rsidRPr="00E276B6">
              <w:rPr>
                <w:rFonts w:ascii="Cambria" w:hAnsi="Cambria"/>
                <w:b/>
                <w:bCs/>
              </w:rPr>
              <w:t>dfdl:binaryNumberRep:</w:t>
            </w:r>
            <w:r w:rsidRPr="00E276B6">
              <w:rPr>
                <w:rFonts w:ascii="Cambria" w:hAnsi="Cambria"/>
              </w:rPr>
              <w:br/>
              <w:t xml:space="preserve">packed, bcd, ibm4690Packed, </w:t>
            </w:r>
            <w:r w:rsidRPr="00E276B6">
              <w:rPr>
                <w:rFonts w:ascii="Cambria" w:hAnsi="Cambria" w:cs="Arial"/>
              </w:rPr>
              <w:t>binary</w:t>
            </w:r>
          </w:p>
        </w:tc>
      </w:tr>
      <w:tr w:rsidR="00B46A03" w14:paraId="2F76D22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34FAE1B" w14:textId="77777777" w:rsidR="00B46A03" w:rsidRPr="00E276B6" w:rsidRDefault="00B46A03" w:rsidP="00986B7C">
            <w:pPr>
              <w:jc w:val="left"/>
              <w:rPr>
                <w:rFonts w:ascii="Cambria" w:hAnsi="Cambria"/>
              </w:rPr>
            </w:pPr>
            <w:r w:rsidRPr="00E276B6">
              <w:rPr>
                <w:rFonts w:ascii="Cambria" w:hAnsi="Cambria"/>
              </w:rPr>
              <w:t>DateTime, Date, Time</w:t>
            </w:r>
          </w:p>
        </w:tc>
        <w:tc>
          <w:tcPr>
            <w:tcW w:w="0" w:type="auto"/>
            <w:tcBorders>
              <w:top w:val="single" w:sz="4" w:space="0" w:color="auto"/>
              <w:left w:val="single" w:sz="4" w:space="0" w:color="auto"/>
              <w:bottom w:val="single" w:sz="4" w:space="0" w:color="auto"/>
              <w:right w:val="single" w:sz="4" w:space="0" w:color="auto"/>
            </w:tcBorders>
            <w:hideMark/>
          </w:tcPr>
          <w:p w14:paraId="52D744A2" w14:textId="77777777" w:rsidR="00B46A03" w:rsidRPr="00E276B6" w:rsidRDefault="00B46A03" w:rsidP="00986B7C">
            <w:pPr>
              <w:jc w:val="left"/>
              <w:rPr>
                <w:rFonts w:ascii="Cambria" w:hAnsi="Cambria"/>
              </w:rPr>
            </w:pPr>
            <w:r w:rsidRPr="00E276B6">
              <w:rPr>
                <w:rFonts w:ascii="Cambria" w:hAnsi="Cambria"/>
              </w:rPr>
              <w:t>text</w:t>
            </w:r>
          </w:p>
        </w:tc>
        <w:tc>
          <w:tcPr>
            <w:tcW w:w="0" w:type="auto"/>
            <w:tcBorders>
              <w:top w:val="single" w:sz="4" w:space="0" w:color="auto"/>
              <w:left w:val="single" w:sz="4" w:space="0" w:color="auto"/>
              <w:bottom w:val="single" w:sz="4" w:space="0" w:color="auto"/>
              <w:right w:val="single" w:sz="4" w:space="0" w:color="auto"/>
            </w:tcBorders>
          </w:tcPr>
          <w:p w14:paraId="2770DA63" w14:textId="77777777" w:rsidR="00B46A03" w:rsidRPr="00E276B6" w:rsidRDefault="00B46A03" w:rsidP="00986B7C">
            <w:pPr>
              <w:jc w:val="left"/>
              <w:rPr>
                <w:rFonts w:ascii="Cambria" w:hAnsi="Cambria"/>
              </w:rPr>
            </w:pPr>
          </w:p>
        </w:tc>
      </w:tr>
      <w:tr w:rsidR="00B46A03" w14:paraId="3CACB5C2" w14:textId="77777777" w:rsidTr="00986B7C">
        <w:tc>
          <w:tcPr>
            <w:tcW w:w="0" w:type="auto"/>
            <w:tcBorders>
              <w:top w:val="single" w:sz="4" w:space="0" w:color="auto"/>
              <w:left w:val="single" w:sz="4" w:space="0" w:color="auto"/>
              <w:bottom w:val="single" w:sz="4" w:space="0" w:color="auto"/>
              <w:right w:val="single" w:sz="4" w:space="0" w:color="auto"/>
            </w:tcBorders>
          </w:tcPr>
          <w:p w14:paraId="7C68A889" w14:textId="77777777" w:rsidR="00B46A03" w:rsidRPr="00E276B6" w:rsidRDefault="00B46A03" w:rsidP="00986B7C">
            <w:pPr>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56167A77" w14:textId="77777777" w:rsidR="00B46A03" w:rsidRPr="00E276B6" w:rsidRDefault="00B46A03" w:rsidP="00986B7C">
            <w:pPr>
              <w:jc w:val="left"/>
              <w:rPr>
                <w:rFonts w:ascii="Cambria" w:hAnsi="Cambria"/>
              </w:rPr>
            </w:pPr>
            <w:r w:rsidRPr="00E276B6">
              <w:rPr>
                <w:rFonts w:ascii="Cambria" w:hAnsi="Cambria"/>
              </w:rPr>
              <w:t>binary</w:t>
            </w:r>
          </w:p>
        </w:tc>
        <w:tc>
          <w:tcPr>
            <w:tcW w:w="0" w:type="auto"/>
            <w:tcBorders>
              <w:top w:val="single" w:sz="4" w:space="0" w:color="auto"/>
              <w:left w:val="single" w:sz="4" w:space="0" w:color="auto"/>
              <w:bottom w:val="single" w:sz="4" w:space="0" w:color="auto"/>
              <w:right w:val="single" w:sz="4" w:space="0" w:color="auto"/>
            </w:tcBorders>
            <w:hideMark/>
          </w:tcPr>
          <w:p w14:paraId="37651A3F" w14:textId="77777777" w:rsidR="00B46A03" w:rsidRPr="00E276B6" w:rsidRDefault="00B46A03" w:rsidP="00986B7C">
            <w:pPr>
              <w:jc w:val="left"/>
              <w:rPr>
                <w:rFonts w:ascii="Cambria" w:hAnsi="Cambria"/>
                <w:b/>
                <w:bCs/>
              </w:rPr>
            </w:pPr>
            <w:r w:rsidRPr="00E276B6">
              <w:rPr>
                <w:rFonts w:ascii="Cambria" w:hAnsi="Cambria"/>
                <w:b/>
                <w:bCs/>
              </w:rPr>
              <w:t>dfdl:binaryCalendarRep:</w:t>
            </w:r>
            <w:r w:rsidRPr="00E276B6">
              <w:rPr>
                <w:rFonts w:ascii="Cambria" w:hAnsi="Cambria"/>
                <w:b/>
                <w:bCs/>
              </w:rPr>
              <w:br/>
            </w:r>
            <w:r w:rsidRPr="00E276B6">
              <w:rPr>
                <w:rFonts w:ascii="Cambria" w:hAnsi="Cambria"/>
              </w:rPr>
              <w:t xml:space="preserve">packed, bcd, ibm4690Packed, </w:t>
            </w:r>
            <w:r w:rsidRPr="00E276B6">
              <w:rPr>
                <w:rFonts w:ascii="Cambria" w:hAnsi="Cambria" w:cs="Arial"/>
              </w:rPr>
              <w:t>binarySeconds, binaryMilliseconds</w:t>
            </w:r>
          </w:p>
        </w:tc>
      </w:tr>
      <w:tr w:rsidR="00B46A03" w14:paraId="251AFB3C" w14:textId="77777777" w:rsidTr="00986B7C">
        <w:tc>
          <w:tcPr>
            <w:tcW w:w="0" w:type="auto"/>
            <w:vMerge w:val="restart"/>
            <w:tcBorders>
              <w:top w:val="single" w:sz="4" w:space="0" w:color="auto"/>
              <w:left w:val="single" w:sz="4" w:space="0" w:color="auto"/>
              <w:bottom w:val="single" w:sz="4" w:space="0" w:color="auto"/>
              <w:right w:val="single" w:sz="4" w:space="0" w:color="auto"/>
            </w:tcBorders>
            <w:hideMark/>
          </w:tcPr>
          <w:p w14:paraId="48C5A945" w14:textId="77777777" w:rsidR="00B46A03" w:rsidRPr="00E276B6" w:rsidRDefault="00B46A03" w:rsidP="00986B7C">
            <w:pPr>
              <w:jc w:val="left"/>
              <w:rPr>
                <w:rFonts w:ascii="Cambria" w:hAnsi="Cambria"/>
              </w:rPr>
            </w:pPr>
            <w:r w:rsidRPr="00E276B6">
              <w:rPr>
                <w:rFonts w:ascii="Cambria" w:hAnsi="Cambria"/>
              </w:rPr>
              <w:lastRenderedPageBreak/>
              <w:t>Boolean</w:t>
            </w:r>
          </w:p>
        </w:tc>
        <w:tc>
          <w:tcPr>
            <w:tcW w:w="0" w:type="auto"/>
            <w:tcBorders>
              <w:top w:val="single" w:sz="4" w:space="0" w:color="auto"/>
              <w:left w:val="single" w:sz="4" w:space="0" w:color="auto"/>
              <w:bottom w:val="single" w:sz="4" w:space="0" w:color="auto"/>
              <w:right w:val="single" w:sz="4" w:space="0" w:color="auto"/>
            </w:tcBorders>
            <w:hideMark/>
          </w:tcPr>
          <w:p w14:paraId="61FB9514" w14:textId="77777777" w:rsidR="00B46A03" w:rsidRPr="00E276B6" w:rsidRDefault="00B46A03" w:rsidP="00986B7C">
            <w:pPr>
              <w:jc w:val="left"/>
              <w:rPr>
                <w:rFonts w:ascii="Cambria" w:hAnsi="Cambria"/>
              </w:rPr>
            </w:pPr>
            <w:r w:rsidRPr="00E276B6">
              <w:rPr>
                <w:rFonts w:ascii="Cambria" w:hAnsi="Cambria"/>
              </w:rPr>
              <w:t>text</w:t>
            </w:r>
          </w:p>
        </w:tc>
        <w:tc>
          <w:tcPr>
            <w:tcW w:w="0" w:type="auto"/>
            <w:tcBorders>
              <w:top w:val="single" w:sz="4" w:space="0" w:color="auto"/>
              <w:left w:val="single" w:sz="4" w:space="0" w:color="auto"/>
              <w:bottom w:val="single" w:sz="4" w:space="0" w:color="auto"/>
              <w:right w:val="single" w:sz="4" w:space="0" w:color="auto"/>
            </w:tcBorders>
          </w:tcPr>
          <w:p w14:paraId="0B931861" w14:textId="77777777" w:rsidR="00B46A03" w:rsidRPr="00E276B6" w:rsidRDefault="00B46A03" w:rsidP="00986B7C">
            <w:pPr>
              <w:jc w:val="left"/>
              <w:rPr>
                <w:rFonts w:ascii="Cambria" w:hAnsi="Cambria"/>
              </w:rPr>
            </w:pPr>
          </w:p>
        </w:tc>
      </w:tr>
      <w:tr w:rsidR="00B46A03" w14:paraId="1ED4EA35" w14:textId="77777777" w:rsidTr="00986B7C">
        <w:tc>
          <w:tcPr>
            <w:tcW w:w="0" w:type="auto"/>
            <w:vMerge/>
            <w:tcBorders>
              <w:top w:val="single" w:sz="4" w:space="0" w:color="auto"/>
              <w:left w:val="single" w:sz="4" w:space="0" w:color="auto"/>
              <w:bottom w:val="single" w:sz="4" w:space="0" w:color="auto"/>
              <w:right w:val="single" w:sz="4" w:space="0" w:color="auto"/>
            </w:tcBorders>
            <w:hideMark/>
          </w:tcPr>
          <w:p w14:paraId="1724F6E7" w14:textId="77777777" w:rsidR="00B46A03" w:rsidRPr="00E276B6" w:rsidRDefault="00B46A03" w:rsidP="00986B7C">
            <w:pPr>
              <w:spacing w:after="0"/>
              <w:jc w:val="left"/>
              <w:rPr>
                <w:rFonts w:ascii="Cambria" w:hAnsi="Cambria"/>
              </w:rPr>
            </w:pPr>
          </w:p>
        </w:tc>
        <w:tc>
          <w:tcPr>
            <w:tcW w:w="0" w:type="auto"/>
            <w:tcBorders>
              <w:top w:val="single" w:sz="4" w:space="0" w:color="auto"/>
              <w:left w:val="single" w:sz="4" w:space="0" w:color="auto"/>
              <w:bottom w:val="single" w:sz="4" w:space="0" w:color="auto"/>
              <w:right w:val="single" w:sz="4" w:space="0" w:color="auto"/>
            </w:tcBorders>
            <w:hideMark/>
          </w:tcPr>
          <w:p w14:paraId="0020C80D" w14:textId="77777777" w:rsidR="00B46A03" w:rsidRPr="00E276B6" w:rsidRDefault="00B46A03" w:rsidP="00986B7C">
            <w:pPr>
              <w:jc w:val="left"/>
              <w:rPr>
                <w:rFonts w:ascii="Cambria" w:hAnsi="Cambria"/>
              </w:rPr>
            </w:pPr>
            <w:r w:rsidRPr="00E276B6">
              <w:rPr>
                <w:rFonts w:ascii="Cambria" w:hAnsi="Cambria"/>
              </w:rPr>
              <w:t>binary</w:t>
            </w:r>
          </w:p>
        </w:tc>
        <w:tc>
          <w:tcPr>
            <w:tcW w:w="0" w:type="auto"/>
            <w:tcBorders>
              <w:top w:val="single" w:sz="4" w:space="0" w:color="auto"/>
              <w:left w:val="single" w:sz="4" w:space="0" w:color="auto"/>
              <w:bottom w:val="single" w:sz="4" w:space="0" w:color="auto"/>
              <w:right w:val="single" w:sz="4" w:space="0" w:color="auto"/>
            </w:tcBorders>
          </w:tcPr>
          <w:p w14:paraId="04A73CD2" w14:textId="77777777" w:rsidR="00B46A03" w:rsidRPr="00E276B6" w:rsidRDefault="00B46A03" w:rsidP="00986B7C">
            <w:pPr>
              <w:jc w:val="left"/>
              <w:rPr>
                <w:rFonts w:ascii="Cambria" w:hAnsi="Cambria"/>
              </w:rPr>
            </w:pPr>
          </w:p>
        </w:tc>
      </w:tr>
      <w:tr w:rsidR="00B46A03" w14:paraId="40650D2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929B1A7" w14:textId="77777777" w:rsidR="00B46A03" w:rsidRPr="00E276B6" w:rsidRDefault="00B46A03" w:rsidP="00986B7C">
            <w:pPr>
              <w:jc w:val="left"/>
              <w:rPr>
                <w:rFonts w:ascii="Cambria" w:hAnsi="Cambria"/>
              </w:rPr>
            </w:pPr>
            <w:r w:rsidRPr="00E276B6">
              <w:rPr>
                <w:rFonts w:ascii="Cambria" w:hAnsi="Cambria"/>
              </w:rPr>
              <w:t>HexBinary</w:t>
            </w:r>
          </w:p>
        </w:tc>
        <w:tc>
          <w:tcPr>
            <w:tcW w:w="0" w:type="auto"/>
            <w:tcBorders>
              <w:top w:val="single" w:sz="4" w:space="0" w:color="auto"/>
              <w:left w:val="single" w:sz="4" w:space="0" w:color="auto"/>
              <w:bottom w:val="single" w:sz="4" w:space="0" w:color="auto"/>
              <w:right w:val="single" w:sz="4" w:space="0" w:color="auto"/>
            </w:tcBorders>
            <w:hideMark/>
          </w:tcPr>
          <w:p w14:paraId="7F9148BD" w14:textId="77777777" w:rsidR="00B46A03" w:rsidRPr="00E276B6" w:rsidRDefault="00B46A03" w:rsidP="00986B7C">
            <w:pPr>
              <w:jc w:val="left"/>
              <w:rPr>
                <w:rFonts w:ascii="Cambria" w:hAnsi="Cambria"/>
              </w:rPr>
            </w:pPr>
            <w:r w:rsidRPr="00E276B6">
              <w:rPr>
                <w:rFonts w:ascii="Cambria" w:hAnsi="Cambria"/>
              </w:rPr>
              <w:t>Assumed to be binary</w:t>
            </w:r>
          </w:p>
        </w:tc>
        <w:tc>
          <w:tcPr>
            <w:tcW w:w="0" w:type="auto"/>
            <w:tcBorders>
              <w:top w:val="single" w:sz="4" w:space="0" w:color="auto"/>
              <w:left w:val="single" w:sz="4" w:space="0" w:color="auto"/>
              <w:bottom w:val="single" w:sz="4" w:space="0" w:color="auto"/>
              <w:right w:val="single" w:sz="4" w:space="0" w:color="auto"/>
            </w:tcBorders>
          </w:tcPr>
          <w:p w14:paraId="03A086EE" w14:textId="77777777" w:rsidR="00B46A03" w:rsidRPr="00E276B6" w:rsidRDefault="00B46A03" w:rsidP="00986B7C">
            <w:pPr>
              <w:jc w:val="left"/>
              <w:rPr>
                <w:rFonts w:ascii="Cambria" w:hAnsi="Cambria"/>
              </w:rPr>
            </w:pPr>
          </w:p>
        </w:tc>
      </w:tr>
    </w:tbl>
    <w:p w14:paraId="7FB5C5C9" w14:textId="57556C8A" w:rsidR="00B46A03" w:rsidRDefault="00B46A03" w:rsidP="00B46A03">
      <w:pPr>
        <w:pStyle w:val="Caption"/>
      </w:pPr>
      <w:bookmarkStart w:id="4845" w:name="_Ref247948007"/>
      <w:r>
        <w:t xml:space="preserve">Table </w:t>
      </w:r>
      <w:r>
        <w:fldChar w:fldCharType="begin"/>
      </w:r>
      <w:r>
        <w:instrText xml:space="preserve"> SEQ Table \* ARABIC </w:instrText>
      </w:r>
      <w:r>
        <w:fldChar w:fldCharType="separate"/>
      </w:r>
      <w:r w:rsidR="009D1493">
        <w:rPr>
          <w:noProof/>
        </w:rPr>
        <w:t>25</w:t>
      </w:r>
      <w:r>
        <w:rPr>
          <w:noProof/>
        </w:rPr>
        <w:fldChar w:fldCharType="end"/>
      </w:r>
      <w:r>
        <w:rPr>
          <w:noProof/>
        </w:rPr>
        <w:t xml:space="preserve"> Logical Type to Representation properties</w:t>
      </w:r>
      <w:bookmarkEnd w:id="4845"/>
    </w:p>
    <w:p w14:paraId="7B71BA8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846" w:name="_Toc322911335"/>
      <w:bookmarkStart w:id="4847" w:name="_Toc322911650"/>
      <w:bookmarkStart w:id="4848" w:name="_Toc322911898"/>
      <w:bookmarkStart w:id="4849" w:name="_Toc322912189"/>
      <w:bookmarkStart w:id="4850" w:name="_Toc329093038"/>
      <w:bookmarkStart w:id="4851" w:name="_Toc332701551"/>
      <w:bookmarkStart w:id="4852" w:name="_Toc332701855"/>
      <w:bookmarkStart w:id="4853" w:name="_Toc332711649"/>
      <w:bookmarkStart w:id="4854" w:name="_Toc332711957"/>
      <w:bookmarkStart w:id="4855" w:name="_Toc332712259"/>
      <w:bookmarkStart w:id="4856" w:name="_Toc332724175"/>
      <w:bookmarkStart w:id="4857" w:name="_Toc332724475"/>
      <w:bookmarkStart w:id="4858" w:name="_Toc341102771"/>
      <w:bookmarkStart w:id="4859" w:name="_Toc347241506"/>
      <w:bookmarkStart w:id="4860" w:name="_Toc347744699"/>
      <w:bookmarkStart w:id="4861" w:name="_Toc348984482"/>
      <w:bookmarkStart w:id="4862" w:name="_Toc348984787"/>
      <w:bookmarkStart w:id="4863" w:name="_Toc349037951"/>
      <w:bookmarkStart w:id="4864" w:name="_Toc349038253"/>
      <w:bookmarkStart w:id="4865" w:name="_Toc349042746"/>
      <w:bookmarkStart w:id="4866" w:name="_Toc349642160"/>
      <w:bookmarkStart w:id="4867" w:name="_Toc351912744"/>
      <w:bookmarkStart w:id="4868" w:name="_Toc351914765"/>
      <w:bookmarkStart w:id="4869" w:name="_Toc351915231"/>
      <w:bookmarkStart w:id="4870" w:name="_Toc361231288"/>
      <w:bookmarkStart w:id="4871" w:name="_Toc361231814"/>
      <w:bookmarkStart w:id="4872" w:name="_Toc362445112"/>
      <w:bookmarkStart w:id="4873" w:name="_Toc363909034"/>
      <w:bookmarkStart w:id="4874" w:name="_Toc364463458"/>
      <w:bookmarkStart w:id="4875" w:name="_Toc366078061"/>
      <w:bookmarkStart w:id="4876" w:name="_Toc366078680"/>
      <w:bookmarkStart w:id="4877" w:name="_Toc366079665"/>
      <w:bookmarkStart w:id="4878" w:name="_Toc366080277"/>
      <w:bookmarkStart w:id="4879" w:name="_Toc366080886"/>
      <w:bookmarkStart w:id="4880" w:name="_Toc366505226"/>
      <w:bookmarkStart w:id="4881" w:name="_Toc366508595"/>
      <w:bookmarkStart w:id="4882" w:name="_Toc366513096"/>
      <w:bookmarkStart w:id="4883" w:name="_Toc366574285"/>
      <w:bookmarkStart w:id="4884" w:name="_Toc366578078"/>
      <w:bookmarkStart w:id="4885" w:name="_Toc366578672"/>
      <w:bookmarkStart w:id="4886" w:name="_Toc366579264"/>
      <w:bookmarkStart w:id="4887" w:name="_Toc366579855"/>
      <w:bookmarkStart w:id="4888" w:name="_Toc366580447"/>
      <w:bookmarkStart w:id="4889" w:name="_Toc366581038"/>
      <w:bookmarkStart w:id="4890" w:name="_Toc366581630"/>
      <w:bookmarkStart w:id="4891" w:name="_Toc243112827"/>
      <w:bookmarkStart w:id="4892" w:name="_Toc349042747"/>
      <w:bookmarkStart w:id="4893" w:name="_Toc62570160"/>
      <w:bookmarkStart w:id="4894" w:name="_Toc210216882"/>
      <w:bookmarkStart w:id="4895" w:name="_Toc219441014"/>
      <w:bookmarkStart w:id="4896" w:name="_Toc130873627"/>
      <w:bookmarkStart w:id="4897" w:name="_Toc140549599"/>
      <w:bookmarkStart w:id="4898" w:name="_Toc177399097"/>
      <w:bookmarkStart w:id="4899" w:name="_Toc175057384"/>
      <w:bookmarkStart w:id="4900" w:name="_Toc199516320"/>
      <w:bookmarkStart w:id="4901" w:name="_Toc194983984"/>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r>
        <w:t>Properties Common to All Simple Types with Text representation</w:t>
      </w:r>
      <w:bookmarkEnd w:id="4891"/>
      <w:bookmarkEnd w:id="4892"/>
      <w:bookmarkEnd w:id="4893"/>
      <w:bookmarkEnd w:id="4894"/>
      <w:bookmarkEnd w:id="4895"/>
    </w:p>
    <w:tbl>
      <w:tblPr>
        <w:tblStyle w:val="Table"/>
        <w:tblW w:w="5000" w:type="pct"/>
        <w:tblInd w:w="0" w:type="dxa"/>
        <w:tblLook w:val="0020" w:firstRow="1" w:lastRow="0" w:firstColumn="0" w:lastColumn="0" w:noHBand="0" w:noVBand="0"/>
      </w:tblPr>
      <w:tblGrid>
        <w:gridCol w:w="2253"/>
        <w:gridCol w:w="7941"/>
      </w:tblGrid>
      <w:tr w:rsidR="00B46A03" w14:paraId="3179BA75"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bookmarkEnd w:id="4896"/>
          <w:bookmarkEnd w:id="4897"/>
          <w:bookmarkEnd w:id="4898"/>
          <w:bookmarkEnd w:id="4899"/>
          <w:bookmarkEnd w:id="4900"/>
          <w:bookmarkEnd w:id="4901"/>
          <w:p w14:paraId="550EFA9B" w14:textId="77777777" w:rsidR="00B46A03" w:rsidRPr="00E276B6" w:rsidRDefault="00B46A03" w:rsidP="00986B7C">
            <w:pPr>
              <w:jc w:val="left"/>
              <w:rPr>
                <w:rFonts w:ascii="Cambria" w:hAnsi="Cambria" w:cs="Arial"/>
                <w:sz w:val="18"/>
              </w:rPr>
            </w:pPr>
            <w:r w:rsidRPr="00E276B6">
              <w:rPr>
                <w:rFonts w:ascii="Cambria" w:hAnsi="Cambria"/>
              </w:rPr>
              <w:t>Property Name</w:t>
            </w:r>
          </w:p>
        </w:tc>
        <w:tc>
          <w:tcPr>
            <w:tcW w:w="0" w:type="auto"/>
            <w:hideMark/>
          </w:tcPr>
          <w:p w14:paraId="3AB0F37C"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3727784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5F2EF40" w14:textId="77777777" w:rsidR="00B46A03" w:rsidRPr="00E276B6" w:rsidRDefault="00B46A03" w:rsidP="00986B7C">
            <w:pPr>
              <w:jc w:val="left"/>
              <w:rPr>
                <w:rFonts w:ascii="Cambria" w:eastAsia="Arial Unicode MS" w:hAnsi="Cambria"/>
              </w:rPr>
            </w:pPr>
            <w:r w:rsidRPr="00E276B6">
              <w:rPr>
                <w:rFonts w:ascii="Cambria" w:eastAsia="MS Mincho" w:hAnsi="Cambria"/>
              </w:rPr>
              <w:t>textPadKind</w:t>
            </w:r>
          </w:p>
        </w:tc>
        <w:tc>
          <w:tcPr>
            <w:tcW w:w="0" w:type="auto"/>
            <w:tcBorders>
              <w:top w:val="single" w:sz="4" w:space="0" w:color="auto"/>
              <w:left w:val="single" w:sz="4" w:space="0" w:color="auto"/>
              <w:bottom w:val="single" w:sz="4" w:space="0" w:color="auto"/>
              <w:right w:val="single" w:sz="4" w:space="0" w:color="auto"/>
            </w:tcBorders>
            <w:hideMark/>
          </w:tcPr>
          <w:p w14:paraId="73D12E6F" w14:textId="77777777" w:rsidR="00B46A03" w:rsidRPr="00E276B6" w:rsidRDefault="00B46A03" w:rsidP="00986B7C">
            <w:pPr>
              <w:jc w:val="left"/>
              <w:rPr>
                <w:rFonts w:ascii="Cambria" w:eastAsia="Arial Unicode MS" w:hAnsi="Cambria"/>
              </w:rPr>
            </w:pPr>
            <w:r w:rsidRPr="00E276B6">
              <w:rPr>
                <w:rFonts w:ascii="Cambria" w:eastAsia="Arial Unicode MS" w:hAnsi="Cambria"/>
              </w:rPr>
              <w:t>Enum</w:t>
            </w:r>
          </w:p>
          <w:p w14:paraId="3AEF3D67" w14:textId="77777777" w:rsidR="00B46A03" w:rsidRPr="00E276B6" w:rsidRDefault="00B46A03" w:rsidP="00986B7C">
            <w:pPr>
              <w:jc w:val="left"/>
              <w:rPr>
                <w:rFonts w:ascii="Cambria" w:eastAsia="Arial Unicode MS" w:hAnsi="Cambria"/>
              </w:rPr>
            </w:pPr>
            <w:r w:rsidRPr="00E276B6">
              <w:rPr>
                <w:rFonts w:ascii="Cambria" w:eastAsia="Arial Unicode MS" w:hAnsi="Cambria"/>
              </w:rPr>
              <w:t>Valid values 'none', 'padChar'.</w:t>
            </w:r>
          </w:p>
          <w:p w14:paraId="0713739C" w14:textId="480634E3" w:rsidR="00B46A03" w:rsidRPr="00E276B6" w:rsidRDefault="00B46A03" w:rsidP="00986B7C">
            <w:pPr>
              <w:jc w:val="left"/>
              <w:rPr>
                <w:rFonts w:ascii="Cambria" w:eastAsia="Arial Unicode MS" w:hAnsi="Cambria"/>
              </w:rPr>
            </w:pPr>
            <w:r w:rsidRPr="00E276B6">
              <w:rPr>
                <w:rFonts w:ascii="Cambria" w:eastAsia="Arial Unicode MS" w:hAnsi="Cambria"/>
              </w:rPr>
              <w:t xml:space="preserve">Indicates whether to pad the data value on unparsing. This controls the contents of the </w:t>
            </w:r>
            <w:r w:rsidRPr="00E276B6">
              <w:rPr>
                <w:rFonts w:ascii="Cambria" w:eastAsia="Arial Unicode MS" w:hAnsi="Cambria"/>
                <w:b/>
                <w:i/>
              </w:rPr>
              <w:t>LeftPadding</w:t>
            </w:r>
            <w:r w:rsidRPr="00E276B6">
              <w:rPr>
                <w:rFonts w:ascii="Cambria" w:eastAsia="Arial Unicode MS" w:hAnsi="Cambria"/>
              </w:rPr>
              <w:t xml:space="preserve"> and </w:t>
            </w:r>
            <w:r w:rsidRPr="00E276B6">
              <w:rPr>
                <w:rFonts w:ascii="Cambria" w:eastAsia="Arial Unicode MS" w:hAnsi="Cambria"/>
                <w:b/>
                <w:i/>
              </w:rPr>
              <w:t>RightPadding</w:t>
            </w:r>
            <w:r w:rsidRPr="00E276B6">
              <w:rPr>
                <w:rFonts w:ascii="Cambria" w:eastAsia="Arial Unicode MS" w:hAnsi="Cambria"/>
              </w:rPr>
              <w:t xml:space="preserve"> regions of the data syntax grammar in </w:t>
            </w:r>
            <w:r w:rsidRPr="00E276B6">
              <w:rPr>
                <w:rFonts w:ascii="Cambria" w:hAnsi="Cambria" w:cs="Arial"/>
              </w:rPr>
              <w:t xml:space="preserve">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p>
          <w:p w14:paraId="1046DD53"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'none': No padding occurs. When dfdl:lengthKind is 'implicit' or  'explicit' (and dfdl:length is not an expression) the unparsed data value must match the expected length otherwise it is a Processing Error. </w:t>
            </w:r>
          </w:p>
          <w:p w14:paraId="09A56EBB" w14:textId="40CD74EB" w:rsidR="00B46A03" w:rsidRPr="00E276B6" w:rsidRDefault="00B46A03" w:rsidP="00986B7C">
            <w:pPr>
              <w:jc w:val="left"/>
              <w:rPr>
                <w:rFonts w:ascii="Cambria" w:eastAsia="Arial Unicode MS" w:hAnsi="Cambria"/>
              </w:rPr>
            </w:pPr>
            <w:r w:rsidRPr="00E276B6">
              <w:rPr>
                <w:rFonts w:ascii="Cambria" w:eastAsia="Arial Unicode MS" w:hAnsi="Cambria"/>
              </w:rPr>
              <w:t xml:space="preserve">'padChar': The data value is padded using the dfdl:textStringPadCharacter, dfdl:textNumberPadCharacter, dfdl:textBooleanPadCharacter or dfdl:textCalendarPadCharacter  depending on the type of the element. The padding characters populate the </w:t>
            </w:r>
            <w:r w:rsidRPr="00E276B6">
              <w:rPr>
                <w:rFonts w:ascii="Cambria" w:eastAsia="Arial Unicode MS" w:hAnsi="Cambria"/>
                <w:b/>
                <w:i/>
              </w:rPr>
              <w:t>LeftPadding</w:t>
            </w:r>
            <w:r w:rsidRPr="00E276B6">
              <w:rPr>
                <w:rFonts w:ascii="Cambria" w:eastAsia="Arial Unicode MS" w:hAnsi="Cambria"/>
              </w:rPr>
              <w:t xml:space="preserve"> and/or </w:t>
            </w:r>
            <w:r w:rsidRPr="00E276B6">
              <w:rPr>
                <w:rFonts w:ascii="Cambria" w:eastAsia="Arial Unicode MS" w:hAnsi="Cambria"/>
                <w:b/>
                <w:i/>
              </w:rPr>
              <w:t>RightPadding</w:t>
            </w:r>
            <w:r w:rsidRPr="00E276B6">
              <w:rPr>
                <w:rFonts w:ascii="Cambria" w:eastAsia="Arial Unicode MS" w:hAnsi="Cambria"/>
              </w:rPr>
              <w:t xml:space="preserve"> regions depending on dfdl:textStringJustification(see Section </w:t>
            </w:r>
            <w:r w:rsidRPr="00E276B6">
              <w:rPr>
                <w:rStyle w:val="Hyperlink"/>
                <w:rFonts w:eastAsia="MS Mincho"/>
              </w:rPr>
              <w:fldChar w:fldCharType="begin"/>
            </w:r>
            <w:r w:rsidRPr="00E276B6">
              <w:rPr>
                <w:rStyle w:val="Hyperlink"/>
                <w:rFonts w:ascii="Cambria" w:eastAsia="Arial Unicode MS" w:hAnsi="Cambria"/>
              </w:rPr>
              <w:instrText xml:space="preserve"> REF _Ref38560927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13.4</w:t>
            </w:r>
            <w:r w:rsidRPr="00E276B6">
              <w:rPr>
                <w:rStyle w:val="Hyperlink"/>
                <w:rFonts w:eastAsia="MS Mincho"/>
              </w:rPr>
              <w:fldChar w:fldCharType="end"/>
            </w:r>
            <w:r w:rsidRPr="00E276B6">
              <w:rPr>
                <w:rFonts w:ascii="Cambria" w:eastAsia="Arial Unicode MS" w:hAnsi="Cambria"/>
              </w:rPr>
              <w:t xml:space="preserve">), dfdl:textNumberJustification (see Section </w:t>
            </w:r>
            <w:r w:rsidRPr="00E276B6">
              <w:rPr>
                <w:rStyle w:val="Hyperlink"/>
                <w:rFonts w:eastAsia="MS Mincho"/>
              </w:rPr>
              <w:fldChar w:fldCharType="begin"/>
            </w:r>
            <w:r w:rsidRPr="00E276B6">
              <w:rPr>
                <w:rStyle w:val="Hyperlink"/>
                <w:rFonts w:ascii="Cambria" w:eastAsia="Arial Unicode MS" w:hAnsi="Cambria"/>
              </w:rPr>
              <w:instrText xml:space="preserve"> REF _Ref38560978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13.6</w:t>
            </w:r>
            <w:r w:rsidRPr="00E276B6">
              <w:rPr>
                <w:rStyle w:val="Hyperlink"/>
                <w:rFonts w:eastAsia="MS Mincho"/>
              </w:rPr>
              <w:fldChar w:fldCharType="end"/>
            </w:r>
            <w:r w:rsidRPr="00E276B6">
              <w:rPr>
                <w:rFonts w:ascii="Cambria" w:eastAsia="Arial Unicode MS" w:hAnsi="Cambria"/>
              </w:rPr>
              <w:t>),</w:t>
            </w:r>
            <w:r w:rsidRPr="00E276B6">
              <w:rPr>
                <w:rFonts w:ascii="Cambria" w:hAnsi="Cambria"/>
              </w:rPr>
              <w:t xml:space="preserve"> dfdl:textBooleanJustification (see Section </w:t>
            </w:r>
            <w:r w:rsidRPr="00E276B6">
              <w:rPr>
                <w:rStyle w:val="Hyperlink"/>
                <w:rFonts w:eastAsia="MS Mincho"/>
              </w:rPr>
              <w:fldChar w:fldCharType="begin"/>
            </w:r>
            <w:r w:rsidRPr="00E276B6">
              <w:rPr>
                <w:rStyle w:val="Hyperlink"/>
                <w:rFonts w:ascii="Cambria" w:eastAsia="MS Mincho" w:hAnsi="Cambria"/>
              </w:rPr>
              <w:instrText xml:space="preserve"> REF _Ref364442135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13.9</w:t>
            </w:r>
            <w:r w:rsidRPr="00E276B6">
              <w:rPr>
                <w:rStyle w:val="Hyperlink"/>
                <w:rFonts w:eastAsia="MS Mincho"/>
              </w:rPr>
              <w:fldChar w:fldCharType="end"/>
            </w:r>
            <w:r w:rsidRPr="00E276B6">
              <w:rPr>
                <w:rFonts w:ascii="Cambria" w:hAnsi="Cambria"/>
              </w:rPr>
              <w:t>),</w:t>
            </w:r>
            <w:r w:rsidRPr="00E276B6">
              <w:rPr>
                <w:rFonts w:ascii="Cambria" w:eastAsia="Arial Unicode MS" w:hAnsi="Cambria"/>
              </w:rPr>
              <w:t xml:space="preserve"> or dfdl:textCalendarJustification (see Section </w:t>
            </w:r>
            <w:r w:rsidRPr="00E276B6">
              <w:rPr>
                <w:rStyle w:val="Hyperlink"/>
                <w:rFonts w:eastAsia="MS Mincho"/>
              </w:rPr>
              <w:fldChar w:fldCharType="begin"/>
            </w:r>
            <w:r w:rsidRPr="00E276B6">
              <w:rPr>
                <w:rStyle w:val="Hyperlink"/>
                <w:rFonts w:ascii="Cambria" w:eastAsia="Arial Unicode MS" w:hAnsi="Cambria"/>
              </w:rPr>
              <w:instrText xml:space="preserve"> REF _Ref38561053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13.12</w:t>
            </w:r>
            <w:r w:rsidRPr="00E276B6">
              <w:rPr>
                <w:rStyle w:val="Hyperlink"/>
                <w:rFonts w:eastAsia="MS Mincho"/>
              </w:rPr>
              <w:fldChar w:fldCharType="end"/>
            </w:r>
            <w:r w:rsidRPr="00E276B6">
              <w:rPr>
                <w:rFonts w:ascii="Cambria" w:eastAsia="Arial Unicode MS" w:hAnsi="Cambria"/>
              </w:rPr>
              <w:t>), depending on the type of the element.</w:t>
            </w:r>
          </w:p>
          <w:p w14:paraId="2A95AA8A"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When dfdl:lengthKind is 'implicit' the data value is padded to the implicit length for the type. </w:t>
            </w:r>
          </w:p>
          <w:p w14:paraId="4ABC4939"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When dfdl:lengthKind is 'explicit' (and dfdl:length is not an expression) the data value is padded to the length given by the dfdl:length property. </w:t>
            </w:r>
          </w:p>
          <w:p w14:paraId="3451E86C" w14:textId="77777777" w:rsidR="00B46A03" w:rsidRPr="00E276B6" w:rsidRDefault="00B46A03" w:rsidP="00986B7C">
            <w:pPr>
              <w:jc w:val="left"/>
              <w:rPr>
                <w:rFonts w:ascii="Cambria" w:eastAsia="Arial Unicode MS" w:hAnsi="Cambria"/>
              </w:rPr>
            </w:pPr>
            <w:r w:rsidRPr="00E276B6">
              <w:rPr>
                <w:rFonts w:ascii="Cambria" w:eastAsia="Arial Unicode MS" w:hAnsi="Cambria"/>
              </w:rPr>
              <w:t>When dfdl:lengthKind is 'explicit' (and dfdl:length is an expression), 'delimited', 'prefixed', 'pattern' the data value is padded to the length given by the XSD minLength facet for type 'xs:string' or dfdl:textOutputMinLength  property for other types.</w:t>
            </w:r>
          </w:p>
          <w:p w14:paraId="454E5379" w14:textId="77777777" w:rsidR="00B46A03" w:rsidRPr="00E276B6" w:rsidRDefault="00B46A03" w:rsidP="00986B7C">
            <w:pPr>
              <w:jc w:val="left"/>
              <w:rPr>
                <w:rFonts w:ascii="Cambria" w:eastAsia="Arial Unicode MS" w:hAnsi="Cambria"/>
              </w:rPr>
            </w:pPr>
            <w:r w:rsidRPr="00E276B6">
              <w:rPr>
                <w:rFonts w:ascii="Cambria" w:eastAsia="Arial Unicode MS" w:hAnsi="Cambria"/>
              </w:rPr>
              <w:t>When dfdl:lengthKind is 'endOfParent' the data value is padded to the available length.</w:t>
            </w:r>
          </w:p>
          <w:p w14:paraId="68E5136F"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Annotation: dfdl:element, dfdl:simpleType </w:t>
            </w:r>
          </w:p>
        </w:tc>
      </w:tr>
      <w:tr w:rsidR="00B46A03" w14:paraId="380C3BAD"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03EAF77"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textTrimKind</w:t>
            </w:r>
          </w:p>
        </w:tc>
        <w:tc>
          <w:tcPr>
            <w:tcW w:w="0" w:type="auto"/>
            <w:tcBorders>
              <w:top w:val="single" w:sz="4" w:space="0" w:color="auto"/>
              <w:left w:val="single" w:sz="4" w:space="0" w:color="auto"/>
              <w:bottom w:val="single" w:sz="4" w:space="0" w:color="auto"/>
              <w:right w:val="single" w:sz="4" w:space="0" w:color="auto"/>
            </w:tcBorders>
            <w:hideMark/>
          </w:tcPr>
          <w:p w14:paraId="7FDE1004" w14:textId="77777777" w:rsidR="00B46A03" w:rsidRPr="00E276B6" w:rsidRDefault="00B46A03" w:rsidP="00986B7C">
            <w:pPr>
              <w:jc w:val="left"/>
              <w:rPr>
                <w:rFonts w:ascii="Cambria" w:eastAsia="Arial Unicode MS" w:hAnsi="Cambria"/>
              </w:rPr>
            </w:pPr>
            <w:r w:rsidRPr="00E276B6">
              <w:rPr>
                <w:rFonts w:ascii="Cambria" w:eastAsia="Arial Unicode MS" w:hAnsi="Cambria"/>
              </w:rPr>
              <w:t>Enum</w:t>
            </w:r>
          </w:p>
          <w:p w14:paraId="0519549B" w14:textId="77777777" w:rsidR="00B46A03" w:rsidRPr="00E276B6" w:rsidRDefault="00B46A03" w:rsidP="00986B7C">
            <w:pPr>
              <w:jc w:val="left"/>
              <w:rPr>
                <w:rFonts w:ascii="Cambria" w:eastAsia="Arial Unicode MS" w:hAnsi="Cambria"/>
              </w:rPr>
            </w:pPr>
            <w:r w:rsidRPr="00E276B6">
              <w:rPr>
                <w:rFonts w:ascii="Cambria" w:eastAsia="Arial Unicode MS" w:hAnsi="Cambria"/>
              </w:rPr>
              <w:t>Valid values 'none', 'padChar'</w:t>
            </w:r>
          </w:p>
          <w:p w14:paraId="37CF766E" w14:textId="3BF0B42D" w:rsidR="00B46A03" w:rsidRPr="00E276B6" w:rsidRDefault="00B46A03" w:rsidP="00986B7C">
            <w:pPr>
              <w:jc w:val="left"/>
              <w:rPr>
                <w:rFonts w:ascii="Cambria" w:eastAsia="Arial Unicode MS" w:hAnsi="Cambria"/>
              </w:rPr>
            </w:pPr>
            <w:r w:rsidRPr="00E276B6">
              <w:rPr>
                <w:rFonts w:ascii="Cambria" w:eastAsia="Arial Unicode MS" w:hAnsi="Cambria"/>
              </w:rPr>
              <w:t xml:space="preserve">Indicates whether to trim data on </w:t>
            </w:r>
            <w:r w:rsidRPr="00E276B6">
              <w:rPr>
                <w:rFonts w:ascii="Cambria" w:eastAsia="MS Mincho" w:hAnsi="Cambria"/>
              </w:rPr>
              <w:t>parsing</w:t>
            </w:r>
            <w:r w:rsidRPr="00E276B6">
              <w:rPr>
                <w:rFonts w:ascii="Cambria" w:eastAsia="Arial Unicode MS" w:hAnsi="Cambria"/>
              </w:rPr>
              <w:t xml:space="preserve">. This controls the expected contents of the </w:t>
            </w:r>
            <w:r w:rsidRPr="00E276B6">
              <w:rPr>
                <w:rFonts w:ascii="Cambria" w:eastAsia="Arial Unicode MS" w:hAnsi="Cambria"/>
                <w:b/>
                <w:i/>
              </w:rPr>
              <w:t>LeftPadding</w:t>
            </w:r>
            <w:r w:rsidRPr="00E276B6">
              <w:rPr>
                <w:rFonts w:ascii="Cambria" w:eastAsia="Arial Unicode MS" w:hAnsi="Cambria"/>
              </w:rPr>
              <w:t xml:space="preserve"> and </w:t>
            </w:r>
            <w:r w:rsidRPr="00E276B6">
              <w:rPr>
                <w:rFonts w:ascii="Cambria" w:eastAsia="Arial Unicode MS" w:hAnsi="Cambria"/>
                <w:b/>
                <w:i/>
              </w:rPr>
              <w:t>RightPadding</w:t>
            </w:r>
            <w:r w:rsidRPr="00E276B6">
              <w:rPr>
                <w:rFonts w:ascii="Cambria" w:eastAsia="Arial Unicode MS" w:hAnsi="Cambria"/>
              </w:rPr>
              <w:t xml:space="preserve"> regions of the data syntax grammar in </w:t>
            </w:r>
            <w:r w:rsidRPr="00E276B6">
              <w:rPr>
                <w:rFonts w:ascii="Cambria" w:hAnsi="Cambria" w:cs="Arial"/>
              </w:rPr>
              <w:t xml:space="preserve">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w:t>
            </w:r>
          </w:p>
          <w:p w14:paraId="2CFF35AD"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When 'none' no trimming takes place.  </w:t>
            </w:r>
          </w:p>
          <w:p w14:paraId="55BAEDE9"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When 'padChar' the element is trimmed of the dfdl:textStringPadCharacter, dfdl:textNumberPadCharacter, dfdl:textBooleanPadCharacter or dfdl:textCalendarPadCharacter  depending on the type of the element.  The </w:t>
            </w:r>
            <w:r w:rsidRPr="00E276B6">
              <w:rPr>
                <w:rFonts w:ascii="Cambria" w:eastAsia="Arial Unicode MS" w:hAnsi="Cambria"/>
              </w:rPr>
              <w:lastRenderedPageBreak/>
              <w:t xml:space="preserve">padding characters populate the </w:t>
            </w:r>
            <w:r w:rsidRPr="00E276B6">
              <w:rPr>
                <w:rFonts w:ascii="Cambria" w:eastAsia="Arial Unicode MS" w:hAnsi="Cambria"/>
                <w:b/>
                <w:i/>
              </w:rPr>
              <w:t>LeftPadding</w:t>
            </w:r>
            <w:r w:rsidRPr="00E276B6">
              <w:rPr>
                <w:rFonts w:ascii="Cambria" w:eastAsia="Arial Unicode MS" w:hAnsi="Cambria"/>
              </w:rPr>
              <w:t xml:space="preserve"> and/or </w:t>
            </w:r>
            <w:r w:rsidRPr="00E276B6">
              <w:rPr>
                <w:rFonts w:ascii="Cambria" w:eastAsia="Arial Unicode MS" w:hAnsi="Cambria"/>
                <w:b/>
                <w:i/>
              </w:rPr>
              <w:t>RightPadding</w:t>
            </w:r>
            <w:r w:rsidRPr="00E276B6">
              <w:rPr>
                <w:rFonts w:ascii="Cambria" w:eastAsia="Arial Unicode MS" w:hAnsi="Cambria"/>
              </w:rPr>
              <w:t xml:space="preserve"> regions depending on dfdl:textStringJustification, dfdl:textNumberJustification, or dfdl:textCalendarJustification, depending on the type of the element.</w:t>
            </w:r>
          </w:p>
          <w:p w14:paraId="7F45E918" w14:textId="77777777" w:rsidR="00B46A03" w:rsidRPr="00E276B6" w:rsidRDefault="00B46A03" w:rsidP="00986B7C">
            <w:pPr>
              <w:jc w:val="left"/>
              <w:rPr>
                <w:rFonts w:ascii="Cambria" w:eastAsia="Arial Unicode MS" w:hAnsi="Cambria"/>
              </w:rPr>
            </w:pPr>
            <w:r w:rsidRPr="00E276B6">
              <w:rPr>
                <w:rFonts w:ascii="Cambria" w:eastAsia="Arial Unicode MS" w:hAnsi="Cambria"/>
              </w:rPr>
              <w:t>Annotation: dfdl:element , dfdl:simpleType</w:t>
            </w:r>
          </w:p>
        </w:tc>
      </w:tr>
      <w:tr w:rsidR="00B46A03" w14:paraId="0D3594D6"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85A1C5C" w14:textId="77777777" w:rsidR="00B46A03" w:rsidRPr="00E276B6" w:rsidRDefault="00B46A03" w:rsidP="00986B7C">
            <w:pPr>
              <w:jc w:val="left"/>
              <w:rPr>
                <w:rFonts w:ascii="Cambria" w:eastAsia="Arial Unicode MS" w:hAnsi="Cambria"/>
              </w:rPr>
            </w:pPr>
            <w:r w:rsidRPr="00E276B6">
              <w:rPr>
                <w:rFonts w:ascii="Cambria" w:eastAsia="MS Mincho" w:hAnsi="Cambria"/>
              </w:rPr>
              <w:lastRenderedPageBreak/>
              <w:t>textOutputMinLength</w:t>
            </w:r>
          </w:p>
        </w:tc>
        <w:tc>
          <w:tcPr>
            <w:tcW w:w="0" w:type="auto"/>
            <w:tcBorders>
              <w:top w:val="single" w:sz="4" w:space="0" w:color="auto"/>
              <w:left w:val="single" w:sz="4" w:space="0" w:color="auto"/>
              <w:bottom w:val="single" w:sz="4" w:space="0" w:color="auto"/>
              <w:right w:val="single" w:sz="4" w:space="0" w:color="auto"/>
            </w:tcBorders>
            <w:hideMark/>
          </w:tcPr>
          <w:p w14:paraId="43FEDE5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Non-negative Integer.   </w:t>
            </w:r>
          </w:p>
          <w:p w14:paraId="23A3D50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Only used when dfdl:textPadKind is 'padChar' and dfdl:lengthKind is 'delimited', 'prefixed', 'pattern', 'explicit' (when dfdl:length is an expression) or 'endOfParent', and type is not xs:string</w:t>
            </w:r>
          </w:p>
          <w:p w14:paraId="5F2FE380"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Specifies the minimum content length during unparsing for simple types that do not allow the XSD minLength facet to be specified. </w:t>
            </w:r>
          </w:p>
          <w:p w14:paraId="4B3798AA" w14:textId="77777777" w:rsidR="00B46A03" w:rsidRPr="00E276B6" w:rsidRDefault="00B46A03" w:rsidP="00986B7C">
            <w:pPr>
              <w:jc w:val="left"/>
              <w:rPr>
                <w:rFonts w:ascii="Cambria" w:hAnsi="Cambria" w:cs="Arial"/>
                <w:lang w:eastAsia="en-GB"/>
              </w:rPr>
            </w:pPr>
            <w:r w:rsidRPr="00E276B6">
              <w:rPr>
                <w:rFonts w:ascii="Cambria" w:hAnsi="Cambria" w:cs="Arial"/>
                <w:lang w:eastAsia="en-GB"/>
              </w:rPr>
              <w:t>For dfdl:lengthKind 'delimited', 'pattern' and 'endOfParent' the length units are always characters, for other dfdl:lengthKinds the length units are specified by the dfdl:lengthUnits property.</w:t>
            </w:r>
          </w:p>
          <w:p w14:paraId="2EE89291" w14:textId="77777777" w:rsidR="00B46A03" w:rsidRPr="00E276B6" w:rsidRDefault="00B46A03" w:rsidP="00986B7C">
            <w:pPr>
              <w:jc w:val="left"/>
              <w:rPr>
                <w:rFonts w:ascii="Cambria" w:hAnsi="Cambria"/>
              </w:rPr>
            </w:pPr>
            <w:r w:rsidRPr="00E276B6">
              <w:rPr>
                <w:rFonts w:ascii="Cambria" w:eastAsia="Arial Unicode MS" w:hAnsi="Cambria" w:cs="Arial"/>
              </w:rPr>
              <w:t>If dfdl:textOutputMinLength is zero or less than the length of the representation text then no padding occurs.</w:t>
            </w:r>
          </w:p>
          <w:p w14:paraId="2B4B923A" w14:textId="77777777" w:rsidR="00B46A03" w:rsidRPr="00E276B6" w:rsidRDefault="00B46A03" w:rsidP="00986B7C">
            <w:pPr>
              <w:jc w:val="left"/>
              <w:rPr>
                <w:rFonts w:ascii="Cambria" w:eastAsia="Arial Unicode MS" w:hAnsi="Cambria"/>
              </w:rPr>
            </w:pPr>
            <w:r w:rsidRPr="00E276B6">
              <w:rPr>
                <w:rFonts w:ascii="Cambria" w:eastAsia="Arial Unicode MS" w:hAnsi="Cambria" w:cs="Arial"/>
              </w:rPr>
              <w:t>Annotation: dfdl:element, dfdl:simpleType</w:t>
            </w:r>
          </w:p>
        </w:tc>
      </w:tr>
      <w:tr w:rsidR="00B46A03" w14:paraId="7B4A8CB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B9BA072" w14:textId="77777777" w:rsidR="00B46A03" w:rsidRPr="00E276B6" w:rsidRDefault="00B46A03" w:rsidP="00986B7C">
            <w:pPr>
              <w:jc w:val="left"/>
              <w:rPr>
                <w:rFonts w:ascii="Cambria" w:eastAsia="Arial Unicode MS" w:hAnsi="Cambria" w:cs="Arial"/>
                <w:sz w:val="18"/>
              </w:rPr>
            </w:pPr>
            <w:r w:rsidRPr="00E276B6">
              <w:rPr>
                <w:rFonts w:ascii="Cambria" w:eastAsia="Arial Unicode MS" w:hAnsi="Cambria"/>
              </w:rPr>
              <w:t>escapeSchemeRef</w:t>
            </w:r>
          </w:p>
        </w:tc>
        <w:tc>
          <w:tcPr>
            <w:tcW w:w="0" w:type="auto"/>
            <w:tcBorders>
              <w:top w:val="single" w:sz="4" w:space="0" w:color="auto"/>
              <w:left w:val="single" w:sz="4" w:space="0" w:color="auto"/>
              <w:bottom w:val="single" w:sz="4" w:space="0" w:color="auto"/>
              <w:right w:val="single" w:sz="4" w:space="0" w:color="auto"/>
            </w:tcBorders>
            <w:hideMark/>
          </w:tcPr>
          <w:p w14:paraId="7C6712EC" w14:textId="77777777" w:rsidR="00B46A03" w:rsidRPr="00E276B6" w:rsidRDefault="00B46A03" w:rsidP="00986B7C">
            <w:pPr>
              <w:jc w:val="left"/>
              <w:rPr>
                <w:rFonts w:ascii="Cambria" w:eastAsia="Arial Unicode MS" w:hAnsi="Cambria"/>
              </w:rPr>
            </w:pPr>
            <w:r w:rsidRPr="00E276B6">
              <w:rPr>
                <w:rFonts w:ascii="Cambria" w:eastAsia="Arial Unicode MS" w:hAnsi="Cambria"/>
              </w:rPr>
              <w:t>QName or empty String</w:t>
            </w:r>
          </w:p>
          <w:p w14:paraId="194DDBF3" w14:textId="77777777" w:rsidR="00B46A03" w:rsidRPr="00E276B6" w:rsidRDefault="00B46A03" w:rsidP="00986B7C">
            <w:pPr>
              <w:jc w:val="left"/>
              <w:rPr>
                <w:rFonts w:ascii="Cambria" w:eastAsia="Arial Unicode MS" w:hAnsi="Cambria"/>
              </w:rPr>
            </w:pPr>
            <w:r w:rsidRPr="00E276B6">
              <w:rPr>
                <w:rFonts w:ascii="Cambria" w:eastAsia="Arial Unicode MS" w:hAnsi="Cambria"/>
              </w:rPr>
              <w:t>The name of the dfdl:defineEscapeScheme annotation that provides the additional properties used to describe the escape scheme. If the value is the empty string then escaping is explicitly turned off.</w:t>
            </w:r>
          </w:p>
          <w:p w14:paraId="5AFBC8A0" w14:textId="0B2675A1" w:rsidR="00B46A03" w:rsidRPr="00E276B6" w:rsidRDefault="00B46A03" w:rsidP="00986B7C">
            <w:pPr>
              <w:jc w:val="left"/>
              <w:rPr>
                <w:rFonts w:ascii="Cambria" w:eastAsia="Arial Unicode MS" w:hAnsi="Cambria"/>
                <w:szCs w:val="18"/>
              </w:rPr>
            </w:pPr>
            <w:r w:rsidRPr="00E276B6">
              <w:rPr>
                <w:rFonts w:ascii="Cambria" w:eastAsia="Arial Unicode MS" w:hAnsi="Cambria"/>
                <w:szCs w:val="18"/>
              </w:rPr>
              <w:t xml:space="preserve">See: Section </w:t>
            </w:r>
            <w:r w:rsidRPr="00E276B6">
              <w:rPr>
                <w:rStyle w:val="Hyperlink"/>
                <w:rFonts w:eastAsia="MS Mincho"/>
              </w:rPr>
              <w:fldChar w:fldCharType="begin"/>
            </w:r>
            <w:r w:rsidRPr="00E276B6">
              <w:rPr>
                <w:rStyle w:val="Hyperlink"/>
                <w:rFonts w:ascii="Cambria" w:eastAsia="Arial Unicode MS" w:hAnsi="Cambria"/>
              </w:rPr>
              <w:instrText xml:space="preserve"> REF _Ref220489733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7.4</w:t>
            </w:r>
            <w:r w:rsidRPr="00E276B6">
              <w:rPr>
                <w:rStyle w:val="Hyperlink"/>
                <w:rFonts w:eastAsia="MS Mincho"/>
              </w:rPr>
              <w:fldChar w:fldCharType="end"/>
            </w:r>
            <w:r w:rsidRPr="00E276B6">
              <w:rPr>
                <w:rFonts w:ascii="Cambria" w:eastAsia="Arial Unicode MS" w:hAnsi="Cambria"/>
                <w:szCs w:val="18"/>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_Ref220489733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The dfdl:escapeScheme Annotation Element</w:t>
            </w:r>
            <w:r w:rsidRPr="00E276B6">
              <w:rPr>
                <w:rStyle w:val="Hyperlink"/>
                <w:rFonts w:eastAsia="MS Mincho"/>
              </w:rPr>
              <w:fldChar w:fldCharType="end"/>
            </w:r>
            <w:r w:rsidRPr="00E276B6">
              <w:rPr>
                <w:rFonts w:ascii="Cambria" w:eastAsia="Arial Unicode MS" w:hAnsi="Cambria"/>
                <w:szCs w:val="18"/>
              </w:rPr>
              <w:t xml:space="preserve">, and Section </w:t>
            </w:r>
            <w:r w:rsidRPr="00E276B6">
              <w:rPr>
                <w:rStyle w:val="Hyperlink"/>
                <w:rFonts w:eastAsia="MS Mincho"/>
              </w:rPr>
              <w:fldChar w:fldCharType="begin"/>
            </w:r>
            <w:r w:rsidRPr="00E276B6">
              <w:rPr>
                <w:rStyle w:val="Hyperlink"/>
                <w:rFonts w:ascii="Cambria" w:eastAsia="Arial Unicode MS" w:hAnsi="Cambria"/>
              </w:rPr>
              <w:instrText xml:space="preserve"> REF _Ref362443507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7.3</w:t>
            </w:r>
            <w:r w:rsidRPr="00E276B6">
              <w:rPr>
                <w:rStyle w:val="Hyperlink"/>
                <w:rFonts w:eastAsia="MS Mincho"/>
              </w:rPr>
              <w:fldChar w:fldCharType="end"/>
            </w:r>
            <w:r w:rsidRPr="00E276B6">
              <w:rPr>
                <w:rFonts w:ascii="Cambria" w:eastAsia="Arial Unicode MS" w:hAnsi="Cambria"/>
                <w:szCs w:val="18"/>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_Ref362443517 \h </w:instrText>
            </w:r>
            <w:r w:rsidR="00E4082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The dfdl:defineEscapeScheme Defining Annotation Element</w:t>
            </w:r>
            <w:r w:rsidRPr="00E276B6">
              <w:rPr>
                <w:rStyle w:val="Hyperlink"/>
                <w:rFonts w:eastAsia="MS Mincho"/>
              </w:rPr>
              <w:fldChar w:fldCharType="end"/>
            </w:r>
            <w:r w:rsidRPr="00E276B6">
              <w:rPr>
                <w:rFonts w:ascii="Cambria" w:eastAsia="Arial Unicode MS" w:hAnsi="Cambria"/>
                <w:szCs w:val="18"/>
              </w:rPr>
              <w:t>.</w:t>
            </w:r>
          </w:p>
          <w:p w14:paraId="084C89AE" w14:textId="77777777" w:rsidR="00B46A03" w:rsidRPr="00E276B6" w:rsidRDefault="00B46A03" w:rsidP="00986B7C">
            <w:pPr>
              <w:keepNext/>
              <w:jc w:val="left"/>
              <w:rPr>
                <w:rFonts w:ascii="Cambria" w:eastAsia="Arial Unicode MS" w:hAnsi="Cambria"/>
              </w:rPr>
            </w:pPr>
            <w:r w:rsidRPr="00E276B6">
              <w:rPr>
                <w:rFonts w:ascii="Cambria" w:eastAsia="Arial Unicode MS" w:hAnsi="Cambria"/>
              </w:rPr>
              <w:t>Annotation: dfdl:element, dfdl:simpleType</w:t>
            </w:r>
          </w:p>
        </w:tc>
      </w:tr>
    </w:tbl>
    <w:p w14:paraId="7605EECC" w14:textId="4DE377ED" w:rsidR="00B46A03" w:rsidRDefault="00B46A03" w:rsidP="00B46A03">
      <w:pPr>
        <w:pStyle w:val="Caption"/>
      </w:pPr>
      <w:bookmarkStart w:id="4902" w:name="_Toc226450745"/>
      <w:bookmarkStart w:id="4903" w:name="_Ref228950351"/>
      <w:r>
        <w:t xml:space="preserve">Table </w:t>
      </w:r>
      <w:r>
        <w:fldChar w:fldCharType="begin"/>
      </w:r>
      <w:r>
        <w:instrText xml:space="preserve"> SEQ Table \* ARABIC </w:instrText>
      </w:r>
      <w:r>
        <w:fldChar w:fldCharType="separate"/>
      </w:r>
      <w:r w:rsidR="009D1493">
        <w:rPr>
          <w:noProof/>
        </w:rPr>
        <w:t>26</w:t>
      </w:r>
      <w:r>
        <w:rPr>
          <w:noProof/>
        </w:rPr>
        <w:fldChar w:fldCharType="end"/>
      </w:r>
      <w:r>
        <w:t xml:space="preserve"> Properties Common to All Simple Types with Text Representation</w:t>
      </w:r>
    </w:p>
    <w:p w14:paraId="5CA6F48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4904" w:name="_The_dfdl:escapeScheme_Properties"/>
      <w:bookmarkStart w:id="4905" w:name="_Toc243112828"/>
      <w:bookmarkStart w:id="4906" w:name="_Ref250479270"/>
      <w:bookmarkStart w:id="4907" w:name="_Toc349042748"/>
      <w:bookmarkStart w:id="4908" w:name="_Ref52978876"/>
      <w:bookmarkStart w:id="4909" w:name="_Toc62570161"/>
      <w:bookmarkStart w:id="4910" w:name="_Toc210216883"/>
      <w:bookmarkStart w:id="4911" w:name="_Toc219441015"/>
      <w:bookmarkEnd w:id="4904"/>
      <w:r>
        <w:rPr>
          <w:rFonts w:eastAsia="Times New Roman"/>
        </w:rPr>
        <w:t>The dfdl:escapeScheme Properties</w:t>
      </w:r>
      <w:bookmarkEnd w:id="4902"/>
      <w:bookmarkEnd w:id="4903"/>
      <w:bookmarkEnd w:id="4905"/>
      <w:bookmarkEnd w:id="4906"/>
      <w:bookmarkEnd w:id="4907"/>
      <w:bookmarkEnd w:id="4908"/>
      <w:bookmarkEnd w:id="4909"/>
      <w:bookmarkEnd w:id="4910"/>
      <w:bookmarkEnd w:id="4911"/>
    </w:p>
    <w:p w14:paraId="0BFFD8F4" w14:textId="77777777" w:rsidR="00B46A03" w:rsidRPr="00945B2B" w:rsidRDefault="00B46A03" w:rsidP="00B46A03">
      <w:r w:rsidRPr="00945B2B">
        <w:t xml:space="preserve">The dfdl:escapeScheme annotation is used within a dfdl:defineEscapeScheme annotation to group the properties of an escape scheme and allows a common set of properties to be defined that can be reused. </w:t>
      </w:r>
    </w:p>
    <w:p w14:paraId="7132D06B" w14:textId="77777777" w:rsidR="00B46A03" w:rsidRPr="00945B2B" w:rsidRDefault="00B46A03" w:rsidP="00B46A03">
      <w:r w:rsidRPr="00945B2B">
        <w:t>An escape scheme is needed when the content of a text element contains sequences of characters that are the same as an in-scope separator or terminator. If the characters are not escaped, a parser scanning for a separator or terminator would erroneously find the character sequence in the content.</w:t>
      </w:r>
    </w:p>
    <w:p w14:paraId="45729986" w14:textId="77777777" w:rsidR="00B46A03" w:rsidRPr="00945B2B" w:rsidRDefault="00B46A03" w:rsidP="00B46A03">
      <w:r w:rsidRPr="00945B2B">
        <w:t>An escape scheme defines the properties that describe the text escaping rules. There are two variants on such schemes:</w:t>
      </w:r>
    </w:p>
    <w:p w14:paraId="58787EDF" w14:textId="77777777" w:rsidR="00B46A03" w:rsidRPr="00945B2B" w:rsidRDefault="00B46A03" w:rsidP="00EB2287">
      <w:pPr>
        <w:pStyle w:val="ListParagraph"/>
        <w:numPr>
          <w:ilvl w:val="0"/>
          <w:numId w:val="73"/>
        </w:numPr>
        <w:tabs>
          <w:tab w:val="clear" w:pos="403"/>
        </w:tabs>
        <w:spacing w:before="60" w:after="60" w:line="240" w:lineRule="auto"/>
        <w:jc w:val="left"/>
      </w:pPr>
      <w:r w:rsidRPr="00945B2B">
        <w:t>The use of a single escape character to cause the next character to be interpreted literally. The escape character itself is escaped by the escape-escape character.</w:t>
      </w:r>
    </w:p>
    <w:p w14:paraId="21A81F02" w14:textId="77777777" w:rsidR="00B46A03" w:rsidRPr="00945B2B" w:rsidRDefault="00B46A03" w:rsidP="00EB2287">
      <w:pPr>
        <w:pStyle w:val="ListParagraph"/>
        <w:numPr>
          <w:ilvl w:val="0"/>
          <w:numId w:val="73"/>
        </w:numPr>
        <w:tabs>
          <w:tab w:val="clear" w:pos="403"/>
        </w:tabs>
        <w:spacing w:before="60" w:after="60" w:line="240" w:lineRule="auto"/>
        <w:jc w:val="left"/>
      </w:pPr>
      <w:r w:rsidRPr="00945B2B">
        <w:t>The use of a pair of escape strings to cause the enclosed group of characters to be interpreted literally. The ending escape string is escaped by the escape-escape character.</w:t>
      </w:r>
    </w:p>
    <w:p w14:paraId="49BA5C14" w14:textId="77777777" w:rsidR="00B46A03" w:rsidRPr="00945B2B" w:rsidRDefault="00B46A03" w:rsidP="00B46A03">
      <w:pPr>
        <w:autoSpaceDE w:val="0"/>
        <w:rPr>
          <w:rFonts w:cs="Arial"/>
        </w:rPr>
      </w:pPr>
      <w:r w:rsidRPr="00945B2B">
        <w:rPr>
          <w:rFonts w:cs="Arial"/>
        </w:rPr>
        <w:t>On parsing, the escape scheme is applied after pad characters are trimmed and on unparsing before pad characters are added. A pad character is not escaped by an escape character. When parsing, pad characters are trimmed without reference to an escape scheme. When unparsing, pad characters are added without reference to an escape scheme.</w:t>
      </w:r>
    </w:p>
    <w:p w14:paraId="0D6B48A1" w14:textId="77777777" w:rsidR="00B46A03" w:rsidRPr="00945B2B" w:rsidRDefault="00B46A03" w:rsidP="00B46A03">
      <w:pPr>
        <w:rPr>
          <w:rFonts w:cs="Arial"/>
        </w:rPr>
      </w:pPr>
      <w:r w:rsidRPr="00945B2B">
        <w:t>On unparsing, the application of escape scheme processing takes place before the application of the dfdl:emptyValueDelimiterPolicy property.</w:t>
      </w:r>
    </w:p>
    <w:tbl>
      <w:tblPr>
        <w:tblStyle w:val="Table"/>
        <w:tblW w:w="5000" w:type="pct"/>
        <w:tblInd w:w="0" w:type="dxa"/>
        <w:tblLook w:val="01E0" w:firstRow="1" w:lastRow="1" w:firstColumn="1" w:lastColumn="1" w:noHBand="0" w:noVBand="0"/>
      </w:tblPr>
      <w:tblGrid>
        <w:gridCol w:w="2495"/>
        <w:gridCol w:w="7699"/>
      </w:tblGrid>
      <w:tr w:rsidR="00B46A03" w:rsidRPr="00945B2B" w14:paraId="3B8666A8"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67CE0866" w14:textId="77777777" w:rsidR="00B46A03" w:rsidRPr="00945B2B" w:rsidRDefault="00B46A03" w:rsidP="00986B7C">
            <w:pPr>
              <w:keepNext/>
              <w:keepLines/>
              <w:jc w:val="left"/>
              <w:rPr>
                <w:rFonts w:ascii="Cambria" w:hAnsi="Cambria"/>
              </w:rPr>
            </w:pPr>
            <w:r w:rsidRPr="00945B2B">
              <w:rPr>
                <w:rFonts w:ascii="Cambria" w:hAnsi="Cambria"/>
              </w:rPr>
              <w:lastRenderedPageBreak/>
              <w:t>Property Name</w:t>
            </w:r>
          </w:p>
        </w:tc>
        <w:tc>
          <w:tcPr>
            <w:tcW w:w="0" w:type="auto"/>
            <w:hideMark/>
          </w:tcPr>
          <w:p w14:paraId="66252EEF" w14:textId="77777777" w:rsidR="00B46A03" w:rsidRPr="00945B2B" w:rsidRDefault="00B46A03" w:rsidP="00986B7C">
            <w:pPr>
              <w:keepNext/>
              <w:keepLines/>
              <w:jc w:val="left"/>
              <w:rPr>
                <w:rFonts w:ascii="Cambria" w:hAnsi="Cambria"/>
              </w:rPr>
            </w:pPr>
            <w:r w:rsidRPr="00945B2B">
              <w:rPr>
                <w:rFonts w:ascii="Cambria" w:hAnsi="Cambria"/>
              </w:rPr>
              <w:t>Description</w:t>
            </w:r>
          </w:p>
        </w:tc>
      </w:tr>
      <w:tr w:rsidR="00B46A03" w:rsidRPr="00945B2B" w14:paraId="247A334E"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E1D2116" w14:textId="77777777" w:rsidR="00B46A03" w:rsidRPr="00945B2B" w:rsidRDefault="00B46A03" w:rsidP="00986B7C">
            <w:pPr>
              <w:jc w:val="left"/>
              <w:rPr>
                <w:rFonts w:ascii="Cambria" w:hAnsi="Cambria" w:cs="Arial"/>
              </w:rPr>
            </w:pPr>
            <w:r w:rsidRPr="00945B2B">
              <w:rPr>
                <w:rFonts w:ascii="Cambria" w:hAnsi="Cambria" w:cs="Arial"/>
              </w:rPr>
              <w:t>escapeKind</w:t>
            </w:r>
          </w:p>
        </w:tc>
        <w:tc>
          <w:tcPr>
            <w:tcW w:w="0" w:type="auto"/>
            <w:tcBorders>
              <w:top w:val="single" w:sz="4" w:space="0" w:color="auto"/>
              <w:left w:val="single" w:sz="4" w:space="0" w:color="auto"/>
              <w:bottom w:val="single" w:sz="4" w:space="0" w:color="auto"/>
              <w:right w:val="single" w:sz="4" w:space="0" w:color="auto"/>
            </w:tcBorders>
            <w:hideMark/>
          </w:tcPr>
          <w:p w14:paraId="2E8B0B9B" w14:textId="77777777" w:rsidR="00B46A03" w:rsidRPr="00945B2B" w:rsidRDefault="00B46A03" w:rsidP="00986B7C">
            <w:pPr>
              <w:jc w:val="left"/>
              <w:rPr>
                <w:rFonts w:ascii="Cambria" w:hAnsi="Cambria" w:cs="Arial"/>
              </w:rPr>
            </w:pPr>
            <w:r w:rsidRPr="00945B2B">
              <w:rPr>
                <w:rFonts w:ascii="Cambria" w:hAnsi="Cambria" w:cs="Arial"/>
              </w:rPr>
              <w:t>Enum</w:t>
            </w:r>
          </w:p>
          <w:p w14:paraId="2748FF25" w14:textId="77777777" w:rsidR="00B46A03" w:rsidRPr="00945B2B" w:rsidRDefault="00B46A03" w:rsidP="00986B7C">
            <w:pPr>
              <w:jc w:val="left"/>
              <w:rPr>
                <w:rFonts w:ascii="Cambria" w:hAnsi="Cambria" w:cs="Arial"/>
              </w:rPr>
            </w:pPr>
            <w:r w:rsidRPr="00945B2B">
              <w:rPr>
                <w:rFonts w:ascii="Cambria" w:hAnsi="Cambria" w:cs="Arial"/>
              </w:rPr>
              <w:t>Valid values 'escapeCharacter', 'escapeBlock'</w:t>
            </w:r>
          </w:p>
          <w:p w14:paraId="3670ED02" w14:textId="77777777" w:rsidR="00B46A03" w:rsidRPr="00945B2B" w:rsidRDefault="00B46A03" w:rsidP="00986B7C">
            <w:pPr>
              <w:jc w:val="left"/>
              <w:rPr>
                <w:rFonts w:ascii="Cambria" w:hAnsi="Cambria" w:cs="Arial"/>
              </w:rPr>
            </w:pPr>
            <w:r w:rsidRPr="00945B2B">
              <w:rPr>
                <w:rFonts w:ascii="Cambria" w:hAnsi="Cambria" w:cs="Arial"/>
              </w:rPr>
              <w:t>The type of escape mechanism defined in the escape scheme</w:t>
            </w:r>
          </w:p>
          <w:p w14:paraId="254132E8" w14:textId="77777777" w:rsidR="00B46A03" w:rsidRPr="00945B2B" w:rsidRDefault="00B46A03" w:rsidP="00986B7C">
            <w:pPr>
              <w:jc w:val="left"/>
              <w:rPr>
                <w:rFonts w:ascii="Cambria" w:hAnsi="Cambria" w:cs="Arial"/>
              </w:rPr>
            </w:pPr>
            <w:r w:rsidRPr="00945B2B">
              <w:rPr>
                <w:rFonts w:ascii="Cambria" w:hAnsi="Cambria" w:cs="Arial"/>
              </w:rPr>
              <w:t xml:space="preserve">When 'escapeCharacter': On unparsing a single character of the data is escaped by adding a dfdl:escapeCharacter or dfdl:escapeEscapeCharacter immediately before it. </w:t>
            </w:r>
            <w:r w:rsidRPr="00945B2B">
              <w:rPr>
                <w:rFonts w:ascii="Cambria" w:hAnsi="Cambria" w:cs="Arial"/>
                <w:lang w:eastAsia="en-GB"/>
              </w:rPr>
              <w:t xml:space="preserve">The characters to escape are determined by property dfdl:escapeCharacterPolicy. </w:t>
            </w:r>
          </w:p>
          <w:p w14:paraId="514AA534" w14:textId="77777777" w:rsidR="00B46A03" w:rsidRPr="00945B2B" w:rsidRDefault="00B46A03" w:rsidP="00986B7C">
            <w:pPr>
              <w:jc w:val="left"/>
              <w:rPr>
                <w:rFonts w:ascii="Cambria" w:hAnsi="Cambria"/>
              </w:rPr>
            </w:pPr>
            <w:r w:rsidRPr="00945B2B">
              <w:rPr>
                <w:rFonts w:ascii="Cambria" w:hAnsi="Cambria"/>
              </w:rPr>
              <w:t xml:space="preserve">On parsing any in-scope terminating delimiter encountered in the data is not interpreted as such when it is immediately preceded by the dfdl:escapeCharacter (when not itself preceded by the dfdl:escapeEscapeCharacter). Occurrences of the dfdl:escapeCharacter and dfdl:escapeEscapeCharacter are removed from the data </w:t>
            </w:r>
            <w:r w:rsidRPr="00945B2B">
              <w:rPr>
                <w:rFonts w:ascii="Cambria" w:hAnsi="Cambria" w:cs="Arial"/>
                <w:lang w:eastAsia="en-GB"/>
              </w:rPr>
              <w:t>as determined by property dfdl:escapeCharacterPolicy</w:t>
            </w:r>
            <w:r w:rsidRPr="00945B2B">
              <w:rPr>
                <w:rFonts w:ascii="Cambria" w:hAnsi="Cambria"/>
              </w:rPr>
              <w:t>, unless the dfdl:escapeCharacter is preceded by the dfdl:escapeEscapeCharacter, or the dfdl:escapeEscapeCharacter does not precede the dfdl:escapeCharacter, respectively.</w:t>
            </w:r>
          </w:p>
          <w:p w14:paraId="37B09B33" w14:textId="77777777" w:rsidR="00B46A03" w:rsidRPr="00945B2B" w:rsidRDefault="00B46A03" w:rsidP="00986B7C">
            <w:pPr>
              <w:jc w:val="left"/>
              <w:rPr>
                <w:rFonts w:ascii="Cambria" w:hAnsi="Cambria"/>
              </w:rPr>
            </w:pPr>
            <w:r w:rsidRPr="00945B2B">
              <w:rPr>
                <w:rFonts w:ascii="Cambria" w:hAnsi="Cambria" w:cs="Segoe UI"/>
                <w:color w:val="1F2328"/>
                <w:shd w:val="clear" w:color="auto" w:fill="FFFFFF"/>
              </w:rPr>
              <w:t>It is a Schema Definition Error if the dfdl:escapeCharacter or dfdl:escapeEscapeCharacter is the same as the first character of an in-scope dfdl:separator or dfdl:terminator.</w:t>
            </w:r>
          </w:p>
          <w:p w14:paraId="0D3ECF2B" w14:textId="77777777" w:rsidR="00B46A03" w:rsidRPr="00945B2B" w:rsidRDefault="00B46A03" w:rsidP="00986B7C">
            <w:pPr>
              <w:jc w:val="left"/>
              <w:rPr>
                <w:rFonts w:ascii="Cambria" w:hAnsi="Cambria" w:cs="Arial"/>
              </w:rPr>
            </w:pPr>
            <w:r w:rsidRPr="00945B2B">
              <w:rPr>
                <w:rFonts w:ascii="Cambria" w:hAnsi="Cambria" w:cs="Arial"/>
              </w:rPr>
              <w:t xml:space="preserve">When 'escapeBlock': On unparsing the entire data are escaped by adding dfdl:escapeBlockStart to the beginning and dfdl:escapeBlockEnd to the end of the data. The data is either always escaped or escaped when needed as specified by dfdl:generateEscapeBlock. If the data is escaped and contains the dfdl:escapeBlockEnd then first character of each appearance of the dfdl:escapeBlockEnd is escaped by the dfdl:escapeEscapeCharacter. </w:t>
            </w:r>
          </w:p>
          <w:p w14:paraId="3D9E5DB8" w14:textId="77777777" w:rsidR="00B46A03" w:rsidRPr="00945B2B" w:rsidRDefault="00B46A03" w:rsidP="00986B7C">
            <w:pPr>
              <w:jc w:val="left"/>
              <w:rPr>
                <w:rFonts w:ascii="Cambria" w:hAnsi="Cambria"/>
              </w:rPr>
            </w:pPr>
            <w:r w:rsidRPr="00945B2B">
              <w:rPr>
                <w:rFonts w:ascii="Cambria" w:hAnsi="Cambria"/>
              </w:rPr>
              <w:t>On parsing the dfdl:escapeBlockStart string must be the first characters in the (trimmed) data in order to activate the escape scheme. The dfdl:escapeBlockStart string is removed from the beginning of the data. Until a matching dfdl:escapeBlockEnd string (that is, one not preceded by the dfdl:escapeEscapeCharacter) is found in the data, any in-scope terminating delimiter encountered in the data is not interpreted as such, and any dfdl:escapeEscapeCharacters are removed when they precede a dfdl:escapeBlockEnd string. The matching dfdl:escapeBlockEnd string is removed from the data.. The matching dfdl:escapeBlockEnd does not have to be the last character(s) in the (trimmed) data in order to de-activate the escape scheme. A dfdl:escapeBlockStart occurring anywhere in the data other than the first characters has no significance.</w:t>
            </w:r>
          </w:p>
          <w:p w14:paraId="7F7E1F0D" w14:textId="77777777" w:rsidR="00B46A03" w:rsidRPr="00945B2B" w:rsidRDefault="00B46A03" w:rsidP="00986B7C">
            <w:pPr>
              <w:jc w:val="left"/>
              <w:rPr>
                <w:rFonts w:ascii="Cambria" w:hAnsi="Cambria" w:cs="Arial"/>
              </w:rPr>
            </w:pPr>
            <w:r w:rsidRPr="00945B2B">
              <w:rPr>
                <w:rFonts w:ascii="Cambria" w:hAnsi="Cambria" w:cs="Arial"/>
              </w:rPr>
              <w:t>Annotation: dfdl:escapeScheme</w:t>
            </w:r>
          </w:p>
        </w:tc>
      </w:tr>
      <w:tr w:rsidR="00B46A03" w:rsidRPr="00945B2B" w14:paraId="0941843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F0EFB4B" w14:textId="77777777" w:rsidR="00B46A03" w:rsidRPr="00945B2B" w:rsidRDefault="00B46A03" w:rsidP="00986B7C">
            <w:pPr>
              <w:jc w:val="left"/>
              <w:rPr>
                <w:rFonts w:ascii="Cambria" w:hAnsi="Cambria" w:cs="Arial"/>
              </w:rPr>
            </w:pPr>
            <w:r w:rsidRPr="00945B2B">
              <w:rPr>
                <w:rFonts w:ascii="Cambria" w:hAnsi="Cambria" w:cs="Arial"/>
              </w:rPr>
              <w:t>escapeCharacter</w:t>
            </w:r>
          </w:p>
        </w:tc>
        <w:tc>
          <w:tcPr>
            <w:tcW w:w="0" w:type="auto"/>
            <w:tcBorders>
              <w:top w:val="single" w:sz="4" w:space="0" w:color="auto"/>
              <w:left w:val="single" w:sz="4" w:space="0" w:color="auto"/>
              <w:bottom w:val="single" w:sz="4" w:space="0" w:color="auto"/>
              <w:right w:val="single" w:sz="4" w:space="0" w:color="auto"/>
            </w:tcBorders>
            <w:hideMark/>
          </w:tcPr>
          <w:p w14:paraId="7CCB62C7" w14:textId="77777777" w:rsidR="00B46A03" w:rsidRPr="00945B2B" w:rsidRDefault="00B46A03" w:rsidP="00986B7C">
            <w:pPr>
              <w:jc w:val="left"/>
              <w:rPr>
                <w:rFonts w:ascii="Cambria" w:hAnsi="Cambria" w:cs="Arial"/>
              </w:rPr>
            </w:pPr>
            <w:r w:rsidRPr="00945B2B">
              <w:rPr>
                <w:rFonts w:ascii="Cambria" w:hAnsi="Cambria" w:cs="Arial"/>
              </w:rPr>
              <w:t>DFDL String Literal or DFDL Expression</w:t>
            </w:r>
          </w:p>
          <w:p w14:paraId="21997A49" w14:textId="77777777" w:rsidR="00B46A03" w:rsidRPr="00945B2B" w:rsidRDefault="00B46A03" w:rsidP="00986B7C">
            <w:pPr>
              <w:jc w:val="left"/>
              <w:rPr>
                <w:rFonts w:ascii="Cambria" w:hAnsi="Cambria" w:cs="Arial"/>
              </w:rPr>
            </w:pPr>
            <w:r w:rsidRPr="00945B2B">
              <w:rPr>
                <w:rFonts w:ascii="Cambria" w:hAnsi="Cambria" w:cs="Arial"/>
              </w:rPr>
              <w:t xml:space="preserve">Specifies one character that escapes the subsequent character. </w:t>
            </w:r>
          </w:p>
          <w:p w14:paraId="17F4FE17" w14:textId="77777777" w:rsidR="00B46A03" w:rsidRPr="00945B2B" w:rsidRDefault="00B46A03" w:rsidP="00986B7C">
            <w:pPr>
              <w:jc w:val="left"/>
              <w:rPr>
                <w:rFonts w:ascii="Cambria" w:hAnsi="Cambria" w:cs="Arial"/>
              </w:rPr>
            </w:pPr>
            <w:r w:rsidRPr="00945B2B">
              <w:rPr>
                <w:rFonts w:ascii="Cambria" w:hAnsi="Cambria" w:cs="Arial"/>
              </w:rPr>
              <w:t xml:space="preserve">Used when dfdl:escapeKind is 'escapeCharacter' </w:t>
            </w:r>
          </w:p>
          <w:p w14:paraId="2CC47B58" w14:textId="77777777" w:rsidR="00B46A03" w:rsidRPr="00945B2B" w:rsidRDefault="00B46A03" w:rsidP="00986B7C">
            <w:pPr>
              <w:jc w:val="left"/>
              <w:rPr>
                <w:rFonts w:ascii="Cambria" w:hAnsi="Cambria" w:cs="Arial"/>
              </w:rPr>
            </w:pPr>
            <w:r w:rsidRPr="00945B2B">
              <w:rPr>
                <w:rFonts w:ascii="Cambria" w:hAnsi="Cambria" w:cs="Arial"/>
              </w:rPr>
              <w:t>It is a Schema Definition Error if dfdl:escapeCharacter is empty when dfdl:escapeKind is 'escapeCharacter'</w:t>
            </w:r>
          </w:p>
          <w:p w14:paraId="08BCA149" w14:textId="77777777" w:rsidR="00B46A03" w:rsidRPr="00945B2B" w:rsidRDefault="00B46A03" w:rsidP="00986B7C">
            <w:pPr>
              <w:jc w:val="left"/>
              <w:rPr>
                <w:rFonts w:ascii="Cambria" w:hAnsi="Cambria" w:cs="Arial"/>
              </w:rPr>
            </w:pPr>
            <w:r w:rsidRPr="00945B2B">
              <w:rPr>
                <w:rFonts w:ascii="Cambria" w:hAnsi="Cambria" w:cs="Arial"/>
              </w:rPr>
              <w:lastRenderedPageBreak/>
              <w:t xml:space="preserve">This property can be computed by way of an expression which returns a </w:t>
            </w:r>
            <w:r w:rsidRPr="00945B2B">
              <w:rPr>
                <w:rFonts w:ascii="Cambria" w:eastAsia="Arial Unicode MS" w:hAnsi="Cambria" w:cs="Arial"/>
              </w:rPr>
              <w:t>DFDL String Literal that represents a single character</w:t>
            </w:r>
            <w:r w:rsidRPr="00945B2B">
              <w:rPr>
                <w:rFonts w:ascii="Cambria" w:hAnsi="Cambria" w:cs="Arial"/>
              </w:rPr>
              <w:t>. The expression must not contain forward references to elements which have not yet been processed.</w:t>
            </w:r>
          </w:p>
          <w:p w14:paraId="4784177B" w14:textId="77777777" w:rsidR="00B46A03" w:rsidRPr="00945B2B" w:rsidRDefault="00B46A03" w:rsidP="00986B7C">
            <w:pPr>
              <w:jc w:val="left"/>
              <w:rPr>
                <w:rFonts w:ascii="Cambria" w:hAnsi="Cambria" w:cs="Arial"/>
              </w:rPr>
            </w:pPr>
            <w:r w:rsidRPr="00945B2B">
              <w:rPr>
                <w:rStyle w:val="Emphasis"/>
                <w:rFonts w:ascii="Cambria" w:hAnsi="Cambria"/>
              </w:rPr>
              <w:t>Escape and Quoting Character Restrictions:</w:t>
            </w:r>
            <w:r w:rsidRPr="00945B2B">
              <w:rPr>
                <w:rFonts w:ascii="Cambria" w:hAnsi="Cambria" w:cs="Arial"/>
              </w:rPr>
              <w:t xml:space="preserve"> The string literal is restricted to allow only certain kinds of DFDL String Literal syntax:</w:t>
            </w:r>
          </w:p>
          <w:p w14:paraId="318598BC" w14:textId="77777777" w:rsidR="00B46A03" w:rsidRPr="00945B2B" w:rsidRDefault="00B46A03" w:rsidP="00986B7C">
            <w:pPr>
              <w:numPr>
                <w:ilvl w:val="0"/>
                <w:numId w:val="74"/>
              </w:numPr>
              <w:tabs>
                <w:tab w:val="clear" w:pos="403"/>
              </w:tabs>
              <w:spacing w:before="60" w:after="60" w:line="240" w:lineRule="auto"/>
              <w:jc w:val="left"/>
              <w:rPr>
                <w:rFonts w:ascii="Cambria" w:hAnsi="Cambria"/>
              </w:rPr>
            </w:pPr>
            <w:r w:rsidRPr="00945B2B">
              <w:rPr>
                <w:rFonts w:ascii="Cambria" w:hAnsi="Cambria"/>
              </w:rPr>
              <w:t>DFDL</w:t>
            </w:r>
            <w:r w:rsidRPr="00945B2B">
              <w:rPr>
                <w:rFonts w:ascii="Cambria" w:eastAsia="Helv" w:hAnsi="Cambria"/>
              </w:rPr>
              <w:t xml:space="preserve"> </w:t>
            </w:r>
            <w:r w:rsidRPr="00945B2B">
              <w:rPr>
                <w:rFonts w:ascii="Cambria" w:hAnsi="Cambria"/>
              </w:rPr>
              <w:t>character</w:t>
            </w:r>
            <w:r w:rsidRPr="00945B2B">
              <w:rPr>
                <w:rFonts w:ascii="Cambria" w:eastAsia="Helv" w:hAnsi="Cambria"/>
              </w:rPr>
              <w:t xml:space="preserve"> </w:t>
            </w:r>
            <w:r w:rsidRPr="00945B2B">
              <w:rPr>
                <w:rFonts w:ascii="Cambria" w:hAnsi="Cambria"/>
              </w:rPr>
              <w:t>entities</w:t>
            </w:r>
            <w:r w:rsidRPr="00945B2B">
              <w:rPr>
                <w:rFonts w:ascii="Cambria" w:eastAsia="Helv" w:hAnsi="Cambria"/>
              </w:rPr>
              <w:t xml:space="preserve"> </w:t>
            </w:r>
            <w:r w:rsidRPr="00945B2B">
              <w:rPr>
                <w:rFonts w:ascii="Cambria" w:hAnsi="Cambria"/>
              </w:rPr>
              <w:t>are</w:t>
            </w:r>
            <w:r w:rsidRPr="00945B2B">
              <w:rPr>
                <w:rFonts w:ascii="Cambria" w:eastAsia="Helv" w:hAnsi="Cambria"/>
              </w:rPr>
              <w:t xml:space="preserve"> </w:t>
            </w:r>
            <w:r w:rsidRPr="00945B2B">
              <w:rPr>
                <w:rFonts w:ascii="Cambria" w:hAnsi="Cambria"/>
              </w:rPr>
              <w:t>allowed</w:t>
            </w:r>
          </w:p>
          <w:p w14:paraId="6D412FF9" w14:textId="77777777" w:rsidR="00B46A03" w:rsidRPr="00945B2B" w:rsidRDefault="00B46A03" w:rsidP="00986B7C">
            <w:pPr>
              <w:numPr>
                <w:ilvl w:val="0"/>
                <w:numId w:val="74"/>
              </w:numPr>
              <w:tabs>
                <w:tab w:val="clear" w:pos="403"/>
              </w:tabs>
              <w:spacing w:before="60" w:after="60" w:line="240" w:lineRule="auto"/>
              <w:jc w:val="left"/>
              <w:rPr>
                <w:rFonts w:ascii="Cambria" w:hAnsi="Cambria"/>
              </w:rPr>
            </w:pPr>
            <w:r w:rsidRPr="00945B2B">
              <w:rPr>
                <w:rFonts w:ascii="Cambria" w:hAnsi="Cambria"/>
              </w:rPr>
              <w:t>The</w:t>
            </w:r>
            <w:r w:rsidRPr="00945B2B">
              <w:rPr>
                <w:rFonts w:ascii="Cambria" w:eastAsia="Helv" w:hAnsi="Cambria"/>
              </w:rPr>
              <w:t xml:space="preserve"> </w:t>
            </w:r>
            <w:r w:rsidRPr="00945B2B">
              <w:rPr>
                <w:rFonts w:ascii="Cambria" w:hAnsi="Cambria"/>
              </w:rPr>
              <w:t>DFDL byte value</w:t>
            </w:r>
            <w:r w:rsidRPr="00945B2B">
              <w:rPr>
                <w:rFonts w:ascii="Cambria" w:eastAsia="Helv" w:hAnsi="Cambria"/>
              </w:rPr>
              <w:t xml:space="preserve"> </w:t>
            </w:r>
            <w:r w:rsidRPr="00945B2B">
              <w:rPr>
                <w:rFonts w:ascii="Cambria" w:hAnsi="Cambria"/>
              </w:rPr>
              <w:t>entity</w:t>
            </w:r>
            <w:r w:rsidRPr="00945B2B">
              <w:rPr>
                <w:rFonts w:ascii="Cambria" w:eastAsia="Helv" w:hAnsi="Cambria"/>
              </w:rPr>
              <w:t xml:space="preserve"> </w:t>
            </w:r>
            <w:r w:rsidRPr="00945B2B">
              <w:rPr>
                <w:rFonts w:ascii="Cambria" w:hAnsi="Cambria"/>
              </w:rPr>
              <w:t>( %#rXX; )</w:t>
            </w:r>
            <w:r w:rsidRPr="00945B2B">
              <w:rPr>
                <w:rFonts w:ascii="Cambria" w:eastAsia="Helv" w:hAnsi="Cambria"/>
              </w:rPr>
              <w:t xml:space="preserve"> </w:t>
            </w:r>
            <w:r w:rsidRPr="00945B2B">
              <w:rPr>
                <w:rFonts w:ascii="Cambria" w:hAnsi="Cambria"/>
              </w:rPr>
              <w:t>is</w:t>
            </w:r>
            <w:r w:rsidRPr="00945B2B">
              <w:rPr>
                <w:rFonts w:ascii="Cambria" w:eastAsia="Helv" w:hAnsi="Cambria"/>
              </w:rPr>
              <w:t xml:space="preserve"> </w:t>
            </w:r>
            <w:r w:rsidRPr="00945B2B">
              <w:rPr>
                <w:rFonts w:ascii="Cambria" w:hAnsi="Cambria"/>
              </w:rPr>
              <w:t>not</w:t>
            </w:r>
            <w:r w:rsidRPr="00945B2B">
              <w:rPr>
                <w:rFonts w:ascii="Cambria" w:eastAsia="Helv" w:hAnsi="Cambria"/>
              </w:rPr>
              <w:t xml:space="preserve"> </w:t>
            </w:r>
            <w:r w:rsidRPr="00945B2B">
              <w:rPr>
                <w:rFonts w:ascii="Cambria" w:hAnsi="Cambria"/>
              </w:rPr>
              <w:t>allowed</w:t>
            </w:r>
          </w:p>
          <w:p w14:paraId="78DA4ED3" w14:textId="77777777" w:rsidR="00B46A03" w:rsidRPr="00945B2B" w:rsidRDefault="00B46A03" w:rsidP="00986B7C">
            <w:pPr>
              <w:numPr>
                <w:ilvl w:val="0"/>
                <w:numId w:val="74"/>
              </w:numPr>
              <w:tabs>
                <w:tab w:val="clear" w:pos="403"/>
              </w:tabs>
              <w:spacing w:before="60" w:after="60" w:line="240" w:lineRule="auto"/>
              <w:jc w:val="left"/>
              <w:rPr>
                <w:rFonts w:ascii="Cambria" w:hAnsi="Cambria"/>
              </w:rPr>
            </w:pPr>
            <w:r w:rsidRPr="00945B2B">
              <w:rPr>
                <w:rFonts w:ascii="Cambria" w:hAnsi="Cambria"/>
              </w:rPr>
              <w:t>DFDL</w:t>
            </w:r>
            <w:r w:rsidRPr="00945B2B">
              <w:rPr>
                <w:rFonts w:ascii="Cambria" w:eastAsia="Helv" w:hAnsi="Cambria"/>
              </w:rPr>
              <w:t xml:space="preserve"> </w:t>
            </w:r>
            <w:r w:rsidRPr="00945B2B">
              <w:rPr>
                <w:rFonts w:ascii="Cambria" w:hAnsi="Cambria"/>
              </w:rPr>
              <w:t>Character</w:t>
            </w:r>
            <w:r w:rsidRPr="00945B2B">
              <w:rPr>
                <w:rFonts w:ascii="Cambria" w:eastAsia="Helv" w:hAnsi="Cambria"/>
              </w:rPr>
              <w:t xml:space="preserve"> </w:t>
            </w:r>
            <w:r w:rsidRPr="00945B2B">
              <w:rPr>
                <w:rFonts w:ascii="Cambria" w:hAnsi="Cambria"/>
              </w:rPr>
              <w:t>classes</w:t>
            </w:r>
            <w:r w:rsidRPr="00945B2B">
              <w:rPr>
                <w:rFonts w:ascii="Cambria" w:eastAsia="Helv" w:hAnsi="Cambria"/>
              </w:rPr>
              <w:t xml:space="preserve">  </w:t>
            </w:r>
            <w:r w:rsidRPr="00945B2B">
              <w:rPr>
                <w:rFonts w:ascii="Cambria" w:hAnsi="Cambria"/>
              </w:rPr>
              <w:t>NL,</w:t>
            </w:r>
            <w:r w:rsidRPr="00945B2B">
              <w:rPr>
                <w:rFonts w:ascii="Cambria" w:eastAsia="Helv" w:hAnsi="Cambria"/>
              </w:rPr>
              <w:t xml:space="preserve"> </w:t>
            </w:r>
            <w:r w:rsidRPr="00945B2B">
              <w:rPr>
                <w:rFonts w:ascii="Cambria" w:hAnsi="Cambria"/>
              </w:rPr>
              <w:t>WSP,</w:t>
            </w:r>
            <w:r w:rsidRPr="00945B2B">
              <w:rPr>
                <w:rFonts w:ascii="Cambria" w:eastAsia="Helv" w:hAnsi="Cambria"/>
              </w:rPr>
              <w:t xml:space="preserve"> </w:t>
            </w:r>
            <w:r w:rsidRPr="00945B2B">
              <w:rPr>
                <w:rFonts w:ascii="Cambria" w:hAnsi="Cambria"/>
              </w:rPr>
              <w:t>WSP+,</w:t>
            </w:r>
            <w:r w:rsidRPr="00945B2B">
              <w:rPr>
                <w:rFonts w:ascii="Cambria" w:eastAsia="Helv" w:hAnsi="Cambria"/>
              </w:rPr>
              <w:t xml:space="preserve"> </w:t>
            </w:r>
            <w:r w:rsidRPr="00945B2B">
              <w:rPr>
                <w:rFonts w:ascii="Cambria" w:hAnsi="Cambria"/>
              </w:rPr>
              <w:t>WSP*,</w:t>
            </w:r>
            <w:r w:rsidRPr="00945B2B">
              <w:rPr>
                <w:rFonts w:ascii="Cambria" w:eastAsia="Helv" w:hAnsi="Cambria"/>
              </w:rPr>
              <w:t xml:space="preserve"> and </w:t>
            </w:r>
            <w:r w:rsidRPr="00945B2B">
              <w:rPr>
                <w:rFonts w:ascii="Cambria" w:hAnsi="Cambria"/>
              </w:rPr>
              <w:t>ES</w:t>
            </w:r>
            <w:r w:rsidRPr="00945B2B">
              <w:rPr>
                <w:rFonts w:ascii="Cambria" w:eastAsia="Helv" w:hAnsi="Cambria"/>
              </w:rPr>
              <w:t xml:space="preserve"> </w:t>
            </w:r>
            <w:r w:rsidRPr="00945B2B">
              <w:rPr>
                <w:rFonts w:ascii="Cambria" w:hAnsi="Cambria"/>
              </w:rPr>
              <w:t>are</w:t>
            </w:r>
            <w:r w:rsidRPr="00945B2B">
              <w:rPr>
                <w:rFonts w:ascii="Cambria" w:eastAsia="Helv" w:hAnsi="Cambria"/>
              </w:rPr>
              <w:t xml:space="preserve"> </w:t>
            </w:r>
            <w:r w:rsidRPr="00945B2B">
              <w:rPr>
                <w:rFonts w:ascii="Cambria" w:hAnsi="Cambria"/>
              </w:rPr>
              <w:t>not</w:t>
            </w:r>
            <w:r w:rsidRPr="00945B2B">
              <w:rPr>
                <w:rFonts w:ascii="Cambria" w:eastAsia="Helv" w:hAnsi="Cambria"/>
              </w:rPr>
              <w:t xml:space="preserve"> </w:t>
            </w:r>
            <w:r w:rsidRPr="00945B2B">
              <w:rPr>
                <w:rFonts w:ascii="Cambria" w:hAnsi="Cambria"/>
              </w:rPr>
              <w:t>allowed</w:t>
            </w:r>
          </w:p>
          <w:p w14:paraId="6A0F0017" w14:textId="77777777" w:rsidR="00B46A03" w:rsidRPr="00945B2B" w:rsidRDefault="00B46A03" w:rsidP="00986B7C">
            <w:pPr>
              <w:jc w:val="left"/>
              <w:rPr>
                <w:rFonts w:ascii="Cambria" w:hAnsi="Cambria"/>
              </w:rPr>
            </w:pPr>
            <w:r w:rsidRPr="00945B2B">
              <w:rPr>
                <w:rFonts w:ascii="Cambria" w:hAnsi="Cambria"/>
              </w:rPr>
              <w:t>It is a Schema Definition Error if the string literal contains any of the disallowed constructs.</w:t>
            </w:r>
          </w:p>
          <w:p w14:paraId="5C8373E8" w14:textId="77777777" w:rsidR="00B46A03" w:rsidRPr="00945B2B" w:rsidRDefault="00B46A03" w:rsidP="00986B7C">
            <w:pPr>
              <w:jc w:val="left"/>
              <w:rPr>
                <w:rFonts w:ascii="Cambria" w:hAnsi="Cambria" w:cs="Arial"/>
              </w:rPr>
            </w:pPr>
            <w:r w:rsidRPr="00945B2B">
              <w:rPr>
                <w:rFonts w:ascii="Cambria" w:hAnsi="Cambria" w:cs="Arial"/>
              </w:rPr>
              <w:t>Escape characters contribute to the simple value region (SimpleLogicalValue or NilLiteralValue) of the field</w:t>
            </w:r>
          </w:p>
          <w:p w14:paraId="3A02674B" w14:textId="77777777" w:rsidR="00B46A03" w:rsidRPr="00945B2B" w:rsidRDefault="00B46A03" w:rsidP="00986B7C">
            <w:pPr>
              <w:jc w:val="left"/>
              <w:rPr>
                <w:rFonts w:ascii="Cambria" w:hAnsi="Cambria" w:cs="Arial"/>
              </w:rPr>
            </w:pPr>
            <w:r w:rsidRPr="00945B2B">
              <w:rPr>
                <w:rFonts w:ascii="Cambria" w:hAnsi="Cambria" w:cs="Arial"/>
              </w:rPr>
              <w:t>Annotation: dfdl:escapeScheme</w:t>
            </w:r>
          </w:p>
        </w:tc>
      </w:tr>
      <w:tr w:rsidR="00B46A03" w:rsidRPr="00945B2B" w14:paraId="001AB0A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178D40B" w14:textId="77777777" w:rsidR="00B46A03" w:rsidRPr="00945B2B" w:rsidRDefault="00B46A03" w:rsidP="00986B7C">
            <w:pPr>
              <w:jc w:val="left"/>
              <w:rPr>
                <w:rFonts w:ascii="Cambria" w:hAnsi="Cambria" w:cs="Arial"/>
              </w:rPr>
            </w:pPr>
            <w:r w:rsidRPr="00945B2B">
              <w:rPr>
                <w:rFonts w:ascii="Cambria" w:hAnsi="Cambria" w:cs="Arial"/>
              </w:rPr>
              <w:lastRenderedPageBreak/>
              <w:t>escapeBlockStart</w:t>
            </w:r>
          </w:p>
        </w:tc>
        <w:tc>
          <w:tcPr>
            <w:tcW w:w="0" w:type="auto"/>
            <w:tcBorders>
              <w:top w:val="single" w:sz="4" w:space="0" w:color="auto"/>
              <w:left w:val="single" w:sz="4" w:space="0" w:color="auto"/>
              <w:bottom w:val="single" w:sz="4" w:space="0" w:color="auto"/>
              <w:right w:val="single" w:sz="4" w:space="0" w:color="auto"/>
            </w:tcBorders>
            <w:hideMark/>
          </w:tcPr>
          <w:p w14:paraId="036B8317"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 xml:space="preserve">DFDL String Literal </w:t>
            </w:r>
          </w:p>
          <w:p w14:paraId="4E90BBB5"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The string of characters that denotes the beginning of a sequence of characters escaped by a pair of escape strings.</w:t>
            </w:r>
          </w:p>
          <w:p w14:paraId="217DEAFE"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 xml:space="preserve">Used when dfdl:escapeKind is 'escapeBlock' </w:t>
            </w:r>
          </w:p>
          <w:p w14:paraId="76ACDCC0" w14:textId="77777777" w:rsidR="00B46A03" w:rsidRPr="00945B2B" w:rsidRDefault="00B46A03" w:rsidP="00986B7C">
            <w:pPr>
              <w:jc w:val="left"/>
              <w:rPr>
                <w:rFonts w:ascii="Cambria" w:eastAsia="MS Mincho" w:hAnsi="Cambria"/>
              </w:rPr>
            </w:pPr>
            <w:r w:rsidRPr="00945B2B">
              <w:rPr>
                <w:rFonts w:ascii="Cambria" w:eastAsia="MS Mincho" w:hAnsi="Cambria"/>
              </w:rPr>
              <w:t xml:space="preserve">It is a Schema Definition Error if dfdl:escapeBlockStart is empty when dfdl:escapeKind is 'escapeBlock' </w:t>
            </w:r>
          </w:p>
          <w:p w14:paraId="609DA0B8" w14:textId="77777777" w:rsidR="00B46A03" w:rsidRPr="00945B2B" w:rsidRDefault="00B46A03" w:rsidP="00986B7C">
            <w:pPr>
              <w:jc w:val="left"/>
              <w:rPr>
                <w:rFonts w:ascii="Cambria" w:eastAsia="MS Mincho" w:hAnsi="Cambria"/>
              </w:rPr>
            </w:pPr>
            <w:r w:rsidRPr="00945B2B">
              <w:rPr>
                <w:rFonts w:ascii="Cambria" w:eastAsia="Arial" w:hAnsi="Cambria"/>
              </w:rPr>
              <w:t>The string literal value is restricted in the same way as described in "Escape and Quoting Character Restrictions" in the description of the dfdl:escapeCharacter property.</w:t>
            </w:r>
          </w:p>
          <w:p w14:paraId="1A2B8D23"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A dfdl:</w:t>
            </w:r>
            <w:r w:rsidRPr="00945B2B">
              <w:rPr>
                <w:rFonts w:ascii="Cambria" w:hAnsi="Cambria" w:cs="Arial"/>
              </w:rPr>
              <w:t xml:space="preserve">escapeBlockStart </w:t>
            </w:r>
            <w:r w:rsidRPr="00945B2B">
              <w:rPr>
                <w:rFonts w:ascii="Cambria" w:eastAsia="MS Mincho" w:hAnsi="Cambria" w:cs="Arial"/>
                <w:lang w:eastAsia="ja-JP" w:bidi="he-IL"/>
              </w:rPr>
              <w:t xml:space="preserve">string contributes to the </w:t>
            </w:r>
            <w:r w:rsidRPr="00945B2B">
              <w:rPr>
                <w:rFonts w:ascii="Cambria" w:hAnsi="Cambria" w:cs="Arial"/>
              </w:rPr>
              <w:t xml:space="preserve">simple value region (SimpleLogicalValue or NilLiteralValue) </w:t>
            </w:r>
            <w:r w:rsidRPr="00945B2B">
              <w:rPr>
                <w:rFonts w:ascii="Cambria" w:eastAsia="MS Mincho" w:hAnsi="Cambria" w:cs="Arial"/>
                <w:lang w:eastAsia="ja-JP" w:bidi="he-IL"/>
              </w:rPr>
              <w:t>of the field</w:t>
            </w:r>
          </w:p>
          <w:p w14:paraId="13D22679" w14:textId="77777777" w:rsidR="00B46A03" w:rsidRPr="00945B2B" w:rsidRDefault="00B46A03" w:rsidP="00986B7C">
            <w:pPr>
              <w:jc w:val="left"/>
              <w:rPr>
                <w:rFonts w:ascii="Cambria" w:hAnsi="Cambria" w:cs="Arial"/>
              </w:rPr>
            </w:pPr>
            <w:r w:rsidRPr="00945B2B">
              <w:rPr>
                <w:rFonts w:ascii="Cambria" w:hAnsi="Cambria" w:cs="Arial"/>
              </w:rPr>
              <w:t>Annotation: dfdl:escapeScheme</w:t>
            </w:r>
          </w:p>
        </w:tc>
      </w:tr>
      <w:tr w:rsidR="00B46A03" w:rsidRPr="00945B2B" w14:paraId="17C78F5E"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AF6943D" w14:textId="77777777" w:rsidR="00B46A03" w:rsidRPr="00945B2B" w:rsidRDefault="00B46A03" w:rsidP="00986B7C">
            <w:pPr>
              <w:jc w:val="left"/>
              <w:rPr>
                <w:rFonts w:ascii="Cambria" w:hAnsi="Cambria" w:cs="Arial"/>
              </w:rPr>
            </w:pPr>
            <w:r w:rsidRPr="00945B2B">
              <w:rPr>
                <w:rFonts w:ascii="Cambria" w:hAnsi="Cambria" w:cs="Arial"/>
              </w:rPr>
              <w:t>escapeBlockEnd</w:t>
            </w:r>
          </w:p>
        </w:tc>
        <w:tc>
          <w:tcPr>
            <w:tcW w:w="0" w:type="auto"/>
            <w:tcBorders>
              <w:top w:val="single" w:sz="4" w:space="0" w:color="auto"/>
              <w:left w:val="single" w:sz="4" w:space="0" w:color="auto"/>
              <w:bottom w:val="single" w:sz="4" w:space="0" w:color="auto"/>
              <w:right w:val="single" w:sz="4" w:space="0" w:color="auto"/>
            </w:tcBorders>
            <w:hideMark/>
          </w:tcPr>
          <w:p w14:paraId="00A19ECA"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DFDL String Literal</w:t>
            </w:r>
          </w:p>
          <w:p w14:paraId="535556D7"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 xml:space="preserve">The string of characters that denotes the end of a sequence of characters escaped by a pair of escape strings. </w:t>
            </w:r>
          </w:p>
          <w:p w14:paraId="0BF15D70"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Used when dfdl:escapeKind is 'escapeBlock' .</w:t>
            </w:r>
          </w:p>
          <w:p w14:paraId="459A3CC5" w14:textId="77777777" w:rsidR="00B46A03" w:rsidRPr="00945B2B" w:rsidRDefault="00B46A03" w:rsidP="00986B7C">
            <w:pPr>
              <w:jc w:val="left"/>
              <w:rPr>
                <w:rFonts w:ascii="Cambria" w:eastAsia="MS Mincho" w:hAnsi="Cambria"/>
              </w:rPr>
            </w:pPr>
            <w:r w:rsidRPr="00945B2B">
              <w:rPr>
                <w:rFonts w:ascii="Cambria" w:eastAsia="MS Mincho" w:hAnsi="Cambria"/>
              </w:rPr>
              <w:t>It is a Schema Definition Error if dfdl:escapeBlockEnd is empty when dfdl:escapeKind is 'escapeBlock'.</w:t>
            </w:r>
          </w:p>
          <w:p w14:paraId="491A3C6A" w14:textId="77777777" w:rsidR="00B46A03" w:rsidRPr="00945B2B" w:rsidRDefault="00B46A03" w:rsidP="00986B7C">
            <w:pPr>
              <w:jc w:val="left"/>
              <w:rPr>
                <w:rFonts w:ascii="Cambria" w:eastAsia="MS Mincho" w:hAnsi="Cambria"/>
              </w:rPr>
            </w:pPr>
            <w:r w:rsidRPr="00945B2B">
              <w:rPr>
                <w:rFonts w:ascii="Cambria" w:hAnsi="Cambria" w:cs="Arial"/>
              </w:rPr>
              <w:t xml:space="preserve">When parsing, it is a Processing Error if the end of the data for the element is reached and the escapeBlockEnd is not found in the data. </w:t>
            </w:r>
            <w:r w:rsidRPr="00945B2B">
              <w:rPr>
                <w:rFonts w:ascii="Cambria" w:eastAsia="MS Mincho" w:hAnsi="Cambria"/>
              </w:rPr>
              <w:t xml:space="preserve"> </w:t>
            </w:r>
          </w:p>
          <w:p w14:paraId="0E8C8919" w14:textId="77777777" w:rsidR="00B46A03" w:rsidRPr="00945B2B" w:rsidRDefault="00B46A03" w:rsidP="00986B7C">
            <w:pPr>
              <w:jc w:val="left"/>
              <w:rPr>
                <w:rFonts w:ascii="Cambria" w:eastAsia="MS Mincho" w:hAnsi="Cambria"/>
              </w:rPr>
            </w:pPr>
            <w:r w:rsidRPr="00945B2B">
              <w:rPr>
                <w:rFonts w:ascii="Cambria" w:eastAsia="Arial" w:hAnsi="Cambria"/>
              </w:rPr>
              <w:t>The string literal value is restricted in the same way as described in "Escape and Quoting Character Restrictions" in the description of the escapeCharacter property.</w:t>
            </w:r>
          </w:p>
          <w:p w14:paraId="40744EB6" w14:textId="77777777" w:rsidR="00B46A03" w:rsidRPr="00945B2B" w:rsidRDefault="00B46A03" w:rsidP="00986B7C">
            <w:pPr>
              <w:autoSpaceDE w:val="0"/>
              <w:autoSpaceDN w:val="0"/>
              <w:adjustRightInd w:val="0"/>
              <w:jc w:val="left"/>
              <w:rPr>
                <w:rFonts w:ascii="Cambria" w:eastAsia="MS Mincho" w:hAnsi="Cambria" w:cs="Arial"/>
                <w:lang w:eastAsia="ja-JP" w:bidi="he-IL"/>
              </w:rPr>
            </w:pPr>
            <w:r w:rsidRPr="00945B2B">
              <w:rPr>
                <w:rFonts w:ascii="Cambria" w:eastAsia="MS Mincho" w:hAnsi="Cambria" w:cs="Arial"/>
                <w:lang w:eastAsia="ja-JP" w:bidi="he-IL"/>
              </w:rPr>
              <w:t>A dfdl:</w:t>
            </w:r>
            <w:r w:rsidRPr="00945B2B">
              <w:rPr>
                <w:rFonts w:ascii="Cambria" w:hAnsi="Cambria" w:cs="Arial"/>
              </w:rPr>
              <w:t>escapeBlockEnd</w:t>
            </w:r>
            <w:r w:rsidRPr="00945B2B">
              <w:rPr>
                <w:rFonts w:ascii="Cambria" w:eastAsia="MS Mincho" w:hAnsi="Cambria" w:cs="Arial"/>
                <w:lang w:eastAsia="ja-JP" w:bidi="he-IL"/>
              </w:rPr>
              <w:t xml:space="preserve"> string contributes to the </w:t>
            </w:r>
            <w:r w:rsidRPr="00945B2B">
              <w:rPr>
                <w:rFonts w:ascii="Cambria" w:hAnsi="Cambria" w:cs="Arial"/>
              </w:rPr>
              <w:t xml:space="preserve">simple value region (SimpleLogicalValue or NilLiteralValue) </w:t>
            </w:r>
            <w:r w:rsidRPr="00945B2B">
              <w:rPr>
                <w:rFonts w:ascii="Cambria" w:eastAsia="MS Mincho" w:hAnsi="Cambria" w:cs="Arial"/>
                <w:lang w:eastAsia="ja-JP" w:bidi="he-IL"/>
              </w:rPr>
              <w:t>of the field</w:t>
            </w:r>
          </w:p>
          <w:p w14:paraId="48FC72A9" w14:textId="77777777" w:rsidR="00B46A03" w:rsidRPr="00945B2B" w:rsidRDefault="00B46A03" w:rsidP="00986B7C">
            <w:pPr>
              <w:jc w:val="left"/>
              <w:rPr>
                <w:rFonts w:ascii="Cambria" w:hAnsi="Cambria" w:cs="Arial"/>
              </w:rPr>
            </w:pPr>
            <w:r w:rsidRPr="00945B2B">
              <w:rPr>
                <w:rFonts w:ascii="Cambria" w:eastAsia="MS Mincho" w:hAnsi="Cambria" w:cs="Arial"/>
                <w:lang w:eastAsia="ja-JP" w:bidi="he-IL"/>
              </w:rPr>
              <w:t>Annotation: dfdl:escapeScheme</w:t>
            </w:r>
          </w:p>
        </w:tc>
      </w:tr>
      <w:tr w:rsidR="00B46A03" w:rsidRPr="00945B2B" w14:paraId="3EF0C8B6"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DD3D80C" w14:textId="77777777" w:rsidR="00B46A03" w:rsidRPr="00945B2B" w:rsidRDefault="00B46A03" w:rsidP="00986B7C">
            <w:pPr>
              <w:jc w:val="left"/>
              <w:rPr>
                <w:rFonts w:ascii="Cambria" w:hAnsi="Cambria" w:cs="Arial"/>
              </w:rPr>
            </w:pPr>
            <w:r w:rsidRPr="00945B2B">
              <w:rPr>
                <w:rFonts w:ascii="Cambria" w:hAnsi="Cambria" w:cs="Arial"/>
              </w:rPr>
              <w:t>escapeEscapeCharacter</w:t>
            </w:r>
          </w:p>
        </w:tc>
        <w:tc>
          <w:tcPr>
            <w:tcW w:w="0" w:type="auto"/>
            <w:tcBorders>
              <w:top w:val="single" w:sz="4" w:space="0" w:color="auto"/>
              <w:left w:val="single" w:sz="4" w:space="0" w:color="auto"/>
              <w:bottom w:val="single" w:sz="4" w:space="0" w:color="auto"/>
              <w:right w:val="single" w:sz="4" w:space="0" w:color="auto"/>
            </w:tcBorders>
            <w:hideMark/>
          </w:tcPr>
          <w:p w14:paraId="23142877" w14:textId="77777777" w:rsidR="00B46A03" w:rsidRPr="00945B2B" w:rsidRDefault="00B46A03" w:rsidP="00986B7C">
            <w:pPr>
              <w:jc w:val="left"/>
              <w:rPr>
                <w:rFonts w:ascii="Cambria" w:hAnsi="Cambria" w:cs="Arial"/>
              </w:rPr>
            </w:pPr>
            <w:r w:rsidRPr="00945B2B">
              <w:rPr>
                <w:rFonts w:ascii="Cambria" w:hAnsi="Cambria" w:cs="Arial"/>
              </w:rPr>
              <w:t xml:space="preserve">DFDL String Literal or DFDL Expression </w:t>
            </w:r>
          </w:p>
          <w:p w14:paraId="57612A7B" w14:textId="77777777" w:rsidR="00B46A03" w:rsidRPr="00945B2B" w:rsidRDefault="00B46A03" w:rsidP="00986B7C">
            <w:pPr>
              <w:jc w:val="left"/>
              <w:rPr>
                <w:rFonts w:ascii="Cambria" w:hAnsi="Cambria"/>
              </w:rPr>
            </w:pPr>
            <w:r w:rsidRPr="00945B2B">
              <w:rPr>
                <w:rFonts w:ascii="Cambria" w:hAnsi="Cambria" w:cs="Arial"/>
              </w:rPr>
              <w:lastRenderedPageBreak/>
              <w:t>Specifies one character that escapes an immediately following dfdl:escapeCharacter or first character of dfdl:</w:t>
            </w:r>
            <w:r w:rsidRPr="00945B2B">
              <w:rPr>
                <w:rFonts w:ascii="Cambria" w:hAnsi="Cambria"/>
                <w:color w:val="000000"/>
              </w:rPr>
              <w:t>escapeBlockEnd</w:t>
            </w:r>
            <w:r w:rsidRPr="00945B2B">
              <w:rPr>
                <w:rFonts w:ascii="Cambria" w:hAnsi="Cambria" w:cs="Arial"/>
              </w:rPr>
              <w:t>.</w:t>
            </w:r>
            <w:r w:rsidRPr="00945B2B">
              <w:rPr>
                <w:rFonts w:ascii="Cambria" w:hAnsi="Cambria"/>
              </w:rPr>
              <w:t xml:space="preserve"> </w:t>
            </w:r>
          </w:p>
          <w:p w14:paraId="45A794F0" w14:textId="77777777" w:rsidR="00B46A03" w:rsidRPr="00945B2B" w:rsidRDefault="00B46A03" w:rsidP="00986B7C">
            <w:pPr>
              <w:jc w:val="left"/>
              <w:rPr>
                <w:rFonts w:ascii="Cambria" w:hAnsi="Cambria" w:cs="Arial"/>
              </w:rPr>
            </w:pPr>
            <w:r w:rsidRPr="00945B2B">
              <w:rPr>
                <w:rFonts w:ascii="Cambria" w:hAnsi="Cambria" w:cs="Arial"/>
              </w:rPr>
              <w:t xml:space="preserve">Used when dfdl:escapeKind is 'escapeCharacter' or 'escapeBlock'. </w:t>
            </w:r>
          </w:p>
          <w:p w14:paraId="49099660" w14:textId="77777777" w:rsidR="00B46A03" w:rsidRPr="00945B2B" w:rsidRDefault="00B46A03" w:rsidP="00986B7C">
            <w:pPr>
              <w:jc w:val="left"/>
              <w:rPr>
                <w:rFonts w:ascii="Cambria" w:hAnsi="Cambria" w:cs="Arial"/>
              </w:rPr>
            </w:pPr>
            <w:r w:rsidRPr="00945B2B">
              <w:rPr>
                <w:rFonts w:ascii="Cambria" w:hAnsi="Cambria" w:cs="Arial"/>
              </w:rPr>
              <w:t xml:space="preserve">This property can be computed by way of an expression which returns a </w:t>
            </w:r>
            <w:r w:rsidRPr="00945B2B">
              <w:rPr>
                <w:rFonts w:ascii="Cambria" w:eastAsia="Arial Unicode MS" w:hAnsi="Cambria" w:cs="Arial"/>
              </w:rPr>
              <w:t>DFDL String Literal that represents a single character</w:t>
            </w:r>
            <w:r w:rsidRPr="00945B2B">
              <w:rPr>
                <w:rFonts w:ascii="Cambria" w:hAnsi="Cambria" w:cs="Arial"/>
              </w:rPr>
              <w:t>. The expression must not contain forward references to elements which have not yet been processed.</w:t>
            </w:r>
          </w:p>
          <w:p w14:paraId="0FDABCE4" w14:textId="77777777" w:rsidR="00B46A03" w:rsidRPr="00945B2B" w:rsidRDefault="00B46A03" w:rsidP="00986B7C">
            <w:pPr>
              <w:jc w:val="left"/>
              <w:rPr>
                <w:rFonts w:ascii="Cambria" w:eastAsia="MS Mincho" w:hAnsi="Cambria"/>
              </w:rPr>
            </w:pPr>
            <w:r w:rsidRPr="00945B2B">
              <w:rPr>
                <w:rFonts w:ascii="Cambria" w:eastAsia="Arial" w:hAnsi="Cambria"/>
              </w:rPr>
              <w:t>The string literal value is restricted in the same way as described in "Escape and Quoting Character Restrictions" in the description of the escapeCharacter property.</w:t>
            </w:r>
          </w:p>
          <w:p w14:paraId="558D2C67" w14:textId="77777777" w:rsidR="00B46A03" w:rsidRPr="00945B2B" w:rsidRDefault="00B46A03" w:rsidP="00986B7C">
            <w:pPr>
              <w:jc w:val="left"/>
              <w:rPr>
                <w:rFonts w:ascii="Cambria" w:hAnsi="Cambria" w:cs="Arial"/>
              </w:rPr>
            </w:pPr>
            <w:r w:rsidRPr="00945B2B">
              <w:rPr>
                <w:rFonts w:ascii="Cambria" w:hAnsi="Cambria" w:cs="Arial"/>
              </w:rPr>
              <w:t>If the empty string is specified then no escaping of escape characters occurs.</w:t>
            </w:r>
          </w:p>
          <w:p w14:paraId="23ED4064" w14:textId="77777777" w:rsidR="00B46A03" w:rsidRPr="00945B2B" w:rsidRDefault="00B46A03" w:rsidP="00986B7C">
            <w:pPr>
              <w:jc w:val="left"/>
              <w:rPr>
                <w:rFonts w:ascii="Cambria" w:hAnsi="Cambria" w:cs="Arial"/>
              </w:rPr>
            </w:pPr>
            <w:r w:rsidRPr="00945B2B">
              <w:rPr>
                <w:rFonts w:ascii="Cambria" w:hAnsi="Cambria" w:cs="Arial"/>
              </w:rPr>
              <w:t>It is explicitly allowed for both the dfdl:escapeCharacter and the dfdl:escapeEscapeCharacter to be the same character. In that case processing functions as if the dfdl:escapeCharacter escapes itself.</w:t>
            </w:r>
          </w:p>
          <w:p w14:paraId="5FCBEF0E" w14:textId="77777777" w:rsidR="00B46A03" w:rsidRPr="00945B2B" w:rsidRDefault="00B46A03" w:rsidP="00986B7C">
            <w:pPr>
              <w:jc w:val="left"/>
              <w:rPr>
                <w:rFonts w:ascii="Cambria" w:hAnsi="Cambria" w:cs="Arial"/>
              </w:rPr>
            </w:pPr>
            <w:r w:rsidRPr="00945B2B">
              <w:rPr>
                <w:rFonts w:ascii="Cambria" w:hAnsi="Cambria" w:cs="Arial"/>
              </w:rPr>
              <w:t>Escape-escape characters contribute to the simple value region (SimpleLogicalValue or NilLiteralValue) of the field.</w:t>
            </w:r>
          </w:p>
          <w:p w14:paraId="2D9EC4CD" w14:textId="77777777" w:rsidR="00B46A03" w:rsidRPr="00945B2B" w:rsidRDefault="00B46A03" w:rsidP="00986B7C">
            <w:pPr>
              <w:jc w:val="left"/>
              <w:rPr>
                <w:rFonts w:ascii="Cambria" w:hAnsi="Cambria" w:cs="Arial"/>
              </w:rPr>
            </w:pPr>
            <w:r w:rsidRPr="00945B2B">
              <w:rPr>
                <w:rFonts w:ascii="Cambria" w:hAnsi="Cambria" w:cs="Arial"/>
              </w:rPr>
              <w:t>Annotation: dfdl:escapeScheme</w:t>
            </w:r>
          </w:p>
        </w:tc>
      </w:tr>
      <w:tr w:rsidR="00B46A03" w:rsidRPr="00945B2B" w14:paraId="5837B644"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650B899" w14:textId="77777777" w:rsidR="00B46A03" w:rsidRPr="00945B2B" w:rsidRDefault="00B46A03" w:rsidP="00986B7C">
            <w:pPr>
              <w:jc w:val="left"/>
              <w:rPr>
                <w:rFonts w:ascii="Cambria" w:hAnsi="Cambria" w:cs="Arial"/>
              </w:rPr>
            </w:pPr>
            <w:r w:rsidRPr="00945B2B">
              <w:rPr>
                <w:rFonts w:ascii="Cambria" w:hAnsi="Cambria" w:cs="Arial"/>
              </w:rPr>
              <w:lastRenderedPageBreak/>
              <w:t>extraEscapedCharacters</w:t>
            </w:r>
          </w:p>
        </w:tc>
        <w:tc>
          <w:tcPr>
            <w:tcW w:w="0" w:type="auto"/>
            <w:tcBorders>
              <w:top w:val="single" w:sz="4" w:space="0" w:color="auto"/>
              <w:left w:val="single" w:sz="4" w:space="0" w:color="auto"/>
              <w:bottom w:val="single" w:sz="4" w:space="0" w:color="auto"/>
              <w:right w:val="single" w:sz="4" w:space="0" w:color="auto"/>
            </w:tcBorders>
            <w:hideMark/>
          </w:tcPr>
          <w:p w14:paraId="51C68E30" w14:textId="77777777" w:rsidR="00B46A03" w:rsidRPr="00945B2B" w:rsidRDefault="00B46A03" w:rsidP="00986B7C">
            <w:pPr>
              <w:jc w:val="left"/>
              <w:rPr>
                <w:rFonts w:ascii="Cambria" w:eastAsia="MS Mincho" w:hAnsi="Cambria"/>
              </w:rPr>
            </w:pPr>
            <w:r w:rsidRPr="00945B2B">
              <w:rPr>
                <w:rFonts w:ascii="Cambria" w:eastAsia="MS Mincho" w:hAnsi="Cambria"/>
              </w:rPr>
              <w:t>List of DFDL String Literals</w:t>
            </w:r>
          </w:p>
          <w:p w14:paraId="4949A1A7" w14:textId="77777777" w:rsidR="00B46A03" w:rsidRPr="00945B2B" w:rsidRDefault="00B46A03" w:rsidP="00986B7C">
            <w:pPr>
              <w:jc w:val="left"/>
              <w:rPr>
                <w:rFonts w:ascii="Cambria" w:eastAsia="MS Mincho" w:hAnsi="Cambria"/>
              </w:rPr>
            </w:pPr>
            <w:r w:rsidRPr="00945B2B">
              <w:rPr>
                <w:rFonts w:ascii="Cambria" w:eastAsia="MS Mincho" w:hAnsi="Cambria"/>
              </w:rPr>
              <w:t>A whitespace separated list of single characters that must be escaped in addition to the in-scope delimiters. If there are no extra characters to escape the property must be set to "".</w:t>
            </w:r>
          </w:p>
          <w:p w14:paraId="28CB51D2" w14:textId="77777777" w:rsidR="00B46A03" w:rsidRPr="00945B2B" w:rsidRDefault="00B46A03" w:rsidP="00986B7C">
            <w:pPr>
              <w:jc w:val="left"/>
              <w:rPr>
                <w:rFonts w:ascii="Cambria" w:eastAsia="MS Mincho" w:hAnsi="Cambria"/>
              </w:rPr>
            </w:pPr>
            <w:r w:rsidRPr="00945B2B">
              <w:rPr>
                <w:rFonts w:ascii="Cambria" w:eastAsia="Arial" w:hAnsi="Cambria"/>
              </w:rPr>
              <w:t>The string literal values are restricted in the same way as described in "Escape and Quoting Character Restrictions" in the description of the dfdl:escapeCharacter property.</w:t>
            </w:r>
          </w:p>
          <w:p w14:paraId="1B0EAA13" w14:textId="77777777" w:rsidR="00B46A03" w:rsidRPr="00945B2B" w:rsidRDefault="00B46A03" w:rsidP="00986B7C">
            <w:pPr>
              <w:jc w:val="left"/>
              <w:rPr>
                <w:rFonts w:ascii="Cambria" w:eastAsia="MS Mincho" w:hAnsi="Cambria"/>
              </w:rPr>
            </w:pPr>
            <w:r w:rsidRPr="00945B2B">
              <w:rPr>
                <w:rFonts w:ascii="Cambria" w:eastAsia="MS Mincho" w:hAnsi="Cambria"/>
              </w:rPr>
              <w:t>This property only applies on unparsing.</w:t>
            </w:r>
          </w:p>
          <w:p w14:paraId="1C9F6B01" w14:textId="77777777" w:rsidR="00B46A03" w:rsidRPr="00945B2B" w:rsidRDefault="00B46A03" w:rsidP="00986B7C">
            <w:pPr>
              <w:jc w:val="left"/>
              <w:rPr>
                <w:rFonts w:ascii="Cambria" w:hAnsi="Cambria" w:cs="Arial"/>
              </w:rPr>
            </w:pPr>
            <w:r w:rsidRPr="00945B2B">
              <w:rPr>
                <w:rFonts w:ascii="Cambria" w:hAnsi="Cambria" w:cs="Arial"/>
              </w:rPr>
              <w:t>Extra escaped characters contribute to the simple value region (SimpleLogicalValue or NilLiteralValue) of the field.</w:t>
            </w:r>
          </w:p>
          <w:p w14:paraId="2AD8BF82" w14:textId="77777777" w:rsidR="00B46A03" w:rsidRPr="00945B2B" w:rsidRDefault="00B46A03" w:rsidP="00986B7C">
            <w:pPr>
              <w:jc w:val="left"/>
              <w:rPr>
                <w:rFonts w:ascii="Cambria" w:hAnsi="Cambria" w:cs="Arial"/>
              </w:rPr>
            </w:pPr>
            <w:r w:rsidRPr="00945B2B">
              <w:rPr>
                <w:rFonts w:ascii="Cambria" w:hAnsi="Cambria" w:cs="Arial"/>
              </w:rPr>
              <w:t>Annotation: dfdl:escapeScheme</w:t>
            </w:r>
          </w:p>
        </w:tc>
      </w:tr>
      <w:tr w:rsidR="00B46A03" w:rsidRPr="00945B2B" w14:paraId="0C1CC6DE"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C5838F3" w14:textId="77777777" w:rsidR="00B46A03" w:rsidRPr="00945B2B" w:rsidRDefault="00B46A03" w:rsidP="00986B7C">
            <w:pPr>
              <w:jc w:val="left"/>
              <w:rPr>
                <w:rFonts w:ascii="Cambria" w:hAnsi="Cambria" w:cs="Arial"/>
              </w:rPr>
            </w:pPr>
            <w:r w:rsidRPr="00945B2B">
              <w:rPr>
                <w:rFonts w:ascii="Cambria" w:hAnsi="Cambria" w:cs="Arial"/>
              </w:rPr>
              <w:t>generateEscapeBlock</w:t>
            </w:r>
          </w:p>
        </w:tc>
        <w:tc>
          <w:tcPr>
            <w:tcW w:w="0" w:type="auto"/>
            <w:tcBorders>
              <w:top w:val="single" w:sz="4" w:space="0" w:color="auto"/>
              <w:left w:val="single" w:sz="4" w:space="0" w:color="auto"/>
              <w:bottom w:val="single" w:sz="4" w:space="0" w:color="auto"/>
              <w:right w:val="single" w:sz="4" w:space="0" w:color="auto"/>
            </w:tcBorders>
            <w:hideMark/>
          </w:tcPr>
          <w:p w14:paraId="0F8DB1D9" w14:textId="77777777" w:rsidR="00B46A03" w:rsidRPr="00945B2B" w:rsidRDefault="00B46A03" w:rsidP="00986B7C">
            <w:pPr>
              <w:jc w:val="left"/>
              <w:rPr>
                <w:rFonts w:ascii="Cambria" w:eastAsia="MS Mincho" w:hAnsi="Cambria"/>
              </w:rPr>
            </w:pPr>
            <w:r w:rsidRPr="00945B2B">
              <w:rPr>
                <w:rFonts w:ascii="Cambria" w:eastAsia="MS Mincho" w:hAnsi="Cambria"/>
              </w:rPr>
              <w:t>Enum</w:t>
            </w:r>
          </w:p>
          <w:p w14:paraId="49EC9724" w14:textId="77777777" w:rsidR="00B46A03" w:rsidRPr="00945B2B" w:rsidRDefault="00B46A03" w:rsidP="00986B7C">
            <w:pPr>
              <w:jc w:val="left"/>
              <w:rPr>
                <w:rFonts w:ascii="Cambria" w:hAnsi="Cambria" w:cs="Arial"/>
              </w:rPr>
            </w:pPr>
            <w:r w:rsidRPr="00945B2B">
              <w:rPr>
                <w:rFonts w:ascii="Cambria" w:hAnsi="Cambria" w:cs="Arial"/>
              </w:rPr>
              <w:t>Valid values 'always',  'whenNeeded'</w:t>
            </w:r>
          </w:p>
          <w:p w14:paraId="146F1A98" w14:textId="77777777" w:rsidR="00B46A03" w:rsidRPr="00945B2B" w:rsidRDefault="00B46A03" w:rsidP="00986B7C">
            <w:pPr>
              <w:jc w:val="left"/>
              <w:rPr>
                <w:rFonts w:ascii="Cambria" w:hAnsi="Cambria" w:cs="Arial"/>
              </w:rPr>
            </w:pPr>
            <w:r w:rsidRPr="00945B2B">
              <w:rPr>
                <w:rFonts w:ascii="Cambria" w:hAnsi="Cambria" w:cs="Arial"/>
              </w:rPr>
              <w:t xml:space="preserve">Controls when escaping is used on unparsing when dfdl:escapeKind is 'escapeBlock'. </w:t>
            </w:r>
          </w:p>
          <w:p w14:paraId="055BFCE2" w14:textId="77777777" w:rsidR="00B46A03" w:rsidRPr="00945B2B" w:rsidRDefault="00B46A03" w:rsidP="00986B7C">
            <w:pPr>
              <w:jc w:val="left"/>
              <w:rPr>
                <w:rFonts w:ascii="Cambria" w:hAnsi="Cambria"/>
              </w:rPr>
            </w:pPr>
            <w:r w:rsidRPr="00945B2B">
              <w:rPr>
                <w:rFonts w:ascii="Cambria" w:hAnsi="Cambria"/>
              </w:rPr>
              <w:t xml:space="preserve">If 'always' then escaping is always occurs as described in dfdl:escapeKind.  </w:t>
            </w:r>
          </w:p>
          <w:p w14:paraId="35011E67" w14:textId="77777777" w:rsidR="00B46A03" w:rsidRPr="00945B2B" w:rsidRDefault="00B46A03" w:rsidP="00986B7C">
            <w:pPr>
              <w:jc w:val="left"/>
              <w:rPr>
                <w:rFonts w:ascii="Cambria" w:hAnsi="Cambria" w:cs="Arial"/>
              </w:rPr>
            </w:pPr>
            <w:r w:rsidRPr="00945B2B">
              <w:rPr>
                <w:rFonts w:ascii="Cambria" w:hAnsi="Cambria" w:cs="Arial"/>
              </w:rPr>
              <w:t>If 'whenNeeded' then escaping occurs as described in dfdl:escapeKind when the data contains any of the following:</w:t>
            </w:r>
          </w:p>
          <w:p w14:paraId="06F82705" w14:textId="77777777" w:rsidR="00B46A03" w:rsidRPr="00945B2B" w:rsidRDefault="00B46A03" w:rsidP="00986B7C">
            <w:pPr>
              <w:numPr>
                <w:ilvl w:val="0"/>
                <w:numId w:val="75"/>
              </w:numPr>
              <w:tabs>
                <w:tab w:val="clear" w:pos="403"/>
              </w:tabs>
              <w:spacing w:before="60" w:after="60" w:line="240" w:lineRule="auto"/>
              <w:jc w:val="left"/>
              <w:rPr>
                <w:rFonts w:ascii="Cambria" w:hAnsi="Cambria" w:cs="Arial"/>
              </w:rPr>
            </w:pPr>
            <w:r w:rsidRPr="00945B2B">
              <w:rPr>
                <w:rFonts w:ascii="Cambria" w:hAnsi="Cambria" w:cs="Arial"/>
              </w:rPr>
              <w:t>any in-scope terminating delimiter</w:t>
            </w:r>
          </w:p>
          <w:p w14:paraId="78FD96DF" w14:textId="77777777" w:rsidR="00B46A03" w:rsidRPr="00945B2B" w:rsidRDefault="00B46A03" w:rsidP="00986B7C">
            <w:pPr>
              <w:numPr>
                <w:ilvl w:val="0"/>
                <w:numId w:val="75"/>
              </w:numPr>
              <w:tabs>
                <w:tab w:val="clear" w:pos="403"/>
              </w:tabs>
              <w:spacing w:before="60" w:after="60" w:line="240" w:lineRule="auto"/>
              <w:jc w:val="left"/>
              <w:rPr>
                <w:rFonts w:ascii="Cambria" w:hAnsi="Cambria" w:cs="Arial"/>
              </w:rPr>
            </w:pPr>
            <w:r w:rsidRPr="00945B2B">
              <w:rPr>
                <w:rFonts w:ascii="Cambria" w:hAnsi="Cambria" w:cs="Arial"/>
              </w:rPr>
              <w:t>dfdl:escapeBlockStart at the start of the data</w:t>
            </w:r>
          </w:p>
          <w:p w14:paraId="3391E1B9" w14:textId="77777777" w:rsidR="00B46A03" w:rsidRPr="00945B2B" w:rsidRDefault="00B46A03" w:rsidP="00986B7C">
            <w:pPr>
              <w:numPr>
                <w:ilvl w:val="0"/>
                <w:numId w:val="75"/>
              </w:numPr>
              <w:tabs>
                <w:tab w:val="clear" w:pos="403"/>
              </w:tabs>
              <w:spacing w:before="60" w:after="60" w:line="240" w:lineRule="auto"/>
              <w:jc w:val="left"/>
              <w:rPr>
                <w:rFonts w:ascii="Cambria" w:hAnsi="Cambria" w:cs="Arial"/>
              </w:rPr>
            </w:pPr>
            <w:r w:rsidRPr="00945B2B">
              <w:rPr>
                <w:rFonts w:ascii="Cambria" w:hAnsi="Cambria" w:cs="Arial"/>
              </w:rPr>
              <w:t>any dfdl:extraEscapedCharacters</w:t>
            </w:r>
          </w:p>
          <w:p w14:paraId="7E8D41A8" w14:textId="77777777" w:rsidR="00B46A03" w:rsidRPr="00945B2B" w:rsidRDefault="00B46A03" w:rsidP="00986B7C">
            <w:pPr>
              <w:keepNext/>
              <w:jc w:val="left"/>
              <w:rPr>
                <w:rFonts w:ascii="Cambria" w:hAnsi="Cambria" w:cs="Arial"/>
              </w:rPr>
            </w:pPr>
            <w:r w:rsidRPr="00945B2B">
              <w:rPr>
                <w:rFonts w:ascii="Cambria" w:hAnsi="Cambria" w:cs="Arial"/>
              </w:rPr>
              <w:t>Annotation: dfdl:escapeScheme</w:t>
            </w:r>
          </w:p>
        </w:tc>
      </w:tr>
      <w:tr w:rsidR="00B46A03" w:rsidRPr="00945B2B" w14:paraId="46EB9CF7"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705D770" w14:textId="77777777" w:rsidR="00B46A03" w:rsidRPr="00945B2B" w:rsidRDefault="00B46A03" w:rsidP="00986B7C">
            <w:pPr>
              <w:jc w:val="left"/>
              <w:rPr>
                <w:rFonts w:ascii="Cambria" w:hAnsi="Cambria" w:cs="Arial"/>
              </w:rPr>
            </w:pPr>
            <w:r w:rsidRPr="00945B2B">
              <w:rPr>
                <w:rFonts w:ascii="Cambria" w:hAnsi="Cambria" w:cs="Arial"/>
              </w:rPr>
              <w:t>escapeCharacterPolicy</w:t>
            </w:r>
          </w:p>
        </w:tc>
        <w:tc>
          <w:tcPr>
            <w:tcW w:w="0" w:type="auto"/>
            <w:tcBorders>
              <w:top w:val="single" w:sz="4" w:space="0" w:color="auto"/>
              <w:left w:val="single" w:sz="4" w:space="0" w:color="auto"/>
              <w:bottom w:val="single" w:sz="4" w:space="0" w:color="auto"/>
              <w:right w:val="single" w:sz="4" w:space="0" w:color="auto"/>
            </w:tcBorders>
            <w:hideMark/>
          </w:tcPr>
          <w:p w14:paraId="4626C4A5" w14:textId="77777777" w:rsidR="00B46A03" w:rsidRPr="00945B2B" w:rsidRDefault="00B46A03" w:rsidP="00986B7C">
            <w:pPr>
              <w:jc w:val="left"/>
              <w:rPr>
                <w:rFonts w:ascii="Cambria" w:hAnsi="Cambria"/>
                <w:lang w:eastAsia="en-GB"/>
              </w:rPr>
            </w:pPr>
            <w:r w:rsidRPr="00945B2B">
              <w:rPr>
                <w:rFonts w:ascii="Cambria" w:hAnsi="Cambria"/>
                <w:lang w:eastAsia="en-GB"/>
              </w:rPr>
              <w:t>Enum</w:t>
            </w:r>
          </w:p>
          <w:p w14:paraId="5852C96D" w14:textId="77777777" w:rsidR="00B46A03" w:rsidRPr="00945B2B" w:rsidRDefault="00B46A03" w:rsidP="00986B7C">
            <w:pPr>
              <w:jc w:val="left"/>
              <w:rPr>
                <w:rFonts w:ascii="Cambria" w:hAnsi="Cambria"/>
                <w:lang w:eastAsia="en-GB"/>
              </w:rPr>
            </w:pPr>
            <w:r w:rsidRPr="00945B2B">
              <w:rPr>
                <w:rFonts w:ascii="Cambria" w:hAnsi="Cambria"/>
                <w:lang w:eastAsia="en-GB"/>
              </w:rPr>
              <w:t>Valid values are ‘all’, ‘delimiters’.</w:t>
            </w:r>
          </w:p>
          <w:p w14:paraId="7B06527B" w14:textId="77777777" w:rsidR="00B46A03" w:rsidRPr="00945B2B" w:rsidRDefault="00B46A03" w:rsidP="00986B7C">
            <w:pPr>
              <w:jc w:val="left"/>
              <w:rPr>
                <w:rFonts w:ascii="Cambria" w:hAnsi="Cambria"/>
                <w:lang w:eastAsia="en-GB"/>
              </w:rPr>
            </w:pPr>
            <w:r w:rsidRPr="00945B2B">
              <w:rPr>
                <w:rFonts w:ascii="Cambria" w:hAnsi="Cambria"/>
                <w:lang w:eastAsia="en-GB"/>
              </w:rPr>
              <w:lastRenderedPageBreak/>
              <w:t>Controls when escape characters are removed during parsing, and output during unparsing, when dfdl:escapeKind is 'escapeCharacter'.</w:t>
            </w:r>
          </w:p>
          <w:p w14:paraId="3C972A80" w14:textId="77777777" w:rsidR="00B46A03" w:rsidRPr="00945B2B" w:rsidRDefault="00B46A03" w:rsidP="00986B7C">
            <w:pPr>
              <w:jc w:val="left"/>
              <w:rPr>
                <w:rFonts w:ascii="Cambria" w:hAnsi="Cambria"/>
                <w:lang w:eastAsia="en-GB"/>
              </w:rPr>
            </w:pPr>
            <w:r w:rsidRPr="00945B2B">
              <w:rPr>
                <w:rFonts w:ascii="Cambria" w:hAnsi="Cambria"/>
                <w:lang w:eastAsia="en-GB"/>
              </w:rPr>
              <w:t>When 'all':</w:t>
            </w:r>
          </w:p>
          <w:p w14:paraId="0E46470C" w14:textId="77777777" w:rsidR="00B46A03" w:rsidRPr="00945B2B" w:rsidRDefault="00B46A03" w:rsidP="00986B7C">
            <w:pPr>
              <w:jc w:val="left"/>
              <w:rPr>
                <w:rFonts w:ascii="Cambria" w:hAnsi="Cambria"/>
                <w:lang w:eastAsia="en-GB"/>
              </w:rPr>
            </w:pPr>
            <w:r w:rsidRPr="00945B2B">
              <w:rPr>
                <w:rFonts w:ascii="Cambria" w:hAnsi="Cambria"/>
                <w:lang w:eastAsia="en-GB"/>
              </w:rPr>
              <w:t xml:space="preserve">During unparsing the following are escaped as described in dfdl:escapeKind when they are in the data. </w:t>
            </w:r>
          </w:p>
          <w:p w14:paraId="392042F8" w14:textId="77777777" w:rsidR="00B46A03" w:rsidRPr="00945B2B" w:rsidRDefault="00B46A03" w:rsidP="00986B7C">
            <w:pPr>
              <w:pStyle w:val="ListParagraph"/>
              <w:numPr>
                <w:ilvl w:val="0"/>
                <w:numId w:val="161"/>
              </w:numPr>
              <w:tabs>
                <w:tab w:val="clear" w:pos="403"/>
              </w:tabs>
              <w:spacing w:before="60" w:after="60" w:line="240" w:lineRule="auto"/>
              <w:jc w:val="left"/>
              <w:rPr>
                <w:rFonts w:ascii="Cambria" w:hAnsi="Cambria"/>
              </w:rPr>
            </w:pPr>
            <w:r w:rsidRPr="00945B2B">
              <w:rPr>
                <w:rFonts w:ascii="Cambria" w:hAnsi="Cambria"/>
              </w:rPr>
              <w:t xml:space="preserve">Any in-scope terminating delimiter by escaping its first character. </w:t>
            </w:r>
          </w:p>
          <w:p w14:paraId="25B5F2FF" w14:textId="77777777" w:rsidR="00B46A03" w:rsidRPr="00945B2B" w:rsidRDefault="00B46A03" w:rsidP="00986B7C">
            <w:pPr>
              <w:pStyle w:val="ListParagraph"/>
              <w:numPr>
                <w:ilvl w:val="0"/>
                <w:numId w:val="161"/>
              </w:numPr>
              <w:tabs>
                <w:tab w:val="clear" w:pos="403"/>
              </w:tabs>
              <w:spacing w:before="60" w:after="60" w:line="240" w:lineRule="auto"/>
              <w:jc w:val="left"/>
              <w:rPr>
                <w:rFonts w:ascii="Cambria" w:hAnsi="Cambria"/>
              </w:rPr>
            </w:pPr>
            <w:r w:rsidRPr="00945B2B">
              <w:rPr>
                <w:rFonts w:ascii="Cambria" w:hAnsi="Cambria"/>
              </w:rPr>
              <w:t>dfdl:escapeCharacter (escaped by dfdl:escapeEscapeCharacter)</w:t>
            </w:r>
          </w:p>
          <w:p w14:paraId="5037DE61" w14:textId="77777777" w:rsidR="00B46A03" w:rsidRPr="00945B2B" w:rsidRDefault="00B46A03" w:rsidP="00986B7C">
            <w:pPr>
              <w:pStyle w:val="ListParagraph"/>
              <w:numPr>
                <w:ilvl w:val="0"/>
                <w:numId w:val="161"/>
              </w:numPr>
              <w:tabs>
                <w:tab w:val="clear" w:pos="403"/>
              </w:tabs>
              <w:spacing w:before="60" w:after="60" w:line="240" w:lineRule="auto"/>
              <w:jc w:val="left"/>
              <w:rPr>
                <w:rFonts w:ascii="Cambria" w:hAnsi="Cambria"/>
              </w:rPr>
            </w:pPr>
            <w:r w:rsidRPr="00945B2B">
              <w:rPr>
                <w:rFonts w:ascii="Cambria" w:hAnsi="Cambria"/>
              </w:rPr>
              <w:t>any dfdl:extraEscapedCharacters</w:t>
            </w:r>
          </w:p>
          <w:p w14:paraId="0A5AFC7E" w14:textId="77777777" w:rsidR="00B46A03" w:rsidRPr="00945B2B" w:rsidRDefault="00B46A03" w:rsidP="00986B7C">
            <w:pPr>
              <w:jc w:val="left"/>
              <w:rPr>
                <w:rFonts w:ascii="Cambria" w:hAnsi="Cambria"/>
                <w:lang w:eastAsia="en-GB"/>
              </w:rPr>
            </w:pPr>
            <w:r w:rsidRPr="00945B2B">
              <w:rPr>
                <w:rFonts w:ascii="Cambria" w:hAnsi="Cambria"/>
                <w:lang w:eastAsia="en-GB"/>
              </w:rPr>
              <w:t>During parsing, occurrences of dfdl:escapeCharacter and dfdl:escapeEscapeCharacter are interpreted and removed from the data as described in dfdl:escapeKind.</w:t>
            </w:r>
          </w:p>
          <w:p w14:paraId="5F952BAA" w14:textId="77777777" w:rsidR="00B46A03" w:rsidRPr="00945B2B" w:rsidRDefault="00B46A03" w:rsidP="00986B7C">
            <w:pPr>
              <w:jc w:val="left"/>
              <w:rPr>
                <w:rFonts w:ascii="Cambria" w:hAnsi="Cambria"/>
                <w:lang w:eastAsia="en-GB"/>
              </w:rPr>
            </w:pPr>
            <w:r w:rsidRPr="00945B2B">
              <w:rPr>
                <w:rFonts w:ascii="Cambria" w:hAnsi="Cambria"/>
                <w:lang w:eastAsia="en-GB"/>
              </w:rPr>
              <w:t>When 'delimiters':</w:t>
            </w:r>
          </w:p>
          <w:p w14:paraId="78B8F3F1" w14:textId="77777777" w:rsidR="00B46A03" w:rsidRPr="00945B2B" w:rsidRDefault="00B46A03" w:rsidP="00986B7C">
            <w:pPr>
              <w:jc w:val="left"/>
              <w:rPr>
                <w:rFonts w:ascii="Cambria" w:hAnsi="Cambria"/>
                <w:lang w:eastAsia="en-GB"/>
              </w:rPr>
            </w:pPr>
            <w:r w:rsidRPr="00945B2B">
              <w:rPr>
                <w:rFonts w:ascii="Cambria" w:hAnsi="Cambria"/>
                <w:lang w:eastAsia="en-GB"/>
              </w:rPr>
              <w:t xml:space="preserve">During unparsing the following are escaped as described in dfdl:escapeKind when they are in the data. </w:t>
            </w:r>
          </w:p>
          <w:p w14:paraId="6A7366EC" w14:textId="77777777" w:rsidR="00B46A03" w:rsidRPr="00945B2B" w:rsidRDefault="00B46A03" w:rsidP="00986B7C">
            <w:pPr>
              <w:pStyle w:val="ListParagraph"/>
              <w:numPr>
                <w:ilvl w:val="0"/>
                <w:numId w:val="162"/>
              </w:numPr>
              <w:tabs>
                <w:tab w:val="clear" w:pos="403"/>
              </w:tabs>
              <w:spacing w:before="60" w:after="60" w:line="240" w:lineRule="auto"/>
              <w:jc w:val="left"/>
              <w:rPr>
                <w:rFonts w:ascii="Cambria" w:hAnsi="Cambria"/>
              </w:rPr>
            </w:pPr>
            <w:r w:rsidRPr="00945B2B">
              <w:rPr>
                <w:rFonts w:ascii="Cambria" w:hAnsi="Cambria"/>
              </w:rPr>
              <w:t xml:space="preserve">Any in-scope terminating delimiter by escaping its first character. </w:t>
            </w:r>
          </w:p>
          <w:p w14:paraId="68406E08" w14:textId="77777777" w:rsidR="00B46A03" w:rsidRPr="00945B2B" w:rsidRDefault="00B46A03" w:rsidP="00986B7C">
            <w:pPr>
              <w:pStyle w:val="ListParagraph"/>
              <w:numPr>
                <w:ilvl w:val="0"/>
                <w:numId w:val="162"/>
              </w:numPr>
              <w:tabs>
                <w:tab w:val="clear" w:pos="403"/>
              </w:tabs>
              <w:spacing w:before="60" w:after="60" w:line="240" w:lineRule="auto"/>
              <w:jc w:val="left"/>
              <w:rPr>
                <w:rFonts w:ascii="Cambria" w:hAnsi="Cambria"/>
              </w:rPr>
            </w:pPr>
            <w:r w:rsidRPr="00945B2B">
              <w:rPr>
                <w:rFonts w:ascii="Cambria" w:hAnsi="Cambria"/>
              </w:rPr>
              <w:t>dfdl:escapeCharacter (escaped by dfdl:escapeEscapeCharacter)</w:t>
            </w:r>
          </w:p>
          <w:p w14:paraId="0ACA243E" w14:textId="77777777" w:rsidR="00B46A03" w:rsidRPr="00945B2B" w:rsidRDefault="00B46A03" w:rsidP="00986B7C">
            <w:pPr>
              <w:jc w:val="left"/>
              <w:rPr>
                <w:rFonts w:ascii="Cambria" w:hAnsi="Cambria"/>
                <w:lang w:eastAsia="en-GB"/>
              </w:rPr>
            </w:pPr>
            <w:r w:rsidRPr="00945B2B">
              <w:rPr>
                <w:rFonts w:ascii="Cambria" w:hAnsi="Cambria"/>
                <w:lang w:eastAsia="en-GB"/>
              </w:rPr>
              <w:t>During parsing, occurrences of dfdl:escapeCharacter and dfdl:escapeEscapeCharacter are interpreted and removed from the data as described in dfdl:escapeKind, except that dfdl:escapeCharacter is only removed when it immediately precedes an in-scope terminating delimiter.</w:t>
            </w:r>
          </w:p>
          <w:p w14:paraId="07DD1141" w14:textId="77777777" w:rsidR="00B46A03" w:rsidRPr="00945B2B" w:rsidRDefault="00B46A03" w:rsidP="00986B7C">
            <w:pPr>
              <w:jc w:val="left"/>
              <w:rPr>
                <w:rFonts w:ascii="Cambria" w:eastAsia="MS Mincho" w:hAnsi="Cambria"/>
              </w:rPr>
            </w:pPr>
            <w:r w:rsidRPr="00945B2B">
              <w:rPr>
                <w:rFonts w:ascii="Cambria" w:hAnsi="Cambria"/>
              </w:rPr>
              <w:t>Annotation: dfdl:escapeScheme</w:t>
            </w:r>
          </w:p>
        </w:tc>
      </w:tr>
    </w:tbl>
    <w:p w14:paraId="57F18BF7" w14:textId="57C0C882" w:rsidR="00B46A03" w:rsidRDefault="00B46A03" w:rsidP="00B46A03">
      <w:pPr>
        <w:pStyle w:val="Caption"/>
      </w:pPr>
      <w:r>
        <w:lastRenderedPageBreak/>
        <w:t xml:space="preserve">Table </w:t>
      </w:r>
      <w:r>
        <w:fldChar w:fldCharType="begin"/>
      </w:r>
      <w:r>
        <w:instrText xml:space="preserve"> SEQ Table \* ARABIC </w:instrText>
      </w:r>
      <w:r>
        <w:fldChar w:fldCharType="separate"/>
      </w:r>
      <w:r w:rsidR="009D1493">
        <w:rPr>
          <w:noProof/>
        </w:rPr>
        <w:t>27</w:t>
      </w:r>
      <w:r>
        <w:rPr>
          <w:noProof/>
        </w:rPr>
        <w:fldChar w:fldCharType="end"/>
      </w:r>
      <w:r>
        <w:t xml:space="preserve"> Escape Scheme Properties</w:t>
      </w:r>
    </w:p>
    <w:p w14:paraId="68937392"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Escape Scheme Example</w:t>
      </w:r>
    </w:p>
    <w:p w14:paraId="7BC59701" w14:textId="77777777" w:rsidR="00B46A03" w:rsidRDefault="00B46A03" w:rsidP="00B46A03">
      <w:pPr>
        <w:rPr>
          <w:color w:val="000000"/>
          <w:lang w:eastAsia="en-GB"/>
        </w:rPr>
      </w:pPr>
      <w:r>
        <w:rPr>
          <w:lang w:eastAsia="en-GB"/>
        </w:rPr>
        <w:t>Consider a dfdl:escapeScheme annotation with the following properties:</w:t>
      </w:r>
      <w:r>
        <w:rPr>
          <w:color w:val="000000"/>
          <w:lang w:eastAsia="en-GB"/>
        </w:rPr>
        <w:t xml:space="preserve"> </w:t>
      </w:r>
    </w:p>
    <w:p w14:paraId="663F01F0" w14:textId="77777777" w:rsidR="00B46A03" w:rsidRPr="00DC5600" w:rsidRDefault="00B46A03" w:rsidP="00EB2287">
      <w:pPr>
        <w:pStyle w:val="ListParagraph"/>
        <w:numPr>
          <w:ilvl w:val="0"/>
          <w:numId w:val="163"/>
        </w:numPr>
        <w:tabs>
          <w:tab w:val="clear" w:pos="403"/>
        </w:tabs>
        <w:spacing w:before="60" w:after="60" w:line="240" w:lineRule="auto"/>
        <w:jc w:val="left"/>
        <w:rPr>
          <w:rFonts w:eastAsia="Helv"/>
        </w:rPr>
      </w:pPr>
      <w:r w:rsidRPr="00DC5600">
        <w:t xml:space="preserve">dfdl:escapeBlockStart="start" </w:t>
      </w:r>
    </w:p>
    <w:p w14:paraId="1A3A48B4" w14:textId="77777777" w:rsidR="00B46A03" w:rsidRPr="00DC5600" w:rsidRDefault="00B46A03" w:rsidP="00EB2287">
      <w:pPr>
        <w:pStyle w:val="ListParagraph"/>
        <w:numPr>
          <w:ilvl w:val="0"/>
          <w:numId w:val="163"/>
        </w:numPr>
        <w:tabs>
          <w:tab w:val="clear" w:pos="403"/>
        </w:tabs>
        <w:spacing w:before="60" w:after="60" w:line="240" w:lineRule="auto"/>
        <w:jc w:val="left"/>
        <w:rPr>
          <w:rFonts w:eastAsia="Helv"/>
        </w:rPr>
      </w:pPr>
      <w:r w:rsidRPr="00DC5600">
        <w:t xml:space="preserve">dfdl:escapeBlockEnd="end" </w:t>
      </w:r>
    </w:p>
    <w:p w14:paraId="4903E62D" w14:textId="77777777" w:rsidR="00B46A03" w:rsidRPr="00DC5600" w:rsidRDefault="00B46A03" w:rsidP="00EB2287">
      <w:pPr>
        <w:pStyle w:val="ListParagraph"/>
        <w:numPr>
          <w:ilvl w:val="0"/>
          <w:numId w:val="163"/>
        </w:numPr>
        <w:tabs>
          <w:tab w:val="clear" w:pos="403"/>
        </w:tabs>
        <w:spacing w:before="60" w:after="60" w:line="240" w:lineRule="auto"/>
        <w:jc w:val="left"/>
        <w:rPr>
          <w:rFonts w:eastAsia="Helv"/>
        </w:rPr>
      </w:pPr>
      <w:r w:rsidRPr="00DC5600">
        <w:t xml:space="preserve">dfdl:escapeEscapeCharacter="#" </w:t>
      </w:r>
    </w:p>
    <w:p w14:paraId="35A21C72" w14:textId="77777777" w:rsidR="00B46A03" w:rsidRDefault="00B46A03" w:rsidP="00B46A03">
      <w:pPr>
        <w:rPr>
          <w:color w:val="000000"/>
          <w:lang w:eastAsia="en-GB"/>
        </w:rPr>
      </w:pPr>
      <w:r>
        <w:rPr>
          <w:lang w:eastAsia="en-GB"/>
        </w:rPr>
        <w:t xml:space="preserve">If this is used to serialize a DFDL Infoset element of type xs:string with value “A hash is a #”, then the value is wrapped with the dfdl:escapeBlockStart and dfdl:escapeBlockEnd, giving simple content "startA hash is a #end". If this data is parsed, the "#end" is treated as an escaped escape block end and the parse fails with a Processing Error, reporting that there is no escape block end in the data. </w:t>
      </w:r>
    </w:p>
    <w:p w14:paraId="272A21EC" w14:textId="77777777" w:rsidR="00B46A03" w:rsidRDefault="00B46A03" w:rsidP="00B46A03">
      <w:pPr>
        <w:rPr>
          <w:lang w:eastAsia="en-GB"/>
        </w:rPr>
      </w:pPr>
      <w:r>
        <w:rPr>
          <w:lang w:eastAsia="en-GB"/>
        </w:rPr>
        <w:t xml:space="preserve">In this scenario, the data is not compliant with the escape scheme, and the DFDL unparser MUST issue a Processing Error. </w:t>
      </w:r>
    </w:p>
    <w:p w14:paraId="166432C7" w14:textId="2640D2F2" w:rsidR="00B46A03" w:rsidRDefault="00B46A03" w:rsidP="00B46A03">
      <w:pPr>
        <w:rPr>
          <w:lang w:eastAsia="en-GB"/>
        </w:rPr>
      </w:pPr>
      <w:r>
        <w:rPr>
          <w:lang w:eastAsia="en-GB"/>
        </w:rPr>
        <w:t xml:space="preserve">Additional examples are in </w:t>
      </w:r>
      <w:r w:rsidRPr="00065302">
        <w:rPr>
          <w:rStyle w:val="Hyperlink"/>
        </w:rPr>
        <w:fldChar w:fldCharType="begin"/>
      </w:r>
      <w:r w:rsidRPr="00065302">
        <w:rPr>
          <w:rStyle w:val="Hyperlink"/>
        </w:rPr>
        <w:instrText xml:space="preserve"> REF _Ref38561292 \h </w:instrText>
      </w:r>
      <w:r w:rsidRPr="00065302">
        <w:rPr>
          <w:rStyle w:val="Hyperlink"/>
        </w:rPr>
      </w:r>
      <w:r w:rsidRPr="00065302">
        <w:rPr>
          <w:rStyle w:val="Hyperlink"/>
        </w:rPr>
        <w:fldChar w:fldCharType="separate"/>
      </w:r>
      <w:r w:rsidR="009D1493">
        <w:t>Appendix A: Escape Scheme Use Cases</w:t>
      </w:r>
      <w:r w:rsidRPr="00065302">
        <w:rPr>
          <w:rStyle w:val="Hyperlink"/>
        </w:rPr>
        <w:fldChar w:fldCharType="end"/>
      </w:r>
      <w:r>
        <w:rPr>
          <w:lang w:eastAsia="en-GB"/>
        </w:rPr>
        <w:t>.</w:t>
      </w:r>
    </w:p>
    <w:p w14:paraId="1CFCC02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912" w:name="_Toc322911338"/>
      <w:bookmarkStart w:id="4913" w:name="_Toc322911653"/>
      <w:bookmarkStart w:id="4914" w:name="_Toc322911901"/>
      <w:bookmarkStart w:id="4915" w:name="_Toc322912192"/>
      <w:bookmarkStart w:id="4916" w:name="_Toc329093041"/>
      <w:bookmarkStart w:id="4917" w:name="_Toc332701554"/>
      <w:bookmarkStart w:id="4918" w:name="_Toc332701858"/>
      <w:bookmarkStart w:id="4919" w:name="_Toc332711652"/>
      <w:bookmarkStart w:id="4920" w:name="_Toc332711960"/>
      <w:bookmarkStart w:id="4921" w:name="_Toc332712262"/>
      <w:bookmarkStart w:id="4922" w:name="_Toc332724178"/>
      <w:bookmarkStart w:id="4923" w:name="_Toc332724478"/>
      <w:bookmarkStart w:id="4924" w:name="_Toc341102774"/>
      <w:bookmarkStart w:id="4925" w:name="_Toc347241509"/>
      <w:bookmarkStart w:id="4926" w:name="_Toc347744702"/>
      <w:bookmarkStart w:id="4927" w:name="_Toc348984485"/>
      <w:bookmarkStart w:id="4928" w:name="_Toc348984790"/>
      <w:bookmarkStart w:id="4929" w:name="_Toc349037954"/>
      <w:bookmarkStart w:id="4930" w:name="_Toc349038256"/>
      <w:bookmarkStart w:id="4931" w:name="_Toc349042749"/>
      <w:bookmarkStart w:id="4932" w:name="_Toc349642163"/>
      <w:bookmarkStart w:id="4933" w:name="_Toc351912747"/>
      <w:bookmarkStart w:id="4934" w:name="_Toc351914768"/>
      <w:bookmarkStart w:id="4935" w:name="_Toc351915234"/>
      <w:bookmarkStart w:id="4936" w:name="_Toc361231291"/>
      <w:bookmarkStart w:id="4937" w:name="_Toc361231817"/>
      <w:bookmarkStart w:id="4938" w:name="_Toc362445115"/>
      <w:bookmarkStart w:id="4939" w:name="_Toc363909037"/>
      <w:bookmarkStart w:id="4940" w:name="_Toc364463461"/>
      <w:bookmarkStart w:id="4941" w:name="_Toc366078064"/>
      <w:bookmarkStart w:id="4942" w:name="_Toc366078683"/>
      <w:bookmarkStart w:id="4943" w:name="_Toc366079668"/>
      <w:bookmarkStart w:id="4944" w:name="_Toc366080280"/>
      <w:bookmarkStart w:id="4945" w:name="_Toc366080889"/>
      <w:bookmarkStart w:id="4946" w:name="_Toc366505229"/>
      <w:bookmarkStart w:id="4947" w:name="_Toc366508598"/>
      <w:bookmarkStart w:id="4948" w:name="_Toc366513099"/>
      <w:bookmarkStart w:id="4949" w:name="_Toc366574288"/>
      <w:bookmarkStart w:id="4950" w:name="_Toc366578081"/>
      <w:bookmarkStart w:id="4951" w:name="_Toc366578675"/>
      <w:bookmarkStart w:id="4952" w:name="_Toc366579267"/>
      <w:bookmarkStart w:id="4953" w:name="_Toc366579858"/>
      <w:bookmarkStart w:id="4954" w:name="_Toc366580450"/>
      <w:bookmarkStart w:id="4955" w:name="_Toc366581041"/>
      <w:bookmarkStart w:id="4956" w:name="_Toc366581633"/>
      <w:bookmarkStart w:id="4957" w:name="_Toc243112829"/>
      <w:bookmarkStart w:id="4958" w:name="_Toc349042750"/>
      <w:bookmarkStart w:id="4959" w:name="_Toc62570162"/>
      <w:bookmarkStart w:id="4960" w:name="_Toc210216884"/>
      <w:bookmarkStart w:id="4961" w:name="_Toc219441016"/>
      <w:bookmarkStart w:id="4962" w:name="_Toc177399098"/>
      <w:bookmarkStart w:id="4963" w:name="_Toc175057385"/>
      <w:bookmarkStart w:id="4964" w:name="_Toc199516321"/>
      <w:bookmarkStart w:id="4965" w:name="_Toc194983985"/>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r>
        <w:t>Properties for Bidirectional support for All Simple Types with Text representation</w:t>
      </w:r>
      <w:bookmarkEnd w:id="4957"/>
      <w:bookmarkEnd w:id="4958"/>
      <w:bookmarkEnd w:id="4959"/>
      <w:bookmarkEnd w:id="4960"/>
      <w:bookmarkEnd w:id="4961"/>
    </w:p>
    <w:p w14:paraId="27656DEB" w14:textId="77777777" w:rsidR="00B46A03" w:rsidRDefault="00B46A03" w:rsidP="00B46A03">
      <w:r>
        <w:t>Bidirectional text is a feature expected in a future revision of the DFDL standard.</w:t>
      </w:r>
    </w:p>
    <w:tbl>
      <w:tblPr>
        <w:tblStyle w:val="Table"/>
        <w:tblW w:w="5000" w:type="pct"/>
        <w:tblInd w:w="0" w:type="dxa"/>
        <w:tblLook w:val="0020" w:firstRow="1" w:lastRow="0" w:firstColumn="0" w:lastColumn="0" w:noHBand="0" w:noVBand="0"/>
      </w:tblPr>
      <w:tblGrid>
        <w:gridCol w:w="2748"/>
        <w:gridCol w:w="7446"/>
      </w:tblGrid>
      <w:tr w:rsidR="00B46A03" w14:paraId="74104F69" w14:textId="77777777" w:rsidTr="00986B7C">
        <w:trPr>
          <w:cnfStyle w:val="100000000000" w:firstRow="1" w:lastRow="0" w:firstColumn="0" w:lastColumn="0" w:oddVBand="0" w:evenVBand="0" w:oddHBand="0" w:evenHBand="0" w:firstRowFirstColumn="0" w:firstRowLastColumn="0" w:lastRowFirstColumn="0" w:lastRowLastColumn="0"/>
        </w:trPr>
        <w:tc>
          <w:tcPr>
            <w:tcW w:w="2326" w:type="dxa"/>
            <w:hideMark/>
          </w:tcPr>
          <w:p w14:paraId="7936959A" w14:textId="77777777" w:rsidR="00B46A03" w:rsidRPr="00E276B6" w:rsidRDefault="00B46A03" w:rsidP="00986B7C">
            <w:pPr>
              <w:keepNext/>
              <w:keepLines/>
              <w:jc w:val="left"/>
              <w:rPr>
                <w:rFonts w:ascii="Cambria" w:hAnsi="Cambria"/>
              </w:rPr>
            </w:pPr>
            <w:r w:rsidRPr="00E276B6">
              <w:rPr>
                <w:rFonts w:ascii="Cambria" w:hAnsi="Cambria"/>
              </w:rPr>
              <w:lastRenderedPageBreak/>
              <w:t>Property name</w:t>
            </w:r>
          </w:p>
        </w:tc>
        <w:tc>
          <w:tcPr>
            <w:tcW w:w="6304" w:type="dxa"/>
            <w:hideMark/>
          </w:tcPr>
          <w:p w14:paraId="3E162EDB" w14:textId="77777777" w:rsidR="00B46A03" w:rsidRPr="00E276B6" w:rsidRDefault="00B46A03" w:rsidP="00986B7C">
            <w:pPr>
              <w:keepNext/>
              <w:keepLines/>
              <w:jc w:val="left"/>
              <w:rPr>
                <w:rFonts w:ascii="Cambria" w:hAnsi="Cambria"/>
              </w:rPr>
            </w:pPr>
            <w:r w:rsidRPr="00E276B6">
              <w:rPr>
                <w:rFonts w:ascii="Cambria" w:hAnsi="Cambria"/>
              </w:rPr>
              <w:t>Description</w:t>
            </w:r>
          </w:p>
        </w:tc>
      </w:tr>
      <w:tr w:rsidR="00B46A03" w14:paraId="5C5AF4E0" w14:textId="77777777" w:rsidTr="00986B7C">
        <w:trPr>
          <w:cantSplit/>
        </w:trPr>
        <w:tc>
          <w:tcPr>
            <w:tcW w:w="2326" w:type="dxa"/>
            <w:tcBorders>
              <w:top w:val="single" w:sz="4" w:space="0" w:color="auto"/>
              <w:left w:val="single" w:sz="4" w:space="0" w:color="auto"/>
              <w:bottom w:val="single" w:sz="4" w:space="0" w:color="auto"/>
              <w:right w:val="single" w:sz="4" w:space="0" w:color="auto"/>
            </w:tcBorders>
            <w:hideMark/>
          </w:tcPr>
          <w:p w14:paraId="30C376C4"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textBidi</w:t>
            </w:r>
          </w:p>
        </w:tc>
        <w:tc>
          <w:tcPr>
            <w:tcW w:w="6304" w:type="dxa"/>
            <w:tcBorders>
              <w:top w:val="single" w:sz="4" w:space="0" w:color="auto"/>
              <w:left w:val="single" w:sz="4" w:space="0" w:color="auto"/>
              <w:bottom w:val="single" w:sz="4" w:space="0" w:color="auto"/>
              <w:right w:val="single" w:sz="4" w:space="0" w:color="auto"/>
            </w:tcBorders>
            <w:hideMark/>
          </w:tcPr>
          <w:p w14:paraId="55B00E59" w14:textId="77777777" w:rsidR="00B46A03" w:rsidRPr="00E276B6" w:rsidRDefault="00B46A03" w:rsidP="00986B7C">
            <w:pPr>
              <w:jc w:val="left"/>
              <w:rPr>
                <w:rFonts w:ascii="Cambria" w:eastAsia="Arial Unicode MS" w:hAnsi="Cambria"/>
              </w:rPr>
            </w:pPr>
            <w:r w:rsidRPr="00E276B6">
              <w:rPr>
                <w:rFonts w:ascii="Cambria" w:eastAsia="Arial Unicode MS" w:hAnsi="Cambria"/>
              </w:rPr>
              <w:t>Enum</w:t>
            </w:r>
          </w:p>
          <w:p w14:paraId="5E2361AB" w14:textId="77777777" w:rsidR="00B46A03" w:rsidRPr="00E276B6" w:rsidRDefault="00B46A03" w:rsidP="00986B7C">
            <w:pPr>
              <w:jc w:val="left"/>
              <w:rPr>
                <w:rFonts w:ascii="Cambria" w:eastAsia="Arial Unicode MS" w:hAnsi="Cambria"/>
              </w:rPr>
            </w:pPr>
            <w:r w:rsidRPr="00E276B6">
              <w:rPr>
                <w:rFonts w:ascii="Cambria" w:eastAsia="Arial Unicode MS" w:hAnsi="Cambria"/>
              </w:rPr>
              <w:t>Valid value is, 'no'</w:t>
            </w:r>
          </w:p>
          <w:p w14:paraId="0E66C832" w14:textId="77777777" w:rsidR="00B46A03" w:rsidRPr="00E276B6" w:rsidRDefault="00B46A03" w:rsidP="00986B7C">
            <w:pPr>
              <w:jc w:val="left"/>
              <w:rPr>
                <w:rFonts w:ascii="Cambria" w:hAnsi="Cambria" w:cs="Arial"/>
              </w:rPr>
            </w:pPr>
            <w:r w:rsidRPr="00E276B6">
              <w:rPr>
                <w:rFonts w:ascii="Cambria" w:hAnsi="Cambria"/>
              </w:rPr>
              <w:t>This property exists in anticipation of future DFDL features that enable bidirectional text processing.</w:t>
            </w:r>
          </w:p>
          <w:p w14:paraId="181AEF4C" w14:textId="77777777" w:rsidR="00B46A03" w:rsidRPr="00E276B6" w:rsidRDefault="00B46A03" w:rsidP="00986B7C">
            <w:pPr>
              <w:jc w:val="left"/>
              <w:rPr>
                <w:rFonts w:ascii="Cambria" w:hAnsi="Cambria"/>
              </w:rPr>
            </w:pPr>
            <w:r w:rsidRPr="00E276B6">
              <w:rPr>
                <w:rFonts w:ascii="Cambria" w:hAnsi="Cambria" w:cs="Arial"/>
              </w:rPr>
              <w:t>Annotation: dfdl:element, dfdl:simpleType (representatio</w:t>
            </w:r>
            <w:r w:rsidRPr="00E276B6">
              <w:rPr>
                <w:rFonts w:ascii="Cambria" w:hAnsi="Cambria"/>
              </w:rPr>
              <w:t>n text)</w:t>
            </w:r>
          </w:p>
        </w:tc>
      </w:tr>
    </w:tbl>
    <w:p w14:paraId="28710D0B" w14:textId="1565276C"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28</w:t>
      </w:r>
      <w:r>
        <w:rPr>
          <w:noProof/>
        </w:rPr>
        <w:fldChar w:fldCharType="end"/>
      </w:r>
      <w:r>
        <w:t xml:space="preserve"> Properties for Bidirectional support for All Simple Types with Text representation</w:t>
      </w:r>
    </w:p>
    <w:p w14:paraId="140E2668"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966" w:name="_Ref38560927"/>
      <w:bookmarkStart w:id="4967" w:name="_Toc62570163"/>
      <w:bookmarkStart w:id="4968" w:name="_Toc210216885"/>
      <w:bookmarkStart w:id="4969" w:name="_Toc219441017"/>
      <w:bookmarkStart w:id="4970" w:name="_Toc243112830"/>
      <w:bookmarkStart w:id="4971" w:name="_Toc349042751"/>
      <w:r>
        <w:t xml:space="preserve">Properties Specific to </w:t>
      </w:r>
      <w:bookmarkEnd w:id="4838"/>
      <w:bookmarkEnd w:id="4839"/>
      <w:r>
        <w:t>String</w:t>
      </w:r>
      <w:bookmarkEnd w:id="4962"/>
      <w:bookmarkEnd w:id="4963"/>
      <w:bookmarkEnd w:id="4964"/>
      <w:bookmarkEnd w:id="4965"/>
      <w:bookmarkEnd w:id="4966"/>
      <w:bookmarkEnd w:id="4967"/>
      <w:bookmarkEnd w:id="4968"/>
      <w:bookmarkEnd w:id="4969"/>
      <w:r>
        <w:t xml:space="preserve"> </w:t>
      </w:r>
      <w:bookmarkEnd w:id="4970"/>
      <w:bookmarkEnd w:id="4971"/>
    </w:p>
    <w:tbl>
      <w:tblPr>
        <w:tblStyle w:val="Table"/>
        <w:tblW w:w="5000" w:type="pct"/>
        <w:tblInd w:w="0" w:type="dxa"/>
        <w:tblLook w:val="0020" w:firstRow="1" w:lastRow="0" w:firstColumn="0" w:lastColumn="0" w:noHBand="0" w:noVBand="0"/>
      </w:tblPr>
      <w:tblGrid>
        <w:gridCol w:w="3086"/>
        <w:gridCol w:w="7108"/>
      </w:tblGrid>
      <w:tr w:rsidR="00B46A03" w14:paraId="0BE875FA"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7DE41B3A" w14:textId="77777777" w:rsidR="00B46A03" w:rsidRPr="00E276B6" w:rsidRDefault="00B46A03" w:rsidP="00986B7C">
            <w:pPr>
              <w:jc w:val="left"/>
              <w:rPr>
                <w:rFonts w:ascii="Cambria" w:hAnsi="Cambria" w:cs="Arial"/>
                <w:sz w:val="18"/>
              </w:rPr>
            </w:pPr>
            <w:r w:rsidRPr="00E276B6">
              <w:rPr>
                <w:rFonts w:ascii="Cambria" w:hAnsi="Cambria"/>
              </w:rPr>
              <w:t>Property Name</w:t>
            </w:r>
          </w:p>
        </w:tc>
        <w:tc>
          <w:tcPr>
            <w:tcW w:w="0" w:type="auto"/>
            <w:hideMark/>
          </w:tcPr>
          <w:p w14:paraId="32F569CC"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7477D41A"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002BA81"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textStringJustification</w:t>
            </w:r>
          </w:p>
        </w:tc>
        <w:tc>
          <w:tcPr>
            <w:tcW w:w="0" w:type="auto"/>
            <w:tcBorders>
              <w:top w:val="single" w:sz="4" w:space="0" w:color="auto"/>
              <w:left w:val="single" w:sz="4" w:space="0" w:color="auto"/>
              <w:bottom w:val="single" w:sz="4" w:space="0" w:color="auto"/>
              <w:right w:val="single" w:sz="4" w:space="0" w:color="auto"/>
            </w:tcBorders>
            <w:hideMark/>
          </w:tcPr>
          <w:p w14:paraId="33B9DA07" w14:textId="77777777" w:rsidR="00B46A03" w:rsidRPr="00E276B6" w:rsidRDefault="00B46A03" w:rsidP="00986B7C">
            <w:pPr>
              <w:jc w:val="left"/>
              <w:rPr>
                <w:rFonts w:ascii="Cambria" w:hAnsi="Cambria" w:cs="Arial"/>
              </w:rPr>
            </w:pPr>
            <w:r w:rsidRPr="00E276B6">
              <w:rPr>
                <w:rFonts w:ascii="Cambria" w:hAnsi="Cambria" w:cs="Arial"/>
              </w:rPr>
              <w:t>Enum</w:t>
            </w:r>
          </w:p>
          <w:p w14:paraId="7BEE1F6C" w14:textId="77777777" w:rsidR="00B46A03" w:rsidRPr="00E276B6" w:rsidRDefault="00B46A03" w:rsidP="00986B7C">
            <w:pPr>
              <w:jc w:val="left"/>
              <w:rPr>
                <w:rFonts w:ascii="Cambria" w:hAnsi="Cambria" w:cs="Arial"/>
              </w:rPr>
            </w:pPr>
            <w:r w:rsidRPr="00E276B6">
              <w:rPr>
                <w:rFonts w:ascii="Cambria" w:hAnsi="Cambria" w:cs="Arial"/>
              </w:rPr>
              <w:t>Valid values 'left', 'right',  'center'</w:t>
            </w:r>
          </w:p>
          <w:p w14:paraId="79386D1D" w14:textId="77777777" w:rsidR="00B46A03" w:rsidRPr="00E276B6" w:rsidRDefault="00B46A03" w:rsidP="00986B7C">
            <w:pPr>
              <w:jc w:val="left"/>
              <w:rPr>
                <w:rFonts w:ascii="Cambria" w:eastAsia="Arial Unicode MS" w:hAnsi="Cambria"/>
              </w:rPr>
            </w:pPr>
            <w:r w:rsidRPr="00E276B6">
              <w:rPr>
                <w:rFonts w:ascii="Cambria" w:eastAsia="Arial Unicode MS" w:hAnsi="Cambria"/>
              </w:rPr>
              <w:t>Unparsing:</w:t>
            </w:r>
          </w:p>
          <w:p w14:paraId="04BEED8C"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'left': Justifies to the left and adds padding chars to the string contents if the string is too short, to the length determined by the dfdl:textPadKind property. </w:t>
            </w:r>
          </w:p>
          <w:p w14:paraId="2BABB8A7" w14:textId="77777777" w:rsidR="00B46A03" w:rsidRPr="00E276B6" w:rsidRDefault="00B46A03" w:rsidP="00986B7C">
            <w:pPr>
              <w:jc w:val="left"/>
              <w:rPr>
                <w:rFonts w:ascii="Cambria" w:eastAsia="Arial Unicode MS" w:hAnsi="Cambria"/>
              </w:rPr>
            </w:pPr>
            <w:r w:rsidRPr="00E276B6">
              <w:rPr>
                <w:rFonts w:ascii="Cambria" w:eastAsia="Arial Unicode MS" w:hAnsi="Cambria"/>
              </w:rPr>
              <w:t>'right': Justifies to the right and adds padding chars to the string contents if the string is too short, to the length determined by the dfdl:textPadKind property.</w:t>
            </w:r>
          </w:p>
          <w:p w14:paraId="75D79942" w14:textId="77777777" w:rsidR="00B46A03" w:rsidRPr="00E276B6" w:rsidRDefault="00B46A03" w:rsidP="00986B7C">
            <w:pPr>
              <w:jc w:val="left"/>
              <w:rPr>
                <w:rFonts w:ascii="Cambria" w:eastAsia="Arial Unicode MS" w:hAnsi="Cambria"/>
              </w:rPr>
            </w:pPr>
            <w:r w:rsidRPr="00E276B6">
              <w:rPr>
                <w:rFonts w:ascii="Cambria" w:eastAsia="Arial Unicode MS" w:hAnsi="Cambria"/>
              </w:rPr>
              <w:t>'center': Adds equal padding chars left and right of the string contents if the string is too short, to the length determined by the dfdl:textPadKind property. It adds one extra padding char on the left if needed.</w:t>
            </w:r>
          </w:p>
          <w:p w14:paraId="6B1F7AD3" w14:textId="77777777" w:rsidR="00B46A03" w:rsidRPr="00E276B6" w:rsidRDefault="00B46A03" w:rsidP="00986B7C">
            <w:pPr>
              <w:jc w:val="left"/>
              <w:rPr>
                <w:rFonts w:ascii="Cambria" w:eastAsia="Arial Unicode MS" w:hAnsi="Cambria"/>
              </w:rPr>
            </w:pPr>
            <w:r w:rsidRPr="00E276B6">
              <w:rPr>
                <w:rFonts w:ascii="Cambria" w:eastAsia="Arial Unicode MS" w:hAnsi="Cambria"/>
              </w:rPr>
              <w:t>Parsing:</w:t>
            </w:r>
          </w:p>
          <w:p w14:paraId="31B7E89D" w14:textId="77777777" w:rsidR="00B46A03" w:rsidRPr="00E276B6" w:rsidRDefault="00B46A03" w:rsidP="00986B7C">
            <w:pPr>
              <w:jc w:val="left"/>
              <w:rPr>
                <w:rFonts w:ascii="Cambria" w:eastAsia="Arial Unicode MS" w:hAnsi="Cambria"/>
              </w:rPr>
            </w:pPr>
            <w:r w:rsidRPr="00E276B6">
              <w:rPr>
                <w:rFonts w:ascii="Cambria" w:eastAsia="Arial Unicode MS" w:hAnsi="Cambria"/>
              </w:rPr>
              <w:t>'left': Trims any pad characters from the right of the string, according to dfdl:textTrimKind property.</w:t>
            </w:r>
          </w:p>
          <w:p w14:paraId="7763A187" w14:textId="77777777" w:rsidR="00B46A03" w:rsidRPr="00E276B6" w:rsidRDefault="00B46A03" w:rsidP="00986B7C">
            <w:pPr>
              <w:jc w:val="left"/>
              <w:rPr>
                <w:rFonts w:ascii="Cambria" w:eastAsia="Arial Unicode MS" w:hAnsi="Cambria"/>
              </w:rPr>
            </w:pPr>
            <w:r w:rsidRPr="00E276B6">
              <w:rPr>
                <w:rFonts w:ascii="Cambria" w:eastAsia="Arial Unicode MS" w:hAnsi="Cambria"/>
              </w:rPr>
              <w:t>'right': Trims any pad characters from the left of the string, according to dfdl:textTrimKind property.</w:t>
            </w:r>
          </w:p>
          <w:p w14:paraId="4438B7B9" w14:textId="77777777" w:rsidR="00B46A03" w:rsidRPr="00E276B6" w:rsidRDefault="00B46A03" w:rsidP="00986B7C">
            <w:pPr>
              <w:jc w:val="left"/>
              <w:rPr>
                <w:rFonts w:ascii="Cambria" w:eastAsia="Arial Unicode MS" w:hAnsi="Cambria"/>
              </w:rPr>
            </w:pPr>
            <w:r w:rsidRPr="00E276B6">
              <w:rPr>
                <w:rFonts w:ascii="Cambria" w:eastAsia="Arial Unicode MS" w:hAnsi="Cambria"/>
              </w:rPr>
              <w:t>'center' Trims any pad characters from the left and right of the string, according to dfdl:textTrimKind property.</w:t>
            </w:r>
          </w:p>
          <w:p w14:paraId="4EECFB77"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Annotation: dfdl:element, dfdl:simpleType </w:t>
            </w:r>
          </w:p>
        </w:tc>
      </w:tr>
      <w:tr w:rsidR="00B46A03" w14:paraId="616520FD"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410DB6A"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textStringPadCharacter</w:t>
            </w:r>
          </w:p>
        </w:tc>
        <w:tc>
          <w:tcPr>
            <w:tcW w:w="0" w:type="auto"/>
            <w:tcBorders>
              <w:top w:val="single" w:sz="4" w:space="0" w:color="auto"/>
              <w:left w:val="single" w:sz="4" w:space="0" w:color="auto"/>
              <w:bottom w:val="single" w:sz="4" w:space="0" w:color="auto"/>
              <w:right w:val="single" w:sz="4" w:space="0" w:color="auto"/>
            </w:tcBorders>
            <w:hideMark/>
          </w:tcPr>
          <w:p w14:paraId="05BE2FA1" w14:textId="77777777" w:rsidR="00B46A03" w:rsidRPr="00E276B6" w:rsidRDefault="00B46A03" w:rsidP="00986B7C">
            <w:pPr>
              <w:jc w:val="left"/>
              <w:rPr>
                <w:rFonts w:ascii="Cambria" w:hAnsi="Cambria" w:cs="Arial"/>
              </w:rPr>
            </w:pPr>
            <w:r w:rsidRPr="00E276B6">
              <w:rPr>
                <w:rFonts w:ascii="Cambria" w:hAnsi="Cambria" w:cs="Arial"/>
              </w:rPr>
              <w:t>DFDL String Literal</w:t>
            </w:r>
          </w:p>
          <w:p w14:paraId="6C35D6DA" w14:textId="77777777" w:rsidR="00B46A03" w:rsidRPr="00E276B6" w:rsidRDefault="00B46A03" w:rsidP="00986B7C">
            <w:pPr>
              <w:jc w:val="left"/>
              <w:rPr>
                <w:rFonts w:ascii="Cambria" w:eastAsia="Arial Unicode MS" w:hAnsi="Cambria"/>
              </w:rPr>
            </w:pPr>
            <w:r w:rsidRPr="00E276B6">
              <w:rPr>
                <w:rFonts w:ascii="Cambria" w:eastAsia="Arial Unicode MS" w:hAnsi="Cambria"/>
              </w:rPr>
              <w:t>The value that is used when padding or trimming string elements.</w:t>
            </w:r>
          </w:p>
          <w:p w14:paraId="68805F35" w14:textId="77777777" w:rsidR="00B46A03" w:rsidRPr="00E276B6" w:rsidRDefault="00B46A03" w:rsidP="00986B7C">
            <w:pPr>
              <w:jc w:val="left"/>
              <w:rPr>
                <w:rFonts w:ascii="Cambria" w:eastAsia="Arial Unicode MS" w:hAnsi="Cambria"/>
              </w:rPr>
            </w:pPr>
            <w:r w:rsidRPr="00E276B6">
              <w:rPr>
                <w:rFonts w:ascii="Cambria" w:eastAsia="Arial Unicode MS" w:hAnsi="Cambria"/>
              </w:rPr>
              <w:t>The value can be a single character or a single byte.</w:t>
            </w:r>
          </w:p>
          <w:p w14:paraId="1FD15164"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If a character, then it can be specified using a literal character or using DFDL entities. </w:t>
            </w:r>
          </w:p>
          <w:p w14:paraId="3C2C3AB3" w14:textId="77777777" w:rsidR="00B46A03" w:rsidRPr="00E276B6" w:rsidRDefault="00B46A03" w:rsidP="00986B7C">
            <w:pPr>
              <w:jc w:val="left"/>
              <w:rPr>
                <w:rFonts w:ascii="Cambria" w:eastAsia="Arial Unicode MS" w:hAnsi="Cambria"/>
              </w:rPr>
            </w:pPr>
            <w:r w:rsidRPr="00E276B6">
              <w:rPr>
                <w:rFonts w:ascii="Cambria" w:eastAsia="Arial Unicode MS" w:hAnsi="Cambria"/>
              </w:rPr>
              <w:t>If a byte, then it must be specified using a single byte value entity otherwise it is a Schema Definition Error</w:t>
            </w:r>
          </w:p>
          <w:p w14:paraId="07D4C8E9" w14:textId="77777777" w:rsidR="00B46A03" w:rsidRPr="00E276B6" w:rsidRDefault="00B46A03" w:rsidP="00986B7C">
            <w:pPr>
              <w:jc w:val="left"/>
              <w:rPr>
                <w:rFonts w:ascii="Cambria" w:eastAsia="Arial Unicode MS" w:hAnsi="Cambria"/>
              </w:rPr>
            </w:pPr>
            <w:r w:rsidRPr="00E276B6">
              <w:rPr>
                <w:rFonts w:ascii="Cambria" w:eastAsia="Arial Unicode MS" w:hAnsi="Cambria"/>
              </w:rPr>
              <w:t>If a pad character is specified when dfdl:lengthUnits is 'bytes' then the pad character must be a single-byte character.</w:t>
            </w:r>
          </w:p>
          <w:p w14:paraId="092C4AFF"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If a pad byte is specified when dfdl:lengthUnits is 'characters' then </w:t>
            </w:r>
          </w:p>
          <w:p w14:paraId="0345BC88" w14:textId="77777777" w:rsidR="00B46A03" w:rsidRPr="00E276B6" w:rsidRDefault="00B46A03" w:rsidP="00986B7C">
            <w:pPr>
              <w:numPr>
                <w:ilvl w:val="0"/>
                <w:numId w:val="76"/>
              </w:numPr>
              <w:tabs>
                <w:tab w:val="clear" w:pos="403"/>
              </w:tabs>
              <w:spacing w:before="60" w:after="60" w:line="240" w:lineRule="auto"/>
              <w:jc w:val="left"/>
              <w:rPr>
                <w:rFonts w:ascii="Cambria" w:eastAsia="Arial Unicode MS" w:hAnsi="Cambria"/>
              </w:rPr>
            </w:pPr>
            <w:r w:rsidRPr="00E276B6">
              <w:rPr>
                <w:rFonts w:ascii="Cambria" w:eastAsia="Arial Unicode MS" w:hAnsi="Cambria"/>
              </w:rPr>
              <w:t>the encoding must be a fixed-width encoding</w:t>
            </w:r>
          </w:p>
          <w:p w14:paraId="255E611C" w14:textId="77777777" w:rsidR="00B46A03" w:rsidRPr="00E276B6" w:rsidRDefault="00B46A03" w:rsidP="00986B7C">
            <w:pPr>
              <w:numPr>
                <w:ilvl w:val="0"/>
                <w:numId w:val="76"/>
              </w:numPr>
              <w:tabs>
                <w:tab w:val="clear" w:pos="403"/>
              </w:tabs>
              <w:spacing w:before="60" w:after="60" w:line="240" w:lineRule="auto"/>
              <w:jc w:val="left"/>
              <w:rPr>
                <w:rFonts w:ascii="Cambria" w:eastAsia="Arial Unicode MS" w:hAnsi="Cambria"/>
              </w:rPr>
            </w:pPr>
            <w:r w:rsidRPr="00E276B6">
              <w:rPr>
                <w:rFonts w:ascii="Cambria" w:eastAsia="Arial Unicode MS" w:hAnsi="Cambria"/>
              </w:rPr>
              <w:lastRenderedPageBreak/>
              <w:t xml:space="preserve">padding and trimming must be applied using a sequence of N pad bytes, where N is the width of a character in the fixed-width encoding. </w:t>
            </w:r>
          </w:p>
          <w:p w14:paraId="30C02F64" w14:textId="77777777" w:rsidR="00B46A03" w:rsidRPr="00E276B6" w:rsidRDefault="00B46A03" w:rsidP="00986B7C">
            <w:pPr>
              <w:jc w:val="left"/>
              <w:rPr>
                <w:rFonts w:ascii="Cambria" w:eastAsia="Arial Unicode MS" w:hAnsi="Cambria"/>
              </w:rPr>
            </w:pPr>
            <w:r w:rsidRPr="00E276B6">
              <w:rPr>
                <w:rStyle w:val="Emphasis"/>
                <w:rFonts w:ascii="Cambria" w:eastAsia="Arial Unicode MS" w:hAnsi="Cambria"/>
              </w:rPr>
              <w:t>Padding Character Restrictions:</w:t>
            </w:r>
            <w:r w:rsidRPr="00E276B6">
              <w:rPr>
                <w:rFonts w:ascii="Cambria" w:eastAsia="Arial Unicode MS" w:hAnsi="Cambria"/>
              </w:rPr>
              <w:t xml:space="preserve"> The string literal is restricted to allow only certain kinds of DFDL String Literal syntax:</w:t>
            </w:r>
          </w:p>
          <w:p w14:paraId="57E6CCFE" w14:textId="77777777" w:rsidR="00B46A03" w:rsidRPr="00E276B6" w:rsidRDefault="00B46A03" w:rsidP="00986B7C">
            <w:pPr>
              <w:numPr>
                <w:ilvl w:val="0"/>
                <w:numId w:val="77"/>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entities are allowed</w:t>
            </w:r>
          </w:p>
          <w:p w14:paraId="4C5318EB" w14:textId="77777777" w:rsidR="00B46A03" w:rsidRPr="00E276B6" w:rsidRDefault="00B46A03" w:rsidP="00986B7C">
            <w:pPr>
              <w:numPr>
                <w:ilvl w:val="0"/>
                <w:numId w:val="77"/>
              </w:numPr>
              <w:tabs>
                <w:tab w:val="clear" w:pos="403"/>
              </w:tabs>
              <w:spacing w:before="60" w:after="60" w:line="240" w:lineRule="auto"/>
              <w:jc w:val="left"/>
              <w:rPr>
                <w:rFonts w:ascii="Cambria" w:eastAsia="Arial Unicode MS" w:hAnsi="Cambria"/>
              </w:rPr>
            </w:pPr>
            <w:r w:rsidRPr="00E276B6">
              <w:rPr>
                <w:rFonts w:ascii="Cambria" w:eastAsia="Arial Unicode MS" w:hAnsi="Cambria"/>
              </w:rPr>
              <w:t>The DFDL byte value entity ( %#rXX; ) is allowed.</w:t>
            </w:r>
          </w:p>
          <w:p w14:paraId="2AEFD7BF" w14:textId="77777777" w:rsidR="00B46A03" w:rsidRPr="00E276B6" w:rsidRDefault="00B46A03" w:rsidP="00986B7C">
            <w:pPr>
              <w:numPr>
                <w:ilvl w:val="0"/>
                <w:numId w:val="77"/>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classes NL, WSP, WSP+, WSP*, and ES are not allowed</w:t>
            </w:r>
          </w:p>
          <w:p w14:paraId="4E349533" w14:textId="77777777" w:rsidR="00B46A03" w:rsidRPr="00E276B6" w:rsidRDefault="00B46A03" w:rsidP="00986B7C">
            <w:pPr>
              <w:jc w:val="left"/>
              <w:rPr>
                <w:rFonts w:ascii="Cambria" w:eastAsia="Arial Unicode MS" w:hAnsi="Cambria"/>
              </w:rPr>
            </w:pPr>
            <w:r w:rsidRPr="00E276B6">
              <w:rPr>
                <w:rFonts w:ascii="Cambria" w:eastAsia="Arial Unicode MS" w:hAnsi="Cambria"/>
              </w:rPr>
              <w:t>It is a Schema Definition Error if the string literal contains any of the disallowed syntax.</w:t>
            </w:r>
          </w:p>
          <w:p w14:paraId="524CA50F" w14:textId="77777777" w:rsidR="00B46A03" w:rsidRPr="00E276B6" w:rsidRDefault="00B46A03" w:rsidP="00986B7C">
            <w:pPr>
              <w:jc w:val="left"/>
              <w:rPr>
                <w:rFonts w:ascii="Cambria" w:eastAsia="Arial Unicode MS" w:hAnsi="Cambria"/>
              </w:rPr>
            </w:pPr>
            <w:r w:rsidRPr="00E276B6">
              <w:rPr>
                <w:rFonts w:ascii="Cambria" w:eastAsia="Arial Unicode MS" w:hAnsi="Cambria"/>
              </w:rPr>
              <w:t>Annotation: dfdl:element, dfdl:simpleType</w:t>
            </w:r>
          </w:p>
        </w:tc>
      </w:tr>
      <w:tr w:rsidR="00B46A03" w14:paraId="10F4661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FAF835E"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truncateSpecifiedLengthString</w:t>
            </w:r>
          </w:p>
        </w:tc>
        <w:tc>
          <w:tcPr>
            <w:tcW w:w="0" w:type="auto"/>
            <w:tcBorders>
              <w:top w:val="single" w:sz="4" w:space="0" w:color="auto"/>
              <w:left w:val="single" w:sz="4" w:space="0" w:color="auto"/>
              <w:bottom w:val="single" w:sz="4" w:space="0" w:color="auto"/>
              <w:right w:val="single" w:sz="4" w:space="0" w:color="auto"/>
            </w:tcBorders>
            <w:hideMark/>
          </w:tcPr>
          <w:p w14:paraId="0B4F97DA" w14:textId="77777777" w:rsidR="00B46A03" w:rsidRPr="00E276B6" w:rsidRDefault="00B46A03" w:rsidP="00986B7C">
            <w:pPr>
              <w:jc w:val="left"/>
              <w:rPr>
                <w:rFonts w:ascii="Cambria" w:hAnsi="Cambria" w:cs="Arial"/>
              </w:rPr>
            </w:pPr>
            <w:r w:rsidRPr="00E276B6">
              <w:rPr>
                <w:rFonts w:ascii="Cambria" w:hAnsi="Cambria" w:cs="Arial"/>
              </w:rPr>
              <w:t>Enum</w:t>
            </w:r>
          </w:p>
          <w:p w14:paraId="07812C7D" w14:textId="77777777" w:rsidR="00B46A03" w:rsidRPr="00E276B6" w:rsidRDefault="00B46A03" w:rsidP="00986B7C">
            <w:pPr>
              <w:jc w:val="left"/>
              <w:rPr>
                <w:rFonts w:ascii="Cambria" w:hAnsi="Cambria" w:cs="Arial"/>
              </w:rPr>
            </w:pPr>
            <w:r w:rsidRPr="00E276B6">
              <w:rPr>
                <w:rFonts w:ascii="Cambria" w:hAnsi="Cambria" w:cs="Arial"/>
              </w:rPr>
              <w:t>Valid values are 'yes', 'no'</w:t>
            </w:r>
          </w:p>
          <w:p w14:paraId="019463EC" w14:textId="77777777" w:rsidR="00B46A03" w:rsidRPr="00E276B6" w:rsidRDefault="00B46A03" w:rsidP="00986B7C">
            <w:pPr>
              <w:jc w:val="left"/>
              <w:rPr>
                <w:rFonts w:ascii="Cambria" w:hAnsi="Cambria" w:cs="Arial"/>
              </w:rPr>
            </w:pPr>
            <w:r w:rsidRPr="00E276B6">
              <w:rPr>
                <w:rFonts w:ascii="Cambria" w:hAnsi="Cambria" w:cs="Arial"/>
              </w:rPr>
              <w:t>Used on unparsing only.</w:t>
            </w:r>
          </w:p>
          <w:p w14:paraId="34CA042A" w14:textId="3CBDD96A" w:rsidR="00B46A03" w:rsidRPr="00E276B6" w:rsidRDefault="00B46A03" w:rsidP="00986B7C">
            <w:pPr>
              <w:jc w:val="left"/>
              <w:rPr>
                <w:rFonts w:ascii="Cambria" w:hAnsi="Cambria" w:cs="Arial"/>
              </w:rPr>
            </w:pPr>
            <w:r w:rsidRPr="00E276B6">
              <w:rPr>
                <w:rFonts w:ascii="Cambria" w:hAnsi="Cambria" w:cs="Arial"/>
              </w:rPr>
              <w:t xml:space="preserve">'yes' means if the logical type is xs:string and the value is longer than the specified length, the string is truncated to this length. (See Section </w:t>
            </w:r>
            <w:r w:rsidRPr="00E276B6">
              <w:rPr>
                <w:rStyle w:val="Hyperlink"/>
                <w:rFonts w:eastAsia="MS Mincho"/>
              </w:rPr>
              <w:fldChar w:fldCharType="begin"/>
            </w:r>
            <w:r w:rsidRPr="00E276B6">
              <w:rPr>
                <w:rStyle w:val="Hyperlink"/>
                <w:rFonts w:ascii="Cambria" w:eastAsia="MS Mincho" w:hAnsi="Cambria"/>
              </w:rPr>
              <w:instrText xml:space="preserve"> REF _Ref251932750 \r \h </w:instrText>
            </w:r>
            <w:r w:rsidRPr="00E276B6">
              <w:rPr>
                <w:rStyle w:val="Hyperlink"/>
                <w:rFonts w:ascii="Cambria" w:eastAsia="Arial Unicode MS"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12.3.7</w:t>
            </w:r>
            <w:r w:rsidRPr="00E276B6">
              <w:rPr>
                <w:rStyle w:val="Hyperlink"/>
                <w:rFonts w:eastAsia="MS Mincho"/>
              </w:rPr>
              <w:fldChar w:fldCharType="end"/>
            </w:r>
            <w:r w:rsidRPr="00E276B6">
              <w:rPr>
                <w:rFonts w:ascii="Cambria" w:hAnsi="Cambria" w:cs="Arial"/>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_Ref251932750 \h </w:instrText>
            </w:r>
            <w:r w:rsidRPr="00E276B6">
              <w:rPr>
                <w:rStyle w:val="Hyperlink"/>
                <w:rFonts w:ascii="Cambria" w:eastAsia="Arial Unicode MS"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Arial Unicode MS" w:hAnsi="Cambria"/>
              </w:rPr>
              <w:t>Elements of Specified Length</w:t>
            </w:r>
            <w:r w:rsidRPr="00E276B6">
              <w:rPr>
                <w:rStyle w:val="Hyperlink"/>
                <w:rFonts w:eastAsia="MS Mincho"/>
              </w:rPr>
              <w:fldChar w:fldCharType="end"/>
            </w:r>
            <w:r w:rsidRPr="00E276B6">
              <w:rPr>
                <w:rFonts w:ascii="Cambria" w:hAnsi="Cambria"/>
              </w:rPr>
              <w:t>.</w:t>
            </w:r>
            <w:r w:rsidRPr="00E276B6">
              <w:rPr>
                <w:rFonts w:ascii="Cambria" w:hAnsi="Cambria" w:cs="Arial"/>
              </w:rPr>
              <w:t>) No Processing Error is raised.</w:t>
            </w:r>
          </w:p>
          <w:p w14:paraId="450E9846" w14:textId="77777777" w:rsidR="00B46A03" w:rsidRPr="00E276B6" w:rsidRDefault="00B46A03" w:rsidP="00986B7C">
            <w:pPr>
              <w:jc w:val="left"/>
              <w:rPr>
                <w:rFonts w:ascii="Cambria" w:hAnsi="Cambria" w:cs="Arial"/>
              </w:rPr>
            </w:pPr>
            <w:r w:rsidRPr="00E276B6">
              <w:rPr>
                <w:rFonts w:ascii="Cambria" w:hAnsi="Cambria" w:cs="Arial"/>
              </w:rPr>
              <w:t xml:space="preserve">This property is needed when a DFDL schema has specified lengths for strings. The strings in an Infoset being unparsed do not necessarily fit within those specified lengths. This property provides the means to express whether this is an error, or the strings can be truncated to fit. </w:t>
            </w:r>
          </w:p>
          <w:p w14:paraId="5BF492AD" w14:textId="77777777" w:rsidR="00B46A03" w:rsidRPr="00E276B6" w:rsidRDefault="00B46A03" w:rsidP="00986B7C">
            <w:pPr>
              <w:jc w:val="left"/>
              <w:rPr>
                <w:rFonts w:ascii="Cambria" w:eastAsia="MS Mincho" w:hAnsi="Cambria"/>
              </w:rPr>
            </w:pPr>
            <w:r w:rsidRPr="00E276B6">
              <w:rPr>
                <w:rFonts w:ascii="Cambria" w:eastAsia="Arial Unicode MS" w:hAnsi="Cambria"/>
              </w:rPr>
              <w:t xml:space="preserve">The position from which data is truncated is determined by the value of the dfdl:textStringJustification property. If the value of the dfdl:textStringJustification property is 'left', data is truncated from the right; if the value of the dfdl:textStringJustification property is 'right', data is truncated from the left. </w:t>
            </w:r>
            <w:r w:rsidRPr="00E276B6">
              <w:rPr>
                <w:rFonts w:ascii="Cambria" w:eastAsia="MS Mincho" w:hAnsi="Cambria"/>
              </w:rPr>
              <w:t>However, if the value of the dfdl:textStringJustification property is 'center', truncation does not occur, and a Processing Error occurs if the value is too long.</w:t>
            </w:r>
          </w:p>
          <w:p w14:paraId="50ABE5E4" w14:textId="77777777" w:rsidR="00B46A03" w:rsidRPr="00E276B6" w:rsidRDefault="00B46A03" w:rsidP="00986B7C">
            <w:pPr>
              <w:jc w:val="left"/>
              <w:rPr>
                <w:rFonts w:ascii="Cambria" w:eastAsia="Arial Unicode MS" w:hAnsi="Cambria"/>
              </w:rPr>
            </w:pPr>
            <w:r w:rsidRPr="00E276B6">
              <w:rPr>
                <w:rFonts w:ascii="Cambria" w:eastAsia="MS Mincho" w:hAnsi="Cambria"/>
              </w:rPr>
              <w:t>When unparsing, Validation Errors cannot be prevented by truncation as validation takes place on the augmented Infoset, before any truncation has occurred.</w:t>
            </w:r>
          </w:p>
          <w:p w14:paraId="6D9F3D02" w14:textId="77777777" w:rsidR="00B46A03" w:rsidRPr="00E276B6" w:rsidRDefault="00B46A03" w:rsidP="00986B7C">
            <w:pPr>
              <w:keepNext/>
              <w:jc w:val="left"/>
              <w:rPr>
                <w:rFonts w:ascii="Cambria" w:eastAsia="Arial Unicode MS" w:hAnsi="Cambria"/>
              </w:rPr>
            </w:pPr>
            <w:r w:rsidRPr="00E276B6">
              <w:rPr>
                <w:rFonts w:ascii="Cambria" w:eastAsia="Arial Unicode MS" w:hAnsi="Cambria"/>
              </w:rPr>
              <w:t xml:space="preserve">Annotation: dfdl:element, dfdl:simpleType </w:t>
            </w:r>
          </w:p>
        </w:tc>
      </w:tr>
    </w:tbl>
    <w:p w14:paraId="0AFE786D" w14:textId="5CA41A73" w:rsidR="00B46A03" w:rsidRDefault="00B46A03" w:rsidP="00B46A03">
      <w:pPr>
        <w:pStyle w:val="Caption"/>
      </w:pPr>
      <w:bookmarkStart w:id="4972" w:name="_Toc130873629"/>
      <w:bookmarkStart w:id="4973" w:name="_Toc140549601"/>
      <w:r>
        <w:t xml:space="preserve">Table </w:t>
      </w:r>
      <w:r>
        <w:fldChar w:fldCharType="begin"/>
      </w:r>
      <w:r>
        <w:instrText xml:space="preserve"> SEQ Table \* ARABIC </w:instrText>
      </w:r>
      <w:r>
        <w:fldChar w:fldCharType="separate"/>
      </w:r>
      <w:r w:rsidR="009D1493">
        <w:rPr>
          <w:noProof/>
        </w:rPr>
        <w:t>29</w:t>
      </w:r>
      <w:r>
        <w:rPr>
          <w:noProof/>
        </w:rPr>
        <w:fldChar w:fldCharType="end"/>
      </w:r>
      <w:r>
        <w:rPr>
          <w:noProof/>
        </w:rPr>
        <w:t xml:space="preserve"> </w:t>
      </w:r>
      <w:r>
        <w:t>Properties Specific to String</w:t>
      </w:r>
    </w:p>
    <w:p w14:paraId="5F5E93C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974" w:name="_Toc229813808"/>
      <w:bookmarkStart w:id="4975" w:name="_Toc229814002"/>
      <w:bookmarkStart w:id="4976" w:name="_Toc349042752"/>
      <w:bookmarkStart w:id="4977" w:name="_Toc62570164"/>
      <w:bookmarkStart w:id="4978" w:name="_Toc210216886"/>
      <w:bookmarkStart w:id="4979" w:name="_Toc219441018"/>
      <w:bookmarkStart w:id="4980" w:name="_Toc177399100"/>
      <w:bookmarkStart w:id="4981" w:name="_Toc175057387"/>
      <w:bookmarkStart w:id="4982" w:name="_Toc199516324"/>
      <w:bookmarkStart w:id="4983" w:name="_Toc194983987"/>
      <w:bookmarkStart w:id="4984" w:name="_Toc243112831"/>
      <w:bookmarkStart w:id="4985" w:name="_Ref251144933"/>
      <w:bookmarkEnd w:id="4974"/>
      <w:bookmarkEnd w:id="4975"/>
      <w:r>
        <w:lastRenderedPageBreak/>
        <w:t>Properties Specific to Number with Text or Binary Representation</w:t>
      </w:r>
      <w:bookmarkEnd w:id="4976"/>
      <w:bookmarkEnd w:id="4977"/>
      <w:bookmarkEnd w:id="4978"/>
      <w:bookmarkEnd w:id="4979"/>
    </w:p>
    <w:tbl>
      <w:tblPr>
        <w:tblStyle w:val="Table"/>
        <w:tblW w:w="5000" w:type="pct"/>
        <w:tblInd w:w="0" w:type="dxa"/>
        <w:tblLook w:val="04A0" w:firstRow="1" w:lastRow="0" w:firstColumn="1" w:lastColumn="0" w:noHBand="0" w:noVBand="1"/>
      </w:tblPr>
      <w:tblGrid>
        <w:gridCol w:w="2880"/>
        <w:gridCol w:w="7314"/>
      </w:tblGrid>
      <w:tr w:rsidR="00B46A03" w14:paraId="7FC2C514" w14:textId="77777777" w:rsidTr="00986B7C">
        <w:trPr>
          <w:cnfStyle w:val="100000000000" w:firstRow="1" w:lastRow="0" w:firstColumn="0" w:lastColumn="0" w:oddVBand="0" w:evenVBand="0" w:oddHBand="0" w:evenHBand="0" w:firstRowFirstColumn="0" w:firstRowLastColumn="0" w:lastRowFirstColumn="0" w:lastRowLastColumn="0"/>
          <w:cantSplit/>
        </w:trPr>
        <w:tc>
          <w:tcPr>
            <w:tcW w:w="2880" w:type="dxa"/>
            <w:hideMark/>
          </w:tcPr>
          <w:p w14:paraId="4A595E77" w14:textId="77777777" w:rsidR="00B46A03" w:rsidRPr="00E276B6" w:rsidRDefault="00B46A03" w:rsidP="00986B7C">
            <w:pPr>
              <w:keepNext/>
              <w:keepLines/>
              <w:jc w:val="left"/>
              <w:rPr>
                <w:rFonts w:ascii="Cambria" w:hAnsi="Cambria"/>
              </w:rPr>
            </w:pPr>
            <w:r w:rsidRPr="00E276B6">
              <w:rPr>
                <w:rFonts w:ascii="Cambria" w:hAnsi="Cambria"/>
              </w:rPr>
              <w:t>Property Name</w:t>
            </w:r>
          </w:p>
        </w:tc>
        <w:tc>
          <w:tcPr>
            <w:tcW w:w="0" w:type="auto"/>
            <w:hideMark/>
          </w:tcPr>
          <w:p w14:paraId="6189D525" w14:textId="77777777" w:rsidR="00B46A03" w:rsidRPr="00E276B6" w:rsidRDefault="00B46A03" w:rsidP="00986B7C">
            <w:pPr>
              <w:keepNext/>
              <w:keepLines/>
              <w:jc w:val="left"/>
              <w:rPr>
                <w:rFonts w:ascii="Cambria" w:hAnsi="Cambria"/>
              </w:rPr>
            </w:pPr>
            <w:r w:rsidRPr="00E276B6">
              <w:rPr>
                <w:rFonts w:ascii="Cambria" w:hAnsi="Cambria"/>
              </w:rPr>
              <w:t>Description</w:t>
            </w:r>
          </w:p>
        </w:tc>
      </w:tr>
      <w:tr w:rsidR="00B46A03" w14:paraId="6CE6080B" w14:textId="77777777" w:rsidTr="00986B7C">
        <w:trPr>
          <w:cantSplit/>
        </w:trPr>
        <w:tc>
          <w:tcPr>
            <w:tcW w:w="2880" w:type="dxa"/>
            <w:tcBorders>
              <w:top w:val="single" w:sz="4" w:space="0" w:color="auto"/>
              <w:left w:val="single" w:sz="4" w:space="0" w:color="auto"/>
              <w:bottom w:val="single" w:sz="4" w:space="0" w:color="auto"/>
              <w:right w:val="single" w:sz="4" w:space="0" w:color="auto"/>
            </w:tcBorders>
            <w:hideMark/>
          </w:tcPr>
          <w:p w14:paraId="6E0F8BE5" w14:textId="77777777" w:rsidR="00B46A03" w:rsidRPr="00E276B6" w:rsidRDefault="00B46A03" w:rsidP="00986B7C">
            <w:pPr>
              <w:keepLines/>
              <w:jc w:val="left"/>
              <w:rPr>
                <w:rFonts w:ascii="Cambria" w:eastAsia="Arial Unicode MS" w:hAnsi="Cambria"/>
              </w:rPr>
            </w:pPr>
            <w:r w:rsidRPr="00E276B6">
              <w:rPr>
                <w:rFonts w:ascii="Cambria" w:eastAsia="Arial Unicode MS" w:hAnsi="Cambria"/>
              </w:rPr>
              <w:t>decimalSigned</w:t>
            </w:r>
          </w:p>
        </w:tc>
        <w:tc>
          <w:tcPr>
            <w:tcW w:w="0" w:type="auto"/>
            <w:tcBorders>
              <w:top w:val="single" w:sz="4" w:space="0" w:color="auto"/>
              <w:left w:val="single" w:sz="4" w:space="0" w:color="auto"/>
              <w:bottom w:val="single" w:sz="4" w:space="0" w:color="auto"/>
              <w:right w:val="single" w:sz="4" w:space="0" w:color="auto"/>
            </w:tcBorders>
            <w:hideMark/>
          </w:tcPr>
          <w:p w14:paraId="6576C54D" w14:textId="77777777" w:rsidR="00B46A03" w:rsidRPr="00E276B6" w:rsidRDefault="00B46A03" w:rsidP="00986B7C">
            <w:pPr>
              <w:keepLines/>
              <w:jc w:val="left"/>
              <w:rPr>
                <w:rFonts w:ascii="Cambria" w:eastAsia="MS Mincho" w:hAnsi="Cambria"/>
              </w:rPr>
            </w:pPr>
            <w:r w:rsidRPr="00E276B6">
              <w:rPr>
                <w:rFonts w:ascii="Cambria" w:eastAsia="MS Mincho" w:hAnsi="Cambria"/>
              </w:rPr>
              <w:t>Enum</w:t>
            </w:r>
          </w:p>
          <w:p w14:paraId="187C1795" w14:textId="77777777" w:rsidR="00B46A03" w:rsidRPr="00E276B6" w:rsidRDefault="00B46A03" w:rsidP="00986B7C">
            <w:pPr>
              <w:keepLines/>
              <w:jc w:val="left"/>
              <w:rPr>
                <w:rFonts w:ascii="Cambria" w:eastAsia="Arial Unicode MS" w:hAnsi="Cambria"/>
              </w:rPr>
            </w:pPr>
            <w:r w:rsidRPr="00E276B6">
              <w:rPr>
                <w:rFonts w:ascii="Cambria" w:eastAsia="Arial Unicode MS" w:hAnsi="Cambria"/>
              </w:rPr>
              <w:t>Valid values are 'yes', 'no'</w:t>
            </w:r>
          </w:p>
          <w:p w14:paraId="6BA1653A" w14:textId="6A86F54B" w:rsidR="00B46A03" w:rsidRPr="00E276B6" w:rsidRDefault="00B46A03" w:rsidP="00986B7C">
            <w:pPr>
              <w:keepLines/>
              <w:jc w:val="left"/>
              <w:rPr>
                <w:rFonts w:ascii="Cambria" w:eastAsia="Arial Unicode MS" w:hAnsi="Cambria"/>
              </w:rPr>
            </w:pPr>
            <w:r w:rsidRPr="00E276B6">
              <w:rPr>
                <w:rFonts w:ascii="Cambria" w:eastAsia="Arial Unicode MS" w:hAnsi="Cambria"/>
              </w:rPr>
              <w:t xml:space="preserve">Indicates whether an xs:decimal element is </w:t>
            </w:r>
            <w:del w:id="4986" w:author="Beckerle, Mike" w:date="2025-12-29T17:54:00Z" w16du:dateUtc="2025-12-29T22:54:00Z">
              <w:r w:rsidR="00A06A17" w:rsidDel="00B63246">
                <w:rPr>
                  <w:rFonts w:ascii="Cambria" w:eastAsia="Arial Unicode MS" w:hAnsi="Cambria"/>
                </w:rPr>
                <w:delText>signed</w:delText>
              </w:r>
            </w:del>
            <w:ins w:id="4987" w:author="Beckerle, Mike" w:date="2025-12-29T17:54:00Z" w16du:dateUtc="2025-12-29T22:54:00Z">
              <w:r w:rsidR="00B63246">
                <w:rPr>
                  <w:rFonts w:ascii="Cambria" w:eastAsia="Arial Unicode MS" w:hAnsi="Cambria"/>
                </w:rPr>
                <w:t>a signed number</w:t>
              </w:r>
            </w:ins>
            <w:r w:rsidRPr="00E276B6">
              <w:rPr>
                <w:rFonts w:ascii="Cambria" w:eastAsia="Arial Unicode MS" w:hAnsi="Cambria"/>
              </w:rPr>
              <w:t xml:space="preserve">. See </w:t>
            </w:r>
            <w:r w:rsidRPr="00E276B6">
              <w:rPr>
                <w:rStyle w:val="Hyperlink"/>
                <w:rFonts w:eastAsia="MS Mincho"/>
              </w:rPr>
              <w:fldChar w:fldCharType="begin"/>
            </w:r>
            <w:r w:rsidRPr="00E276B6">
              <w:rPr>
                <w:rStyle w:val="Hyperlink"/>
                <w:rFonts w:ascii="Cambria" w:eastAsia="Arial Unicode MS" w:hAnsi="Cambria"/>
              </w:rPr>
              <w:instrText xml:space="preserve"> REF _Ref263169391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13.6.2</w:t>
            </w:r>
            <w:r w:rsidRPr="00E276B6">
              <w:rPr>
                <w:rStyle w:val="Hyperlink"/>
                <w:rFonts w:eastAsia="MS Mincho"/>
              </w:rPr>
              <w:fldChar w:fldCharType="end"/>
            </w:r>
            <w:r w:rsidRPr="00E276B6">
              <w:rPr>
                <w:rFonts w:ascii="Cambria" w:eastAsia="Arial Unicode MS" w:hAnsi="Cambria"/>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_Ref263169398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Converting logical numbers to/from text representation</w:t>
            </w:r>
            <w:r w:rsidRPr="00E276B6">
              <w:rPr>
                <w:rStyle w:val="Hyperlink"/>
                <w:rFonts w:eastAsia="MS Mincho"/>
              </w:rPr>
              <w:fldChar w:fldCharType="end"/>
            </w:r>
            <w:r w:rsidRPr="00E276B6">
              <w:rPr>
                <w:rFonts w:ascii="Cambria" w:eastAsia="Arial Unicode MS" w:hAnsi="Cambria"/>
              </w:rPr>
              <w:t xml:space="preserve"> and </w:t>
            </w:r>
            <w:r w:rsidRPr="00E276B6">
              <w:rPr>
                <w:rStyle w:val="Hyperlink"/>
                <w:rFonts w:eastAsia="MS Mincho"/>
              </w:rPr>
              <w:fldChar w:fldCharType="begin"/>
            </w:r>
            <w:r w:rsidRPr="00E276B6">
              <w:rPr>
                <w:rStyle w:val="Hyperlink"/>
                <w:rFonts w:ascii="Cambria" w:eastAsia="Arial Unicode MS" w:hAnsi="Cambria"/>
              </w:rPr>
              <w:instrText xml:space="preserve"> REF _Ref263169411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13.7.1</w:t>
            </w:r>
            <w:r w:rsidRPr="00E276B6">
              <w:rPr>
                <w:rStyle w:val="Hyperlink"/>
                <w:rFonts w:eastAsia="MS Mincho"/>
              </w:rPr>
              <w:fldChar w:fldCharType="end"/>
            </w:r>
            <w:r w:rsidRPr="00E276B6">
              <w:rPr>
                <w:rFonts w:ascii="Cambria" w:eastAsia="Arial Unicode MS" w:hAnsi="Cambria"/>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_Ref263169417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 xml:space="preserve">Converting Logical Numbers to/from Binary </w:t>
            </w:r>
            <w:r w:rsidRPr="00E276B6">
              <w:rPr>
                <w:rStyle w:val="Hyperlink"/>
                <w:rFonts w:eastAsia="MS Mincho"/>
              </w:rPr>
              <w:fldChar w:fldCharType="end"/>
            </w:r>
            <w:r w:rsidRPr="00E276B6">
              <w:rPr>
                <w:rFonts w:ascii="Cambria" w:eastAsia="Arial Unicode MS" w:hAnsi="Cambria"/>
              </w:rPr>
              <w:t xml:space="preserve"> to see how this affects the presence of the sign in the data stream.</w:t>
            </w:r>
          </w:p>
          <w:p w14:paraId="29B54175" w14:textId="23F94BEB" w:rsidR="00B46A03" w:rsidRPr="00E276B6" w:rsidRDefault="00B46A03" w:rsidP="00986B7C">
            <w:pPr>
              <w:keepLines/>
              <w:jc w:val="left"/>
              <w:rPr>
                <w:rFonts w:ascii="Cambria" w:eastAsia="MS Mincho" w:hAnsi="Cambria"/>
              </w:rPr>
            </w:pPr>
            <w:r w:rsidRPr="00E276B6">
              <w:rPr>
                <w:rFonts w:ascii="Cambria" w:eastAsia="MS Mincho" w:hAnsi="Cambria"/>
              </w:rPr>
              <w:t>'yes'</w:t>
            </w:r>
            <w:r w:rsidRPr="00E276B6">
              <w:rPr>
                <w:rFonts w:ascii="Cambria" w:eastAsia="Arial Unicode MS" w:hAnsi="Cambria"/>
              </w:rPr>
              <w:t xml:space="preserve"> means that the xs:decimal element is </w:t>
            </w:r>
            <w:del w:id="4988" w:author="Beckerle, Mike" w:date="2025-12-29T17:54:00Z" w16du:dateUtc="2025-12-29T22:54:00Z">
              <w:r w:rsidR="00B63246" w:rsidDel="00B63246">
                <w:rPr>
                  <w:rFonts w:ascii="Cambria" w:eastAsia="Arial Unicode MS" w:hAnsi="Cambria"/>
                </w:rPr>
                <w:delText>signed</w:delText>
              </w:r>
            </w:del>
            <w:ins w:id="4989" w:author="Beckerle, Mike" w:date="2025-12-29T17:54:00Z" w16du:dateUtc="2025-12-29T22:54:00Z">
              <w:r w:rsidR="00B63246">
                <w:rPr>
                  <w:rFonts w:ascii="Cambria" w:eastAsia="Arial Unicode MS" w:hAnsi="Cambria"/>
                </w:rPr>
                <w:t>a signed number</w:t>
              </w:r>
            </w:ins>
            <w:r w:rsidR="00A06A17">
              <w:rPr>
                <w:rFonts w:ascii="Cambria" w:eastAsia="Arial Unicode MS" w:hAnsi="Cambria"/>
              </w:rPr>
              <w:t>.</w:t>
            </w:r>
          </w:p>
          <w:p w14:paraId="299CE1D3" w14:textId="27381A49" w:rsidR="00B46A03" w:rsidRPr="00E276B6" w:rsidRDefault="00B46A03" w:rsidP="00986B7C">
            <w:pPr>
              <w:keepLines/>
              <w:jc w:val="left"/>
              <w:rPr>
                <w:rFonts w:ascii="Cambria" w:eastAsia="MS Mincho" w:hAnsi="Cambria"/>
              </w:rPr>
            </w:pPr>
            <w:r w:rsidRPr="00E276B6">
              <w:rPr>
                <w:rFonts w:ascii="Cambria" w:eastAsia="MS Mincho" w:hAnsi="Cambria"/>
              </w:rPr>
              <w:t>'no'</w:t>
            </w:r>
            <w:r w:rsidRPr="00E276B6">
              <w:rPr>
                <w:rFonts w:ascii="Cambria" w:eastAsia="Arial Unicode MS" w:hAnsi="Cambria"/>
              </w:rPr>
              <w:t xml:space="preserve"> means that the xs:decimal element is </w:t>
            </w:r>
            <w:del w:id="4990" w:author="Beckerle, Mike" w:date="2025-12-29T17:54:00Z" w16du:dateUtc="2025-12-29T22:54:00Z">
              <w:r w:rsidR="00B63246" w:rsidDel="00B63246">
                <w:rPr>
                  <w:rFonts w:ascii="Cambria" w:eastAsia="Arial Unicode MS" w:hAnsi="Cambria"/>
                </w:rPr>
                <w:delText>not signed</w:delText>
              </w:r>
            </w:del>
            <w:ins w:id="4991" w:author="Beckerle, Mike" w:date="2025-12-29T17:54:00Z" w16du:dateUtc="2025-12-29T22:54:00Z">
              <w:r w:rsidR="00B63246">
                <w:rPr>
                  <w:rFonts w:ascii="Cambria" w:eastAsia="Arial Unicode MS" w:hAnsi="Cambria"/>
                </w:rPr>
                <w:t>an unsigned number</w:t>
              </w:r>
            </w:ins>
            <w:r w:rsidR="00A06A17">
              <w:rPr>
                <w:rFonts w:ascii="Cambria" w:eastAsia="Arial Unicode MS" w:hAnsi="Cambria"/>
              </w:rPr>
              <w:t>.</w:t>
            </w:r>
          </w:p>
          <w:p w14:paraId="02901799" w14:textId="77777777" w:rsidR="00B46A03" w:rsidRPr="00E276B6" w:rsidRDefault="00B46A03" w:rsidP="00986B7C">
            <w:pPr>
              <w:keepNext/>
              <w:keepLines/>
              <w:jc w:val="left"/>
              <w:rPr>
                <w:rFonts w:ascii="Cambria" w:hAnsi="Cambria" w:cs="Arial"/>
              </w:rPr>
            </w:pPr>
            <w:r w:rsidRPr="00E276B6">
              <w:rPr>
                <w:rFonts w:ascii="Cambria" w:hAnsi="Cambria" w:cs="Arial"/>
              </w:rPr>
              <w:t>Annotation: dfdl:element, dfdl:simpleType</w:t>
            </w:r>
          </w:p>
        </w:tc>
      </w:tr>
    </w:tbl>
    <w:p w14:paraId="4FCF886E" w14:textId="00D4A833"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30</w:t>
      </w:r>
      <w:r>
        <w:rPr>
          <w:noProof/>
        </w:rPr>
        <w:fldChar w:fldCharType="end"/>
      </w:r>
      <w:r>
        <w:t xml:space="preserve"> Properties Specific to Number with Text or Binary Representation</w:t>
      </w:r>
    </w:p>
    <w:p w14:paraId="67B1CD3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4992" w:name="_Toc349042753"/>
      <w:bookmarkStart w:id="4993" w:name="_Ref38560978"/>
      <w:bookmarkStart w:id="4994" w:name="_Toc62570165"/>
      <w:bookmarkStart w:id="4995" w:name="_Toc210216887"/>
      <w:bookmarkStart w:id="4996" w:name="_Toc219441019"/>
      <w:r>
        <w:t xml:space="preserve">Properties Specific to </w:t>
      </w:r>
      <w:bookmarkEnd w:id="4972"/>
      <w:bookmarkEnd w:id="4973"/>
      <w:r>
        <w:t>Number</w:t>
      </w:r>
      <w:bookmarkEnd w:id="4980"/>
      <w:bookmarkEnd w:id="4981"/>
      <w:r>
        <w:t xml:space="preserve"> with Text </w:t>
      </w:r>
      <w:bookmarkEnd w:id="4982"/>
      <w:bookmarkEnd w:id="4983"/>
      <w:bookmarkEnd w:id="4984"/>
      <w:bookmarkEnd w:id="4985"/>
      <w:bookmarkEnd w:id="4992"/>
      <w:r>
        <w:t>Representation</w:t>
      </w:r>
      <w:bookmarkEnd w:id="4993"/>
      <w:bookmarkEnd w:id="4994"/>
      <w:bookmarkEnd w:id="4995"/>
      <w:bookmarkEnd w:id="4996"/>
    </w:p>
    <w:p w14:paraId="2B1B5881" w14:textId="77777777" w:rsidR="00B46A03" w:rsidRPr="0019113C" w:rsidRDefault="00B46A03" w:rsidP="00404546">
      <w:pPr>
        <w:pStyle w:val="nobreak"/>
      </w:pPr>
      <w:r>
        <w:t>There are many properties for describing textual number representations. The properties deal with the representation of the numeric value only. Other symbols adjacent to the textual representation of a number, such as currency symbols, percent signs, or coordinate axis indicators, are not considered part of the value representation.</w:t>
      </w:r>
    </w:p>
    <w:tbl>
      <w:tblPr>
        <w:tblStyle w:val="Table"/>
        <w:tblW w:w="5000" w:type="pct"/>
        <w:tblInd w:w="0" w:type="dxa"/>
        <w:tblLook w:val="04A0" w:firstRow="1" w:lastRow="0" w:firstColumn="1" w:lastColumn="0" w:noHBand="0" w:noVBand="1"/>
      </w:tblPr>
      <w:tblGrid>
        <w:gridCol w:w="3241"/>
        <w:gridCol w:w="6953"/>
      </w:tblGrid>
      <w:tr w:rsidR="00B46A03" w14:paraId="795B0C12"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531F214E" w14:textId="77777777" w:rsidR="00B46A03" w:rsidRPr="00E276B6" w:rsidRDefault="00B46A03" w:rsidP="00986B7C">
            <w:pPr>
              <w:jc w:val="left"/>
              <w:rPr>
                <w:rFonts w:ascii="Cambria" w:hAnsi="Cambria"/>
              </w:rPr>
            </w:pPr>
            <w:r w:rsidRPr="00E276B6">
              <w:rPr>
                <w:rFonts w:ascii="Cambria" w:hAnsi="Cambria"/>
              </w:rPr>
              <w:t>Property Name</w:t>
            </w:r>
          </w:p>
        </w:tc>
        <w:tc>
          <w:tcPr>
            <w:tcW w:w="0" w:type="auto"/>
            <w:hideMark/>
          </w:tcPr>
          <w:p w14:paraId="6C4DA25F"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291C510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4EB0E98"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textNumberRep</w:t>
            </w:r>
          </w:p>
        </w:tc>
        <w:tc>
          <w:tcPr>
            <w:tcW w:w="0" w:type="auto"/>
            <w:tcBorders>
              <w:top w:val="single" w:sz="4" w:space="0" w:color="auto"/>
              <w:left w:val="single" w:sz="4" w:space="0" w:color="auto"/>
              <w:bottom w:val="single" w:sz="4" w:space="0" w:color="auto"/>
              <w:right w:val="single" w:sz="4" w:space="0" w:color="auto"/>
            </w:tcBorders>
            <w:hideMark/>
          </w:tcPr>
          <w:p w14:paraId="389BA108" w14:textId="77777777" w:rsidR="00B46A03" w:rsidRPr="00E276B6" w:rsidRDefault="00B46A03" w:rsidP="00986B7C">
            <w:pPr>
              <w:jc w:val="left"/>
              <w:rPr>
                <w:rFonts w:ascii="Cambria" w:eastAsia="MS Mincho" w:hAnsi="Cambria"/>
              </w:rPr>
            </w:pPr>
            <w:r w:rsidRPr="00E276B6">
              <w:rPr>
                <w:rFonts w:ascii="Cambria" w:eastAsia="MS Mincho" w:hAnsi="Cambria"/>
              </w:rPr>
              <w:t>Enum</w:t>
            </w:r>
          </w:p>
          <w:p w14:paraId="457D7225" w14:textId="77777777" w:rsidR="00B46A03" w:rsidRPr="00E276B6" w:rsidRDefault="00B46A03" w:rsidP="00986B7C">
            <w:pPr>
              <w:jc w:val="left"/>
              <w:rPr>
                <w:rFonts w:ascii="Cambria" w:eastAsia="MS Mincho" w:hAnsi="Cambria"/>
              </w:rPr>
            </w:pPr>
            <w:r w:rsidRPr="00E276B6">
              <w:rPr>
                <w:rFonts w:ascii="Cambria" w:eastAsia="MS Mincho" w:hAnsi="Cambria"/>
              </w:rPr>
              <w:t>Valid values are 'standard', 'zoned'</w:t>
            </w:r>
          </w:p>
          <w:p w14:paraId="7890BECB" w14:textId="77777777" w:rsidR="00B46A03" w:rsidRPr="00E276B6" w:rsidRDefault="00B46A03" w:rsidP="00986B7C">
            <w:pPr>
              <w:jc w:val="left"/>
              <w:rPr>
                <w:rFonts w:ascii="Cambria" w:eastAsia="MS Mincho" w:hAnsi="Cambria"/>
              </w:rPr>
            </w:pPr>
            <w:r w:rsidRPr="00E276B6">
              <w:rPr>
                <w:rFonts w:ascii="Cambria" w:eastAsia="MS Mincho" w:hAnsi="Cambria"/>
              </w:rPr>
              <w:t>'standard'</w:t>
            </w:r>
            <w:r w:rsidRPr="00E276B6">
              <w:rPr>
                <w:rFonts w:ascii="Cambria" w:eastAsia="Arial Unicode MS" w:hAnsi="Cambria"/>
              </w:rPr>
              <w:t xml:space="preserve"> means represented as characters in the</w:t>
            </w:r>
            <w:r w:rsidRPr="00E276B6">
              <w:rPr>
                <w:rFonts w:ascii="Cambria" w:eastAsia="MS Mincho" w:hAnsi="Cambria"/>
              </w:rPr>
              <w:t xml:space="preserve"> character set encoding </w:t>
            </w:r>
            <w:r w:rsidRPr="00E276B6">
              <w:rPr>
                <w:rFonts w:ascii="Cambria" w:eastAsia="Arial Unicode MS" w:hAnsi="Cambria"/>
              </w:rPr>
              <w:t>specified by the dfdl:encoding property</w:t>
            </w:r>
            <w:r w:rsidRPr="00E276B6">
              <w:rPr>
                <w:rFonts w:ascii="Cambria" w:eastAsia="MS Mincho" w:hAnsi="Cambria"/>
              </w:rPr>
              <w:t>.</w:t>
            </w:r>
          </w:p>
          <w:p w14:paraId="63F46B47" w14:textId="77777777" w:rsidR="00B46A03" w:rsidRPr="00E276B6" w:rsidRDefault="00B46A03" w:rsidP="00986B7C">
            <w:pPr>
              <w:jc w:val="left"/>
              <w:rPr>
                <w:rFonts w:ascii="Cambria" w:hAnsi="Cambria" w:cs="Arial"/>
                <w:color w:val="202122"/>
                <w:sz w:val="21"/>
                <w:szCs w:val="21"/>
                <w:shd w:val="clear" w:color="auto" w:fill="FFFFFF"/>
              </w:rPr>
            </w:pPr>
            <w:r w:rsidRPr="00E276B6">
              <w:rPr>
                <w:rFonts w:ascii="Cambria" w:eastAsia="Arial Unicode MS" w:hAnsi="Cambria" w:cs="Arial"/>
              </w:rPr>
              <w:t>'zoned' means represented as a zoned decimal in the character set encoding specified by the dfdl:encoding property. In zoned representation e</w:t>
            </w:r>
            <w:r w:rsidRPr="00E276B6">
              <w:rPr>
                <w:rFonts w:ascii="Cambria" w:hAnsi="Cambria" w:cs="Arial"/>
                <w:color w:val="202122"/>
                <w:sz w:val="21"/>
                <w:szCs w:val="21"/>
                <w:shd w:val="clear" w:color="auto" w:fill="FFFFFF"/>
              </w:rPr>
              <w:t xml:space="preserve">ach decimal digit is stored in one character code point (usually 1 byte), with the least-significant four bits encoding the digit value 0 through 9. The most-significant four bits, called the "zone" bits, are usually set to a fixed value Typically these zone bits are hex F in EBCDIC encodings or 3 in ASCII encodings so that the byte holds a character value corresponding to the digit. However, in the first or last character code the zone bits are modified to represent the sign of the number. This is called </w:t>
            </w:r>
            <w:r w:rsidRPr="00E276B6">
              <w:rPr>
                <w:rFonts w:ascii="Cambria" w:hAnsi="Cambria" w:cs="Arial"/>
                <w:i/>
                <w:iCs/>
                <w:color w:val="202122"/>
                <w:sz w:val="21"/>
                <w:szCs w:val="21"/>
                <w:shd w:val="clear" w:color="auto" w:fill="FFFFFF"/>
              </w:rPr>
              <w:t>overpunched sign</w:t>
            </w:r>
            <w:r w:rsidRPr="00E276B6">
              <w:rPr>
                <w:rFonts w:ascii="Cambria" w:hAnsi="Cambria" w:cs="Arial"/>
                <w:color w:val="202122"/>
                <w:sz w:val="21"/>
                <w:szCs w:val="21"/>
                <w:shd w:val="clear" w:color="auto" w:fill="FFFFFF"/>
              </w:rPr>
              <w:t xml:space="preserve"> since zoned representation originated when computers used punched cards for data.</w:t>
            </w:r>
          </w:p>
          <w:p w14:paraId="32C4749C" w14:textId="77777777" w:rsidR="00B46A03" w:rsidRPr="00E276B6" w:rsidRDefault="00B46A03" w:rsidP="00986B7C">
            <w:pPr>
              <w:jc w:val="left"/>
              <w:rPr>
                <w:rFonts w:ascii="Cambria" w:hAnsi="Cambria"/>
              </w:rPr>
            </w:pPr>
            <w:r w:rsidRPr="00E276B6">
              <w:rPr>
                <w:rFonts w:ascii="Cambria" w:hAnsi="Cambria"/>
                <w:iCs/>
              </w:rPr>
              <w:t xml:space="preserve">Which characters are used to represent modified ('overpunched') positive and negative signs varies by encoding, COBOL compiler, and system. The code points are fixed for EBCDIC systems but not for ASCII. </w:t>
            </w:r>
          </w:p>
          <w:p w14:paraId="35BA5B24" w14:textId="1094EF16" w:rsidR="00B46A03" w:rsidRPr="00E276B6" w:rsidRDefault="00B46A03" w:rsidP="00986B7C">
            <w:pPr>
              <w:jc w:val="left"/>
              <w:rPr>
                <w:rFonts w:ascii="Cambria" w:hAnsi="Cambria"/>
                <w:iCs/>
              </w:rPr>
            </w:pPr>
            <w:r w:rsidRPr="00E276B6">
              <w:rPr>
                <w:rFonts w:ascii="Cambria" w:hAnsi="Cambria"/>
                <w:iCs/>
              </w:rPr>
              <w:t xml:space="preserve">In EBCDIC-based encodings, code points 0xC0 to 0xC9 or 0xF0 to 0xF9 represent a positive sign and digits 0 to 9 (these byte ranges correspond typically to characters '{ABCDEFGHI' or '0123456789'), and code points 0xD0 to 0xD9 or 0xB0 to 0xB9 represent a negative sign and digits 0 to 9 (these byte ranges correspond typically to characters '}JKLMNOPQR' or '^£¥·©§¶¼½¾' ). On parsing both ranges are accepted. On unparsing the range 0xC0 to 0xC9 are produced for </w:t>
            </w:r>
            <w:r w:rsidRPr="00E276B6">
              <w:rPr>
                <w:rFonts w:ascii="Cambria" w:hAnsi="Cambria"/>
                <w:iCs/>
              </w:rPr>
              <w:lastRenderedPageBreak/>
              <w:t>positive signs and the range 0xD0 to 0xD9 are produced for negative signs.</w:t>
            </w:r>
          </w:p>
          <w:p w14:paraId="49473F15" w14:textId="77777777" w:rsidR="00B46A03" w:rsidRPr="00E276B6" w:rsidRDefault="00B46A03" w:rsidP="00986B7C">
            <w:pPr>
              <w:jc w:val="left"/>
              <w:rPr>
                <w:rFonts w:ascii="Cambria" w:hAnsi="Cambria"/>
              </w:rPr>
            </w:pPr>
            <w:r w:rsidRPr="00E276B6">
              <w:rPr>
                <w:rFonts w:ascii="Cambria" w:hAnsi="Cambria"/>
                <w:iCs/>
              </w:rPr>
              <w:t>For ASCII-based encodings see the property dfdl:textZonedSignStyle.</w:t>
            </w:r>
          </w:p>
          <w:p w14:paraId="4D4BDBA6"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Zoned is not supported for float and double numbers. Base 10 is assumed, and the encoding must be for an EBCDIC or ASCII compatible encoding. It is a Schema Definition Error if any of these requirements are not met.</w:t>
            </w:r>
          </w:p>
          <w:p w14:paraId="72365308" w14:textId="77777777" w:rsidR="00B46A03" w:rsidRPr="00E276B6" w:rsidRDefault="00B46A03" w:rsidP="00986B7C">
            <w:pPr>
              <w:jc w:val="left"/>
              <w:rPr>
                <w:rFonts w:ascii="Cambria" w:hAnsi="Cambria" w:cs="Arial"/>
              </w:rPr>
            </w:pPr>
            <w:r w:rsidRPr="00E276B6">
              <w:rPr>
                <w:rFonts w:ascii="Cambria" w:hAnsi="Cambria" w:cs="Arial"/>
              </w:rPr>
              <w:t>Annotation: dfdl:element, dfdl:simpleType</w:t>
            </w:r>
          </w:p>
        </w:tc>
      </w:tr>
      <w:tr w:rsidR="00B46A03" w14:paraId="7ED5DA42" w14:textId="77777777" w:rsidTr="00986B7C">
        <w:trPr>
          <w:cantSplit/>
        </w:trPr>
        <w:tc>
          <w:tcPr>
            <w:tcW w:w="0" w:type="auto"/>
            <w:tcBorders>
              <w:top w:val="single" w:sz="4" w:space="0" w:color="auto"/>
              <w:left w:val="single" w:sz="4" w:space="0" w:color="auto"/>
              <w:bottom w:val="single" w:sz="4" w:space="0" w:color="auto"/>
              <w:right w:val="single" w:sz="4" w:space="0" w:color="auto"/>
            </w:tcBorders>
            <w:hideMark/>
          </w:tcPr>
          <w:p w14:paraId="3E5DE5A4"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textNumberJustification</w:t>
            </w:r>
          </w:p>
        </w:tc>
        <w:tc>
          <w:tcPr>
            <w:tcW w:w="0" w:type="auto"/>
            <w:tcBorders>
              <w:top w:val="single" w:sz="4" w:space="0" w:color="auto"/>
              <w:left w:val="single" w:sz="4" w:space="0" w:color="auto"/>
              <w:bottom w:val="single" w:sz="4" w:space="0" w:color="auto"/>
              <w:right w:val="single" w:sz="4" w:space="0" w:color="auto"/>
            </w:tcBorders>
            <w:hideMark/>
          </w:tcPr>
          <w:p w14:paraId="333FABD5" w14:textId="77777777" w:rsidR="00B46A03" w:rsidRPr="00E276B6" w:rsidRDefault="00B46A03" w:rsidP="00986B7C">
            <w:pPr>
              <w:jc w:val="left"/>
              <w:rPr>
                <w:rFonts w:ascii="Cambria" w:hAnsi="Cambria" w:cs="Arial"/>
              </w:rPr>
            </w:pPr>
            <w:r w:rsidRPr="00E276B6">
              <w:rPr>
                <w:rFonts w:ascii="Cambria" w:hAnsi="Cambria" w:cs="Arial"/>
              </w:rPr>
              <w:t>Enum</w:t>
            </w:r>
          </w:p>
          <w:p w14:paraId="2CAFC965" w14:textId="77777777" w:rsidR="00B46A03" w:rsidRPr="00E276B6" w:rsidRDefault="00B46A03" w:rsidP="00986B7C">
            <w:pPr>
              <w:jc w:val="left"/>
              <w:rPr>
                <w:rFonts w:ascii="Cambria" w:hAnsi="Cambria" w:cs="Arial"/>
              </w:rPr>
            </w:pPr>
            <w:r w:rsidRPr="00E276B6">
              <w:rPr>
                <w:rFonts w:ascii="Cambria" w:hAnsi="Cambria" w:cs="Arial"/>
              </w:rPr>
              <w:t>Valid values 'left', 'right', 'center'</w:t>
            </w:r>
          </w:p>
          <w:p w14:paraId="6ECDF850" w14:textId="77777777" w:rsidR="00B46A03" w:rsidRPr="00E276B6" w:rsidRDefault="00B46A03" w:rsidP="00986B7C">
            <w:pPr>
              <w:jc w:val="left"/>
              <w:rPr>
                <w:rFonts w:ascii="Cambria" w:hAnsi="Cambria" w:cs="Arial"/>
              </w:rPr>
            </w:pPr>
            <w:r w:rsidRPr="00E276B6">
              <w:rPr>
                <w:rFonts w:ascii="Cambria" w:hAnsi="Cambria" w:cs="Arial"/>
              </w:rPr>
              <w:t xml:space="preserve">Controls how the data is padded or trimmed on parsing and unparsing. </w:t>
            </w:r>
          </w:p>
          <w:p w14:paraId="6EBBFFFC" w14:textId="77777777" w:rsidR="00B46A03" w:rsidRPr="00E276B6" w:rsidRDefault="00B46A03" w:rsidP="00986B7C">
            <w:pPr>
              <w:jc w:val="left"/>
              <w:rPr>
                <w:rFonts w:ascii="Cambria" w:hAnsi="Cambria" w:cs="Arial"/>
              </w:rPr>
            </w:pPr>
            <w:r w:rsidRPr="00E276B6">
              <w:rPr>
                <w:rFonts w:ascii="Cambria" w:hAnsi="Cambria" w:cs="Arial"/>
              </w:rPr>
              <w:t>Behavior as for dfdl:textStringJustification.</w:t>
            </w:r>
          </w:p>
          <w:p w14:paraId="3D58482E" w14:textId="77777777" w:rsidR="00B46A03" w:rsidRPr="00E276B6" w:rsidRDefault="00B46A03" w:rsidP="00986B7C">
            <w:pPr>
              <w:jc w:val="left"/>
              <w:rPr>
                <w:rFonts w:ascii="Cambria" w:hAnsi="Cambria" w:cs="Arial"/>
              </w:rPr>
            </w:pPr>
            <w:r w:rsidRPr="00E276B6">
              <w:rPr>
                <w:rFonts w:ascii="Cambria" w:hAnsi="Cambria" w:cs="Arial"/>
              </w:rPr>
              <w:t>Annotation: dfdl:element, dfdl:simpleType</w:t>
            </w:r>
          </w:p>
        </w:tc>
      </w:tr>
      <w:tr w:rsidR="00B46A03" w14:paraId="05EDB07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D23161A"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textNumberPadCharacter</w:t>
            </w:r>
          </w:p>
        </w:tc>
        <w:tc>
          <w:tcPr>
            <w:tcW w:w="0" w:type="auto"/>
            <w:tcBorders>
              <w:top w:val="single" w:sz="4" w:space="0" w:color="auto"/>
              <w:left w:val="single" w:sz="4" w:space="0" w:color="auto"/>
              <w:bottom w:val="single" w:sz="4" w:space="0" w:color="auto"/>
              <w:right w:val="single" w:sz="4" w:space="0" w:color="auto"/>
            </w:tcBorders>
            <w:hideMark/>
          </w:tcPr>
          <w:p w14:paraId="7613D4A9" w14:textId="77777777" w:rsidR="00B46A03" w:rsidRPr="00E276B6" w:rsidRDefault="00B46A03" w:rsidP="00986B7C">
            <w:pPr>
              <w:jc w:val="left"/>
              <w:rPr>
                <w:rFonts w:ascii="Cambria" w:hAnsi="Cambria" w:cs="Arial"/>
              </w:rPr>
            </w:pPr>
            <w:r w:rsidRPr="00E276B6">
              <w:rPr>
                <w:rFonts w:ascii="Cambria" w:hAnsi="Cambria" w:cs="Arial"/>
              </w:rPr>
              <w:t>DFDL String Literal</w:t>
            </w:r>
          </w:p>
          <w:p w14:paraId="71D242E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value that is used when padding or trimming number elements.</w:t>
            </w:r>
          </w:p>
          <w:p w14:paraId="2A5DFE06"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value can be a single character or a single byte.</w:t>
            </w:r>
          </w:p>
          <w:p w14:paraId="72E6FF1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If a character, then it can be specified using a literal character or using DFDL entities. </w:t>
            </w:r>
            <w:r w:rsidRPr="00E276B6">
              <w:rPr>
                <w:rFonts w:ascii="Cambria" w:eastAsia="Arial Unicode MS" w:hAnsi="Cambria" w:cs="Arial"/>
              </w:rPr>
              <w:br/>
              <w:t>If a byte, then it must be specified using a single byte value entity</w:t>
            </w:r>
          </w:p>
          <w:p w14:paraId="22D64B63"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If a pad character is specified when dfdl:lengthUnits is 'bytes' then the pad character must be a single-byte character. </w:t>
            </w:r>
          </w:p>
          <w:p w14:paraId="1216EA03"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If a pad byte is specified when dfdl:lengthUnits is 'characters' then </w:t>
            </w:r>
          </w:p>
          <w:p w14:paraId="141C2ECA" w14:textId="77777777" w:rsidR="00B46A03" w:rsidRPr="00E276B6" w:rsidRDefault="00B46A03" w:rsidP="00986B7C">
            <w:pPr>
              <w:pStyle w:val="ListParagraph"/>
              <w:numPr>
                <w:ilvl w:val="0"/>
                <w:numId w:val="164"/>
              </w:numPr>
              <w:tabs>
                <w:tab w:val="clear" w:pos="403"/>
              </w:tabs>
              <w:spacing w:before="60" w:after="60" w:line="240" w:lineRule="auto"/>
              <w:jc w:val="left"/>
              <w:rPr>
                <w:rFonts w:ascii="Cambria" w:eastAsia="Arial Unicode MS" w:hAnsi="Cambria"/>
              </w:rPr>
            </w:pPr>
            <w:r w:rsidRPr="00E276B6">
              <w:rPr>
                <w:rFonts w:ascii="Cambria" w:eastAsia="Arial Unicode MS" w:hAnsi="Cambria"/>
              </w:rPr>
              <w:t>the encoding must be a fixed-width encoding</w:t>
            </w:r>
          </w:p>
          <w:p w14:paraId="183BA99E" w14:textId="77777777" w:rsidR="00B46A03" w:rsidRPr="00E276B6" w:rsidRDefault="00B46A03" w:rsidP="00986B7C">
            <w:pPr>
              <w:pStyle w:val="ListParagraph"/>
              <w:numPr>
                <w:ilvl w:val="0"/>
                <w:numId w:val="164"/>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padding and trimming must be applied using a sequence of N pad bytes, where N is the width of a character in the fixed-width encoding. </w:t>
            </w:r>
          </w:p>
          <w:p w14:paraId="43E6C8A6" w14:textId="77777777" w:rsidR="00B46A03" w:rsidRPr="00E276B6" w:rsidRDefault="00B46A03" w:rsidP="00986B7C">
            <w:pPr>
              <w:jc w:val="left"/>
              <w:rPr>
                <w:rFonts w:ascii="Cambria" w:eastAsia="Arial Unicode MS" w:hAnsi="Cambria"/>
              </w:rPr>
            </w:pPr>
            <w:r w:rsidRPr="00E276B6">
              <w:rPr>
                <w:rFonts w:ascii="Cambria" w:hAnsi="Cambria" w:cs="Arial"/>
              </w:rPr>
              <w:t>When parsing, if the pad character is '0' and dfdl:textTrimKind is 'padChar' then the SimpleContent region is trimmed of the '0' characters as defined by the trimming rules. If at least one '0' character is removed and the trimmed text causes a Processing Error when parsed, a single '0' character is re-instated, and the text is parsed again. This is to handle the case when '0' characters are trimmed away leaving no digits. This rule also applies when the pad character is a DFDL character entity equivalent to '0'. This rule does not apply when the pad character is any other character nor when a pad byte is specified.</w:t>
            </w:r>
          </w:p>
          <w:p w14:paraId="07AC4F44"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string literal value is restricted in the same way as described in "Pad Character Restrictions" in the description of the dfdl:</w:t>
            </w:r>
            <w:r w:rsidRPr="00E276B6">
              <w:rPr>
                <w:rFonts w:ascii="Cambria" w:eastAsia="Arial" w:hAnsi="Cambria" w:cs="Arial"/>
              </w:rPr>
              <w:t>textStringPadCharacter</w:t>
            </w:r>
            <w:r w:rsidRPr="00E276B6">
              <w:rPr>
                <w:rFonts w:ascii="Cambria" w:eastAsia="Arial Unicode MS" w:hAnsi="Cambria" w:cs="Arial"/>
              </w:rPr>
              <w:t xml:space="preserve"> property.</w:t>
            </w:r>
          </w:p>
          <w:p w14:paraId="786997B3"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Annotation: dfdl:element, dfdl:simpleType</w:t>
            </w:r>
          </w:p>
        </w:tc>
      </w:tr>
      <w:tr w:rsidR="00B46A03" w14:paraId="069EB11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A981B4E"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textNumberPattern</w:t>
            </w:r>
          </w:p>
        </w:tc>
        <w:tc>
          <w:tcPr>
            <w:tcW w:w="0" w:type="auto"/>
            <w:tcBorders>
              <w:top w:val="single" w:sz="4" w:space="0" w:color="auto"/>
              <w:left w:val="single" w:sz="4" w:space="0" w:color="auto"/>
              <w:bottom w:val="single" w:sz="4" w:space="0" w:color="auto"/>
              <w:right w:val="single" w:sz="4" w:space="0" w:color="auto"/>
            </w:tcBorders>
            <w:hideMark/>
          </w:tcPr>
          <w:p w14:paraId="085C30CB" w14:textId="77777777" w:rsidR="00B46A03" w:rsidRPr="00E276B6" w:rsidRDefault="00B46A03" w:rsidP="00986B7C">
            <w:pPr>
              <w:jc w:val="left"/>
              <w:rPr>
                <w:rFonts w:ascii="Cambria" w:hAnsi="Cambria" w:cs="Arial"/>
              </w:rPr>
            </w:pPr>
            <w:r w:rsidRPr="00E276B6">
              <w:rPr>
                <w:rFonts w:ascii="Cambria" w:hAnsi="Cambria" w:cs="Arial"/>
              </w:rPr>
              <w:t xml:space="preserve">String </w:t>
            </w:r>
          </w:p>
          <w:p w14:paraId="53C88ABA" w14:textId="77777777" w:rsidR="00B46A03" w:rsidRPr="00E276B6" w:rsidRDefault="00B46A03" w:rsidP="00986B7C">
            <w:pPr>
              <w:jc w:val="left"/>
              <w:rPr>
                <w:rFonts w:ascii="Cambria" w:hAnsi="Cambria" w:cs="Arial"/>
              </w:rPr>
            </w:pPr>
            <w:r w:rsidRPr="00E276B6">
              <w:rPr>
                <w:rFonts w:ascii="Cambria" w:hAnsi="Cambria" w:cs="Arial"/>
              </w:rPr>
              <w:t xml:space="preserve">Defines the ICU-like pattern that describes the format of the text number. The pattern defines where grouping separators, decimal separators, implied decimal points, exponents, positive signs and </w:t>
            </w:r>
            <w:r w:rsidRPr="00E276B6">
              <w:rPr>
                <w:rFonts w:ascii="Cambria" w:hAnsi="Cambria" w:cs="Arial"/>
              </w:rPr>
              <w:lastRenderedPageBreak/>
              <w:t>negative signs appear. It permits definition by either digits/fractions or significant digits. Allows rounding.</w:t>
            </w:r>
          </w:p>
          <w:p w14:paraId="4F7ED723" w14:textId="40BC6DDD" w:rsidR="00B46A03" w:rsidRPr="00E276B6" w:rsidRDefault="00B46A03" w:rsidP="00986B7C">
            <w:pPr>
              <w:jc w:val="left"/>
              <w:rPr>
                <w:rFonts w:ascii="Cambria" w:hAnsi="Cambria" w:cs="Arial"/>
              </w:rPr>
            </w:pPr>
            <w:r w:rsidRPr="00E276B6">
              <w:rPr>
                <w:rFonts w:ascii="Cambria" w:eastAsia="Arial Unicode MS" w:hAnsi="Cambria" w:cs="Arial"/>
              </w:rPr>
              <w:t xml:space="preserve">When dfdl:textNumberRep is 'standard' this property only applies when  dfdl:textStandardBase is 10. When dfdl:textNumberRep is 'standard' and dfdl:textStandardBase is not 10 the number is represented as </w:t>
            </w:r>
            <w:r w:rsidR="00170B2C" w:rsidRPr="00E276B6">
              <w:rPr>
                <w:rFonts w:ascii="Cambria" w:eastAsia="Arial Unicode MS" w:hAnsi="Cambria" w:cs="Arial"/>
              </w:rPr>
              <w:t>the minimum</w:t>
            </w:r>
            <w:r w:rsidRPr="00E276B6">
              <w:rPr>
                <w:rFonts w:ascii="Cambria" w:eastAsia="Arial Unicode MS" w:hAnsi="Cambria" w:cs="Arial"/>
              </w:rPr>
              <w:t xml:space="preserve"> number of characters to represent the digits. There is no sign or virtual decimal point.</w:t>
            </w:r>
          </w:p>
          <w:p w14:paraId="50104430" w14:textId="4B456363" w:rsidR="00B46A03" w:rsidRPr="00E276B6" w:rsidRDefault="00B46A03" w:rsidP="00986B7C">
            <w:pPr>
              <w:jc w:val="left"/>
              <w:rPr>
                <w:rFonts w:ascii="Cambria" w:hAnsi="Cambria" w:cs="Arial"/>
              </w:rPr>
            </w:pPr>
            <w:r w:rsidRPr="00E276B6">
              <w:rPr>
                <w:rFonts w:ascii="Cambria" w:hAnsi="Cambria" w:cs="Arial"/>
              </w:rPr>
              <w:t xml:space="preserve">The syntax of </w:t>
            </w:r>
            <w:r w:rsidRPr="00E276B6">
              <w:rPr>
                <w:rFonts w:ascii="Cambria" w:eastAsia="Arial Unicode MS" w:hAnsi="Cambria" w:cs="Arial"/>
              </w:rPr>
              <w:t>dfdl:</w:t>
            </w:r>
            <w:r w:rsidRPr="00E276B6">
              <w:rPr>
                <w:rFonts w:ascii="Cambria" w:hAnsi="Cambria" w:cs="Arial"/>
              </w:rPr>
              <w:t xml:space="preserve">textNumberPattern is described in Section </w:t>
            </w:r>
            <w:r w:rsidRPr="00E276B6">
              <w:rPr>
                <w:rStyle w:val="Hyperlink"/>
                <w:rFonts w:eastAsia="MS Mincho"/>
              </w:rPr>
              <w:fldChar w:fldCharType="begin"/>
            </w:r>
            <w:r w:rsidRPr="00E276B6">
              <w:rPr>
                <w:rStyle w:val="Hyperlink"/>
                <w:rFonts w:ascii="Cambria" w:eastAsia="MS Mincho" w:hAnsi="Cambria"/>
              </w:rPr>
              <w:instrText xml:space="preserve"> REF _Ref254704660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13.6.1</w:t>
            </w:r>
            <w:r w:rsidRPr="00E276B6">
              <w:rPr>
                <w:rStyle w:val="Hyperlink"/>
                <w:rFonts w:eastAsia="MS Mincho"/>
              </w:rPr>
              <w:fldChar w:fldCharType="end"/>
            </w:r>
            <w:r w:rsidRPr="00E276B6">
              <w:rPr>
                <w:rFonts w:ascii="Cambria" w:hAnsi="Cambria" w:cs="Arial"/>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_Ref254704660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Arial Unicode MS" w:hAnsi="Cambria"/>
              </w:rPr>
              <w:t>The dfdl:textNumberPattern Property</w:t>
            </w:r>
            <w:r w:rsidRPr="00E276B6">
              <w:rPr>
                <w:rStyle w:val="Hyperlink"/>
                <w:rFonts w:eastAsia="MS Mincho"/>
              </w:rPr>
              <w:fldChar w:fldCharType="end"/>
            </w:r>
          </w:p>
          <w:p w14:paraId="1B14C38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1E6E889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0FCBA64"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textNumberRounding</w:t>
            </w:r>
          </w:p>
        </w:tc>
        <w:tc>
          <w:tcPr>
            <w:tcW w:w="0" w:type="auto"/>
            <w:tcBorders>
              <w:top w:val="single" w:sz="4" w:space="0" w:color="auto"/>
              <w:left w:val="single" w:sz="4" w:space="0" w:color="auto"/>
              <w:bottom w:val="single" w:sz="4" w:space="0" w:color="auto"/>
              <w:right w:val="single" w:sz="4" w:space="0" w:color="auto"/>
            </w:tcBorders>
            <w:hideMark/>
          </w:tcPr>
          <w:p w14:paraId="4A874B8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Enum</w:t>
            </w:r>
          </w:p>
          <w:p w14:paraId="4369FCB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Specifies how rounding is controlled during unparsing.</w:t>
            </w:r>
          </w:p>
          <w:p w14:paraId="54101367"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Valid values 'pattern', 'explicit'</w:t>
            </w:r>
          </w:p>
          <w:p w14:paraId="07C52EF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When dfdl:textNumberRep is 'standard' this property only applies when dfdl:textStandardBase is 10.</w:t>
            </w:r>
          </w:p>
          <w:p w14:paraId="32A847D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If 'pattern' then rounding takes place according to the pattern. A rounding increment may be specified in the dfdl:textNumberPattern using digits '1' though '9', otherwise rounding is to the width of the pattern. The rounding mode is always 'roundHalfEven'. </w:t>
            </w:r>
          </w:p>
          <w:p w14:paraId="7CD9228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If 'explicit' then the rounding increment is specified by the dfdl:textNumberRoundingIncrement property, and any digits '1' through '9' in the dfdl:textNumberPattern are treated as digit '0'. The rounding mode is specified by the dfdl:textRoundingMode property. </w:t>
            </w:r>
          </w:p>
          <w:p w14:paraId="310F697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To disable rounding, use 'explicit' in conjunction with 'roundUnnecessary' for the dfdl:textNumberRoundingMode. If rounding is disabled, then any need for rounding is treated as a Processing Error. </w:t>
            </w:r>
          </w:p>
          <w:p w14:paraId="374CF56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Annotation: dfdl:element, dfdl:simpleType</w:t>
            </w:r>
          </w:p>
        </w:tc>
      </w:tr>
      <w:tr w:rsidR="00B46A03" w14:paraId="207F20D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117A05F5"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textNumberRoundingMode</w:t>
            </w:r>
          </w:p>
        </w:tc>
        <w:tc>
          <w:tcPr>
            <w:tcW w:w="0" w:type="auto"/>
            <w:tcBorders>
              <w:top w:val="single" w:sz="4" w:space="0" w:color="auto"/>
              <w:left w:val="single" w:sz="4" w:space="0" w:color="auto"/>
              <w:bottom w:val="single" w:sz="4" w:space="0" w:color="auto"/>
              <w:right w:val="single" w:sz="4" w:space="0" w:color="auto"/>
            </w:tcBorders>
            <w:hideMark/>
          </w:tcPr>
          <w:p w14:paraId="1143555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Enum</w:t>
            </w:r>
          </w:p>
          <w:p w14:paraId="5F2D62B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Specifies how rounding occurs during unparsing, when dfdl:textNumberRounding is 'explicit'.</w:t>
            </w:r>
          </w:p>
          <w:p w14:paraId="6B31C3B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When dfdl:textNumberRep is 'standard' this property only applies when  dfdl:textStandardBase is 10.</w:t>
            </w:r>
          </w:p>
          <w:p w14:paraId="6F2E92F4"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To switch off rounding, use 'roundUnnecessary'. </w:t>
            </w:r>
          </w:p>
          <w:p w14:paraId="68C8997E"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Valid values 'roundCeiling',  'roundFloor', 'roundDown', 'roundUp', 'roundHalfEven',  'roundHalfDown', 'roundHalfUp', 'roundUnnecessary'</w:t>
            </w:r>
          </w:p>
          <w:p w14:paraId="72B5648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enum values have these rounding directions:</w:t>
            </w:r>
          </w:p>
          <w:p w14:paraId="33DF064F"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'roundCeiling' - toward positive infinity.</w:t>
            </w:r>
          </w:p>
          <w:p w14:paraId="0E01C810"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'roundFloor' - toward negative infinity</w:t>
            </w:r>
          </w:p>
          <w:p w14:paraId="7564CC99"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'roundDown' - toward zero</w:t>
            </w:r>
          </w:p>
          <w:p w14:paraId="370A1207"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'roundUp' - away from zero</w:t>
            </w:r>
          </w:p>
          <w:p w14:paraId="1862678B"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'roundHalfEven' - toward nearest neighbor, except when both neighbors are equidistant, in which case round towards the even neighbor. </w:t>
            </w:r>
          </w:p>
          <w:p w14:paraId="122B0089"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lastRenderedPageBreak/>
              <w:t>'roundHalfDown' - toward nearest neighbor, except when both neighbors are equidistant, in which case round down.</w:t>
            </w:r>
          </w:p>
          <w:p w14:paraId="16C054B9"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'roundHalfUp' - toward nearest neighbor, except when both neighbors are equidistant, in which case round up.</w:t>
            </w:r>
          </w:p>
          <w:p w14:paraId="6B7F0596" w14:textId="77777777" w:rsidR="00B46A03" w:rsidRPr="00E276B6" w:rsidRDefault="00B46A03" w:rsidP="00986B7C">
            <w:pPr>
              <w:pStyle w:val="ListParagraph"/>
              <w:numPr>
                <w:ilvl w:val="0"/>
                <w:numId w:val="165"/>
              </w:numPr>
              <w:tabs>
                <w:tab w:val="clear" w:pos="403"/>
              </w:tabs>
              <w:spacing w:before="60" w:after="60" w:line="240" w:lineRule="auto"/>
              <w:jc w:val="left"/>
              <w:rPr>
                <w:rFonts w:ascii="Cambria" w:eastAsia="Arial Unicode MS" w:hAnsi="Cambria"/>
              </w:rPr>
            </w:pPr>
            <w:r w:rsidRPr="00E276B6">
              <w:rPr>
                <w:rFonts w:ascii="Cambria" w:eastAsia="Arial Unicode MS" w:hAnsi="Cambria"/>
              </w:rPr>
              <w:t>'roundUnnecessary' - no rounding. If rounding is necessary it is a Processing Error.</w:t>
            </w:r>
          </w:p>
          <w:p w14:paraId="0306372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Annotation: dfdl:element, dfdl:simpleType</w:t>
            </w:r>
          </w:p>
        </w:tc>
      </w:tr>
      <w:tr w:rsidR="00B46A03" w14:paraId="1150D42C"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81BEF76"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textNumberRoundingIncrement</w:t>
            </w:r>
          </w:p>
        </w:tc>
        <w:tc>
          <w:tcPr>
            <w:tcW w:w="0" w:type="auto"/>
            <w:tcBorders>
              <w:top w:val="single" w:sz="4" w:space="0" w:color="auto"/>
              <w:left w:val="single" w:sz="4" w:space="0" w:color="auto"/>
              <w:bottom w:val="single" w:sz="4" w:space="0" w:color="auto"/>
              <w:right w:val="single" w:sz="4" w:space="0" w:color="auto"/>
            </w:tcBorders>
            <w:hideMark/>
          </w:tcPr>
          <w:p w14:paraId="72BE6F6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Double</w:t>
            </w:r>
          </w:p>
          <w:p w14:paraId="0EC4FE6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Specifies the rounding increment to use during unparsing, when dfdl:textNumberRounding is 'explicit'.</w:t>
            </w:r>
          </w:p>
          <w:p w14:paraId="3660F84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When dfdl:textNumberRep is 'standard' this property only applies when  dfdl:textStandardBase is 10.</w:t>
            </w:r>
          </w:p>
          <w:p w14:paraId="4122B35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A negative value is a Schema Definition Error.</w:t>
            </w:r>
          </w:p>
          <w:p w14:paraId="6B46AC67"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Annotation: dfdl:element, dfdl:simpleType</w:t>
            </w:r>
          </w:p>
        </w:tc>
      </w:tr>
      <w:tr w:rsidR="00B46A03" w14:paraId="7656874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4E84D0F"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textNumberCheckPolicy</w:t>
            </w:r>
          </w:p>
        </w:tc>
        <w:tc>
          <w:tcPr>
            <w:tcW w:w="0" w:type="auto"/>
            <w:tcBorders>
              <w:top w:val="single" w:sz="4" w:space="0" w:color="auto"/>
              <w:left w:val="single" w:sz="4" w:space="0" w:color="auto"/>
              <w:bottom w:val="single" w:sz="4" w:space="0" w:color="auto"/>
              <w:right w:val="single" w:sz="4" w:space="0" w:color="auto"/>
            </w:tcBorders>
            <w:hideMark/>
          </w:tcPr>
          <w:p w14:paraId="3EE137AE"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Enum</w:t>
            </w:r>
          </w:p>
          <w:p w14:paraId="6121D20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Values are 'strict' and 'lax'. </w:t>
            </w:r>
          </w:p>
          <w:p w14:paraId="6982F26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Indicates how lenient to be when parsing against the dfdl:textNumberPattern. </w:t>
            </w:r>
          </w:p>
          <w:p w14:paraId="5F9ABC3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When dfdl:textNumberRep is 'standard' this property only applies when  dfdl:textStandardBase is 10.</w:t>
            </w:r>
          </w:p>
          <w:p w14:paraId="4E33D03D" w14:textId="77777777" w:rsidR="00B46A03" w:rsidRPr="00E276B6" w:rsidRDefault="00B46A03" w:rsidP="00986B7C">
            <w:pPr>
              <w:jc w:val="left"/>
              <w:rPr>
                <w:rFonts w:ascii="Cambria" w:hAnsi="Cambria"/>
              </w:rPr>
            </w:pPr>
            <w:r w:rsidRPr="00E276B6">
              <w:rPr>
                <w:rFonts w:ascii="Cambria" w:eastAsia="Arial Unicode MS" w:hAnsi="Cambria"/>
              </w:rPr>
              <w:t>If</w:t>
            </w:r>
            <w:r w:rsidRPr="00E276B6">
              <w:rPr>
                <w:rFonts w:ascii="Cambria" w:eastAsia="Arial" w:hAnsi="Cambria"/>
              </w:rPr>
              <w:t xml:space="preserve"> '</w:t>
            </w:r>
            <w:r w:rsidRPr="00E276B6">
              <w:rPr>
                <w:rFonts w:ascii="Cambria" w:eastAsia="Arial Unicode MS" w:hAnsi="Cambria"/>
              </w:rPr>
              <w:t>lax'</w:t>
            </w:r>
            <w:r w:rsidRPr="00E276B6">
              <w:rPr>
                <w:rFonts w:ascii="Cambria" w:eastAsia="Arial" w:hAnsi="Cambria"/>
              </w:rPr>
              <w:t xml:space="preserve"> </w:t>
            </w:r>
            <w:r w:rsidRPr="00E276B6">
              <w:rPr>
                <w:rFonts w:ascii="Cambria" w:eastAsia="Arial Unicode MS" w:hAnsi="Cambria"/>
              </w:rPr>
              <w:t>and</w:t>
            </w:r>
            <w:r w:rsidRPr="00E276B6">
              <w:rPr>
                <w:rFonts w:ascii="Cambria" w:eastAsia="Arial" w:hAnsi="Cambria"/>
              </w:rPr>
              <w:t xml:space="preserve"> </w:t>
            </w:r>
            <w:r w:rsidRPr="00E276B6">
              <w:rPr>
                <w:rFonts w:ascii="Cambria" w:eastAsia="Arial Unicode MS" w:hAnsi="Cambria"/>
              </w:rPr>
              <w:t>dfdl:textNumberRep</w:t>
            </w:r>
            <w:r w:rsidRPr="00E276B6">
              <w:rPr>
                <w:rFonts w:ascii="Cambria" w:eastAsia="Arial" w:hAnsi="Cambria"/>
              </w:rPr>
              <w:t xml:space="preserve"> </w:t>
            </w:r>
            <w:r w:rsidRPr="00E276B6">
              <w:rPr>
                <w:rFonts w:ascii="Cambria" w:eastAsia="Arial Unicode MS" w:hAnsi="Cambria"/>
              </w:rPr>
              <w:t>is</w:t>
            </w:r>
            <w:r w:rsidRPr="00E276B6">
              <w:rPr>
                <w:rFonts w:ascii="Cambria" w:eastAsia="Arial" w:hAnsi="Cambria"/>
              </w:rPr>
              <w:t xml:space="preserve"> </w:t>
            </w:r>
            <w:r w:rsidRPr="00E276B6">
              <w:rPr>
                <w:rFonts w:ascii="Cambria" w:eastAsia="Arial Unicode MS" w:hAnsi="Cambria"/>
              </w:rPr>
              <w:t>'standard'</w:t>
            </w:r>
            <w:r w:rsidRPr="00E276B6">
              <w:rPr>
                <w:rFonts w:ascii="Cambria" w:eastAsia="Arial" w:hAnsi="Cambria"/>
              </w:rPr>
              <w:t xml:space="preserve"> </w:t>
            </w:r>
            <w:r w:rsidRPr="00E276B6">
              <w:rPr>
                <w:rFonts w:ascii="Cambria" w:eastAsia="Arial Unicode MS" w:hAnsi="Cambria"/>
              </w:rPr>
              <w:t>then</w:t>
            </w:r>
            <w:r w:rsidRPr="00E276B6">
              <w:rPr>
                <w:rFonts w:ascii="Cambria" w:eastAsia="Arial" w:hAnsi="Cambria"/>
              </w:rPr>
              <w:t xml:space="preserve"> behavior is implementation-defined, but typically includes </w:t>
            </w:r>
            <w:r w:rsidRPr="00E276B6">
              <w:rPr>
                <w:rFonts w:ascii="Cambria" w:eastAsia="Arial Unicode MS" w:hAnsi="Cambria"/>
              </w:rPr>
              <w:t>grouping</w:t>
            </w:r>
            <w:r w:rsidRPr="00E276B6">
              <w:rPr>
                <w:rFonts w:ascii="Cambria" w:eastAsia="Arial" w:hAnsi="Cambria"/>
              </w:rPr>
              <w:t xml:space="preserve"> </w:t>
            </w:r>
            <w:r w:rsidRPr="00E276B6">
              <w:rPr>
                <w:rFonts w:ascii="Cambria" w:eastAsia="Arial Unicode MS" w:hAnsi="Cambria"/>
              </w:rPr>
              <w:t>separators</w:t>
            </w:r>
            <w:r w:rsidRPr="00E276B6">
              <w:rPr>
                <w:rFonts w:ascii="Cambria" w:eastAsia="Arial" w:hAnsi="Cambria"/>
              </w:rPr>
              <w:t xml:space="preserve"> </w:t>
            </w:r>
            <w:r w:rsidRPr="00E276B6">
              <w:rPr>
                <w:rFonts w:ascii="Cambria" w:eastAsia="Arial Unicode MS" w:hAnsi="Cambria"/>
              </w:rPr>
              <w:t>are</w:t>
            </w:r>
            <w:r w:rsidRPr="00E276B6">
              <w:rPr>
                <w:rFonts w:ascii="Cambria" w:eastAsia="Arial" w:hAnsi="Cambria"/>
              </w:rPr>
              <w:t xml:space="preserve"> </w:t>
            </w:r>
            <w:r w:rsidRPr="00E276B6">
              <w:rPr>
                <w:rFonts w:ascii="Cambria" w:eastAsia="Arial Unicode MS" w:hAnsi="Cambria"/>
              </w:rPr>
              <w:t>ignored,</w:t>
            </w:r>
            <w:r w:rsidRPr="00E276B6">
              <w:rPr>
                <w:rFonts w:ascii="Cambria" w:eastAsia="Arial" w:hAnsi="Cambria"/>
              </w:rPr>
              <w:t xml:space="preserve"> </w:t>
            </w:r>
            <w:r w:rsidRPr="00E276B6">
              <w:rPr>
                <w:rFonts w:ascii="Cambria" w:eastAsia="Arial Unicode MS" w:hAnsi="Cambria"/>
              </w:rPr>
              <w:t>leading</w:t>
            </w:r>
            <w:r w:rsidRPr="00E276B6">
              <w:rPr>
                <w:rFonts w:ascii="Cambria" w:eastAsia="Arial" w:hAnsi="Cambria"/>
              </w:rPr>
              <w:t xml:space="preserve"> </w:t>
            </w:r>
            <w:r w:rsidRPr="00E276B6">
              <w:rPr>
                <w:rFonts w:ascii="Cambria" w:eastAsia="Arial Unicode MS" w:hAnsi="Cambria"/>
              </w:rPr>
              <w:t>and</w:t>
            </w:r>
            <w:r w:rsidRPr="00E276B6">
              <w:rPr>
                <w:rFonts w:ascii="Cambria" w:eastAsia="Arial" w:hAnsi="Cambria"/>
              </w:rPr>
              <w:t xml:space="preserve"> </w:t>
            </w:r>
            <w:r w:rsidRPr="00E276B6">
              <w:rPr>
                <w:rFonts w:ascii="Cambria" w:eastAsia="Arial Unicode MS" w:hAnsi="Cambria"/>
              </w:rPr>
              <w:t>trailing</w:t>
            </w:r>
            <w:r w:rsidRPr="00E276B6">
              <w:rPr>
                <w:rFonts w:ascii="Cambria" w:eastAsia="Arial" w:hAnsi="Cambria"/>
              </w:rPr>
              <w:t xml:space="preserve"> </w:t>
            </w:r>
            <w:r w:rsidRPr="00E276B6">
              <w:rPr>
                <w:rFonts w:ascii="Cambria" w:eastAsia="Arial Unicode MS" w:hAnsi="Cambria"/>
              </w:rPr>
              <w:t>whitespace</w:t>
            </w:r>
            <w:r w:rsidRPr="00E276B6">
              <w:rPr>
                <w:rFonts w:ascii="Cambria" w:eastAsia="Arial" w:hAnsi="Cambria"/>
              </w:rPr>
              <w:t xml:space="preserve">  </w:t>
            </w:r>
            <w:r w:rsidRPr="00E276B6">
              <w:rPr>
                <w:rFonts w:ascii="Cambria" w:eastAsia="Arial Unicode MS" w:hAnsi="Cambria"/>
              </w:rPr>
              <w:t>is</w:t>
            </w:r>
            <w:r w:rsidRPr="00E276B6">
              <w:rPr>
                <w:rFonts w:ascii="Cambria" w:eastAsia="Arial" w:hAnsi="Cambria"/>
              </w:rPr>
              <w:t xml:space="preserve"> </w:t>
            </w:r>
            <w:r w:rsidRPr="00E276B6">
              <w:rPr>
                <w:rFonts w:ascii="Cambria" w:eastAsia="Arial Unicode MS" w:hAnsi="Cambria"/>
              </w:rPr>
              <w:t>ignored,</w:t>
            </w:r>
            <w:r w:rsidRPr="00E276B6">
              <w:rPr>
                <w:rFonts w:ascii="Cambria" w:eastAsia="Arial" w:hAnsi="Cambria"/>
              </w:rPr>
              <w:t xml:space="preserve"> </w:t>
            </w:r>
            <w:r w:rsidRPr="00E276B6">
              <w:rPr>
                <w:rFonts w:ascii="Cambria" w:eastAsia="Arial Unicode MS" w:hAnsi="Cambria"/>
              </w:rPr>
              <w:t>leading</w:t>
            </w:r>
            <w:r w:rsidRPr="00E276B6">
              <w:rPr>
                <w:rFonts w:ascii="Cambria" w:eastAsia="Arial" w:hAnsi="Cambria"/>
              </w:rPr>
              <w:t xml:space="preserve"> </w:t>
            </w:r>
            <w:r w:rsidRPr="00E276B6">
              <w:rPr>
                <w:rFonts w:ascii="Cambria" w:eastAsia="Arial Unicode MS" w:hAnsi="Cambria"/>
              </w:rPr>
              <w:t>zeros</w:t>
            </w:r>
            <w:r w:rsidRPr="00E276B6">
              <w:rPr>
                <w:rFonts w:ascii="Cambria" w:eastAsia="Arial" w:hAnsi="Cambria"/>
              </w:rPr>
              <w:t xml:space="preserve"> </w:t>
            </w:r>
            <w:r w:rsidRPr="00E276B6">
              <w:rPr>
                <w:rFonts w:ascii="Cambria" w:eastAsia="Arial Unicode MS" w:hAnsi="Cambria"/>
              </w:rPr>
              <w:t>are</w:t>
            </w:r>
            <w:r w:rsidRPr="00E276B6">
              <w:rPr>
                <w:rFonts w:ascii="Cambria" w:eastAsia="Arial" w:hAnsi="Cambria"/>
              </w:rPr>
              <w:t xml:space="preserve"> </w:t>
            </w:r>
            <w:r w:rsidRPr="00E276B6">
              <w:rPr>
                <w:rFonts w:ascii="Cambria" w:eastAsia="Arial Unicode MS" w:hAnsi="Cambria"/>
              </w:rPr>
              <w:t xml:space="preserve">ignored, and </w:t>
            </w:r>
            <w:r w:rsidRPr="00E276B6">
              <w:rPr>
                <w:rFonts w:ascii="Cambria" w:hAnsi="Cambria"/>
              </w:rPr>
              <w:t>quoted characters may be omitted.</w:t>
            </w:r>
          </w:p>
          <w:p w14:paraId="34C8A5D4"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If 'lax' and dfdl:textNumberRep is 'zoned' then positive punched data is accepted when parsing an unsigned type, and unpunched data is accepted when parsing a signed type</w:t>
            </w:r>
          </w:p>
          <w:p w14:paraId="108E7E8D" w14:textId="77777777" w:rsidR="00B46A03" w:rsidRPr="00E276B6" w:rsidRDefault="00B46A03" w:rsidP="00986B7C">
            <w:pPr>
              <w:jc w:val="left"/>
              <w:rPr>
                <w:rFonts w:ascii="Cambria" w:eastAsia="Arial" w:hAnsi="Cambria"/>
              </w:rPr>
            </w:pPr>
            <w:r w:rsidRPr="00E276B6">
              <w:rPr>
                <w:rFonts w:ascii="Cambria" w:eastAsia="Arial" w:hAnsi="Cambria"/>
              </w:rPr>
              <w:t>If 'strict' and dfdl:textNumberRep is 'standard' then the data must follow the pattern with the exceptions that digits 0-9, decimal separator and exponent separator are always recognized and parsed.</w:t>
            </w:r>
          </w:p>
          <w:p w14:paraId="4599941B" w14:textId="77777777" w:rsidR="00B46A03" w:rsidRPr="00E276B6" w:rsidRDefault="00B46A03" w:rsidP="00986B7C">
            <w:pPr>
              <w:jc w:val="left"/>
              <w:rPr>
                <w:rFonts w:ascii="Cambria" w:eastAsia="Arial" w:hAnsi="Cambria"/>
              </w:rPr>
            </w:pPr>
            <w:r w:rsidRPr="00E276B6">
              <w:rPr>
                <w:rFonts w:ascii="Cambria" w:eastAsia="Arial" w:hAnsi="Cambria"/>
              </w:rPr>
              <w:t>If 'strict' and dfdl:textNumberRep is 'zoned' then the data must follow the pattern.</w:t>
            </w:r>
            <w:r w:rsidRPr="00E276B6">
              <w:rPr>
                <w:rFonts w:ascii="Cambria" w:hAnsi="Cambria"/>
              </w:rPr>
              <w:t xml:space="preserve"> </w:t>
            </w:r>
          </w:p>
          <w:p w14:paraId="2FD3A215" w14:textId="1E495DB3"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On unparsing the pattern is always followed and follow the rules in </w:t>
            </w:r>
            <w:r w:rsidRPr="00E276B6">
              <w:rPr>
                <w:rStyle w:val="Hyperlink"/>
                <w:rFonts w:eastAsia="MS Mincho"/>
              </w:rPr>
              <w:fldChar w:fldCharType="begin"/>
            </w:r>
            <w:r w:rsidRPr="00E276B6">
              <w:rPr>
                <w:rStyle w:val="Hyperlink"/>
                <w:rFonts w:ascii="Cambria" w:eastAsia="Arial Unicode MS" w:hAnsi="Cambria"/>
              </w:rPr>
              <w:instrText xml:space="preserve"> REF _Ref263169391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13.6.2</w:t>
            </w:r>
            <w:r w:rsidRPr="00E276B6">
              <w:rPr>
                <w:rStyle w:val="Hyperlink"/>
                <w:rFonts w:eastAsia="MS Mincho"/>
              </w:rPr>
              <w:fldChar w:fldCharType="end"/>
            </w:r>
            <w:r w:rsidRPr="00E276B6">
              <w:rPr>
                <w:rFonts w:ascii="Cambria" w:eastAsia="Arial Unicode MS" w:hAnsi="Cambria" w:cs="Arial"/>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_Ref263169391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Arial Unicode MS" w:hAnsi="Cambria"/>
              </w:rPr>
              <w:t>Converting logical numbers to/from text representation</w:t>
            </w:r>
            <w:r w:rsidRPr="00E276B6">
              <w:rPr>
                <w:rStyle w:val="Hyperlink"/>
                <w:rFonts w:eastAsia="MS Mincho"/>
              </w:rPr>
              <w:fldChar w:fldCharType="end"/>
            </w:r>
            <w:r w:rsidRPr="00E276B6">
              <w:rPr>
                <w:rFonts w:ascii="Cambria" w:eastAsia="Arial Unicode MS" w:hAnsi="Cambria" w:cs="Arial"/>
              </w:rPr>
              <w:t>.</w:t>
            </w:r>
          </w:p>
          <w:p w14:paraId="64FDC40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352B5EE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08F975C"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w:t>
            </w:r>
            <w:r w:rsidRPr="00E276B6">
              <w:rPr>
                <w:rFonts w:ascii="Cambria" w:eastAsia="MS Mincho" w:hAnsi="Cambria"/>
              </w:rPr>
              <w:t>Standard</w:t>
            </w:r>
            <w:r w:rsidRPr="00E276B6">
              <w:rPr>
                <w:rFonts w:ascii="Cambria" w:eastAsia="Arial Unicode MS" w:hAnsi="Cambria"/>
              </w:rPr>
              <w:t>DecimalSeparator</w:t>
            </w:r>
          </w:p>
        </w:tc>
        <w:tc>
          <w:tcPr>
            <w:tcW w:w="0" w:type="auto"/>
            <w:tcBorders>
              <w:top w:val="single" w:sz="4" w:space="0" w:color="auto"/>
              <w:left w:val="single" w:sz="4" w:space="0" w:color="auto"/>
              <w:bottom w:val="single" w:sz="4" w:space="0" w:color="auto"/>
              <w:right w:val="single" w:sz="4" w:space="0" w:color="auto"/>
            </w:tcBorders>
            <w:hideMark/>
          </w:tcPr>
          <w:p w14:paraId="4FAEA107"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List of DFDL String Literals  </w:t>
            </w:r>
            <w:r w:rsidRPr="00E276B6">
              <w:rPr>
                <w:rFonts w:ascii="Cambria" w:eastAsia="Arial Unicode MS" w:hAnsi="Cambria" w:cs="Arial"/>
                <w:szCs w:val="18"/>
              </w:rPr>
              <w:t>or</w:t>
            </w:r>
            <w:r w:rsidRPr="00E276B6">
              <w:rPr>
                <w:rFonts w:ascii="Cambria" w:eastAsia="Arial Unicode MS" w:hAnsi="Cambria" w:cs="Arial"/>
              </w:rPr>
              <w:t xml:space="preserve"> </w:t>
            </w:r>
            <w:r w:rsidRPr="00E276B6">
              <w:rPr>
                <w:rFonts w:ascii="Cambria" w:eastAsia="Arial Unicode MS" w:hAnsi="Cambria" w:cs="Arial"/>
                <w:szCs w:val="18"/>
              </w:rPr>
              <w:t>DFDL Expression</w:t>
            </w:r>
          </w:p>
          <w:p w14:paraId="79646614"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decimal separator is the punctuation mark which separates the integer part of a decimal or floating point number from the fractional part. It is usually a period or comma depending on locale of the data.</w:t>
            </w:r>
          </w:p>
          <w:p w14:paraId="1BACF39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This property defines a whitespace separated list of single characters that appear (individually) in the data as the decimal separator. </w:t>
            </w:r>
          </w:p>
          <w:p w14:paraId="550AD308"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This property is applicable, when dfdl:textNumberRep is 'standard' and dfdl:textStandardBase is 10. It must be set if  dfdl:textNumberPattern contains a decimal separator symbol ("."), or the E or @ symbols. (it is a </w:t>
            </w:r>
            <w:r w:rsidRPr="00E276B6">
              <w:rPr>
                <w:rFonts w:ascii="Cambria" w:eastAsia="Arial Unicode MS" w:hAnsi="Cambria" w:cs="Arial"/>
              </w:rPr>
              <w:lastRenderedPageBreak/>
              <w:t xml:space="preserve">Schema Definition Error otherwise.) Empty string is not an allowable value. </w:t>
            </w:r>
          </w:p>
          <w:p w14:paraId="1B4EC38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can be computed by way of an expression which returns a DFDL String Literal that represents a single character. The expression must not contain forward references to elements which have not yet been processed.</w:t>
            </w:r>
          </w:p>
          <w:p w14:paraId="37B0FCC6" w14:textId="77777777" w:rsidR="00B46A03" w:rsidRPr="00E276B6" w:rsidRDefault="00B46A03" w:rsidP="00986B7C">
            <w:pPr>
              <w:jc w:val="left"/>
              <w:rPr>
                <w:rFonts w:ascii="Cambria" w:eastAsia="Arial Unicode MS" w:hAnsi="Cambria" w:cs="Arial"/>
              </w:rPr>
            </w:pPr>
            <w:r w:rsidRPr="00E276B6">
              <w:rPr>
                <w:rStyle w:val="Emphasis"/>
                <w:rFonts w:ascii="Cambria" w:eastAsia="Arial Unicode MS" w:hAnsi="Cambria"/>
              </w:rPr>
              <w:t>Text Number Character Restrictions:</w:t>
            </w:r>
            <w:r w:rsidRPr="00E276B6">
              <w:rPr>
                <w:rFonts w:ascii="Cambria" w:eastAsia="Arial Unicode MS" w:hAnsi="Cambria" w:cs="Arial"/>
              </w:rPr>
              <w:t xml:space="preserve"> The string literal is restricted to allow only certain kinds of DFDL String Literal syntax:</w:t>
            </w:r>
          </w:p>
          <w:p w14:paraId="1BDDF7C5" w14:textId="77777777" w:rsidR="00B46A03" w:rsidRPr="00E276B6" w:rsidRDefault="00B46A03" w:rsidP="00986B7C">
            <w:pPr>
              <w:pStyle w:val="ListParagraph"/>
              <w:numPr>
                <w:ilvl w:val="0"/>
                <w:numId w:val="1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entities are allowed</w:t>
            </w:r>
          </w:p>
          <w:p w14:paraId="2D77111E" w14:textId="77777777" w:rsidR="00B46A03" w:rsidRPr="00E276B6" w:rsidRDefault="00B46A03" w:rsidP="00986B7C">
            <w:pPr>
              <w:pStyle w:val="ListParagraph"/>
              <w:numPr>
                <w:ilvl w:val="0"/>
                <w:numId w:val="1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The DFDL byte value entity ( %#rXX; ) is not allowed.</w:t>
            </w:r>
          </w:p>
          <w:p w14:paraId="4BD8697D" w14:textId="77777777" w:rsidR="00B46A03" w:rsidRPr="00E276B6" w:rsidRDefault="00B46A03" w:rsidP="00986B7C">
            <w:pPr>
              <w:pStyle w:val="ListParagraph"/>
              <w:numPr>
                <w:ilvl w:val="0"/>
                <w:numId w:val="166"/>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classes NL, WSP, WSP+, WSP*, and ES are not allowed</w:t>
            </w:r>
          </w:p>
          <w:p w14:paraId="4853C616"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It is a Schema Definition Error if the string literal contains any of the disallowed syntax constructs.</w:t>
            </w:r>
          </w:p>
          <w:p w14:paraId="50E3267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In addition, it is a Schema Definition Error if any of the string literal values for this property are digits 0-9. </w:t>
            </w:r>
          </w:p>
          <w:p w14:paraId="354863D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0653FBF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BE4093F"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textStandardGroupingSeparator</w:t>
            </w:r>
          </w:p>
        </w:tc>
        <w:tc>
          <w:tcPr>
            <w:tcW w:w="0" w:type="auto"/>
            <w:tcBorders>
              <w:top w:val="single" w:sz="4" w:space="0" w:color="auto"/>
              <w:left w:val="single" w:sz="4" w:space="0" w:color="auto"/>
              <w:bottom w:val="single" w:sz="4" w:space="0" w:color="auto"/>
              <w:right w:val="single" w:sz="4" w:space="0" w:color="auto"/>
            </w:tcBorders>
            <w:hideMark/>
          </w:tcPr>
          <w:p w14:paraId="5643AD7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DFDL String Literal </w:t>
            </w:r>
            <w:r w:rsidRPr="00E276B6">
              <w:rPr>
                <w:rFonts w:ascii="Cambria" w:eastAsia="Arial Unicode MS" w:hAnsi="Cambria" w:cs="Arial"/>
                <w:szCs w:val="18"/>
              </w:rPr>
              <w:t>or</w:t>
            </w:r>
            <w:r w:rsidRPr="00E276B6">
              <w:rPr>
                <w:rFonts w:ascii="Cambria" w:eastAsia="Arial Unicode MS" w:hAnsi="Cambria" w:cs="Arial"/>
              </w:rPr>
              <w:t xml:space="preserve"> </w:t>
            </w:r>
            <w:r w:rsidRPr="00E276B6">
              <w:rPr>
                <w:rFonts w:ascii="Cambria" w:eastAsia="Arial Unicode MS" w:hAnsi="Cambria" w:cs="Arial"/>
                <w:szCs w:val="18"/>
              </w:rPr>
              <w:t>DFDL Expression</w:t>
            </w:r>
          </w:p>
          <w:p w14:paraId="7D62D0E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grouping separator is the punctuation mark which separates the clusters of integer digits to improve readability.</w:t>
            </w:r>
          </w:p>
          <w:p w14:paraId="52F4EE81"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This property defines the single character that can appear in the data as the grouping separator. </w:t>
            </w:r>
          </w:p>
          <w:p w14:paraId="196EBAE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is applicable when dfdl:textNumberRep is 'standard' and dfdl:textStandardBase is 10. It must be set if  dfdl:textNumberPattern contains a grouping separator symbol (it is a Schema Definition Error otherwise.) Empty string is not an allowable value.</w:t>
            </w:r>
          </w:p>
          <w:p w14:paraId="480438C8"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can be computed by way of an expression which returns a DFDL String Literal that represents a single character. The expression must not contain forward references to elements which have not yet been processed.</w:t>
            </w:r>
          </w:p>
          <w:p w14:paraId="650331D6" w14:textId="77777777" w:rsidR="00B46A03" w:rsidRPr="00E276B6" w:rsidRDefault="00B46A03" w:rsidP="00986B7C">
            <w:pPr>
              <w:jc w:val="left"/>
              <w:rPr>
                <w:rFonts w:ascii="Cambria" w:eastAsia="Arial" w:hAnsi="Cambria"/>
              </w:rPr>
            </w:pPr>
            <w:r w:rsidRPr="00E276B6">
              <w:rPr>
                <w:rFonts w:ascii="Cambria" w:eastAsia="Arial" w:hAnsi="Cambria"/>
              </w:rPr>
              <w:t>The string literal value is restricted in the same way as described in "Text Number Character Restrictions" in the description of the dfdl:textStandardDecimalSeparator property.</w:t>
            </w:r>
          </w:p>
          <w:p w14:paraId="469BCF22" w14:textId="2FBB1968" w:rsidR="00B46A03" w:rsidRPr="00E276B6" w:rsidRDefault="00B46A03" w:rsidP="00986B7C">
            <w:pPr>
              <w:jc w:val="left"/>
              <w:rPr>
                <w:rFonts w:ascii="Cambria" w:eastAsia="Arial" w:hAnsi="Cambria"/>
              </w:rPr>
            </w:pPr>
            <w:r w:rsidRPr="00E276B6">
              <w:rPr>
                <w:rFonts w:ascii="Cambria" w:eastAsia="Arial" w:hAnsi="Cambria"/>
              </w:rPr>
              <w:t xml:space="preserve">See also Section </w:t>
            </w:r>
            <w:r w:rsidRPr="00E276B6">
              <w:rPr>
                <w:rStyle w:val="Hyperlink"/>
                <w:rFonts w:eastAsia="Arial"/>
              </w:rPr>
              <w:fldChar w:fldCharType="begin"/>
            </w:r>
            <w:r w:rsidRPr="00E276B6">
              <w:rPr>
                <w:rStyle w:val="Hyperlink"/>
                <w:rFonts w:ascii="Cambria" w:eastAsia="Arial" w:hAnsi="Cambria"/>
              </w:rPr>
              <w:instrText xml:space="preserve"> REF _Ref275431294 \r \h </w:instrText>
            </w:r>
            <w:r w:rsidR="00E40829">
              <w:rPr>
                <w:rStyle w:val="Hyperlink"/>
                <w:rFonts w:ascii="Cambria" w:eastAsia="Arial" w:hAnsi="Cambria"/>
              </w:rPr>
              <w:instrText xml:space="preserve"> \* MERGEFORMAT </w:instrText>
            </w:r>
            <w:r w:rsidRPr="00E276B6">
              <w:rPr>
                <w:rStyle w:val="Hyperlink"/>
                <w:rFonts w:eastAsia="Arial"/>
              </w:rPr>
            </w:r>
            <w:r w:rsidRPr="00E276B6">
              <w:rPr>
                <w:rStyle w:val="Hyperlink"/>
                <w:rFonts w:eastAsia="Arial"/>
              </w:rPr>
              <w:fldChar w:fldCharType="separate"/>
            </w:r>
            <w:r w:rsidR="009D1493">
              <w:rPr>
                <w:rStyle w:val="Hyperlink"/>
                <w:rFonts w:ascii="Cambria" w:eastAsia="Arial" w:hAnsi="Cambria"/>
              </w:rPr>
              <w:t>13.6.1.1</w:t>
            </w:r>
            <w:r w:rsidRPr="00E276B6">
              <w:rPr>
                <w:rStyle w:val="Hyperlink"/>
                <w:rFonts w:eastAsia="Arial"/>
              </w:rPr>
              <w:fldChar w:fldCharType="end"/>
            </w:r>
            <w:r w:rsidRPr="00E276B6">
              <w:rPr>
                <w:rFonts w:ascii="Cambria" w:eastAsia="Arial" w:hAnsi="Cambria"/>
              </w:rPr>
              <w:t xml:space="preserve"> </w:t>
            </w:r>
            <w:r w:rsidRPr="00E276B6">
              <w:rPr>
                <w:rStyle w:val="Hyperlink"/>
                <w:rFonts w:eastAsia="Arial"/>
              </w:rPr>
              <w:fldChar w:fldCharType="begin"/>
            </w:r>
            <w:r w:rsidRPr="00E276B6">
              <w:rPr>
                <w:rStyle w:val="Hyperlink"/>
                <w:rFonts w:ascii="Cambria" w:eastAsia="Arial" w:hAnsi="Cambria"/>
              </w:rPr>
              <w:instrText xml:space="preserve"> REF _Ref275431294 \h </w:instrText>
            </w:r>
            <w:r w:rsidR="00E40829">
              <w:rPr>
                <w:rStyle w:val="Hyperlink"/>
                <w:rFonts w:ascii="Cambria" w:eastAsia="Arial" w:hAnsi="Cambria"/>
              </w:rPr>
              <w:instrText xml:space="preserve"> \* MERGEFORMAT </w:instrText>
            </w:r>
            <w:r w:rsidRPr="00E276B6">
              <w:rPr>
                <w:rStyle w:val="Hyperlink"/>
                <w:rFonts w:eastAsia="Arial"/>
              </w:rPr>
            </w:r>
            <w:r w:rsidRPr="00E276B6">
              <w:rPr>
                <w:rStyle w:val="Hyperlink"/>
                <w:rFonts w:eastAsia="Arial"/>
              </w:rPr>
              <w:fldChar w:fldCharType="separate"/>
            </w:r>
            <w:r w:rsidR="009D1493" w:rsidRPr="009D1493">
              <w:rPr>
                <w:rFonts w:ascii="Cambria" w:hAnsi="Cambria" w:cs="Arial"/>
              </w:rPr>
              <w:t>dfdl:textNumberPattern for dfdl:textNumberRep 'standard'</w:t>
            </w:r>
            <w:r w:rsidRPr="00E276B6">
              <w:rPr>
                <w:rStyle w:val="Hyperlink"/>
                <w:rFonts w:eastAsia="Arial"/>
              </w:rPr>
              <w:fldChar w:fldCharType="end"/>
            </w:r>
            <w:r w:rsidRPr="00E276B6">
              <w:rPr>
                <w:rFonts w:ascii="Cambria" w:eastAsia="Arial" w:hAnsi="Cambria"/>
              </w:rPr>
              <w:t xml:space="preserve"> for additional details about grouping separators.</w:t>
            </w:r>
          </w:p>
          <w:p w14:paraId="626636D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6C64238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EF58B8B"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textStandardExponentRep</w:t>
            </w:r>
          </w:p>
        </w:tc>
        <w:tc>
          <w:tcPr>
            <w:tcW w:w="0" w:type="auto"/>
            <w:tcBorders>
              <w:top w:val="single" w:sz="4" w:space="0" w:color="auto"/>
              <w:left w:val="single" w:sz="4" w:space="0" w:color="auto"/>
              <w:bottom w:val="single" w:sz="4" w:space="0" w:color="auto"/>
              <w:right w:val="single" w:sz="4" w:space="0" w:color="auto"/>
            </w:tcBorders>
            <w:hideMark/>
          </w:tcPr>
          <w:p w14:paraId="0CF72D6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DFDL String Literal </w:t>
            </w:r>
            <w:r w:rsidRPr="00E276B6">
              <w:rPr>
                <w:rFonts w:ascii="Cambria" w:eastAsia="Arial Unicode MS" w:hAnsi="Cambria" w:cs="Arial"/>
                <w:szCs w:val="18"/>
              </w:rPr>
              <w:t>or</w:t>
            </w:r>
            <w:r w:rsidRPr="00E276B6">
              <w:rPr>
                <w:rFonts w:ascii="Cambria" w:eastAsia="Arial Unicode MS" w:hAnsi="Cambria" w:cs="Arial"/>
              </w:rPr>
              <w:t xml:space="preserve"> </w:t>
            </w:r>
            <w:r w:rsidRPr="00E276B6">
              <w:rPr>
                <w:rFonts w:ascii="Cambria" w:eastAsia="Arial Unicode MS" w:hAnsi="Cambria" w:cs="Arial"/>
                <w:szCs w:val="18"/>
              </w:rPr>
              <w:t>DFDL Expression</w:t>
            </w:r>
          </w:p>
          <w:p w14:paraId="0195EDC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Defines the actual character(s) that appear in the data as the exponent indicator. If the empty string is specified then no exponent character is used.</w:t>
            </w:r>
          </w:p>
          <w:p w14:paraId="6FD00D49"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This property is applicable when dfdl:textNumberRep is 'standard' and dfdl:textStandardBase is 10. Empty string is an allowable value, so that </w:t>
            </w:r>
            <w:r w:rsidRPr="00E276B6">
              <w:rPr>
                <w:rFonts w:ascii="Cambria" w:eastAsia="Arial Unicode MS" w:hAnsi="Cambria" w:cs="Arial"/>
              </w:rPr>
              <w:lastRenderedPageBreak/>
              <w:t xml:space="preserve">formats like NNN+M (meaning NNN x 10 with MM exponent) can be expressed. </w:t>
            </w:r>
          </w:p>
          <w:p w14:paraId="1B9A9E7C"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must be set even if the dfdl:textNumberPattern does not contain an 'E' (exponent) character. It is a Schema Definition Error if this property is not set or in scope for any number with dfdl:representation 'text'.</w:t>
            </w:r>
          </w:p>
          <w:p w14:paraId="15BECEE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can be computed by way of an expression which returns a DFDL String Literal. The expression must not contain forward references to elements which have not yet been processed.</w:t>
            </w:r>
          </w:p>
          <w:p w14:paraId="5413E47B" w14:textId="77777777" w:rsidR="00B46A03" w:rsidRPr="00E276B6" w:rsidRDefault="00B46A03" w:rsidP="00986B7C">
            <w:pPr>
              <w:jc w:val="left"/>
              <w:rPr>
                <w:rFonts w:ascii="Cambria" w:eastAsia="MS Mincho" w:hAnsi="Cambria"/>
              </w:rPr>
            </w:pPr>
            <w:r w:rsidRPr="00E276B6">
              <w:rPr>
                <w:rFonts w:ascii="Cambria" w:eastAsia="Arial" w:hAnsi="Cambria"/>
              </w:rPr>
              <w:t>The string literal value is restricted in the same way as described in "Text Number Character Restrictions" in the description of the dfdl:textStandardDecimalSeparator property.</w:t>
            </w:r>
          </w:p>
          <w:p w14:paraId="1A3132D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If dfdl:ignoreCase is 'yes' then the case of the string is ignored by the parser.</w:t>
            </w:r>
          </w:p>
          <w:p w14:paraId="6C78ABCF"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043C844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8B2D6B7" w14:textId="77777777" w:rsidR="00B46A03" w:rsidRPr="00E276B6" w:rsidRDefault="00B46A03" w:rsidP="00986B7C">
            <w:pPr>
              <w:jc w:val="left"/>
              <w:rPr>
                <w:rFonts w:ascii="Cambria" w:hAnsi="Cambria" w:cs="Arial"/>
              </w:rPr>
            </w:pPr>
            <w:r w:rsidRPr="00E276B6">
              <w:rPr>
                <w:rFonts w:ascii="Cambria" w:hAnsi="Cambria" w:cs="Arial"/>
              </w:rPr>
              <w:lastRenderedPageBreak/>
              <w:t>textStandardInfinityRep</w:t>
            </w:r>
          </w:p>
        </w:tc>
        <w:tc>
          <w:tcPr>
            <w:tcW w:w="0" w:type="auto"/>
            <w:tcBorders>
              <w:top w:val="single" w:sz="4" w:space="0" w:color="auto"/>
              <w:left w:val="single" w:sz="4" w:space="0" w:color="auto"/>
              <w:bottom w:val="single" w:sz="4" w:space="0" w:color="auto"/>
              <w:right w:val="single" w:sz="4" w:space="0" w:color="auto"/>
            </w:tcBorders>
            <w:hideMark/>
          </w:tcPr>
          <w:p w14:paraId="5FE41600"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DFDL String Literal</w:t>
            </w:r>
          </w:p>
          <w:p w14:paraId="4C2CF0F1"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value used to represent infinity.</w:t>
            </w:r>
          </w:p>
          <w:p w14:paraId="73241973"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Infinity is represented as a string with the positive or negative prefixes and suffixes </w:t>
            </w:r>
            <w:r w:rsidRPr="00E276B6">
              <w:rPr>
                <w:rFonts w:ascii="Cambria" w:eastAsia="MS Mincho" w:hAnsi="Cambria" w:cs="Arial"/>
              </w:rPr>
              <w:t xml:space="preserve">from the dfdl:textNumberPattern </w:t>
            </w:r>
            <w:r w:rsidRPr="00E276B6">
              <w:rPr>
                <w:rFonts w:ascii="Cambria" w:eastAsia="Arial Unicode MS" w:hAnsi="Cambria" w:cs="Arial"/>
              </w:rPr>
              <w:t>applied.</w:t>
            </w:r>
          </w:p>
          <w:p w14:paraId="4AF1510E"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is applicable when dfdl:textNumberRep is 'standard', dfdl:textStandardBase is 10 and the simple type is float or double.</w:t>
            </w:r>
          </w:p>
          <w:p w14:paraId="26BF5EB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If dfdl:ignoreCase is 'yes' then the case of the string is ignored by the parser.</w:t>
            </w:r>
          </w:p>
          <w:p w14:paraId="16A1DAD7" w14:textId="77777777" w:rsidR="00B46A03" w:rsidRPr="00E276B6" w:rsidRDefault="00B46A03" w:rsidP="00986B7C">
            <w:pPr>
              <w:jc w:val="left"/>
              <w:rPr>
                <w:rFonts w:ascii="Cambria" w:eastAsia="Arial" w:hAnsi="Cambria"/>
              </w:rPr>
            </w:pPr>
            <w:r w:rsidRPr="00E276B6">
              <w:rPr>
                <w:rFonts w:ascii="Cambria" w:eastAsia="Arial" w:hAnsi="Cambria"/>
              </w:rPr>
              <w:t>The string literal value is restricted in the same way as described in "Text Number Character Restrictions" in the description of the dfdl:textStandardDecimalSeparator property.</w:t>
            </w:r>
          </w:p>
          <w:p w14:paraId="5A5538B4" w14:textId="77777777" w:rsidR="00B46A03" w:rsidRPr="00E276B6" w:rsidRDefault="00B46A03" w:rsidP="00986B7C">
            <w:pPr>
              <w:jc w:val="left"/>
              <w:rPr>
                <w:rFonts w:ascii="Cambria" w:eastAsia="MS Mincho" w:hAnsi="Cambria"/>
              </w:rPr>
            </w:pPr>
            <w:r w:rsidRPr="00E276B6">
              <w:rPr>
                <w:rFonts w:ascii="Cambria" w:hAnsi="Cambria" w:cs="Arial"/>
              </w:rPr>
              <w:t>It is a Schema Definition Error if empty string found as the property value.</w:t>
            </w:r>
          </w:p>
          <w:p w14:paraId="126D3FF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7D8800C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0ABA0EA" w14:textId="77777777" w:rsidR="00B46A03" w:rsidRPr="00E276B6" w:rsidRDefault="00B46A03" w:rsidP="00986B7C">
            <w:pPr>
              <w:jc w:val="left"/>
              <w:rPr>
                <w:rFonts w:ascii="Cambria" w:hAnsi="Cambria" w:cs="Arial"/>
              </w:rPr>
            </w:pPr>
            <w:r w:rsidRPr="00E276B6">
              <w:rPr>
                <w:rFonts w:ascii="Cambria" w:hAnsi="Cambria" w:cs="Arial"/>
              </w:rPr>
              <w:t>textStandardNaNRep</w:t>
            </w:r>
          </w:p>
        </w:tc>
        <w:tc>
          <w:tcPr>
            <w:tcW w:w="0" w:type="auto"/>
            <w:tcBorders>
              <w:top w:val="single" w:sz="4" w:space="0" w:color="auto"/>
              <w:left w:val="single" w:sz="4" w:space="0" w:color="auto"/>
              <w:bottom w:val="single" w:sz="4" w:space="0" w:color="auto"/>
              <w:right w:val="single" w:sz="4" w:space="0" w:color="auto"/>
            </w:tcBorders>
            <w:hideMark/>
          </w:tcPr>
          <w:p w14:paraId="7348F3E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DFDL String Literal</w:t>
            </w:r>
          </w:p>
          <w:p w14:paraId="50C26014"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value used to represent NaN.</w:t>
            </w:r>
          </w:p>
          <w:p w14:paraId="4BECB3B6" w14:textId="77777777" w:rsidR="00B46A03" w:rsidRPr="00E276B6" w:rsidRDefault="00B46A03" w:rsidP="00986B7C">
            <w:pPr>
              <w:jc w:val="left"/>
              <w:rPr>
                <w:rFonts w:ascii="Cambria" w:eastAsia="Arial Unicode MS" w:hAnsi="Cambria" w:cs="Arial"/>
              </w:rPr>
            </w:pPr>
            <w:r w:rsidRPr="000470E4">
              <w:rPr>
                <w:rStyle w:val="Strong"/>
                <w:rFonts w:ascii="Cambria" w:eastAsia="MS Mincho" w:hAnsi="Cambria"/>
                <w:b w:val="0"/>
                <w:bCs w:val="0"/>
              </w:rPr>
              <w:t>NaN</w:t>
            </w:r>
            <w:r w:rsidRPr="00E276B6">
              <w:rPr>
                <w:rFonts w:ascii="Cambria" w:eastAsia="Arial Unicode MS" w:hAnsi="Cambria" w:cs="Arial"/>
              </w:rPr>
              <w:t xml:space="preserve"> is represented as a string and the positive or negative</w:t>
            </w:r>
            <w:r w:rsidRPr="00E276B6">
              <w:rPr>
                <w:rFonts w:ascii="Cambria" w:eastAsia="Arial Unicode MS" w:hAnsi="Cambria"/>
              </w:rPr>
              <w:t xml:space="preserve"> </w:t>
            </w:r>
            <w:r w:rsidRPr="00E276B6">
              <w:rPr>
                <w:rFonts w:ascii="Cambria" w:eastAsia="Arial Unicode MS" w:hAnsi="Cambria" w:cs="Arial"/>
              </w:rPr>
              <w:t>prefixes and suffixes from the dfdl:textNumberPattern are not used.</w:t>
            </w:r>
          </w:p>
          <w:p w14:paraId="52B71BC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is applicable when dfdl:textNumberRep is 'standard', dfdl:textStandardBase is 10 and the simple type is float or double.</w:t>
            </w:r>
          </w:p>
          <w:p w14:paraId="55B209F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If dfdl:ignoreCase is 'yes' then the case of the string is ignored by the parser.</w:t>
            </w:r>
          </w:p>
          <w:p w14:paraId="2A346288" w14:textId="77777777" w:rsidR="00B46A03" w:rsidRPr="00E276B6" w:rsidRDefault="00B46A03" w:rsidP="00986B7C">
            <w:pPr>
              <w:jc w:val="left"/>
              <w:rPr>
                <w:rFonts w:ascii="Cambria" w:eastAsia="Arial" w:hAnsi="Cambria"/>
              </w:rPr>
            </w:pPr>
            <w:r w:rsidRPr="00E276B6">
              <w:rPr>
                <w:rFonts w:ascii="Cambria" w:eastAsia="Arial" w:hAnsi="Cambria"/>
              </w:rPr>
              <w:t>The string literal value is restricted in the same way as described in "Text Number Character Restrictions" in the description of the dfdl:textStandardDecimalSeparator property.</w:t>
            </w:r>
          </w:p>
          <w:p w14:paraId="36B4B82D" w14:textId="77777777" w:rsidR="00B46A03" w:rsidRPr="00E276B6" w:rsidRDefault="00B46A03" w:rsidP="00986B7C">
            <w:pPr>
              <w:jc w:val="left"/>
              <w:rPr>
                <w:rFonts w:ascii="Cambria" w:eastAsia="MS Mincho" w:hAnsi="Cambria"/>
              </w:rPr>
            </w:pPr>
            <w:r w:rsidRPr="00E276B6">
              <w:rPr>
                <w:rFonts w:ascii="Cambria" w:hAnsi="Cambria" w:cs="Arial"/>
              </w:rPr>
              <w:t>It is a Schema Definition Error if empty string found as the property value.</w:t>
            </w:r>
          </w:p>
          <w:p w14:paraId="4E0A55B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2AC3DCBC"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5920F28" w14:textId="77777777" w:rsidR="00B46A03" w:rsidRPr="00E276B6" w:rsidRDefault="00B46A03" w:rsidP="00986B7C">
            <w:pPr>
              <w:jc w:val="left"/>
              <w:rPr>
                <w:rFonts w:ascii="Cambria" w:eastAsia="Arial Unicode MS" w:hAnsi="Cambria"/>
              </w:rPr>
            </w:pPr>
            <w:r w:rsidRPr="00E276B6">
              <w:rPr>
                <w:rFonts w:ascii="Cambria" w:eastAsia="Arial Unicode MS" w:hAnsi="Cambria"/>
              </w:rPr>
              <w:lastRenderedPageBreak/>
              <w:t>textStandardZeroRep</w:t>
            </w:r>
          </w:p>
        </w:tc>
        <w:tc>
          <w:tcPr>
            <w:tcW w:w="0" w:type="auto"/>
            <w:tcBorders>
              <w:top w:val="single" w:sz="4" w:space="0" w:color="auto"/>
              <w:left w:val="single" w:sz="4" w:space="0" w:color="auto"/>
              <w:bottom w:val="single" w:sz="4" w:space="0" w:color="auto"/>
              <w:right w:val="single" w:sz="4" w:space="0" w:color="auto"/>
            </w:tcBorders>
            <w:hideMark/>
          </w:tcPr>
          <w:p w14:paraId="2F5C54F6"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List of DFDL String Literals</w:t>
            </w:r>
          </w:p>
          <w:p w14:paraId="04343CA2"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Valid values: empty string, any character string</w:t>
            </w:r>
          </w:p>
          <w:p w14:paraId="6306CF77"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The whitespace separated list of alternative DFDL String Literals that are equivalent to zero, for example the characters 'zero'. </w:t>
            </w:r>
          </w:p>
          <w:p w14:paraId="1752066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The representation is examined for a match to one of the values of this property after padding has been trimmed away.</w:t>
            </w:r>
          </w:p>
          <w:p w14:paraId="40CCBF7D"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On unparsing the first value is used.</w:t>
            </w:r>
          </w:p>
          <w:p w14:paraId="09DAF3F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If dfdl:ignoreCase is 'yes' then the case of the string is ignored by the parser.</w:t>
            </w:r>
          </w:p>
          <w:p w14:paraId="2FCEA84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The empty string means that there is no special literal string for zero.  </w:t>
            </w:r>
          </w:p>
          <w:p w14:paraId="261B235C"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This property is applicable when dfdl:textNumberRep is 'standard' and dfdl:textStandardBase is 10.</w:t>
            </w:r>
          </w:p>
          <w:p w14:paraId="7A28394A"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Each string literal in the list is restricted to allow only certain kinds of DFDL String Literal syntax:</w:t>
            </w:r>
          </w:p>
          <w:p w14:paraId="742AC6EA" w14:textId="77777777" w:rsidR="00B46A03" w:rsidRPr="00E276B6" w:rsidRDefault="00B46A03" w:rsidP="00986B7C">
            <w:pPr>
              <w:pStyle w:val="ListParagraph"/>
              <w:numPr>
                <w:ilvl w:val="0"/>
                <w:numId w:val="167"/>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entities are allowed.</w:t>
            </w:r>
          </w:p>
          <w:p w14:paraId="281DE2BD" w14:textId="77777777" w:rsidR="00B46A03" w:rsidRPr="00E276B6" w:rsidRDefault="00B46A03" w:rsidP="00986B7C">
            <w:pPr>
              <w:pStyle w:val="ListParagraph"/>
              <w:numPr>
                <w:ilvl w:val="0"/>
                <w:numId w:val="167"/>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Byte Value entities ( %#rXX; ) are not allowed.</w:t>
            </w:r>
          </w:p>
          <w:p w14:paraId="1D903D83" w14:textId="77777777" w:rsidR="00B46A03" w:rsidRPr="00E276B6" w:rsidRDefault="00B46A03" w:rsidP="00986B7C">
            <w:pPr>
              <w:pStyle w:val="ListParagraph"/>
              <w:numPr>
                <w:ilvl w:val="0"/>
                <w:numId w:val="167"/>
              </w:numPr>
              <w:tabs>
                <w:tab w:val="clear" w:pos="403"/>
              </w:tabs>
              <w:spacing w:before="60" w:after="60" w:line="240" w:lineRule="auto"/>
              <w:jc w:val="left"/>
              <w:rPr>
                <w:rFonts w:ascii="Cambria" w:eastAsia="Arial Unicode MS" w:hAnsi="Cambria"/>
              </w:rPr>
            </w:pPr>
            <w:r w:rsidRPr="00E276B6">
              <w:rPr>
                <w:rFonts w:ascii="Cambria" w:eastAsia="Arial Unicode MS" w:hAnsi="Cambria"/>
              </w:rPr>
              <w:t>DFDL Character class entities NL and ES are not allowed.</w:t>
            </w:r>
          </w:p>
          <w:p w14:paraId="41947DB1" w14:textId="77777777" w:rsidR="00B46A03" w:rsidRPr="00E276B6" w:rsidRDefault="00B46A03" w:rsidP="00986B7C">
            <w:pPr>
              <w:pStyle w:val="ListParagraph"/>
              <w:numPr>
                <w:ilvl w:val="0"/>
                <w:numId w:val="167"/>
              </w:numPr>
              <w:tabs>
                <w:tab w:val="clear" w:pos="403"/>
              </w:tabs>
              <w:spacing w:before="60" w:after="60" w:line="240" w:lineRule="auto"/>
              <w:jc w:val="left"/>
              <w:rPr>
                <w:rFonts w:ascii="Cambria" w:eastAsia="Arial Unicode MS" w:hAnsi="Cambria"/>
              </w:rPr>
            </w:pPr>
            <w:r w:rsidRPr="00E276B6">
              <w:rPr>
                <w:rFonts w:ascii="Cambria" w:eastAsia="Arial Unicode MS" w:hAnsi="Cambria"/>
              </w:rPr>
              <w:t xml:space="preserve">DFDL Character class entities WSP, WSP+, and WSP* are allowed. </w:t>
            </w:r>
          </w:p>
          <w:p w14:paraId="78A6C47E"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However, the WSP* entity cannot appear on its own as one of the string literals in the list. It must be used in combination with other text characters or entities so as to describe a representation that cannot ever be an empty string. </w:t>
            </w:r>
          </w:p>
          <w:p w14:paraId="30CD03C5"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It is a Schema Definition Error if the string literal contains any of the disallowed syntax constructs.</w:t>
            </w:r>
          </w:p>
          <w:p w14:paraId="441668EB" w14:textId="77777777" w:rsidR="00B46A03" w:rsidRPr="00E276B6" w:rsidRDefault="00B46A03" w:rsidP="00986B7C">
            <w:pPr>
              <w:jc w:val="left"/>
              <w:rPr>
                <w:rFonts w:ascii="Cambria" w:eastAsia="Arial Unicode MS" w:hAnsi="Cambria" w:cs="Arial"/>
              </w:rPr>
            </w:pPr>
            <w:r w:rsidRPr="00E276B6">
              <w:rPr>
                <w:rFonts w:ascii="Cambria" w:eastAsia="Arial Unicode MS" w:hAnsi="Cambria" w:cs="Arial"/>
              </w:rPr>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r w:rsidR="00B46A03" w14:paraId="31E6DE4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6F7D836"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w:t>
            </w:r>
            <w:r w:rsidRPr="00E276B6">
              <w:rPr>
                <w:rFonts w:ascii="Cambria" w:eastAsia="MS Mincho" w:hAnsi="Cambria"/>
              </w:rPr>
              <w:t>Standard</w:t>
            </w:r>
            <w:r w:rsidRPr="00E276B6">
              <w:rPr>
                <w:rFonts w:ascii="Cambria" w:eastAsia="Arial Unicode MS" w:hAnsi="Cambria"/>
              </w:rPr>
              <w:t>Base</w:t>
            </w:r>
          </w:p>
        </w:tc>
        <w:tc>
          <w:tcPr>
            <w:tcW w:w="0" w:type="auto"/>
            <w:tcBorders>
              <w:top w:val="single" w:sz="4" w:space="0" w:color="auto"/>
              <w:left w:val="single" w:sz="4" w:space="0" w:color="auto"/>
              <w:bottom w:val="single" w:sz="4" w:space="0" w:color="auto"/>
              <w:right w:val="single" w:sz="4" w:space="0" w:color="auto"/>
            </w:tcBorders>
            <w:hideMark/>
          </w:tcPr>
          <w:p w14:paraId="5D2E6722" w14:textId="77777777" w:rsidR="00B46A03" w:rsidRPr="00E276B6" w:rsidRDefault="00B46A03" w:rsidP="00986B7C">
            <w:pPr>
              <w:jc w:val="left"/>
              <w:rPr>
                <w:rFonts w:ascii="Cambria" w:eastAsia="MS Mincho" w:hAnsi="Cambria" w:cs="Arial"/>
                <w:lang w:eastAsia="ja-JP"/>
              </w:rPr>
            </w:pPr>
            <w:r w:rsidRPr="00E276B6">
              <w:rPr>
                <w:rFonts w:ascii="Cambria" w:eastAsia="MS Mincho" w:hAnsi="Cambria" w:cs="Arial"/>
                <w:lang w:eastAsia="ja-JP"/>
              </w:rPr>
              <w:t>Non-negative Integer</w:t>
            </w:r>
          </w:p>
          <w:p w14:paraId="5837632F" w14:textId="77777777" w:rsidR="00B46A03" w:rsidRPr="00E276B6" w:rsidRDefault="00B46A03" w:rsidP="00986B7C">
            <w:pPr>
              <w:jc w:val="left"/>
              <w:rPr>
                <w:rFonts w:ascii="Cambria" w:hAnsi="Cambria" w:cs="Arial"/>
              </w:rPr>
            </w:pPr>
            <w:r w:rsidRPr="00E276B6">
              <w:rPr>
                <w:rFonts w:ascii="Cambria" w:hAnsi="Cambria" w:cs="Arial"/>
              </w:rPr>
              <w:t xml:space="preserve">Valid Values 2, 8, 10, 16 </w:t>
            </w:r>
          </w:p>
          <w:p w14:paraId="5FE4E820" w14:textId="77777777" w:rsidR="00B46A03" w:rsidRPr="00E276B6" w:rsidRDefault="00B46A03" w:rsidP="00986B7C">
            <w:pPr>
              <w:jc w:val="left"/>
              <w:rPr>
                <w:rFonts w:ascii="Cambria" w:hAnsi="Cambria" w:cs="Arial"/>
              </w:rPr>
            </w:pPr>
            <w:r w:rsidRPr="00E276B6">
              <w:rPr>
                <w:rFonts w:ascii="Cambria" w:hAnsi="Cambria" w:cs="Arial"/>
              </w:rPr>
              <w:t xml:space="preserve">Indicates the number base. </w:t>
            </w:r>
          </w:p>
          <w:p w14:paraId="6BA9FC99" w14:textId="77777777" w:rsidR="00B46A03" w:rsidRPr="00E276B6" w:rsidRDefault="00B46A03" w:rsidP="00986B7C">
            <w:pPr>
              <w:jc w:val="left"/>
              <w:rPr>
                <w:rFonts w:ascii="Cambria" w:hAnsi="Cambria" w:cs="Arial"/>
              </w:rPr>
            </w:pPr>
            <w:r w:rsidRPr="00E276B6">
              <w:rPr>
                <w:rFonts w:ascii="Cambria" w:hAnsi="Cambria" w:cs="Arial"/>
              </w:rPr>
              <w:t xml:space="preserve">Only used when dfdl:textNumberRep is 'standard'. </w:t>
            </w:r>
          </w:p>
          <w:p w14:paraId="734C65C7" w14:textId="77777777" w:rsidR="00B46A03" w:rsidRPr="00E276B6" w:rsidRDefault="00B46A03" w:rsidP="00986B7C">
            <w:pPr>
              <w:jc w:val="left"/>
              <w:rPr>
                <w:rFonts w:ascii="Cambria" w:hAnsi="Cambria" w:cs="Arial"/>
              </w:rPr>
            </w:pPr>
            <w:r w:rsidRPr="00E276B6">
              <w:rPr>
                <w:rFonts w:ascii="Cambria" w:eastAsia="Arial Unicode MS" w:hAnsi="Cambria" w:cs="Arial"/>
              </w:rPr>
              <w:t>When base is not 10, xs:decimal, xs:float, and xs:double are not supported.</w:t>
            </w:r>
          </w:p>
          <w:p w14:paraId="54E96838" w14:textId="77777777" w:rsidR="00B46A03" w:rsidRPr="00E276B6" w:rsidRDefault="00B46A03" w:rsidP="00986B7C">
            <w:pPr>
              <w:jc w:val="left"/>
              <w:rPr>
                <w:rFonts w:ascii="Cambria" w:hAnsi="Cambria" w:cs="Arial"/>
              </w:rPr>
            </w:pPr>
            <w:r w:rsidRPr="00E276B6">
              <w:rPr>
                <w:rFonts w:ascii="Cambria" w:hAnsi="Cambria" w:cs="Arial"/>
              </w:rPr>
              <w:t xml:space="preserve">When dfdl:textNumberRep is 'zoned' </w:t>
            </w:r>
            <w:r w:rsidRPr="00E276B6">
              <w:rPr>
                <w:rFonts w:ascii="Cambria" w:eastAsia="Arial Unicode MS" w:hAnsi="Cambria" w:cs="Arial"/>
              </w:rPr>
              <w:t>dfdl:</w:t>
            </w:r>
            <w:r w:rsidRPr="00E276B6">
              <w:rPr>
                <w:rFonts w:ascii="Cambria" w:hAnsi="Cambria" w:cs="Arial"/>
              </w:rPr>
              <w:t>textStandardBase is not used and base 10 is assumed.</w:t>
            </w:r>
          </w:p>
          <w:p w14:paraId="19501FF6" w14:textId="77777777" w:rsidR="00B46A03" w:rsidRPr="00E276B6" w:rsidRDefault="00B46A03" w:rsidP="00986B7C">
            <w:pPr>
              <w:jc w:val="left"/>
              <w:rPr>
                <w:rFonts w:ascii="Cambria" w:eastAsia="Arial Unicode MS" w:hAnsi="Cambria" w:cs="Arial"/>
              </w:rPr>
            </w:pPr>
            <w:r w:rsidRPr="00E276B6">
              <w:rPr>
                <w:rFonts w:ascii="Cambria" w:hAnsi="Cambria" w:cs="Arial"/>
              </w:rPr>
              <w:t>Annotation: dfdl:element, dfdl:simpleType</w:t>
            </w:r>
          </w:p>
        </w:tc>
      </w:tr>
      <w:tr w:rsidR="00B46A03" w14:paraId="501210E7"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0E9652B" w14:textId="77777777" w:rsidR="00B46A03" w:rsidRPr="00E276B6" w:rsidRDefault="00B46A03" w:rsidP="00986B7C">
            <w:pPr>
              <w:jc w:val="left"/>
              <w:rPr>
                <w:rFonts w:ascii="Cambria" w:eastAsia="Arial Unicode MS" w:hAnsi="Cambria"/>
              </w:rPr>
            </w:pPr>
            <w:r w:rsidRPr="00E276B6">
              <w:rPr>
                <w:rFonts w:ascii="Cambria" w:eastAsia="Arial Unicode MS" w:hAnsi="Cambria"/>
              </w:rPr>
              <w:t>textZonedSignStyle</w:t>
            </w:r>
          </w:p>
        </w:tc>
        <w:tc>
          <w:tcPr>
            <w:tcW w:w="0" w:type="auto"/>
            <w:tcBorders>
              <w:top w:val="single" w:sz="4" w:space="0" w:color="auto"/>
              <w:left w:val="single" w:sz="4" w:space="0" w:color="auto"/>
              <w:bottom w:val="single" w:sz="4" w:space="0" w:color="auto"/>
              <w:right w:val="single" w:sz="4" w:space="0" w:color="auto"/>
            </w:tcBorders>
            <w:hideMark/>
          </w:tcPr>
          <w:p w14:paraId="14DAD846" w14:textId="77777777" w:rsidR="00B46A03" w:rsidRPr="00E276B6" w:rsidRDefault="00B46A03" w:rsidP="00986B7C">
            <w:pPr>
              <w:jc w:val="left"/>
              <w:rPr>
                <w:rFonts w:ascii="Cambria" w:eastAsia="Arial Unicode MS" w:hAnsi="Cambria"/>
              </w:rPr>
            </w:pPr>
            <w:r w:rsidRPr="00E276B6">
              <w:rPr>
                <w:rFonts w:ascii="Cambria" w:eastAsia="Arial Unicode MS" w:hAnsi="Cambria"/>
              </w:rPr>
              <w:t>Enum</w:t>
            </w:r>
          </w:p>
          <w:p w14:paraId="2AA7AB02" w14:textId="77777777" w:rsidR="00B46A03" w:rsidRPr="00E276B6" w:rsidRDefault="00B46A03" w:rsidP="00986B7C">
            <w:pPr>
              <w:jc w:val="left"/>
              <w:rPr>
                <w:rFonts w:ascii="Cambria" w:hAnsi="Cambria"/>
              </w:rPr>
            </w:pPr>
            <w:r w:rsidRPr="00E276B6">
              <w:rPr>
                <w:rFonts w:ascii="Cambria" w:hAnsi="Cambria"/>
                <w:iCs/>
              </w:rPr>
              <w:t xml:space="preserve">Specifies the code points that are used to modify the sign nibble of the byte containing the sign, when the </w:t>
            </w:r>
            <w:r w:rsidRPr="00E276B6">
              <w:rPr>
                <w:rFonts w:ascii="Cambria" w:hAnsi="Cambria" w:cs="Arial"/>
                <w:iCs/>
              </w:rPr>
              <w:t>dfdl:</w:t>
            </w:r>
            <w:r w:rsidRPr="00E276B6">
              <w:rPr>
                <w:rFonts w:ascii="Cambria" w:hAnsi="Cambria"/>
                <w:iCs/>
              </w:rPr>
              <w:t>encoding is an ASCII-derived character set</w:t>
            </w:r>
            <w:r w:rsidRPr="00E276B6">
              <w:rPr>
                <w:rFonts w:ascii="Cambria" w:hAnsi="Cambria" w:cs="Arial"/>
                <w:iCs/>
              </w:rPr>
              <w:t xml:space="preserve"> </w:t>
            </w:r>
            <w:r w:rsidRPr="00E276B6">
              <w:rPr>
                <w:rFonts w:ascii="Cambria" w:hAnsi="Cambria"/>
                <w:iCs/>
              </w:rPr>
              <w:t>encoding. The location of this sign nibble is indicated in the dfdl:textNumberPattern.</w:t>
            </w:r>
            <w:r w:rsidRPr="00E276B6">
              <w:rPr>
                <w:rFonts w:ascii="Cambria" w:hAnsi="Cambria"/>
              </w:rPr>
              <w:t xml:space="preserve"> </w:t>
            </w:r>
          </w:p>
          <w:p w14:paraId="7D5825D4" w14:textId="77777777" w:rsidR="00B46A03" w:rsidRPr="00E276B6" w:rsidRDefault="00B46A03" w:rsidP="00986B7C">
            <w:pPr>
              <w:jc w:val="left"/>
              <w:rPr>
                <w:rFonts w:ascii="Cambria" w:hAnsi="Cambria"/>
              </w:rPr>
            </w:pPr>
            <w:r w:rsidRPr="00E276B6">
              <w:rPr>
                <w:rFonts w:ascii="Cambria" w:hAnsi="Cambria"/>
                <w:iCs/>
              </w:rPr>
              <w:t>This property is applicable when dfdl:textNumberRep is 'zoned'.</w:t>
            </w:r>
            <w:r w:rsidRPr="00E276B6">
              <w:rPr>
                <w:rFonts w:ascii="Cambria" w:hAnsi="Cambria"/>
              </w:rPr>
              <w:t xml:space="preserve"> </w:t>
            </w:r>
          </w:p>
          <w:p w14:paraId="39B0441E" w14:textId="77777777" w:rsidR="00B46A03" w:rsidRPr="00E276B6" w:rsidRDefault="00B46A03" w:rsidP="00986B7C">
            <w:pPr>
              <w:jc w:val="left"/>
              <w:rPr>
                <w:rFonts w:ascii="Cambria" w:hAnsi="Cambria"/>
              </w:rPr>
            </w:pPr>
            <w:r w:rsidRPr="00E276B6">
              <w:rPr>
                <w:rFonts w:ascii="Cambria" w:hAnsi="Cambria"/>
                <w:iCs/>
              </w:rPr>
              <w:lastRenderedPageBreak/>
              <w:t xml:space="preserve">Used only when dfdl:encoding is an ASCII-derived character set encoding. The encoding must provide the character to single byte code point mapping used by the specified value of dfdl:textZonedSignStyle, as stated below. </w:t>
            </w:r>
          </w:p>
          <w:p w14:paraId="3A320C24" w14:textId="77777777" w:rsidR="00B46A03" w:rsidRPr="00E276B6" w:rsidRDefault="00B46A03" w:rsidP="00986B7C">
            <w:pPr>
              <w:jc w:val="left"/>
              <w:rPr>
                <w:rFonts w:ascii="Cambria" w:hAnsi="Cambria"/>
              </w:rPr>
            </w:pPr>
            <w:r w:rsidRPr="00E276B6">
              <w:rPr>
                <w:rFonts w:ascii="Cambria" w:hAnsi="Cambria"/>
                <w:iCs/>
              </w:rPr>
              <w:t>Valid values 'asciiStandard', 'asciiTranslatedEBCDIC', 'asciiCARealiaModified', and 'asciiTandemModified'</w:t>
            </w:r>
            <w:r w:rsidRPr="00E276B6">
              <w:rPr>
                <w:rFonts w:ascii="Cambria" w:hAnsi="Cambria"/>
              </w:rPr>
              <w:t xml:space="preserve"> </w:t>
            </w:r>
          </w:p>
          <w:p w14:paraId="2D08815E" w14:textId="77777777" w:rsidR="00B46A03" w:rsidRPr="00E276B6" w:rsidRDefault="00B46A03" w:rsidP="00986B7C">
            <w:pPr>
              <w:jc w:val="left"/>
              <w:rPr>
                <w:rFonts w:ascii="Cambria" w:hAnsi="Cambria"/>
              </w:rPr>
            </w:pPr>
            <w:r w:rsidRPr="00E276B6">
              <w:rPr>
                <w:rFonts w:ascii="Cambria" w:hAnsi="Cambria"/>
                <w:iCs/>
              </w:rPr>
              <w:t xml:space="preserve">Which characters are used to represent modified (also called 'overpunched') positive and negative signs, varies by encoding, COBOL compiler, and system. The code points are fixed for EBCDIC systems but not for ASCII. </w:t>
            </w:r>
          </w:p>
          <w:p w14:paraId="3A57C725" w14:textId="77777777" w:rsidR="00B46A03" w:rsidRPr="00E276B6" w:rsidRDefault="00B46A03" w:rsidP="00986B7C">
            <w:pPr>
              <w:jc w:val="left"/>
              <w:rPr>
                <w:rFonts w:ascii="Cambria" w:hAnsi="Cambria"/>
              </w:rPr>
            </w:pPr>
            <w:r w:rsidRPr="00E276B6">
              <w:rPr>
                <w:rFonts w:ascii="Cambria" w:hAnsi="Cambria"/>
                <w:iCs/>
              </w:rPr>
              <w:t>I</w:t>
            </w:r>
            <w:r w:rsidRPr="00E276B6">
              <w:rPr>
                <w:rFonts w:ascii="Cambria" w:hAnsi="Cambria"/>
              </w:rPr>
              <w:t>n ASCII-based encodings, this property is used to determine how signs are expressed for zoned numbers.</w:t>
            </w:r>
          </w:p>
          <w:p w14:paraId="547FA1AB" w14:textId="77777777" w:rsidR="00B46A03" w:rsidRPr="00E276B6" w:rsidRDefault="00B46A03" w:rsidP="00986B7C">
            <w:pPr>
              <w:pStyle w:val="ListParagraph"/>
              <w:numPr>
                <w:ilvl w:val="0"/>
                <w:numId w:val="168"/>
              </w:numPr>
              <w:tabs>
                <w:tab w:val="clear" w:pos="403"/>
              </w:tabs>
              <w:spacing w:before="60" w:after="60" w:line="240" w:lineRule="auto"/>
              <w:jc w:val="left"/>
              <w:rPr>
                <w:rFonts w:ascii="Cambria" w:hAnsi="Cambria"/>
              </w:rPr>
            </w:pPr>
            <w:r w:rsidRPr="00E276B6">
              <w:rPr>
                <w:rFonts w:ascii="Cambria" w:hAnsi="Cambria"/>
              </w:rPr>
              <w:t xml:space="preserve">asciiStandard: ASCII characters '0123456789' represent a positive sign and the corresponding digit. (Sign nibble for '+' is 0x3, which is the high nibble of these code points unmodified.) ASCII characters 'pqrstuvwxy' represent negative sign and digits 0 to 9. (Code points 0x70 to 0x79) </w:t>
            </w:r>
          </w:p>
          <w:p w14:paraId="3F6A050C" w14:textId="77777777" w:rsidR="00B46A03" w:rsidRPr="00E276B6" w:rsidRDefault="00B46A03" w:rsidP="00986B7C">
            <w:pPr>
              <w:pStyle w:val="ListParagraph"/>
              <w:numPr>
                <w:ilvl w:val="0"/>
                <w:numId w:val="168"/>
              </w:numPr>
              <w:tabs>
                <w:tab w:val="clear" w:pos="403"/>
              </w:tabs>
              <w:spacing w:before="60" w:after="60" w:line="240" w:lineRule="auto"/>
              <w:jc w:val="left"/>
              <w:rPr>
                <w:rFonts w:ascii="Cambria" w:hAnsi="Cambria"/>
              </w:rPr>
            </w:pPr>
            <w:r w:rsidRPr="00E276B6">
              <w:rPr>
                <w:rFonts w:ascii="Cambria" w:hAnsi="Cambria"/>
              </w:rPr>
              <w:t xml:space="preserve">asciiTranslatedEBCDIC:  The overpunched character is the ASCII equivalent of the typical EBCDIC above. So, the characters '{ABCDEFGHI'  still represent a positive sign and digits 0 to 9. (These are code points 0x7B, 0x41 through 0x49). The characters '}JKLMNOPQR' still represent negative sign and digits 0 to 9. (These are code points 0x7D, 0x4A through 0x52). This case comes up if EBCDIC zoned decimal data is translated to ASCII as if it were textual data.) </w:t>
            </w:r>
          </w:p>
          <w:p w14:paraId="615074B9" w14:textId="77777777" w:rsidR="00B46A03" w:rsidRPr="00E276B6" w:rsidRDefault="00B46A03" w:rsidP="00986B7C">
            <w:pPr>
              <w:pStyle w:val="ListParagraph"/>
              <w:numPr>
                <w:ilvl w:val="0"/>
                <w:numId w:val="168"/>
              </w:numPr>
              <w:tabs>
                <w:tab w:val="clear" w:pos="403"/>
              </w:tabs>
              <w:spacing w:before="60" w:after="60" w:line="240" w:lineRule="auto"/>
              <w:jc w:val="left"/>
              <w:rPr>
                <w:rFonts w:ascii="Cambria" w:hAnsi="Cambria"/>
              </w:rPr>
            </w:pPr>
            <w:r w:rsidRPr="00E276B6">
              <w:rPr>
                <w:rFonts w:ascii="Cambria" w:hAnsi="Cambria"/>
              </w:rPr>
              <w:t>asciiCARealiaModified</w:t>
            </w:r>
            <w:r w:rsidRPr="00E276B6">
              <w:rPr>
                <w:rFonts w:ascii="Cambria" w:hAnsi="Cambria"/>
              </w:rPr>
              <w:footnoteReference w:id="41"/>
            </w:r>
            <w:r w:rsidRPr="00E276B6">
              <w:rPr>
                <w:rFonts w:ascii="Cambria" w:hAnsi="Cambria"/>
              </w:rPr>
              <w:t xml:space="preserve">:  In this style, the ASCII characters '0123456789' represent positive sign and digits 0 to 9 as in asciiStandard. However, ASCII characters from code points 0x20 to 0x29 are used for negative sign and the corresponding decimal digit. This doesn't translate well into printing characters. These characters include the space (' ') for zero, characters '!"#$%&amp;' for 1 through 6, the single quote character "'" for 7, and the parenthesis '()' for 8 and 9. </w:t>
            </w:r>
          </w:p>
          <w:p w14:paraId="669AD577" w14:textId="77777777" w:rsidR="00B46A03" w:rsidRPr="00E276B6" w:rsidRDefault="00B46A03" w:rsidP="00986B7C">
            <w:pPr>
              <w:pStyle w:val="ListParagraph"/>
              <w:numPr>
                <w:ilvl w:val="0"/>
                <w:numId w:val="168"/>
              </w:numPr>
              <w:tabs>
                <w:tab w:val="clear" w:pos="403"/>
              </w:tabs>
              <w:spacing w:before="60" w:after="60" w:line="240" w:lineRule="auto"/>
              <w:jc w:val="left"/>
              <w:rPr>
                <w:rFonts w:ascii="Cambria" w:eastAsia="Arial Unicode MS" w:hAnsi="Cambria"/>
              </w:rPr>
            </w:pPr>
            <w:r w:rsidRPr="00E276B6">
              <w:rPr>
                <w:rFonts w:ascii="Cambria" w:hAnsi="Cambria"/>
              </w:rPr>
              <w:t xml:space="preserve">asciiTandemModified: In this style the ASCII characters '0123456789' represent positive sign and digits 0 to 9, but code points 0x80 to 0x89 are used to represent negative sign and a digit. There are no corresponding code points in the standard ASCII encoding since these values are all above 128 (decimal). This means the resultant bytes are not code points in standard ASCII, so the schema must specify an encoding like ISO-8859-1 for such zoned decimals to parse without an encoding error. (Note that neither ISO-8859-1 encoding, nor Unicode have assigned glyphs for these code points. They are considered control characters.) </w:t>
            </w:r>
          </w:p>
          <w:p w14:paraId="5CFC2486" w14:textId="77777777" w:rsidR="00B46A03" w:rsidRPr="00E276B6" w:rsidRDefault="00B46A03" w:rsidP="00986B7C">
            <w:pPr>
              <w:keepNext/>
              <w:jc w:val="left"/>
              <w:rPr>
                <w:rFonts w:ascii="Cambria" w:eastAsia="Arial Unicode MS" w:hAnsi="Cambria" w:cs="Arial"/>
              </w:rPr>
            </w:pPr>
            <w:r w:rsidRPr="00E276B6">
              <w:rPr>
                <w:rFonts w:ascii="Cambria" w:eastAsia="Arial Unicode MS" w:hAnsi="Cambria" w:cs="Arial"/>
              </w:rPr>
              <w:lastRenderedPageBreak/>
              <w:t xml:space="preserve">Annotation: </w:t>
            </w:r>
            <w:r w:rsidRPr="00E276B6">
              <w:rPr>
                <w:rFonts w:ascii="Cambria" w:eastAsia="MS Mincho" w:hAnsi="Cambria" w:cs="Arial"/>
              </w:rPr>
              <w:t xml:space="preserve">dfdl:element, </w:t>
            </w:r>
            <w:r w:rsidRPr="00E276B6">
              <w:rPr>
                <w:rFonts w:ascii="Cambria" w:eastAsia="Arial Unicode MS" w:hAnsi="Cambria" w:cs="Arial"/>
              </w:rPr>
              <w:t>dfdl:simpleType</w:t>
            </w:r>
          </w:p>
        </w:tc>
      </w:tr>
    </w:tbl>
    <w:p w14:paraId="601F6128" w14:textId="3306078A" w:rsidR="00B46A03" w:rsidRDefault="00B46A03" w:rsidP="00B46A03">
      <w:pPr>
        <w:pStyle w:val="Caption"/>
      </w:pPr>
      <w:bookmarkStart w:id="4997" w:name="_Toc130873640"/>
      <w:bookmarkStart w:id="4998" w:name="_Toc140549612"/>
      <w:bookmarkStart w:id="4999" w:name="_Ref140946684"/>
      <w:bookmarkStart w:id="5000" w:name="_Ref140946689"/>
      <w:bookmarkStart w:id="5001" w:name="_Toc177399101"/>
      <w:bookmarkStart w:id="5002" w:name="_Toc175057388"/>
      <w:bookmarkStart w:id="5003" w:name="_Toc199516325"/>
      <w:bookmarkStart w:id="5004" w:name="_Toc194983988"/>
      <w:bookmarkStart w:id="5005" w:name="_Ref215978163"/>
      <w:bookmarkStart w:id="5006" w:name="_Ref215978195"/>
      <w:bookmarkStart w:id="5007" w:name="_Toc243112832"/>
      <w:r>
        <w:lastRenderedPageBreak/>
        <w:t xml:space="preserve">Table </w:t>
      </w:r>
      <w:r>
        <w:fldChar w:fldCharType="begin"/>
      </w:r>
      <w:r>
        <w:instrText xml:space="preserve"> SEQ Table \* ARABIC </w:instrText>
      </w:r>
      <w:r>
        <w:fldChar w:fldCharType="separate"/>
      </w:r>
      <w:r w:rsidR="009D1493">
        <w:rPr>
          <w:noProof/>
        </w:rPr>
        <w:t>31</w:t>
      </w:r>
      <w:r>
        <w:rPr>
          <w:noProof/>
        </w:rPr>
        <w:fldChar w:fldCharType="end"/>
      </w:r>
      <w:r>
        <w:t xml:space="preserve"> Properties Specific to Number with Text Representation</w:t>
      </w:r>
    </w:p>
    <w:p w14:paraId="2EDF234F" w14:textId="77777777" w:rsidR="00B46A03" w:rsidRDefault="00B46A03" w:rsidP="00B46A03">
      <w:pPr>
        <w:rPr>
          <w:rFonts w:cs="Arial"/>
        </w:rPr>
      </w:pPr>
      <w:r>
        <w:rPr>
          <w:rFonts w:cs="Arial"/>
        </w:rPr>
        <w:t>The dfdl:textStandardDecimalSeparator, dfdl:textStandardGroupingSeparator, dfdl:textStandardExponentRep, dfdl:textStandardInfinityRep, dfdl:textStandardNaNRep, and dfdl:textStandardZeroRep must all be distinct, and it is a Schema Definition Error otherwise. Note that if dfdl:textStandardDecimalSeparator, dfdl:textStandardGroupingSeparator, or dfdl:textStandardExponentRep are expressions, this checking can only be carried out during processing (parsing or unparsing.)</w:t>
      </w:r>
    </w:p>
    <w:p w14:paraId="415A5721" w14:textId="77777777" w:rsidR="00B46A03" w:rsidRDefault="00B46A03" w:rsidP="00B46A03">
      <w:pPr>
        <w:rPr>
          <w:rFonts w:cs="Arial"/>
        </w:rPr>
      </w:pPr>
      <w:r>
        <w:rPr>
          <w:rFonts w:cs="Arial"/>
          <w:lang w:eastAsia="en-GB"/>
        </w:rPr>
        <w:t>Implementation note: This rule is in the interests of clarity and is an extra constraint compared to ICU.</w:t>
      </w:r>
      <w:bookmarkEnd w:id="4997"/>
      <w:bookmarkEnd w:id="4998"/>
      <w:bookmarkEnd w:id="4999"/>
      <w:bookmarkEnd w:id="5000"/>
      <w:bookmarkEnd w:id="5001"/>
      <w:bookmarkEnd w:id="5002"/>
      <w:bookmarkEnd w:id="5003"/>
      <w:bookmarkEnd w:id="5004"/>
      <w:bookmarkEnd w:id="5005"/>
      <w:bookmarkEnd w:id="5006"/>
      <w:bookmarkEnd w:id="5007"/>
    </w:p>
    <w:p w14:paraId="41CD672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5008" w:name="_Toc254776341"/>
      <w:bookmarkStart w:id="5009" w:name="_Toc254776342"/>
      <w:bookmarkStart w:id="5010" w:name="_Toc254776343"/>
      <w:bookmarkStart w:id="5011" w:name="_Toc254776344"/>
      <w:bookmarkStart w:id="5012" w:name="_Ref254704660"/>
      <w:bookmarkStart w:id="5013" w:name="_Toc349042754"/>
      <w:bookmarkStart w:id="5014" w:name="_Toc62570166"/>
      <w:bookmarkStart w:id="5015" w:name="_Toc210216888"/>
      <w:bookmarkStart w:id="5016" w:name="_Toc219441020"/>
      <w:bookmarkEnd w:id="5008"/>
      <w:bookmarkEnd w:id="5009"/>
      <w:bookmarkEnd w:id="5010"/>
      <w:bookmarkEnd w:id="5011"/>
      <w:r>
        <w:rPr>
          <w:rFonts w:eastAsia="Times New Roman"/>
        </w:rPr>
        <w:t>The dfdl:textNumberPattern Property</w:t>
      </w:r>
      <w:bookmarkEnd w:id="5012"/>
      <w:bookmarkEnd w:id="5013"/>
      <w:bookmarkEnd w:id="5014"/>
      <w:bookmarkEnd w:id="5015"/>
      <w:bookmarkEnd w:id="5016"/>
    </w:p>
    <w:p w14:paraId="7FFA242B" w14:textId="77777777" w:rsidR="00B46A03" w:rsidRDefault="00B46A03" w:rsidP="00B46A03">
      <w:pPr>
        <w:rPr>
          <w:rFonts w:cs="Arial"/>
        </w:rPr>
      </w:pPr>
      <w:r>
        <w:rPr>
          <w:rFonts w:cs="Arial"/>
        </w:rPr>
        <w:t xml:space="preserve">The dfdl:textNumberPattern describes how to parse and unparse text representations of number logical types with base 10. </w:t>
      </w:r>
    </w:p>
    <w:p w14:paraId="3A4A74E4" w14:textId="77777777" w:rsidR="00B46A03" w:rsidRDefault="00B46A03" w:rsidP="00B46A03">
      <w:pPr>
        <w:rPr>
          <w:rFonts w:cs="Arial"/>
        </w:rPr>
      </w:pPr>
      <w:r>
        <w:rPr>
          <w:rFonts w:cs="Arial"/>
        </w:rPr>
        <w:t>The length of the representation of the number is determined first, and the number pattern is used only for conversion of the content text to and from a numeric logical Infoset value.</w:t>
      </w:r>
    </w:p>
    <w:p w14:paraId="55731EA0" w14:textId="2831BB98" w:rsidR="00B46A03" w:rsidRDefault="00B46A03" w:rsidP="00B46A03">
      <w:pPr>
        <w:rPr>
          <w:rFonts w:cs="Arial"/>
        </w:rPr>
      </w:pPr>
      <w:r>
        <w:rPr>
          <w:rFonts w:cs="Arial"/>
        </w:rPr>
        <w:t xml:space="preserve">The pattern described below is derived from the ICU DecimalFormat class described here: </w:t>
      </w:r>
      <w:r>
        <w:rPr>
          <w:rFonts w:cs="Arial"/>
          <w:noProof/>
        </w:rPr>
        <w:t>[</w:t>
      </w:r>
      <w:hyperlink w:anchor="a_ICUDecimal" w:history="1">
        <w:r>
          <w:rPr>
            <w:rStyle w:val="Hyperlink"/>
            <w:rFonts w:cs="Arial"/>
            <w:noProof/>
          </w:rPr>
          <w:t>ICUDecimal</w:t>
        </w:r>
      </w:hyperlink>
      <w:r>
        <w:rPr>
          <w:rFonts w:cs="Arial"/>
          <w:noProof/>
        </w:rPr>
        <w:t>]</w:t>
      </w:r>
    </w:p>
    <w:p w14:paraId="3C6ACB20" w14:textId="77777777" w:rsidR="00B46A03" w:rsidRDefault="00B46A03" w:rsidP="00B46A03">
      <w:pPr>
        <w:rPr>
          <w:rFonts w:cs="Arial"/>
        </w:rPr>
      </w:pPr>
      <w:r>
        <w:rPr>
          <w:rFonts w:cs="Arial"/>
        </w:rPr>
        <w:t>The pattern is an ICU-like syntax that defines where grouping separators, decimal separators, implied decimal points, exponents, positive signs and negative signs appear. It permits definition by either digits/fractions or significant digits.</w:t>
      </w:r>
    </w:p>
    <w:p w14:paraId="67FF4CC9"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bookmarkStart w:id="5017" w:name="_Ref275431294"/>
      <w:r>
        <w:rPr>
          <w:rFonts w:eastAsia="Times New Roman" w:cs="Arial"/>
        </w:rPr>
        <w:t>dfdl:textNumberPattern for dfdl:textNumberRep 'standard'</w:t>
      </w:r>
      <w:bookmarkEnd w:id="5017"/>
    </w:p>
    <w:p w14:paraId="4831A3C5" w14:textId="77777777" w:rsidR="00B46A03" w:rsidRDefault="00B46A03" w:rsidP="00B46A03">
      <w:pPr>
        <w:rPr>
          <w:rFonts w:cs="Arial"/>
        </w:rPr>
      </w:pPr>
      <w:r>
        <w:rPr>
          <w:rFonts w:cs="Arial"/>
        </w:rPr>
        <w:t xml:space="preserve">When dfdl:textNumberRep is 'standard' this property only applies when  dfdl:textStandardBase is 10. </w:t>
      </w:r>
    </w:p>
    <w:p w14:paraId="336493DC" w14:textId="77777777" w:rsidR="00B46A03" w:rsidRDefault="00B46A03" w:rsidP="00B46A03">
      <w:pPr>
        <w:rPr>
          <w:rFonts w:cs="Arial"/>
        </w:rPr>
      </w:pPr>
      <w:r>
        <w:rPr>
          <w:rFonts w:cs="Arial"/>
        </w:rPr>
        <w:t>The pattern comes in two parts separated by a semi-colon. The first is mandatory and applies to positive numbers, the second is optional and applies to negative numbers.</w:t>
      </w:r>
    </w:p>
    <w:p w14:paraId="348929DA" w14:textId="77777777" w:rsidR="00B46A03" w:rsidRDefault="00B46A03" w:rsidP="00B46A03">
      <w:pPr>
        <w:rPr>
          <w:rFonts w:cs="Arial"/>
        </w:rPr>
      </w:pPr>
      <w:r>
        <w:rPr>
          <w:rFonts w:cs="Arial"/>
        </w:rPr>
        <w:t>Examples: The first shows digits/fractions and positive/negative signs, the second shows exponent, the third shows virtual decimal point, the fourth shows scaling position.</w:t>
      </w:r>
    </w:p>
    <w:p w14:paraId="0D175C4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+###,##0.00;(###,##0.00)</w:t>
      </w:r>
    </w:p>
    <w:p w14:paraId="543AC4B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6D9A570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##0.0#E0</w:t>
      </w:r>
    </w:p>
    <w:p w14:paraId="550AB07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620B32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000V00</w:t>
      </w:r>
    </w:p>
    <w:p w14:paraId="7F85A48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50696B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PPP0000</w:t>
      </w:r>
    </w:p>
    <w:p w14:paraId="28D05D5F" w14:textId="77777777" w:rsidR="00B46A03" w:rsidRDefault="00B46A03" w:rsidP="00B46A03">
      <w:r>
        <w:t>The 'V' symbol is used to indicate the location of an implied decimal point for fixed point number representations. (This is an extension to the ICU pattern language.)</w:t>
      </w:r>
    </w:p>
    <w:p w14:paraId="5C9AC127" w14:textId="77777777" w:rsidR="00B46A03" w:rsidRDefault="00B46A03" w:rsidP="00B46A03">
      <w:r>
        <w:t>The 'P' symbol is used to indicate that a decimal scaling factor needs to be applied. (This is an extension to the ICU pattern language.)</w:t>
      </w:r>
    </w:p>
    <w:p w14:paraId="37F0E57C" w14:textId="77777777" w:rsidR="00B46A03" w:rsidRDefault="00B46A03" w:rsidP="00B46A03">
      <w:pPr>
        <w:rPr>
          <w:rFonts w:cs="Arial"/>
        </w:rPr>
      </w:pPr>
      <w:r>
        <w:rPr>
          <w:rFonts w:cs="Arial"/>
        </w:rPr>
        <w:t>The actual grouping separator, decimal separator and exponent characters are defined independently of the pattern.</w:t>
      </w:r>
    </w:p>
    <w:p w14:paraId="2FA0AA9A" w14:textId="77777777" w:rsidR="00B46A03" w:rsidRDefault="00B46A03" w:rsidP="00B46A03">
      <w:pPr>
        <w:rPr>
          <w:rFonts w:cs="Arial"/>
        </w:rPr>
      </w:pPr>
      <w:r>
        <w:rPr>
          <w:rFonts w:cs="Arial"/>
        </w:rPr>
        <w:t>The actual positive sign and negative sign are defined within the pattern itself.</w:t>
      </w:r>
    </w:p>
    <w:p w14:paraId="41BDA6A5" w14:textId="77777777" w:rsidR="00B46A03" w:rsidRDefault="00B46A03" w:rsidP="00B46A03">
      <w:r>
        <w:t>Many characters in a pattern are taken literally; they are matched during parsing and output unchanged during unparsing. Special characters, on the other hand, stand for other characters, strings, or classes of characters. For example, the '#' character is replaced by a digit.</w:t>
      </w:r>
    </w:p>
    <w:p w14:paraId="23AED379" w14:textId="77777777" w:rsidR="00B46A03" w:rsidRDefault="00B46A03" w:rsidP="00B46A03">
      <w:r>
        <w:t>To insert a special character in a pattern as a literal, that is, without any special meaning, the character, or a string containing it must be surrounded by quote symbols. There are some exceptions to this which are noted below.</w:t>
      </w:r>
    </w:p>
    <w:tbl>
      <w:tblPr>
        <w:tblStyle w:val="Table"/>
        <w:tblW w:w="5000" w:type="pct"/>
        <w:tblInd w:w="0" w:type="dxa"/>
        <w:tblLook w:val="04A0" w:firstRow="1" w:lastRow="0" w:firstColumn="1" w:lastColumn="0" w:noHBand="0" w:noVBand="1"/>
      </w:tblPr>
      <w:tblGrid>
        <w:gridCol w:w="965"/>
        <w:gridCol w:w="1713"/>
        <w:gridCol w:w="7516"/>
      </w:tblGrid>
      <w:tr w:rsidR="00B46A03" w14:paraId="09F16B81"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04F38009" w14:textId="77777777" w:rsidR="00B46A03" w:rsidRPr="00E276B6" w:rsidRDefault="00B46A03" w:rsidP="00E64BA0">
            <w:pPr>
              <w:keepNext/>
              <w:jc w:val="left"/>
              <w:rPr>
                <w:rFonts w:ascii="Cambria" w:hAnsi="Cambria" w:cs="Arial"/>
              </w:rPr>
            </w:pPr>
            <w:r w:rsidRPr="00E276B6">
              <w:rPr>
                <w:rFonts w:ascii="Cambria" w:hAnsi="Cambria" w:cs="Arial"/>
              </w:rPr>
              <w:lastRenderedPageBreak/>
              <w:t xml:space="preserve">Symbol </w:t>
            </w:r>
          </w:p>
        </w:tc>
        <w:tc>
          <w:tcPr>
            <w:tcW w:w="0" w:type="auto"/>
            <w:hideMark/>
          </w:tcPr>
          <w:p w14:paraId="0C8379CB" w14:textId="77777777" w:rsidR="00B46A03" w:rsidRPr="00E276B6" w:rsidRDefault="00B46A03" w:rsidP="00E64BA0">
            <w:pPr>
              <w:keepNext/>
              <w:jc w:val="left"/>
              <w:rPr>
                <w:rFonts w:ascii="Cambria" w:hAnsi="Cambria" w:cs="Arial"/>
              </w:rPr>
            </w:pPr>
            <w:r w:rsidRPr="00E276B6">
              <w:rPr>
                <w:rFonts w:ascii="Cambria" w:hAnsi="Cambria" w:cs="Arial"/>
              </w:rPr>
              <w:t xml:space="preserve">Location </w:t>
            </w:r>
          </w:p>
        </w:tc>
        <w:tc>
          <w:tcPr>
            <w:tcW w:w="0" w:type="auto"/>
            <w:hideMark/>
          </w:tcPr>
          <w:p w14:paraId="2AE40DC8" w14:textId="77777777" w:rsidR="00B46A03" w:rsidRPr="00E276B6" w:rsidRDefault="00B46A03" w:rsidP="00E64BA0">
            <w:pPr>
              <w:keepNext/>
              <w:jc w:val="left"/>
              <w:rPr>
                <w:rFonts w:ascii="Cambria" w:hAnsi="Cambria" w:cs="Arial"/>
              </w:rPr>
            </w:pPr>
            <w:r w:rsidRPr="00E276B6">
              <w:rPr>
                <w:rFonts w:ascii="Cambria" w:hAnsi="Cambria" w:cs="Arial"/>
              </w:rPr>
              <w:t xml:space="preserve">Meaning </w:t>
            </w:r>
          </w:p>
        </w:tc>
      </w:tr>
      <w:tr w:rsidR="00B46A03" w14:paraId="76C00FD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DB5F009" w14:textId="77777777" w:rsidR="00B46A03" w:rsidRPr="00E276B6" w:rsidRDefault="00B46A03" w:rsidP="00986B7C">
            <w:pPr>
              <w:jc w:val="left"/>
              <w:rPr>
                <w:rFonts w:ascii="Cambria" w:hAnsi="Cambria" w:cs="Arial"/>
              </w:rPr>
            </w:pPr>
            <w:r w:rsidRPr="00E276B6">
              <w:rPr>
                <w:rFonts w:ascii="Cambria" w:hAnsi="Cambria" w:cs="Arial"/>
              </w:rPr>
              <w:t xml:space="preserve">0 </w:t>
            </w:r>
          </w:p>
        </w:tc>
        <w:tc>
          <w:tcPr>
            <w:tcW w:w="0" w:type="auto"/>
            <w:tcBorders>
              <w:top w:val="single" w:sz="4" w:space="0" w:color="auto"/>
              <w:left w:val="single" w:sz="4" w:space="0" w:color="auto"/>
              <w:bottom w:val="single" w:sz="4" w:space="0" w:color="auto"/>
              <w:right w:val="single" w:sz="4" w:space="0" w:color="auto"/>
            </w:tcBorders>
            <w:hideMark/>
          </w:tcPr>
          <w:p w14:paraId="17C63747" w14:textId="77777777" w:rsidR="00B46A03" w:rsidRPr="00E276B6" w:rsidRDefault="00B46A03" w:rsidP="00986B7C">
            <w:pPr>
              <w:jc w:val="left"/>
              <w:rPr>
                <w:rFonts w:ascii="Cambria" w:hAnsi="Cambria" w:cs="Arial"/>
              </w:rPr>
            </w:pPr>
            <w:r w:rsidRPr="00E276B6">
              <w:rPr>
                <w:rFonts w:ascii="Cambria" w:hAnsi="Cambria" w:cs="Arial"/>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2A436680" w14:textId="77777777" w:rsidR="00B46A03" w:rsidRPr="00E276B6" w:rsidRDefault="00B46A03" w:rsidP="00986B7C">
            <w:pPr>
              <w:jc w:val="left"/>
              <w:rPr>
                <w:rFonts w:ascii="Cambria" w:hAnsi="Cambria" w:cs="Arial"/>
              </w:rPr>
            </w:pPr>
            <w:r w:rsidRPr="00E276B6">
              <w:rPr>
                <w:rFonts w:ascii="Cambria" w:hAnsi="Cambria" w:cs="Arial"/>
              </w:rPr>
              <w:t xml:space="preserve">Digit </w:t>
            </w:r>
          </w:p>
        </w:tc>
      </w:tr>
      <w:tr w:rsidR="00B46A03" w14:paraId="2820C584"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12BC487" w14:textId="77777777" w:rsidR="00B46A03" w:rsidRPr="00E276B6" w:rsidRDefault="00B46A03" w:rsidP="00986B7C">
            <w:pPr>
              <w:jc w:val="left"/>
              <w:rPr>
                <w:rFonts w:ascii="Cambria" w:hAnsi="Cambria" w:cs="Arial"/>
              </w:rPr>
            </w:pPr>
            <w:r w:rsidRPr="00E276B6">
              <w:rPr>
                <w:rFonts w:ascii="Cambria" w:hAnsi="Cambria" w:cs="Arial"/>
              </w:rPr>
              <w:t xml:space="preserve">1-9 </w:t>
            </w:r>
          </w:p>
        </w:tc>
        <w:tc>
          <w:tcPr>
            <w:tcW w:w="0" w:type="auto"/>
            <w:tcBorders>
              <w:top w:val="single" w:sz="4" w:space="0" w:color="auto"/>
              <w:left w:val="single" w:sz="4" w:space="0" w:color="auto"/>
              <w:bottom w:val="single" w:sz="4" w:space="0" w:color="auto"/>
              <w:right w:val="single" w:sz="4" w:space="0" w:color="auto"/>
            </w:tcBorders>
            <w:hideMark/>
          </w:tcPr>
          <w:p w14:paraId="471F55C5" w14:textId="77777777" w:rsidR="00B46A03" w:rsidRPr="00E276B6" w:rsidRDefault="00B46A03" w:rsidP="00986B7C">
            <w:pPr>
              <w:jc w:val="left"/>
              <w:rPr>
                <w:rFonts w:ascii="Cambria" w:hAnsi="Cambria" w:cs="Arial"/>
              </w:rPr>
            </w:pPr>
            <w:r w:rsidRPr="00E276B6">
              <w:rPr>
                <w:rFonts w:ascii="Cambria" w:hAnsi="Cambria" w:cs="Arial"/>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182A4188" w14:textId="77777777" w:rsidR="00B46A03" w:rsidRPr="00E276B6" w:rsidRDefault="00B46A03" w:rsidP="00986B7C">
            <w:pPr>
              <w:jc w:val="left"/>
              <w:rPr>
                <w:rFonts w:ascii="Cambria" w:hAnsi="Cambria" w:cs="Arial"/>
              </w:rPr>
            </w:pPr>
            <w:r w:rsidRPr="00E276B6">
              <w:rPr>
                <w:rFonts w:ascii="Cambria" w:hAnsi="Cambria" w:cs="Arial"/>
              </w:rPr>
              <w:t xml:space="preserve">'1' through '9' indicates rounding. </w:t>
            </w:r>
          </w:p>
        </w:tc>
      </w:tr>
      <w:tr w:rsidR="00B46A03" w14:paraId="3073E10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C461AE5" w14:textId="77777777" w:rsidR="00B46A03" w:rsidRPr="00E276B6" w:rsidRDefault="00B46A03" w:rsidP="00986B7C">
            <w:pPr>
              <w:jc w:val="left"/>
              <w:rPr>
                <w:rFonts w:ascii="Cambria" w:hAnsi="Cambria" w:cs="Arial"/>
              </w:rPr>
            </w:pPr>
            <w:r w:rsidRPr="00E276B6">
              <w:rPr>
                <w:rFonts w:ascii="Cambria" w:hAnsi="Cambria" w:cs="Aria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88270AB" w14:textId="77777777" w:rsidR="00B46A03" w:rsidRPr="00E276B6" w:rsidRDefault="00B46A03" w:rsidP="00986B7C">
            <w:pPr>
              <w:jc w:val="left"/>
              <w:rPr>
                <w:rFonts w:ascii="Cambria" w:hAnsi="Cambria" w:cs="Arial"/>
              </w:rPr>
            </w:pPr>
            <w:r w:rsidRPr="00E276B6">
              <w:rPr>
                <w:rFonts w:ascii="Cambria" w:hAnsi="Cambria" w:cs="Arial"/>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3F295A24" w14:textId="77777777" w:rsidR="00B46A03" w:rsidRPr="00E276B6" w:rsidRDefault="00B46A03" w:rsidP="00986B7C">
            <w:pPr>
              <w:jc w:val="left"/>
              <w:rPr>
                <w:rFonts w:ascii="Cambria" w:hAnsi="Cambria" w:cs="Arial"/>
              </w:rPr>
            </w:pPr>
            <w:r w:rsidRPr="00E276B6">
              <w:rPr>
                <w:rFonts w:ascii="Cambria" w:hAnsi="Cambria" w:cs="Arial"/>
              </w:rPr>
              <w:t xml:space="preserve">Digit, zero shows as absent </w:t>
            </w:r>
          </w:p>
        </w:tc>
      </w:tr>
      <w:tr w:rsidR="00B46A03" w14:paraId="7298315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88CD475"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DBF8390" w14:textId="77777777" w:rsidR="00B46A03" w:rsidRPr="00E276B6" w:rsidRDefault="00B46A03" w:rsidP="00986B7C">
            <w:pPr>
              <w:jc w:val="left"/>
              <w:rPr>
                <w:rFonts w:ascii="Cambria" w:hAnsi="Cambria"/>
              </w:rPr>
            </w:pPr>
            <w:r w:rsidRPr="00E276B6">
              <w:rPr>
                <w:rFonts w:ascii="Cambria" w:hAnsi="Cambria"/>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37271D34" w14:textId="77777777" w:rsidR="00B46A03" w:rsidRPr="00E276B6" w:rsidRDefault="00B46A03" w:rsidP="00986B7C">
            <w:pPr>
              <w:jc w:val="left"/>
              <w:rPr>
                <w:rFonts w:ascii="Cambria" w:hAnsi="Cambria"/>
              </w:rPr>
            </w:pPr>
            <w:r w:rsidRPr="00E276B6">
              <w:rPr>
                <w:rFonts w:ascii="Cambria" w:hAnsi="Cambria"/>
              </w:rPr>
              <w:t xml:space="preserve">Decimal separator or monetary decimal separator </w:t>
            </w:r>
          </w:p>
        </w:tc>
      </w:tr>
      <w:tr w:rsidR="00B46A03" w14:paraId="208D16DC"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3A92A66"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BCC5E9A" w14:textId="77777777" w:rsidR="00B46A03" w:rsidRPr="00E276B6" w:rsidRDefault="00B46A03" w:rsidP="00986B7C">
            <w:pPr>
              <w:jc w:val="left"/>
              <w:rPr>
                <w:rFonts w:ascii="Cambria" w:hAnsi="Cambria"/>
              </w:rPr>
            </w:pPr>
            <w:r w:rsidRPr="00E276B6">
              <w:rPr>
                <w:rFonts w:ascii="Cambria" w:hAnsi="Cambria"/>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0A5601BB" w14:textId="77777777" w:rsidR="00B46A03" w:rsidRPr="00E276B6" w:rsidRDefault="00B46A03" w:rsidP="00986B7C">
            <w:pPr>
              <w:jc w:val="left"/>
              <w:rPr>
                <w:rFonts w:ascii="Cambria" w:hAnsi="Cambria"/>
              </w:rPr>
            </w:pPr>
            <w:r w:rsidRPr="00E276B6">
              <w:rPr>
                <w:rFonts w:ascii="Cambria" w:hAnsi="Cambria"/>
              </w:rPr>
              <w:t xml:space="preserve">Minus sign </w:t>
            </w:r>
          </w:p>
        </w:tc>
      </w:tr>
      <w:tr w:rsidR="00B46A03" w14:paraId="78ECE5A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FB2CB0A"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92425A8" w14:textId="77777777" w:rsidR="00B46A03" w:rsidRPr="00E276B6" w:rsidRDefault="00B46A03" w:rsidP="00986B7C">
            <w:pPr>
              <w:jc w:val="left"/>
              <w:rPr>
                <w:rFonts w:ascii="Cambria" w:hAnsi="Cambria"/>
              </w:rPr>
            </w:pPr>
            <w:r w:rsidRPr="00E276B6">
              <w:rPr>
                <w:rFonts w:ascii="Cambria" w:hAnsi="Cambria"/>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2AC594DE" w14:textId="77777777" w:rsidR="00B46A03" w:rsidRPr="00E276B6" w:rsidRDefault="00B46A03" w:rsidP="00986B7C">
            <w:pPr>
              <w:jc w:val="left"/>
              <w:rPr>
                <w:rFonts w:ascii="Cambria" w:hAnsi="Cambria"/>
              </w:rPr>
            </w:pPr>
            <w:r w:rsidRPr="00E276B6">
              <w:rPr>
                <w:rFonts w:ascii="Cambria" w:hAnsi="Cambria"/>
              </w:rPr>
              <w:t xml:space="preserve">Grouping separator </w:t>
            </w:r>
          </w:p>
        </w:tc>
      </w:tr>
      <w:tr w:rsidR="00B46A03" w14:paraId="055CD74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33261A7" w14:textId="77777777" w:rsidR="00B46A03" w:rsidRPr="00E276B6" w:rsidRDefault="00B46A03" w:rsidP="00986B7C">
            <w:pPr>
              <w:jc w:val="left"/>
              <w:rPr>
                <w:rFonts w:ascii="Cambria" w:hAnsi="Cambria"/>
              </w:rPr>
            </w:pPr>
            <w:r w:rsidRPr="00E276B6">
              <w:rPr>
                <w:rFonts w:ascii="Cambria" w:hAnsi="Cambria"/>
              </w:rPr>
              <w:t xml:space="preserve">E </w:t>
            </w:r>
          </w:p>
        </w:tc>
        <w:tc>
          <w:tcPr>
            <w:tcW w:w="0" w:type="auto"/>
            <w:tcBorders>
              <w:top w:val="single" w:sz="4" w:space="0" w:color="auto"/>
              <w:left w:val="single" w:sz="4" w:space="0" w:color="auto"/>
              <w:bottom w:val="single" w:sz="4" w:space="0" w:color="auto"/>
              <w:right w:val="single" w:sz="4" w:space="0" w:color="auto"/>
            </w:tcBorders>
            <w:hideMark/>
          </w:tcPr>
          <w:p w14:paraId="2ED9096D" w14:textId="77777777" w:rsidR="00B46A03" w:rsidRPr="00E276B6" w:rsidRDefault="00B46A03" w:rsidP="00986B7C">
            <w:pPr>
              <w:jc w:val="left"/>
              <w:rPr>
                <w:rFonts w:ascii="Cambria" w:hAnsi="Cambria"/>
              </w:rPr>
            </w:pPr>
            <w:r w:rsidRPr="00E276B6">
              <w:rPr>
                <w:rFonts w:ascii="Cambria" w:hAnsi="Cambria"/>
              </w:rPr>
              <w:t xml:space="preserve">Number </w:t>
            </w:r>
          </w:p>
        </w:tc>
        <w:tc>
          <w:tcPr>
            <w:tcW w:w="0" w:type="auto"/>
            <w:tcBorders>
              <w:top w:val="single" w:sz="4" w:space="0" w:color="auto"/>
              <w:left w:val="single" w:sz="4" w:space="0" w:color="auto"/>
              <w:bottom w:val="single" w:sz="4" w:space="0" w:color="auto"/>
              <w:right w:val="single" w:sz="4" w:space="0" w:color="auto"/>
            </w:tcBorders>
            <w:hideMark/>
          </w:tcPr>
          <w:p w14:paraId="574B788E" w14:textId="77777777" w:rsidR="00B46A03" w:rsidRPr="00E276B6" w:rsidRDefault="00B46A03" w:rsidP="00986B7C">
            <w:pPr>
              <w:jc w:val="left"/>
              <w:rPr>
                <w:rFonts w:ascii="Cambria" w:hAnsi="Cambria"/>
              </w:rPr>
            </w:pPr>
            <w:r w:rsidRPr="00E276B6">
              <w:rPr>
                <w:rFonts w:ascii="Cambria" w:hAnsi="Cambria"/>
              </w:rPr>
              <w:t xml:space="preserve">Separates mantissa and exponent in scientific notation. Need not be quoted in prefix or suffix if use is unambiguous. </w:t>
            </w:r>
          </w:p>
        </w:tc>
      </w:tr>
      <w:tr w:rsidR="00B46A03" w14:paraId="39D160B2"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5BA68CC"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B533CF0" w14:textId="77777777" w:rsidR="00B46A03" w:rsidRPr="00E276B6" w:rsidRDefault="00B46A03" w:rsidP="00986B7C">
            <w:pPr>
              <w:jc w:val="left"/>
              <w:rPr>
                <w:rFonts w:ascii="Cambria" w:hAnsi="Cambria"/>
              </w:rPr>
            </w:pPr>
            <w:r w:rsidRPr="00E276B6">
              <w:rPr>
                <w:rFonts w:ascii="Cambria" w:hAnsi="Cambria"/>
              </w:rPr>
              <w:t xml:space="preserve">Exponent </w:t>
            </w:r>
          </w:p>
        </w:tc>
        <w:tc>
          <w:tcPr>
            <w:tcW w:w="0" w:type="auto"/>
            <w:tcBorders>
              <w:top w:val="single" w:sz="4" w:space="0" w:color="auto"/>
              <w:left w:val="single" w:sz="4" w:space="0" w:color="auto"/>
              <w:bottom w:val="single" w:sz="4" w:space="0" w:color="auto"/>
              <w:right w:val="single" w:sz="4" w:space="0" w:color="auto"/>
            </w:tcBorders>
            <w:hideMark/>
          </w:tcPr>
          <w:p w14:paraId="7355B36D" w14:textId="77777777" w:rsidR="00B46A03" w:rsidRPr="00E276B6" w:rsidRDefault="00B46A03" w:rsidP="00986B7C">
            <w:pPr>
              <w:jc w:val="left"/>
              <w:rPr>
                <w:rFonts w:ascii="Cambria" w:hAnsi="Cambria"/>
              </w:rPr>
            </w:pPr>
            <w:r w:rsidRPr="00E276B6">
              <w:rPr>
                <w:rFonts w:ascii="Cambria" w:hAnsi="Cambria"/>
              </w:rPr>
              <w:t xml:space="preserve">Prefix positive exponents with plus sign. Need not be quoted in prefix or suffix if use is unambiguous. </w:t>
            </w:r>
          </w:p>
        </w:tc>
      </w:tr>
      <w:tr w:rsidR="00B46A03" w14:paraId="24AF9C87"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0776F7F"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0FD2503" w14:textId="77777777" w:rsidR="00B46A03" w:rsidRPr="00E276B6" w:rsidRDefault="00B46A03" w:rsidP="00986B7C">
            <w:pPr>
              <w:jc w:val="left"/>
              <w:rPr>
                <w:rFonts w:ascii="Cambria" w:hAnsi="Cambria"/>
              </w:rPr>
            </w:pPr>
            <w:r w:rsidRPr="00E276B6">
              <w:rPr>
                <w:rFonts w:ascii="Cambria" w:hAnsi="Cambria"/>
              </w:rPr>
              <w:t xml:space="preserve">Subpattern boundary </w:t>
            </w:r>
          </w:p>
        </w:tc>
        <w:tc>
          <w:tcPr>
            <w:tcW w:w="0" w:type="auto"/>
            <w:tcBorders>
              <w:top w:val="single" w:sz="4" w:space="0" w:color="auto"/>
              <w:left w:val="single" w:sz="4" w:space="0" w:color="auto"/>
              <w:bottom w:val="single" w:sz="4" w:space="0" w:color="auto"/>
              <w:right w:val="single" w:sz="4" w:space="0" w:color="auto"/>
            </w:tcBorders>
            <w:hideMark/>
          </w:tcPr>
          <w:p w14:paraId="3A81E80A" w14:textId="77777777" w:rsidR="00B46A03" w:rsidRPr="00E276B6" w:rsidRDefault="00B46A03" w:rsidP="00986B7C">
            <w:pPr>
              <w:jc w:val="left"/>
              <w:rPr>
                <w:rFonts w:ascii="Cambria" w:hAnsi="Cambria"/>
              </w:rPr>
            </w:pPr>
            <w:r w:rsidRPr="00E276B6">
              <w:rPr>
                <w:rFonts w:ascii="Cambria" w:hAnsi="Cambria"/>
              </w:rPr>
              <w:t xml:space="preserve">Separates positive and negative subpatterns </w:t>
            </w:r>
          </w:p>
        </w:tc>
      </w:tr>
      <w:tr w:rsidR="00B46A03" w14:paraId="1F7536AA"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014B92B" w14:textId="77777777" w:rsidR="00B46A03" w:rsidRPr="00E276B6" w:rsidRDefault="00B46A03" w:rsidP="00986B7C">
            <w:pPr>
              <w:jc w:val="left"/>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6105D18" w14:textId="77777777" w:rsidR="00B46A03" w:rsidRPr="00E276B6" w:rsidRDefault="00B46A03" w:rsidP="00986B7C">
            <w:pPr>
              <w:jc w:val="left"/>
              <w:rPr>
                <w:rFonts w:ascii="Cambria" w:hAnsi="Cambria"/>
              </w:rPr>
            </w:pPr>
            <w:r w:rsidRPr="00E276B6">
              <w:rPr>
                <w:rFonts w:ascii="Cambria" w:hAnsi="Cambria"/>
              </w:rPr>
              <w:t xml:space="preserve">Prefix or suffix </w:t>
            </w:r>
          </w:p>
        </w:tc>
        <w:tc>
          <w:tcPr>
            <w:tcW w:w="0" w:type="auto"/>
            <w:tcBorders>
              <w:top w:val="single" w:sz="4" w:space="0" w:color="auto"/>
              <w:left w:val="single" w:sz="4" w:space="0" w:color="auto"/>
              <w:bottom w:val="single" w:sz="4" w:space="0" w:color="auto"/>
              <w:right w:val="single" w:sz="4" w:space="0" w:color="auto"/>
            </w:tcBorders>
            <w:hideMark/>
          </w:tcPr>
          <w:p w14:paraId="2CD03D95" w14:textId="77777777" w:rsidR="00B46A03" w:rsidRPr="00E276B6" w:rsidRDefault="00B46A03" w:rsidP="00986B7C">
            <w:pPr>
              <w:jc w:val="left"/>
              <w:rPr>
                <w:rFonts w:ascii="Cambria" w:hAnsi="Cambria"/>
              </w:rPr>
            </w:pPr>
            <w:r w:rsidRPr="00E276B6">
              <w:rPr>
                <w:rFonts w:ascii="Cambria" w:hAnsi="Cambria"/>
              </w:rPr>
              <w:t xml:space="preserve">Used to escape special characters in a prefix or suffix, for example, </w:t>
            </w:r>
            <w:r w:rsidRPr="00B54C69">
              <w:rPr>
                <w:rFonts w:ascii="Courier New" w:hAnsi="Courier New" w:cs="Courier New"/>
                <w:highlight w:val="lightGray"/>
              </w:rPr>
              <w:t>'#'#</w:t>
            </w:r>
            <w:r w:rsidRPr="00E276B6">
              <w:rPr>
                <w:rFonts w:ascii="Cambria" w:hAnsi="Cambria"/>
              </w:rPr>
              <w:t xml:space="preserve"> formats 123 to</w:t>
            </w:r>
            <w:r w:rsidRPr="00BA4D5E">
              <w:rPr>
                <w:rFonts w:ascii="Courier New" w:hAnsi="Courier New" w:cs="Courier New"/>
              </w:rPr>
              <w:t xml:space="preserve"> </w:t>
            </w:r>
            <w:r w:rsidRPr="00B54C69">
              <w:rPr>
                <w:rFonts w:ascii="Courier New" w:hAnsi="Courier New" w:cs="Courier New"/>
                <w:highlight w:val="lightGray"/>
              </w:rPr>
              <w:t>#123</w:t>
            </w:r>
            <w:r w:rsidRPr="00E276B6">
              <w:rPr>
                <w:rFonts w:ascii="Cambria" w:hAnsi="Cambria"/>
              </w:rPr>
              <w:t>. To create a single quote itself, use two in a row:</w:t>
            </w:r>
            <w:r w:rsidRPr="00BA4D5E">
              <w:rPr>
                <w:rFonts w:ascii="Courier New" w:hAnsi="Courier New" w:cs="Courier New"/>
              </w:rPr>
              <w:t xml:space="preserve"> </w:t>
            </w:r>
            <w:r w:rsidRPr="00B54C69">
              <w:rPr>
                <w:rFonts w:ascii="Courier New" w:hAnsi="Courier New" w:cs="Courier New"/>
                <w:highlight w:val="lightGray"/>
              </w:rPr>
              <w:t># o''clock</w:t>
            </w:r>
            <w:r w:rsidRPr="00E276B6">
              <w:rPr>
                <w:rFonts w:ascii="Cambria" w:hAnsi="Cambria"/>
              </w:rPr>
              <w:t xml:space="preserve">. </w:t>
            </w:r>
          </w:p>
          <w:p w14:paraId="4BD758C4" w14:textId="77777777" w:rsidR="00B46A03" w:rsidRPr="00E276B6" w:rsidRDefault="00B46A03" w:rsidP="00986B7C">
            <w:pPr>
              <w:jc w:val="left"/>
              <w:rPr>
                <w:rFonts w:ascii="Cambria" w:hAnsi="Cambria"/>
              </w:rPr>
            </w:pPr>
            <w:r w:rsidRPr="00E276B6">
              <w:rPr>
                <w:rFonts w:ascii="Cambria" w:hAnsi="Cambria"/>
              </w:rPr>
              <w:t>Multiple special characters may be escaped either by quoting individually or by quoting a containing string, for example</w:t>
            </w:r>
            <w:r w:rsidRPr="00B50B42">
              <w:rPr>
                <w:rFonts w:ascii="Segoe UI" w:hAnsi="Segoe UI" w:cs="Segoe UI"/>
                <w:b/>
                <w:bCs/>
                <w:color w:val="1F2328"/>
                <w:sz w:val="21"/>
                <w:szCs w:val="21"/>
                <w:shd w:val="clear" w:color="auto" w:fill="FFFFFF"/>
              </w:rPr>
              <w:t> </w:t>
            </w:r>
            <w:r w:rsidRPr="00B54C69">
              <w:rPr>
                <w:rFonts w:ascii="Courier New" w:hAnsi="Courier New" w:cs="Courier New"/>
                <w:b/>
                <w:bCs/>
                <w:color w:val="1F2328"/>
                <w:sz w:val="21"/>
                <w:szCs w:val="21"/>
                <w:highlight w:val="lightGray"/>
                <w:shd w:val="clear" w:color="auto" w:fill="FFFFFF"/>
              </w:rPr>
              <w:t>'VALUE' #</w:t>
            </w:r>
            <w:r>
              <w:rPr>
                <w:rFonts w:ascii="Segoe UI" w:hAnsi="Segoe UI" w:cs="Segoe UI"/>
                <w:b/>
                <w:bCs/>
                <w:color w:val="1F2328"/>
                <w:sz w:val="21"/>
                <w:szCs w:val="21"/>
                <w:shd w:val="clear" w:color="auto" w:fill="FFFFFF"/>
              </w:rPr>
              <w:t xml:space="preserve"> </w:t>
            </w:r>
            <w:r w:rsidRPr="00E276B6">
              <w:rPr>
                <w:rFonts w:ascii="Cambria" w:hAnsi="Cambria"/>
              </w:rPr>
              <w:t>and</w:t>
            </w:r>
            <w:r w:rsidRPr="00B50B42">
              <w:rPr>
                <w:rFonts w:ascii="Segoe UI" w:hAnsi="Segoe UI" w:cs="Segoe UI"/>
                <w:b/>
                <w:bCs/>
                <w:color w:val="1F2328"/>
                <w:sz w:val="21"/>
                <w:szCs w:val="21"/>
                <w:shd w:val="clear" w:color="auto" w:fill="FFFFFF"/>
              </w:rPr>
              <w:t> </w:t>
            </w:r>
            <w:r w:rsidRPr="00B54C69">
              <w:rPr>
                <w:rFonts w:ascii="Courier New" w:hAnsi="Courier New" w:cs="Courier New"/>
                <w:b/>
                <w:bCs/>
                <w:color w:val="1F2328"/>
                <w:sz w:val="21"/>
                <w:szCs w:val="21"/>
                <w:highlight w:val="lightGray"/>
                <w:shd w:val="clear" w:color="auto" w:fill="FFFFFF"/>
              </w:rPr>
              <w:t>'V'ALU'E' #</w:t>
            </w:r>
            <w:r w:rsidRPr="00B50B42">
              <w:rPr>
                <w:rFonts w:ascii="Segoe UI" w:hAnsi="Segoe UI" w:cs="Segoe UI"/>
                <w:b/>
                <w:bCs/>
                <w:color w:val="1F2328"/>
                <w:sz w:val="21"/>
                <w:szCs w:val="21"/>
                <w:shd w:val="clear" w:color="auto" w:fill="FFFFFF"/>
              </w:rPr>
              <w:t> </w:t>
            </w:r>
            <w:r w:rsidRPr="00E276B6">
              <w:rPr>
                <w:rFonts w:ascii="Cambria" w:hAnsi="Cambria"/>
              </w:rPr>
              <w:t>both format 123 to</w:t>
            </w:r>
            <w:r w:rsidRPr="00B50B42">
              <w:rPr>
                <w:rFonts w:ascii="Segoe UI" w:hAnsi="Segoe UI" w:cs="Segoe UI"/>
                <w:b/>
                <w:bCs/>
                <w:color w:val="1F2328"/>
                <w:sz w:val="21"/>
                <w:szCs w:val="21"/>
                <w:shd w:val="clear" w:color="auto" w:fill="FFFFFF"/>
              </w:rPr>
              <w:t> </w:t>
            </w:r>
            <w:r w:rsidRPr="00B54C69">
              <w:rPr>
                <w:rFonts w:ascii="Courier New" w:hAnsi="Courier New" w:cs="Courier New"/>
                <w:b/>
                <w:bCs/>
                <w:color w:val="1F2328"/>
                <w:sz w:val="21"/>
                <w:szCs w:val="21"/>
                <w:highlight w:val="lightGray"/>
                <w:shd w:val="clear" w:color="auto" w:fill="FFFFFF"/>
              </w:rPr>
              <w:t>VALUE 123</w:t>
            </w:r>
            <w:r w:rsidRPr="00B50B42">
              <w:rPr>
                <w:rFonts w:ascii="Segoe UI" w:hAnsi="Segoe UI" w:cs="Segoe UI"/>
                <w:b/>
                <w:bCs/>
                <w:color w:val="1F2328"/>
                <w:sz w:val="21"/>
                <w:szCs w:val="21"/>
                <w:shd w:val="clear" w:color="auto" w:fill="FFFFFF"/>
              </w:rPr>
              <w:t>.</w:t>
            </w:r>
          </w:p>
        </w:tc>
      </w:tr>
      <w:tr w:rsidR="00B46A03" w14:paraId="15BBDE5B"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EBEDAF7" w14:textId="77777777" w:rsidR="00B46A03" w:rsidRPr="00E276B6" w:rsidRDefault="00B46A03" w:rsidP="00986B7C">
            <w:pPr>
              <w:jc w:val="left"/>
              <w:rPr>
                <w:rFonts w:ascii="Cambria" w:hAnsi="Cambria" w:cs="Arial"/>
              </w:rPr>
            </w:pPr>
            <w:r w:rsidRPr="00E276B6">
              <w:rPr>
                <w:rFonts w:ascii="Cambria" w:hAnsi="Cambria" w:cs="Aria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2AE33350" w14:textId="77777777" w:rsidR="00B46A03" w:rsidRPr="00E276B6" w:rsidRDefault="00B46A03" w:rsidP="00986B7C">
            <w:pPr>
              <w:jc w:val="left"/>
              <w:rPr>
                <w:rFonts w:ascii="Cambria" w:hAnsi="Cambria" w:cs="Arial"/>
              </w:rPr>
            </w:pPr>
            <w:r w:rsidRPr="00E276B6">
              <w:rPr>
                <w:rFonts w:ascii="Cambria" w:hAnsi="Cambria" w:cs="Arial"/>
              </w:rPr>
              <w:t xml:space="preserve">Prefix or suffix boundary </w:t>
            </w:r>
          </w:p>
        </w:tc>
        <w:tc>
          <w:tcPr>
            <w:tcW w:w="0" w:type="auto"/>
            <w:tcBorders>
              <w:top w:val="single" w:sz="4" w:space="0" w:color="auto"/>
              <w:left w:val="single" w:sz="4" w:space="0" w:color="auto"/>
              <w:bottom w:val="single" w:sz="4" w:space="0" w:color="auto"/>
              <w:right w:val="single" w:sz="4" w:space="0" w:color="auto"/>
            </w:tcBorders>
            <w:hideMark/>
          </w:tcPr>
          <w:p w14:paraId="69344805" w14:textId="77777777" w:rsidR="00B46A03" w:rsidRPr="00E276B6" w:rsidRDefault="00B46A03" w:rsidP="00986B7C">
            <w:pPr>
              <w:jc w:val="left"/>
              <w:rPr>
                <w:rFonts w:ascii="Cambria" w:hAnsi="Cambria" w:cs="Arial"/>
              </w:rPr>
            </w:pPr>
            <w:r w:rsidRPr="00E276B6">
              <w:rPr>
                <w:rFonts w:ascii="Cambria" w:hAnsi="Cambria" w:cs="Arial"/>
              </w:rPr>
              <w:t xml:space="preserve">Pad escape, precedes pad character </w:t>
            </w:r>
          </w:p>
        </w:tc>
      </w:tr>
      <w:tr w:rsidR="00B46A03" w14:paraId="1D2A372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34E0A2B" w14:textId="77777777" w:rsidR="00B46A03" w:rsidRPr="00E276B6" w:rsidRDefault="00B46A03" w:rsidP="00986B7C">
            <w:pPr>
              <w:jc w:val="left"/>
              <w:rPr>
                <w:rFonts w:ascii="Cambria" w:hAnsi="Cambria" w:cs="Arial"/>
              </w:rPr>
            </w:pPr>
            <w:r w:rsidRPr="00E276B6">
              <w:rPr>
                <w:rFonts w:ascii="Cambria" w:hAnsi="Cambria" w:cs="Arial"/>
              </w:rPr>
              <w:t>V</w:t>
            </w:r>
          </w:p>
        </w:tc>
        <w:tc>
          <w:tcPr>
            <w:tcW w:w="0" w:type="auto"/>
            <w:tcBorders>
              <w:top w:val="single" w:sz="4" w:space="0" w:color="auto"/>
              <w:left w:val="single" w:sz="4" w:space="0" w:color="auto"/>
              <w:bottom w:val="single" w:sz="4" w:space="0" w:color="auto"/>
              <w:right w:val="single" w:sz="4" w:space="0" w:color="auto"/>
            </w:tcBorders>
            <w:hideMark/>
          </w:tcPr>
          <w:p w14:paraId="43E90DE7" w14:textId="77777777" w:rsidR="00B46A03" w:rsidRPr="00E276B6" w:rsidRDefault="00B46A03" w:rsidP="00986B7C">
            <w:pPr>
              <w:jc w:val="left"/>
              <w:rPr>
                <w:rFonts w:ascii="Cambria" w:hAnsi="Cambria" w:cs="Arial"/>
              </w:rPr>
            </w:pPr>
            <w:r w:rsidRPr="00E276B6">
              <w:rPr>
                <w:rFonts w:ascii="Cambria" w:hAnsi="Cambria" w:cs="Arial"/>
              </w:rPr>
              <w:t>Number</w:t>
            </w:r>
          </w:p>
        </w:tc>
        <w:tc>
          <w:tcPr>
            <w:tcW w:w="0" w:type="auto"/>
            <w:tcBorders>
              <w:top w:val="single" w:sz="4" w:space="0" w:color="auto"/>
              <w:left w:val="single" w:sz="4" w:space="0" w:color="auto"/>
              <w:bottom w:val="single" w:sz="4" w:space="0" w:color="auto"/>
              <w:right w:val="single" w:sz="4" w:space="0" w:color="auto"/>
            </w:tcBorders>
            <w:hideMark/>
          </w:tcPr>
          <w:p w14:paraId="5EC7418A" w14:textId="77777777" w:rsidR="00B46A03" w:rsidRPr="00E276B6" w:rsidRDefault="00B46A03" w:rsidP="00986B7C">
            <w:pPr>
              <w:jc w:val="left"/>
              <w:rPr>
                <w:rFonts w:ascii="Cambria" w:hAnsi="Cambria" w:cs="Arial"/>
              </w:rPr>
            </w:pPr>
            <w:r w:rsidRPr="00E276B6">
              <w:rPr>
                <w:rFonts w:ascii="Cambria" w:hAnsi="Cambria" w:cs="Arial"/>
              </w:rPr>
              <w:t>Virtual decimal point marker. Only used with decimal, float and double simple types.</w:t>
            </w:r>
          </w:p>
        </w:tc>
      </w:tr>
      <w:tr w:rsidR="00B46A03" w14:paraId="22E91BBA"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7793B6B3" w14:textId="77777777" w:rsidR="00B46A03" w:rsidRPr="00E276B6" w:rsidRDefault="00B46A03" w:rsidP="00986B7C">
            <w:pPr>
              <w:jc w:val="left"/>
              <w:rPr>
                <w:rFonts w:ascii="Cambria" w:hAnsi="Cambria" w:cs="Arial"/>
              </w:rPr>
            </w:pPr>
            <w:r w:rsidRPr="00E276B6">
              <w:rPr>
                <w:rFonts w:ascii="Cambria" w:hAnsi="Cambria" w:cs="Arial"/>
              </w:rPr>
              <w:t>P</w:t>
            </w:r>
          </w:p>
        </w:tc>
        <w:tc>
          <w:tcPr>
            <w:tcW w:w="0" w:type="auto"/>
            <w:tcBorders>
              <w:top w:val="single" w:sz="4" w:space="0" w:color="auto"/>
              <w:left w:val="single" w:sz="4" w:space="0" w:color="auto"/>
              <w:bottom w:val="single" w:sz="4" w:space="0" w:color="auto"/>
              <w:right w:val="single" w:sz="4" w:space="0" w:color="auto"/>
            </w:tcBorders>
            <w:hideMark/>
          </w:tcPr>
          <w:p w14:paraId="78D4ECCE" w14:textId="77777777" w:rsidR="00B46A03" w:rsidRPr="00E276B6" w:rsidRDefault="00B46A03" w:rsidP="00986B7C">
            <w:pPr>
              <w:jc w:val="left"/>
              <w:rPr>
                <w:rFonts w:ascii="Cambria" w:hAnsi="Cambria" w:cs="Arial"/>
              </w:rPr>
            </w:pPr>
            <w:r w:rsidRPr="00E276B6">
              <w:rPr>
                <w:rFonts w:ascii="Cambria" w:hAnsi="Cambria" w:cs="Arial"/>
              </w:rPr>
              <w:t>Number</w:t>
            </w:r>
          </w:p>
        </w:tc>
        <w:tc>
          <w:tcPr>
            <w:tcW w:w="0" w:type="auto"/>
            <w:tcBorders>
              <w:top w:val="single" w:sz="4" w:space="0" w:color="auto"/>
              <w:left w:val="single" w:sz="4" w:space="0" w:color="auto"/>
              <w:bottom w:val="single" w:sz="4" w:space="0" w:color="auto"/>
              <w:right w:val="single" w:sz="4" w:space="0" w:color="auto"/>
            </w:tcBorders>
            <w:hideMark/>
          </w:tcPr>
          <w:p w14:paraId="1B8D9DBD" w14:textId="77777777" w:rsidR="00B46A03" w:rsidRPr="00E276B6" w:rsidRDefault="00B46A03" w:rsidP="00986B7C">
            <w:pPr>
              <w:jc w:val="left"/>
              <w:rPr>
                <w:rFonts w:ascii="Cambria" w:hAnsi="Cambria" w:cs="Arial"/>
              </w:rPr>
            </w:pPr>
            <w:r w:rsidRPr="00E276B6">
              <w:rPr>
                <w:rFonts w:ascii="Cambria" w:hAnsi="Cambria"/>
              </w:rPr>
              <w:t xml:space="preserve">Decimal scaling position. </w:t>
            </w:r>
            <w:r w:rsidRPr="00E276B6">
              <w:rPr>
                <w:rFonts w:ascii="Cambria" w:hAnsi="Cambria" w:cs="Arial"/>
              </w:rPr>
              <w:t>Only used with decimal, float and double simple types.</w:t>
            </w:r>
          </w:p>
        </w:tc>
      </w:tr>
      <w:tr w:rsidR="00B46A03" w14:paraId="7D1E154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3D96DA8" w14:textId="77777777" w:rsidR="00B46A03" w:rsidRPr="00E276B6" w:rsidRDefault="00B46A03" w:rsidP="00986B7C">
            <w:pPr>
              <w:jc w:val="left"/>
              <w:rPr>
                <w:rFonts w:ascii="Cambria" w:hAnsi="Cambria" w:cs="Arial"/>
              </w:rPr>
            </w:pPr>
            <w:r w:rsidRPr="00E276B6">
              <w:rPr>
                <w:rFonts w:ascii="Cambria" w:hAnsi="Cambria" w:cs="Arial"/>
              </w:rPr>
              <w:t>@</w:t>
            </w:r>
          </w:p>
        </w:tc>
        <w:tc>
          <w:tcPr>
            <w:tcW w:w="0" w:type="auto"/>
            <w:tcBorders>
              <w:top w:val="single" w:sz="4" w:space="0" w:color="auto"/>
              <w:left w:val="single" w:sz="4" w:space="0" w:color="auto"/>
              <w:bottom w:val="single" w:sz="4" w:space="0" w:color="auto"/>
              <w:right w:val="single" w:sz="4" w:space="0" w:color="auto"/>
            </w:tcBorders>
            <w:hideMark/>
          </w:tcPr>
          <w:p w14:paraId="2750C3FD" w14:textId="77777777" w:rsidR="00B46A03" w:rsidRPr="00E276B6" w:rsidRDefault="00B46A03" w:rsidP="00986B7C">
            <w:pPr>
              <w:jc w:val="left"/>
              <w:rPr>
                <w:rFonts w:ascii="Cambria" w:hAnsi="Cambria" w:cs="Arial"/>
              </w:rPr>
            </w:pPr>
            <w:r w:rsidRPr="00E276B6">
              <w:rPr>
                <w:rFonts w:ascii="Cambria" w:hAnsi="Cambria" w:cs="Arial"/>
              </w:rPr>
              <w:t>Number</w:t>
            </w:r>
          </w:p>
        </w:tc>
        <w:tc>
          <w:tcPr>
            <w:tcW w:w="0" w:type="auto"/>
            <w:tcBorders>
              <w:top w:val="single" w:sz="4" w:space="0" w:color="auto"/>
              <w:left w:val="single" w:sz="4" w:space="0" w:color="auto"/>
              <w:bottom w:val="single" w:sz="4" w:space="0" w:color="auto"/>
              <w:right w:val="single" w:sz="4" w:space="0" w:color="auto"/>
            </w:tcBorders>
            <w:hideMark/>
          </w:tcPr>
          <w:p w14:paraId="607B8159" w14:textId="77777777" w:rsidR="00B46A03" w:rsidRPr="00E276B6" w:rsidRDefault="00B46A03" w:rsidP="00986B7C">
            <w:pPr>
              <w:jc w:val="left"/>
              <w:rPr>
                <w:rFonts w:ascii="Cambria" w:hAnsi="Cambria" w:cs="Arial"/>
              </w:rPr>
            </w:pPr>
            <w:r w:rsidRPr="00E276B6">
              <w:rPr>
                <w:rFonts w:ascii="Cambria" w:hAnsi="Cambria" w:cs="Arial"/>
              </w:rPr>
              <w:t>Significant digits specifier. Only used with decimal simple type. Controls number of significant digits when used alone or in conjunction with the # character.</w:t>
            </w:r>
          </w:p>
        </w:tc>
      </w:tr>
    </w:tbl>
    <w:p w14:paraId="062294B1" w14:textId="792C76DB" w:rsidR="00B46A03" w:rsidRDefault="00B46A03" w:rsidP="00B46A03">
      <w:pPr>
        <w:pStyle w:val="Caption"/>
        <w:rPr>
          <w:rFonts w:cs="Arial"/>
          <w:noProof/>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32</w:t>
      </w:r>
      <w:r>
        <w:rPr>
          <w:rFonts w:cs="Arial"/>
        </w:rPr>
        <w:fldChar w:fldCharType="end"/>
      </w:r>
      <w:r>
        <w:rPr>
          <w:rFonts w:cs="Arial"/>
          <w:noProof/>
        </w:rPr>
        <w:t xml:space="preserve"> dfdl:textNumberPattern Special Characters</w:t>
      </w:r>
    </w:p>
    <w:p w14:paraId="77AF0CC2" w14:textId="77777777" w:rsidR="00B46A03" w:rsidRDefault="00B46A03" w:rsidP="00B46A03">
      <w:pPr>
        <w:rPr>
          <w:rFonts w:cs="Arial"/>
        </w:rPr>
      </w:pPr>
      <w:r>
        <w:rPr>
          <w:rFonts w:cs="Arial"/>
        </w:rPr>
        <w:t>A pattern contains a positive and negative subpattern, for example, "#,##0.00;(#,##0.00)". Each subpattern has a prefix, a numeric part, and a suffix. If there is no explicit negative subpattern, the negative subpattern is the minus sign prefixed to the positive subpattern. That is, "0.00" alone is equivalent to "0.00;-0.00". If there is an explicit negative subpattern, it serves only to specify the negative prefix and suffix; the number of digits, minimal digits, and other characteristics are ignored in the negative subpattern. That means that "#,##0.0#;(#)" has precisely the same result as "#,##0.0#;(#,##0.0#)".</w:t>
      </w:r>
    </w:p>
    <w:p w14:paraId="1189731A" w14:textId="1B090E9C" w:rsidR="00B46A03" w:rsidRDefault="00B46A03" w:rsidP="00B46A03">
      <w:pPr>
        <w:rPr>
          <w:rFonts w:cs="Arial"/>
        </w:rPr>
      </w:pPr>
      <w:r>
        <w:rPr>
          <w:rFonts w:cs="Arial"/>
        </w:rPr>
        <w:t xml:space="preserve">The prefixes, suffixes, and various symbols used for infinity, digits, grouping separators, decimal separators, etc. may be set to arbitrary values, and they appear properly during unparsing. However, care must be taken that the symbols and strings do not conflict, or parsing will be unreliable. For example, either the positive and negative prefixes or the suffixes must be distinct for </w:t>
      </w:r>
      <w:r w:rsidRPr="000470E4">
        <w:rPr>
          <w:rFonts w:cs="Arial"/>
          <w:lang w:val="fr-FR"/>
        </w:rPr>
        <w:t>parse</w:t>
      </w:r>
      <w:r>
        <w:rPr>
          <w:rFonts w:cs="Arial"/>
        </w:rPr>
        <w:t xml:space="preserve"> to be able to distinguish positive from negative values.</w:t>
      </w:r>
    </w:p>
    <w:p w14:paraId="61117367" w14:textId="77777777" w:rsidR="00B46A03" w:rsidRDefault="00B46A03" w:rsidP="00B46A03">
      <w:pPr>
        <w:rPr>
          <w:rFonts w:cs="Arial"/>
        </w:rPr>
      </w:pPr>
      <w:r>
        <w:rPr>
          <w:rFonts w:cs="Arial"/>
        </w:rPr>
        <w:t xml:space="preserve">The </w:t>
      </w:r>
      <w:r>
        <w:rPr>
          <w:rStyle w:val="Emphasis"/>
          <w:rFonts w:cs="Arial"/>
        </w:rPr>
        <w:t>grouping separator</w:t>
      </w:r>
      <w:r>
        <w:rPr>
          <w:rFonts w:cs="Arial"/>
        </w:rPr>
        <w:t xml:space="preserve"> is a character that separates clusters of integer digits to make large numbers more legible. It commonly used for thousands, but in some locales it separates ten-thousands. The </w:t>
      </w:r>
      <w:r>
        <w:rPr>
          <w:rStyle w:val="Emphasis"/>
          <w:rFonts w:cs="Arial"/>
        </w:rPr>
        <w:t>grouping size</w:t>
      </w:r>
      <w:r>
        <w:rPr>
          <w:rFonts w:cs="Arial"/>
        </w:rPr>
        <w:t xml:space="preserve"> is the number of digits between the grouping separators, such as 3 for "100,000,000" or 4 for "1 0000 0000". </w:t>
      </w:r>
      <w:r>
        <w:rPr>
          <w:rFonts w:cs="Arial"/>
        </w:rPr>
        <w:lastRenderedPageBreak/>
        <w:t xml:space="preserve">There are two different grouping sizes: One used for the least significant integer digits, the </w:t>
      </w:r>
      <w:r>
        <w:rPr>
          <w:rStyle w:val="Emphasis"/>
          <w:rFonts w:cs="Arial"/>
        </w:rPr>
        <w:t>primary grouping size</w:t>
      </w:r>
      <w:r>
        <w:rPr>
          <w:rFonts w:cs="Arial"/>
        </w:rPr>
        <w:t xml:space="preserve">, and one used for all others, the </w:t>
      </w:r>
      <w:r>
        <w:rPr>
          <w:rStyle w:val="Emphasis"/>
          <w:rFonts w:cs="Arial"/>
        </w:rPr>
        <w:t>secondary grouping size</w:t>
      </w:r>
      <w:r>
        <w:rPr>
          <w:rFonts w:cs="Arial"/>
        </w:rPr>
        <w:t>. In most locales these are the same, but sometimes they are different. For example, if the primary grouping interval is 3, and the secondary is 2, then this corresponds to the pattern "#,##,##0", and the number 123456789 is formatted as "12,34,56,789". If a pattern contains multiple grouping separators, the interval between the last one and the end of the integer defines the primary grouping size, and the interval between the last two defines the secondary grouping size. All others are ignored, so "#,##,###,####" == "###,###,####" == "##,#,###,####".</w:t>
      </w:r>
    </w:p>
    <w:p w14:paraId="758510C7" w14:textId="77777777" w:rsidR="00B46A03" w:rsidRDefault="00B46A03" w:rsidP="00B46A03">
      <w:r>
        <w:t>The P symbol is used to derive the location of an assumed decimal point when the point is not within the number that appears in the data. It acts as a decimal scaling factor.</w:t>
      </w:r>
    </w:p>
    <w:p w14:paraId="0CE1A4BF" w14:textId="77777777" w:rsidR="00B46A03" w:rsidRDefault="00B46A03" w:rsidP="00B46A03">
      <w:r>
        <w:t>The symbol P can be specified only as a continuous string of Ps in the leftmost or rightmost digit positions in the vpinteger region of the pattern.</w:t>
      </w:r>
    </w:p>
    <w:p w14:paraId="4779F001" w14:textId="77777777" w:rsidR="00B46A03" w:rsidRDefault="00B46A03" w:rsidP="009C5B39">
      <w:pPr>
        <w:tabs>
          <w:tab w:val="clear" w:pos="403"/>
          <w:tab w:val="left" w:pos="1170"/>
        </w:tabs>
        <w:rPr>
          <w:rFonts w:cs="Arial"/>
        </w:rPr>
      </w:pPr>
      <w:r>
        <w:rPr>
          <w:rFonts w:cs="Arial"/>
        </w:rPr>
        <w:t xml:space="preserve">It is a Schema Definition Error if any symbols other than "0", "1" through "9" or # are used in the vpinteger region of the pattern. </w:t>
      </w:r>
    </w:p>
    <w:p w14:paraId="2BF92E2E" w14:textId="77777777" w:rsidR="00B46A03" w:rsidRDefault="00B46A03" w:rsidP="00B46A03">
      <w:pPr>
        <w:rPr>
          <w:rFonts w:cs="Arial"/>
          <w:b/>
        </w:rPr>
      </w:pPr>
      <w:r>
        <w:rPr>
          <w:rFonts w:cs="Arial"/>
          <w:b/>
        </w:rPr>
        <w:t>Examples</w:t>
      </w:r>
    </w:p>
    <w:tbl>
      <w:tblPr>
        <w:tblStyle w:val="Table"/>
        <w:tblW w:w="5000" w:type="pct"/>
        <w:tblInd w:w="0" w:type="dxa"/>
        <w:tblLook w:val="01E0" w:firstRow="1" w:lastRow="1" w:firstColumn="1" w:lastColumn="1" w:noHBand="0" w:noVBand="0"/>
      </w:tblPr>
      <w:tblGrid>
        <w:gridCol w:w="5490"/>
        <w:gridCol w:w="2338"/>
        <w:gridCol w:w="2366"/>
      </w:tblGrid>
      <w:tr w:rsidR="00B46A03" w14:paraId="16B2DE31"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116D700F" w14:textId="77777777" w:rsidR="00B46A03" w:rsidRPr="00E276B6" w:rsidRDefault="00B46A03" w:rsidP="00986B7C">
            <w:pPr>
              <w:jc w:val="left"/>
              <w:rPr>
                <w:rFonts w:ascii="Cambria" w:hAnsi="Cambria"/>
              </w:rPr>
            </w:pPr>
            <w:r w:rsidRPr="00E276B6">
              <w:rPr>
                <w:rFonts w:ascii="Cambria" w:hAnsi="Cambria"/>
              </w:rPr>
              <w:t>Data Representation</w:t>
            </w:r>
          </w:p>
        </w:tc>
        <w:tc>
          <w:tcPr>
            <w:tcW w:w="0" w:type="auto"/>
            <w:hideMark/>
          </w:tcPr>
          <w:p w14:paraId="2E709EA8" w14:textId="77777777" w:rsidR="00B46A03" w:rsidRPr="00E276B6" w:rsidRDefault="00B46A03" w:rsidP="00986B7C">
            <w:pPr>
              <w:jc w:val="left"/>
              <w:rPr>
                <w:rFonts w:ascii="Cambria" w:hAnsi="Cambria"/>
              </w:rPr>
            </w:pPr>
            <w:r w:rsidRPr="00E276B6">
              <w:rPr>
                <w:rFonts w:ascii="Cambria" w:hAnsi="Cambria"/>
              </w:rPr>
              <w:t>Pattern</w:t>
            </w:r>
          </w:p>
        </w:tc>
        <w:tc>
          <w:tcPr>
            <w:tcW w:w="0" w:type="auto"/>
            <w:hideMark/>
          </w:tcPr>
          <w:p w14:paraId="31835724" w14:textId="77777777" w:rsidR="00B46A03" w:rsidRPr="00E276B6" w:rsidRDefault="00B46A03" w:rsidP="00986B7C">
            <w:pPr>
              <w:jc w:val="left"/>
              <w:rPr>
                <w:rFonts w:ascii="Cambria" w:hAnsi="Cambria"/>
              </w:rPr>
            </w:pPr>
            <w:r w:rsidRPr="00E276B6">
              <w:rPr>
                <w:rFonts w:ascii="Cambria" w:hAnsi="Cambria"/>
              </w:rPr>
              <w:t>Value</w:t>
            </w:r>
          </w:p>
        </w:tc>
      </w:tr>
      <w:tr w:rsidR="00B46A03" w14:paraId="52B5B8A9"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702B6AB" w14:textId="77777777" w:rsidR="00B46A03" w:rsidRPr="00E276B6" w:rsidRDefault="00B46A03" w:rsidP="00986B7C">
            <w:pPr>
              <w:jc w:val="left"/>
              <w:rPr>
                <w:rFonts w:ascii="Cambria" w:hAnsi="Cambria" w:cs="Arial"/>
              </w:rPr>
            </w:pPr>
            <w:r w:rsidRPr="00E276B6">
              <w:rPr>
                <w:rFonts w:ascii="Cambria" w:hAnsi="Cambria" w:cs="Arial"/>
              </w:rPr>
              <w:t>123</w:t>
            </w:r>
          </w:p>
        </w:tc>
        <w:tc>
          <w:tcPr>
            <w:tcW w:w="0" w:type="auto"/>
            <w:tcBorders>
              <w:top w:val="single" w:sz="4" w:space="0" w:color="auto"/>
              <w:left w:val="single" w:sz="4" w:space="0" w:color="auto"/>
              <w:bottom w:val="single" w:sz="4" w:space="0" w:color="auto"/>
              <w:right w:val="single" w:sz="4" w:space="0" w:color="auto"/>
            </w:tcBorders>
            <w:hideMark/>
          </w:tcPr>
          <w:p w14:paraId="6E26B927" w14:textId="77777777" w:rsidR="00B46A03" w:rsidRPr="00E276B6" w:rsidRDefault="00B46A03" w:rsidP="00986B7C">
            <w:pPr>
              <w:jc w:val="left"/>
              <w:rPr>
                <w:rFonts w:ascii="Cambria" w:hAnsi="Cambria" w:cs="Arial"/>
              </w:rPr>
            </w:pPr>
            <w:r w:rsidRPr="00E276B6">
              <w:rPr>
                <w:rFonts w:ascii="Cambria" w:hAnsi="Cambria" w:cs="Arial"/>
              </w:rPr>
              <w:t>PP000</w:t>
            </w:r>
          </w:p>
        </w:tc>
        <w:tc>
          <w:tcPr>
            <w:tcW w:w="0" w:type="auto"/>
            <w:tcBorders>
              <w:top w:val="single" w:sz="4" w:space="0" w:color="auto"/>
              <w:left w:val="single" w:sz="4" w:space="0" w:color="auto"/>
              <w:bottom w:val="single" w:sz="4" w:space="0" w:color="auto"/>
              <w:right w:val="single" w:sz="4" w:space="0" w:color="auto"/>
            </w:tcBorders>
            <w:hideMark/>
          </w:tcPr>
          <w:p w14:paraId="5E99F0BF" w14:textId="77777777" w:rsidR="00B46A03" w:rsidRPr="00E276B6" w:rsidRDefault="00B46A03" w:rsidP="00986B7C">
            <w:pPr>
              <w:jc w:val="left"/>
              <w:rPr>
                <w:rFonts w:ascii="Cambria" w:hAnsi="Cambria" w:cs="Arial"/>
              </w:rPr>
            </w:pPr>
            <w:r w:rsidRPr="00E276B6">
              <w:rPr>
                <w:rFonts w:ascii="Cambria" w:hAnsi="Cambria" w:cs="Arial"/>
              </w:rPr>
              <w:t>0.00123</w:t>
            </w:r>
          </w:p>
        </w:tc>
      </w:tr>
      <w:tr w:rsidR="00B46A03" w14:paraId="47671B1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07A0D1A" w14:textId="77777777" w:rsidR="00B46A03" w:rsidRPr="00E276B6" w:rsidRDefault="00B46A03" w:rsidP="00986B7C">
            <w:pPr>
              <w:jc w:val="left"/>
              <w:rPr>
                <w:rFonts w:ascii="Cambria" w:hAnsi="Cambria" w:cs="Arial"/>
              </w:rPr>
            </w:pPr>
            <w:r w:rsidRPr="00E276B6">
              <w:rPr>
                <w:rFonts w:ascii="Cambria" w:hAnsi="Cambria" w:cs="Arial"/>
              </w:rPr>
              <w:t>123</w:t>
            </w:r>
          </w:p>
        </w:tc>
        <w:tc>
          <w:tcPr>
            <w:tcW w:w="0" w:type="auto"/>
            <w:tcBorders>
              <w:top w:val="single" w:sz="4" w:space="0" w:color="auto"/>
              <w:left w:val="single" w:sz="4" w:space="0" w:color="auto"/>
              <w:bottom w:val="single" w:sz="4" w:space="0" w:color="auto"/>
              <w:right w:val="single" w:sz="4" w:space="0" w:color="auto"/>
            </w:tcBorders>
            <w:hideMark/>
          </w:tcPr>
          <w:p w14:paraId="055572E5" w14:textId="77777777" w:rsidR="00B46A03" w:rsidRPr="00E276B6" w:rsidRDefault="00B46A03" w:rsidP="00986B7C">
            <w:pPr>
              <w:jc w:val="left"/>
              <w:rPr>
                <w:rFonts w:ascii="Cambria" w:hAnsi="Cambria" w:cs="Arial"/>
              </w:rPr>
            </w:pPr>
            <w:r w:rsidRPr="00E276B6">
              <w:rPr>
                <w:rFonts w:ascii="Cambria" w:hAnsi="Cambria" w:cs="Arial"/>
              </w:rPr>
              <w:t>000PP</w:t>
            </w:r>
          </w:p>
        </w:tc>
        <w:tc>
          <w:tcPr>
            <w:tcW w:w="0" w:type="auto"/>
            <w:tcBorders>
              <w:top w:val="single" w:sz="4" w:space="0" w:color="auto"/>
              <w:left w:val="single" w:sz="4" w:space="0" w:color="auto"/>
              <w:bottom w:val="single" w:sz="4" w:space="0" w:color="auto"/>
              <w:right w:val="single" w:sz="4" w:space="0" w:color="auto"/>
            </w:tcBorders>
            <w:hideMark/>
          </w:tcPr>
          <w:p w14:paraId="3A256381" w14:textId="77777777" w:rsidR="00B46A03" w:rsidRPr="00E276B6" w:rsidRDefault="00B46A03" w:rsidP="00986B7C">
            <w:pPr>
              <w:keepNext/>
              <w:jc w:val="left"/>
              <w:rPr>
                <w:rFonts w:ascii="Cambria" w:hAnsi="Cambria" w:cs="Arial"/>
              </w:rPr>
            </w:pPr>
            <w:r w:rsidRPr="00E276B6">
              <w:rPr>
                <w:rFonts w:ascii="Cambria" w:hAnsi="Cambria" w:cs="Arial"/>
              </w:rPr>
              <w:t>12300</w:t>
            </w:r>
          </w:p>
        </w:tc>
      </w:tr>
    </w:tbl>
    <w:p w14:paraId="1BD3ADC2" w14:textId="2C74AAB0"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33</w:t>
      </w:r>
      <w:r>
        <w:rPr>
          <w:noProof/>
        </w:rPr>
        <w:fldChar w:fldCharType="end"/>
      </w:r>
      <w:r>
        <w:t xml:space="preserve"> Examples of P Symbol in the dfdl:textNumberPattern Property</w:t>
      </w:r>
    </w:p>
    <w:tbl>
      <w:tblPr>
        <w:tblStyle w:val="TableGrid"/>
        <w:tblW w:w="5000" w:type="pct"/>
        <w:tblInd w:w="-95" w:type="dxa"/>
        <w:tblBorders>
          <w:insideH w:val="none" w:sz="0" w:space="0" w:color="auto"/>
          <w:insideV w:val="none" w:sz="0" w:space="0" w:color="auto"/>
        </w:tblBorders>
        <w:tblLook w:val="04A0" w:firstRow="1" w:lastRow="0" w:firstColumn="1" w:lastColumn="0" w:noHBand="0" w:noVBand="1"/>
      </w:tblPr>
      <w:tblGrid>
        <w:gridCol w:w="1341"/>
        <w:gridCol w:w="467"/>
        <w:gridCol w:w="8386"/>
      </w:tblGrid>
      <w:tr w:rsidR="009C5B39" w:rsidRPr="009C5B39" w14:paraId="77D37921" w14:textId="10FDC7FB" w:rsidTr="00681552">
        <w:trPr>
          <w:cantSplit/>
        </w:trPr>
        <w:tc>
          <w:tcPr>
            <w:tcW w:w="658" w:type="pct"/>
            <w:shd w:val="clear" w:color="auto" w:fill="FFFFFF" w:themeFill="background1"/>
          </w:tcPr>
          <w:p w14:paraId="4BBEF540" w14:textId="0A4BF183" w:rsidR="009C5B39" w:rsidRPr="009C5B39" w:rsidRDefault="009C5B39" w:rsidP="00681552">
            <w:pPr>
              <w:keepNext/>
              <w:rPr>
                <w:rFonts w:ascii="Arial" w:hAnsi="Arial" w:cs="Arial"/>
              </w:rPr>
            </w:pPr>
            <w:r w:rsidRPr="009C5B39">
              <w:rPr>
                <w:rFonts w:ascii="Arial" w:hAnsi="Arial" w:cs="Arial"/>
              </w:rPr>
              <w:t xml:space="preserve"> pattern</w:t>
            </w:r>
          </w:p>
        </w:tc>
        <w:tc>
          <w:tcPr>
            <w:tcW w:w="229" w:type="pct"/>
            <w:shd w:val="clear" w:color="auto" w:fill="FFFFFF" w:themeFill="background1"/>
          </w:tcPr>
          <w:p w14:paraId="0C8A6B26" w14:textId="3CE87269"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72EDA626" w14:textId="77777777" w:rsidR="009C5B39" w:rsidRPr="009C5B39" w:rsidRDefault="009C5B39" w:rsidP="00681552">
            <w:pPr>
              <w:keepNext/>
              <w:rPr>
                <w:rFonts w:ascii="Arial" w:hAnsi="Arial" w:cs="Arial"/>
              </w:rPr>
            </w:pPr>
            <w:r w:rsidRPr="009C5B39">
              <w:rPr>
                <w:rFonts w:ascii="Arial" w:hAnsi="Arial" w:cs="Arial"/>
              </w:rPr>
              <w:t>subpattern (';' subpattern)?</w:t>
            </w:r>
          </w:p>
        </w:tc>
      </w:tr>
      <w:tr w:rsidR="009C5B39" w:rsidRPr="009C5B39" w14:paraId="1DE40A11" w14:textId="33F0EB6E" w:rsidTr="00681552">
        <w:trPr>
          <w:cantSplit/>
        </w:trPr>
        <w:tc>
          <w:tcPr>
            <w:tcW w:w="658" w:type="pct"/>
            <w:shd w:val="clear" w:color="auto" w:fill="FFFFFF" w:themeFill="background1"/>
          </w:tcPr>
          <w:p w14:paraId="6089B4A5" w14:textId="5079EE17" w:rsidR="009C5B39" w:rsidRPr="009C5B39" w:rsidRDefault="009C5B39" w:rsidP="00681552">
            <w:pPr>
              <w:keepNext/>
              <w:rPr>
                <w:rFonts w:ascii="Arial" w:hAnsi="Arial" w:cs="Arial"/>
              </w:rPr>
            </w:pPr>
            <w:r w:rsidRPr="009C5B39">
              <w:rPr>
                <w:rFonts w:ascii="Arial" w:hAnsi="Arial" w:cs="Arial"/>
              </w:rPr>
              <w:t xml:space="preserve"> subpattern</w:t>
            </w:r>
          </w:p>
        </w:tc>
        <w:tc>
          <w:tcPr>
            <w:tcW w:w="229" w:type="pct"/>
            <w:shd w:val="clear" w:color="auto" w:fill="FFFFFF" w:themeFill="background1"/>
          </w:tcPr>
          <w:p w14:paraId="7AA6456C" w14:textId="6D372D85"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3C849E66" w14:textId="77777777" w:rsidR="009C5B39" w:rsidRPr="009C5B39" w:rsidRDefault="009C5B39" w:rsidP="00681552">
            <w:pPr>
              <w:keepNext/>
              <w:rPr>
                <w:rFonts w:ascii="Arial" w:hAnsi="Arial" w:cs="Arial"/>
              </w:rPr>
            </w:pPr>
            <w:r w:rsidRPr="009C5B39">
              <w:rPr>
                <w:rFonts w:ascii="Arial" w:hAnsi="Arial" w:cs="Arial"/>
              </w:rPr>
              <w:t>prefix? ((number exponent?)| vpinteger) suffix?</w:t>
            </w:r>
          </w:p>
        </w:tc>
      </w:tr>
      <w:tr w:rsidR="009C5B39" w:rsidRPr="009C5B39" w14:paraId="2E4B91FF" w14:textId="0A2CBD25" w:rsidTr="00681552">
        <w:trPr>
          <w:cantSplit/>
        </w:trPr>
        <w:tc>
          <w:tcPr>
            <w:tcW w:w="658" w:type="pct"/>
            <w:shd w:val="clear" w:color="auto" w:fill="FFFFFF" w:themeFill="background1"/>
          </w:tcPr>
          <w:p w14:paraId="3BA7C55F" w14:textId="7D99860F" w:rsidR="009C5B39" w:rsidRPr="009C5B39" w:rsidRDefault="009C5B39" w:rsidP="00681552">
            <w:pPr>
              <w:keepNext/>
              <w:rPr>
                <w:rFonts w:ascii="Arial" w:hAnsi="Arial" w:cs="Arial"/>
              </w:rPr>
            </w:pPr>
            <w:r w:rsidRPr="009C5B39">
              <w:rPr>
                <w:rFonts w:ascii="Arial" w:hAnsi="Arial" w:cs="Arial"/>
              </w:rPr>
              <w:t xml:space="preserve"> number</w:t>
            </w:r>
          </w:p>
        </w:tc>
        <w:tc>
          <w:tcPr>
            <w:tcW w:w="229" w:type="pct"/>
            <w:shd w:val="clear" w:color="auto" w:fill="FFFFFF" w:themeFill="background1"/>
          </w:tcPr>
          <w:p w14:paraId="27868452" w14:textId="050C414C"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7160EEF5" w14:textId="77777777" w:rsidR="009C5B39" w:rsidRPr="009C5B39" w:rsidRDefault="009C5B39" w:rsidP="00681552">
            <w:pPr>
              <w:keepNext/>
              <w:rPr>
                <w:rFonts w:ascii="Arial" w:hAnsi="Arial" w:cs="Arial"/>
              </w:rPr>
            </w:pPr>
            <w:r w:rsidRPr="009C5B39">
              <w:rPr>
                <w:rFonts w:ascii="Arial" w:hAnsi="Arial" w:cs="Arial"/>
              </w:rPr>
              <w:t>(integer ('.' fraction)?) | sigdigits</w:t>
            </w:r>
          </w:p>
        </w:tc>
      </w:tr>
      <w:tr w:rsidR="009C5B39" w:rsidRPr="009C5B39" w14:paraId="3B17E077" w14:textId="4312DC0F" w:rsidTr="00681552">
        <w:trPr>
          <w:cantSplit/>
        </w:trPr>
        <w:tc>
          <w:tcPr>
            <w:tcW w:w="658" w:type="pct"/>
            <w:shd w:val="clear" w:color="auto" w:fill="FFFFFF" w:themeFill="background1"/>
          </w:tcPr>
          <w:p w14:paraId="26C6FE56" w14:textId="254CB074" w:rsidR="009C5B39" w:rsidRPr="009C5B39" w:rsidRDefault="009C5B39" w:rsidP="00681552">
            <w:pPr>
              <w:keepNext/>
              <w:rPr>
                <w:rFonts w:ascii="Arial" w:hAnsi="Arial" w:cs="Arial"/>
              </w:rPr>
            </w:pPr>
            <w:r w:rsidRPr="009C5B39">
              <w:rPr>
                <w:rFonts w:ascii="Arial" w:hAnsi="Arial" w:cs="Arial"/>
              </w:rPr>
              <w:t xml:space="preserve"> vpinteger</w:t>
            </w:r>
          </w:p>
        </w:tc>
        <w:tc>
          <w:tcPr>
            <w:tcW w:w="229" w:type="pct"/>
            <w:shd w:val="clear" w:color="auto" w:fill="FFFFFF" w:themeFill="background1"/>
          </w:tcPr>
          <w:p w14:paraId="158FFA9F" w14:textId="3C5D4103"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45910B6F" w14:textId="77777777" w:rsidR="009C5B39" w:rsidRPr="009C5B39" w:rsidRDefault="009C5B39" w:rsidP="00681552">
            <w:pPr>
              <w:keepNext/>
              <w:rPr>
                <w:rFonts w:ascii="Arial" w:hAnsi="Arial" w:cs="Arial"/>
              </w:rPr>
            </w:pPr>
            <w:r w:rsidRPr="009C5B39">
              <w:rPr>
                <w:rFonts w:ascii="Arial" w:hAnsi="Arial" w:cs="Arial"/>
              </w:rPr>
              <w:t>pinteger | (vinteger exponent?)</w:t>
            </w:r>
          </w:p>
        </w:tc>
      </w:tr>
      <w:tr w:rsidR="009C5B39" w:rsidRPr="009C5B39" w14:paraId="73A611CB" w14:textId="34904673" w:rsidTr="00681552">
        <w:trPr>
          <w:cantSplit/>
        </w:trPr>
        <w:tc>
          <w:tcPr>
            <w:tcW w:w="658" w:type="pct"/>
            <w:shd w:val="clear" w:color="auto" w:fill="FFFFFF" w:themeFill="background1"/>
          </w:tcPr>
          <w:p w14:paraId="2E89B308" w14:textId="5F944DAD" w:rsidR="009C5B39" w:rsidRPr="009C5B39" w:rsidRDefault="009C5B39" w:rsidP="00681552">
            <w:pPr>
              <w:keepNext/>
              <w:rPr>
                <w:rFonts w:ascii="Arial" w:hAnsi="Arial" w:cs="Arial"/>
              </w:rPr>
            </w:pPr>
            <w:r w:rsidRPr="009C5B39">
              <w:rPr>
                <w:rFonts w:ascii="Arial" w:hAnsi="Arial" w:cs="Arial"/>
              </w:rPr>
              <w:t xml:space="preserve"> pinteger</w:t>
            </w:r>
          </w:p>
        </w:tc>
        <w:tc>
          <w:tcPr>
            <w:tcW w:w="229" w:type="pct"/>
            <w:shd w:val="clear" w:color="auto" w:fill="FFFFFF" w:themeFill="background1"/>
          </w:tcPr>
          <w:p w14:paraId="0C84C563" w14:textId="71A16BC2"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1DEB69B2" w14:textId="77777777" w:rsidR="009C5B39" w:rsidRPr="009C5B39" w:rsidRDefault="009C5B39" w:rsidP="00681552">
            <w:pPr>
              <w:keepNext/>
              <w:rPr>
                <w:rFonts w:ascii="Arial" w:hAnsi="Arial" w:cs="Arial"/>
              </w:rPr>
            </w:pPr>
            <w:r w:rsidRPr="009C5B39">
              <w:rPr>
                <w:rFonts w:ascii="Arial" w:hAnsi="Arial" w:cs="Arial"/>
              </w:rPr>
              <w:t>('P' 'P'* '0'* '0') | (integer 'P'* 'P' )</w:t>
            </w:r>
          </w:p>
        </w:tc>
      </w:tr>
      <w:tr w:rsidR="009C5B39" w:rsidRPr="009C5B39" w14:paraId="43031FCC" w14:textId="263FF72C" w:rsidTr="00681552">
        <w:trPr>
          <w:cantSplit/>
        </w:trPr>
        <w:tc>
          <w:tcPr>
            <w:tcW w:w="658" w:type="pct"/>
            <w:shd w:val="clear" w:color="auto" w:fill="FFFFFF" w:themeFill="background1"/>
          </w:tcPr>
          <w:p w14:paraId="050C46C1" w14:textId="1F037312" w:rsidR="009C5B39" w:rsidRPr="009C5B39" w:rsidRDefault="009C5B39" w:rsidP="00681552">
            <w:pPr>
              <w:keepNext/>
              <w:rPr>
                <w:rFonts w:ascii="Arial" w:hAnsi="Arial" w:cs="Arial"/>
              </w:rPr>
            </w:pPr>
            <w:r w:rsidRPr="009C5B39">
              <w:rPr>
                <w:rFonts w:ascii="Arial" w:hAnsi="Arial" w:cs="Arial"/>
              </w:rPr>
              <w:t xml:space="preserve"> vinteger</w:t>
            </w:r>
          </w:p>
        </w:tc>
        <w:tc>
          <w:tcPr>
            <w:tcW w:w="229" w:type="pct"/>
            <w:shd w:val="clear" w:color="auto" w:fill="FFFFFF" w:themeFill="background1"/>
          </w:tcPr>
          <w:p w14:paraId="4F03448A" w14:textId="47F8BD90"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7EFA276D" w14:textId="77777777" w:rsidR="009C5B39" w:rsidRPr="009C5B39" w:rsidRDefault="009C5B39" w:rsidP="00681552">
            <w:pPr>
              <w:keepNext/>
              <w:rPr>
                <w:rFonts w:ascii="Arial" w:hAnsi="Arial" w:cs="Arial"/>
              </w:rPr>
            </w:pPr>
            <w:r w:rsidRPr="009C5B39">
              <w:rPr>
                <w:rFonts w:ascii="Arial" w:hAnsi="Arial" w:cs="Arial"/>
              </w:rPr>
              <w:t>('#'* '0'* 'V' '0'* '0') | (integer 'V')</w:t>
            </w:r>
          </w:p>
        </w:tc>
      </w:tr>
      <w:tr w:rsidR="00681552" w:rsidRPr="009C5B39" w14:paraId="34A001E9" w14:textId="61CDF5B8" w:rsidTr="00681552">
        <w:trPr>
          <w:cantSplit/>
        </w:trPr>
        <w:tc>
          <w:tcPr>
            <w:tcW w:w="658" w:type="pct"/>
            <w:shd w:val="clear" w:color="auto" w:fill="FFFFFF" w:themeFill="background1"/>
          </w:tcPr>
          <w:p w14:paraId="5792C518" w14:textId="6E299E70" w:rsidR="009C5B39" w:rsidRPr="009C5B39" w:rsidRDefault="009C5B39" w:rsidP="00681552">
            <w:pPr>
              <w:keepNext/>
              <w:rPr>
                <w:rFonts w:ascii="Arial" w:hAnsi="Arial" w:cs="Arial"/>
              </w:rPr>
            </w:pPr>
            <w:r w:rsidRPr="009C5B39">
              <w:rPr>
                <w:rFonts w:ascii="Arial" w:hAnsi="Arial" w:cs="Arial"/>
              </w:rPr>
              <w:t xml:space="preserve"> prefix</w:t>
            </w:r>
          </w:p>
        </w:tc>
        <w:tc>
          <w:tcPr>
            <w:tcW w:w="229" w:type="pct"/>
            <w:shd w:val="clear" w:color="auto" w:fill="FFFFFF" w:themeFill="background1"/>
          </w:tcPr>
          <w:p w14:paraId="7EF75AB7" w14:textId="147AE66C"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35586EF5" w14:textId="77777777" w:rsidR="009C5B39" w:rsidRPr="009C5B39" w:rsidRDefault="009C5B39" w:rsidP="00681552">
            <w:pPr>
              <w:keepNext/>
              <w:rPr>
                <w:rFonts w:ascii="Arial" w:hAnsi="Arial" w:cs="Arial"/>
              </w:rPr>
            </w:pPr>
            <w:r w:rsidRPr="009C5B39">
              <w:rPr>
                <w:rFonts w:ascii="Arial" w:hAnsi="Arial" w:cs="Arial"/>
              </w:rPr>
              <w:t>'\u0000'..'\uFFFD' - specialCharacters</w:t>
            </w:r>
          </w:p>
        </w:tc>
      </w:tr>
      <w:tr w:rsidR="00681552" w:rsidRPr="009C5B39" w14:paraId="4433A281" w14:textId="3F940A14" w:rsidTr="00681552">
        <w:trPr>
          <w:cantSplit/>
        </w:trPr>
        <w:tc>
          <w:tcPr>
            <w:tcW w:w="658" w:type="pct"/>
            <w:shd w:val="clear" w:color="auto" w:fill="FFFFFF" w:themeFill="background1"/>
          </w:tcPr>
          <w:p w14:paraId="59D7BB27" w14:textId="59C66CB7" w:rsidR="009C5B39" w:rsidRPr="009C5B39" w:rsidRDefault="009C5B39" w:rsidP="00681552">
            <w:pPr>
              <w:keepNext/>
              <w:rPr>
                <w:rFonts w:ascii="Arial" w:hAnsi="Arial" w:cs="Arial"/>
              </w:rPr>
            </w:pPr>
            <w:r w:rsidRPr="009C5B39">
              <w:rPr>
                <w:rFonts w:ascii="Arial" w:hAnsi="Arial" w:cs="Arial"/>
              </w:rPr>
              <w:t xml:space="preserve"> suffix</w:t>
            </w:r>
          </w:p>
        </w:tc>
        <w:tc>
          <w:tcPr>
            <w:tcW w:w="229" w:type="pct"/>
            <w:shd w:val="clear" w:color="auto" w:fill="FFFFFF" w:themeFill="background1"/>
          </w:tcPr>
          <w:p w14:paraId="4A2C675F" w14:textId="4B333211"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2D537184" w14:textId="77777777" w:rsidR="009C5B39" w:rsidRPr="009C5B39" w:rsidRDefault="009C5B39" w:rsidP="00681552">
            <w:pPr>
              <w:keepNext/>
              <w:rPr>
                <w:rFonts w:ascii="Arial" w:hAnsi="Arial" w:cs="Arial"/>
              </w:rPr>
            </w:pPr>
            <w:r w:rsidRPr="009C5B39">
              <w:rPr>
                <w:rFonts w:ascii="Arial" w:hAnsi="Arial" w:cs="Arial"/>
              </w:rPr>
              <w:t>'\u0000'..'\uFFFD' - specialCharacters</w:t>
            </w:r>
          </w:p>
        </w:tc>
      </w:tr>
      <w:tr w:rsidR="00681552" w:rsidRPr="009C5B39" w14:paraId="72CC54E0" w14:textId="2A50BBFA" w:rsidTr="00681552">
        <w:trPr>
          <w:cantSplit/>
        </w:trPr>
        <w:tc>
          <w:tcPr>
            <w:tcW w:w="658" w:type="pct"/>
            <w:shd w:val="clear" w:color="auto" w:fill="FFFFFF" w:themeFill="background1"/>
          </w:tcPr>
          <w:p w14:paraId="12D7906D" w14:textId="21E58BB3" w:rsidR="009C5B39" w:rsidRPr="009C5B39" w:rsidRDefault="009C5B39" w:rsidP="00681552">
            <w:pPr>
              <w:keepNext/>
              <w:rPr>
                <w:rFonts w:ascii="Arial" w:hAnsi="Arial" w:cs="Arial"/>
              </w:rPr>
            </w:pPr>
            <w:r w:rsidRPr="009C5B39">
              <w:rPr>
                <w:rFonts w:ascii="Arial" w:hAnsi="Arial" w:cs="Arial"/>
              </w:rPr>
              <w:t xml:space="preserve"> integer</w:t>
            </w:r>
          </w:p>
        </w:tc>
        <w:tc>
          <w:tcPr>
            <w:tcW w:w="229" w:type="pct"/>
            <w:shd w:val="clear" w:color="auto" w:fill="FFFFFF" w:themeFill="background1"/>
          </w:tcPr>
          <w:p w14:paraId="7C45DD90" w14:textId="3305EC13"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76481FE3" w14:textId="77777777" w:rsidR="009C5B39" w:rsidRPr="009C5B39" w:rsidRDefault="009C5B39" w:rsidP="00681552">
            <w:pPr>
              <w:keepNext/>
              <w:rPr>
                <w:rFonts w:ascii="Arial" w:hAnsi="Arial" w:cs="Arial"/>
              </w:rPr>
            </w:pPr>
            <w:r w:rsidRPr="009C5B39">
              <w:rPr>
                <w:rFonts w:ascii="Arial" w:hAnsi="Arial" w:cs="Arial"/>
              </w:rPr>
              <w:t>'#'* '0'* '0'</w:t>
            </w:r>
          </w:p>
        </w:tc>
      </w:tr>
      <w:tr w:rsidR="00681552" w:rsidRPr="009C5B39" w14:paraId="74AFC5D5" w14:textId="2164320E" w:rsidTr="00681552">
        <w:trPr>
          <w:cantSplit/>
        </w:trPr>
        <w:tc>
          <w:tcPr>
            <w:tcW w:w="658" w:type="pct"/>
            <w:shd w:val="clear" w:color="auto" w:fill="FFFFFF" w:themeFill="background1"/>
          </w:tcPr>
          <w:p w14:paraId="556A93AA" w14:textId="5C825CEB" w:rsidR="009C5B39" w:rsidRPr="009C5B39" w:rsidRDefault="009C5B39" w:rsidP="00681552">
            <w:pPr>
              <w:keepNext/>
              <w:rPr>
                <w:rFonts w:ascii="Arial" w:hAnsi="Arial" w:cs="Arial"/>
              </w:rPr>
            </w:pPr>
            <w:r w:rsidRPr="009C5B39">
              <w:rPr>
                <w:rFonts w:ascii="Arial" w:hAnsi="Arial" w:cs="Arial"/>
              </w:rPr>
              <w:t xml:space="preserve"> fraction</w:t>
            </w:r>
          </w:p>
        </w:tc>
        <w:tc>
          <w:tcPr>
            <w:tcW w:w="229" w:type="pct"/>
            <w:shd w:val="clear" w:color="auto" w:fill="FFFFFF" w:themeFill="background1"/>
          </w:tcPr>
          <w:p w14:paraId="4CB8B6E4" w14:textId="0721C311"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1BE0F72A" w14:textId="77777777" w:rsidR="009C5B39" w:rsidRPr="009C5B39" w:rsidRDefault="009C5B39" w:rsidP="00681552">
            <w:pPr>
              <w:keepNext/>
              <w:rPr>
                <w:rFonts w:ascii="Arial" w:hAnsi="Arial" w:cs="Arial"/>
              </w:rPr>
            </w:pPr>
            <w:r w:rsidRPr="009C5B39">
              <w:rPr>
                <w:rFonts w:ascii="Arial" w:hAnsi="Arial" w:cs="Arial"/>
              </w:rPr>
              <w:t>'0'* '#'*</w:t>
            </w:r>
          </w:p>
        </w:tc>
      </w:tr>
      <w:tr w:rsidR="00681552" w:rsidRPr="009C5B39" w14:paraId="1DF56812" w14:textId="3FFDB18C" w:rsidTr="00681552">
        <w:trPr>
          <w:cantSplit/>
        </w:trPr>
        <w:tc>
          <w:tcPr>
            <w:tcW w:w="658" w:type="pct"/>
            <w:shd w:val="clear" w:color="auto" w:fill="FFFFFF" w:themeFill="background1"/>
          </w:tcPr>
          <w:p w14:paraId="0471D497" w14:textId="2FEF770A" w:rsidR="009C5B39" w:rsidRPr="009C5B39" w:rsidRDefault="009C5B39" w:rsidP="00681552">
            <w:pPr>
              <w:keepNext/>
              <w:rPr>
                <w:rFonts w:ascii="Arial" w:hAnsi="Arial" w:cs="Arial"/>
              </w:rPr>
            </w:pPr>
            <w:r w:rsidRPr="009C5B39">
              <w:rPr>
                <w:rFonts w:ascii="Arial" w:hAnsi="Arial" w:cs="Arial"/>
              </w:rPr>
              <w:t xml:space="preserve"> sigDigits</w:t>
            </w:r>
          </w:p>
        </w:tc>
        <w:tc>
          <w:tcPr>
            <w:tcW w:w="229" w:type="pct"/>
            <w:shd w:val="clear" w:color="auto" w:fill="FFFFFF" w:themeFill="background1"/>
          </w:tcPr>
          <w:p w14:paraId="062250E0" w14:textId="79EF33E6"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02911EA1" w14:textId="77777777" w:rsidR="009C5B39" w:rsidRPr="009C5B39" w:rsidRDefault="009C5B39" w:rsidP="00681552">
            <w:pPr>
              <w:keepNext/>
              <w:rPr>
                <w:rFonts w:ascii="Arial" w:hAnsi="Arial" w:cs="Arial"/>
              </w:rPr>
            </w:pPr>
            <w:r w:rsidRPr="009C5B39">
              <w:rPr>
                <w:rFonts w:ascii="Arial" w:hAnsi="Arial" w:cs="Arial"/>
              </w:rPr>
              <w:t>'#'* '@' '@'* '#'*</w:t>
            </w:r>
          </w:p>
        </w:tc>
      </w:tr>
      <w:tr w:rsidR="009C5B39" w:rsidRPr="009C5B39" w14:paraId="619B3221" w14:textId="68FA5FCD" w:rsidTr="00681552">
        <w:trPr>
          <w:cantSplit/>
        </w:trPr>
        <w:tc>
          <w:tcPr>
            <w:tcW w:w="658" w:type="pct"/>
            <w:shd w:val="clear" w:color="auto" w:fill="FFFFFF" w:themeFill="background1"/>
          </w:tcPr>
          <w:p w14:paraId="3BAFC812" w14:textId="263681B3" w:rsidR="009C5B39" w:rsidRPr="009C5B39" w:rsidRDefault="009C5B39" w:rsidP="00681552">
            <w:pPr>
              <w:keepNext/>
              <w:rPr>
                <w:rFonts w:ascii="Arial" w:hAnsi="Arial" w:cs="Arial"/>
              </w:rPr>
            </w:pPr>
            <w:r w:rsidRPr="009C5B39">
              <w:rPr>
                <w:rFonts w:ascii="Arial" w:hAnsi="Arial" w:cs="Arial"/>
              </w:rPr>
              <w:t xml:space="preserve"> exponent</w:t>
            </w:r>
          </w:p>
        </w:tc>
        <w:tc>
          <w:tcPr>
            <w:tcW w:w="229" w:type="pct"/>
            <w:shd w:val="clear" w:color="auto" w:fill="FFFFFF" w:themeFill="background1"/>
          </w:tcPr>
          <w:p w14:paraId="33A672ED" w14:textId="272F67CD"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683A1A08" w14:textId="77777777" w:rsidR="009C5B39" w:rsidRPr="009C5B39" w:rsidRDefault="009C5B39" w:rsidP="00681552">
            <w:pPr>
              <w:keepNext/>
              <w:rPr>
                <w:rFonts w:ascii="Arial" w:hAnsi="Arial" w:cs="Arial"/>
              </w:rPr>
            </w:pPr>
            <w:r w:rsidRPr="009C5B39">
              <w:rPr>
                <w:rFonts w:ascii="Arial" w:hAnsi="Arial" w:cs="Arial"/>
              </w:rPr>
              <w:t xml:space="preserve">'E' '+'? '0'* '0' </w:t>
            </w:r>
          </w:p>
        </w:tc>
      </w:tr>
      <w:tr w:rsidR="009C5B39" w:rsidRPr="009C5B39" w14:paraId="11C1B265" w14:textId="11B15D66" w:rsidTr="00681552">
        <w:trPr>
          <w:cantSplit/>
        </w:trPr>
        <w:tc>
          <w:tcPr>
            <w:tcW w:w="658" w:type="pct"/>
            <w:shd w:val="clear" w:color="auto" w:fill="FFFFFF" w:themeFill="background1"/>
          </w:tcPr>
          <w:p w14:paraId="530C1656" w14:textId="20AD67AF" w:rsidR="009C5B39" w:rsidRPr="009C5B39" w:rsidRDefault="009C5B39" w:rsidP="00681552">
            <w:pPr>
              <w:keepNext/>
              <w:rPr>
                <w:rFonts w:ascii="Arial" w:hAnsi="Arial" w:cs="Arial"/>
              </w:rPr>
            </w:pPr>
            <w:r w:rsidRPr="009C5B39">
              <w:rPr>
                <w:rFonts w:ascii="Arial" w:hAnsi="Arial" w:cs="Arial"/>
              </w:rPr>
              <w:t xml:space="preserve"> padSpec</w:t>
            </w:r>
          </w:p>
        </w:tc>
        <w:tc>
          <w:tcPr>
            <w:tcW w:w="229" w:type="pct"/>
            <w:shd w:val="clear" w:color="auto" w:fill="FFFFFF" w:themeFill="background1"/>
          </w:tcPr>
          <w:p w14:paraId="46122E01" w14:textId="6BFA2AEE"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5C58BE7C" w14:textId="77777777" w:rsidR="009C5B39" w:rsidRPr="009C5B39" w:rsidRDefault="009C5B39" w:rsidP="00681552">
            <w:pPr>
              <w:keepNext/>
              <w:rPr>
                <w:rFonts w:ascii="Arial" w:hAnsi="Arial" w:cs="Arial"/>
              </w:rPr>
            </w:pPr>
            <w:r w:rsidRPr="009C5B39">
              <w:rPr>
                <w:rFonts w:ascii="Arial" w:hAnsi="Arial" w:cs="Arial"/>
              </w:rPr>
              <w:t>'*' padChar</w:t>
            </w:r>
          </w:p>
        </w:tc>
      </w:tr>
      <w:tr w:rsidR="009C5B39" w:rsidRPr="009C5B39" w14:paraId="1043D827" w14:textId="32E446C2" w:rsidTr="00681552">
        <w:trPr>
          <w:cantSplit/>
          <w:trHeight w:val="514"/>
        </w:trPr>
        <w:tc>
          <w:tcPr>
            <w:tcW w:w="658" w:type="pct"/>
            <w:shd w:val="clear" w:color="auto" w:fill="FFFFFF" w:themeFill="background1"/>
          </w:tcPr>
          <w:p w14:paraId="2B08EB9E" w14:textId="44779805" w:rsidR="009C5B39" w:rsidRPr="009C5B39" w:rsidRDefault="009C5B39" w:rsidP="00681552">
            <w:pPr>
              <w:keepNext/>
              <w:rPr>
                <w:rFonts w:ascii="Arial" w:hAnsi="Arial" w:cs="Arial"/>
              </w:rPr>
            </w:pPr>
            <w:r w:rsidRPr="009C5B39">
              <w:rPr>
                <w:rFonts w:ascii="Arial" w:hAnsi="Arial" w:cs="Arial"/>
              </w:rPr>
              <w:t xml:space="preserve"> padChar</w:t>
            </w:r>
          </w:p>
        </w:tc>
        <w:tc>
          <w:tcPr>
            <w:tcW w:w="229" w:type="pct"/>
            <w:shd w:val="clear" w:color="auto" w:fill="FFFFFF" w:themeFill="background1"/>
          </w:tcPr>
          <w:p w14:paraId="4D26AADD" w14:textId="2D1F52A9" w:rsidR="009C5B39" w:rsidRPr="009C5B39" w:rsidRDefault="009C5B39" w:rsidP="00681552">
            <w:pPr>
              <w:keepNext/>
              <w:rPr>
                <w:rFonts w:ascii="Arial" w:hAnsi="Arial" w:cs="Arial"/>
              </w:rPr>
            </w:pPr>
            <w:r w:rsidRPr="009C5B39">
              <w:rPr>
                <w:rFonts w:ascii="Arial" w:hAnsi="Arial" w:cs="Arial"/>
              </w:rPr>
              <w:t>::=</w:t>
            </w:r>
          </w:p>
        </w:tc>
        <w:tc>
          <w:tcPr>
            <w:tcW w:w="4113" w:type="pct"/>
            <w:shd w:val="clear" w:color="auto" w:fill="FFFFFF" w:themeFill="background1"/>
          </w:tcPr>
          <w:p w14:paraId="7A7B5F08" w14:textId="77777777" w:rsidR="009C5B39" w:rsidRPr="009C5B39" w:rsidRDefault="009C5B39" w:rsidP="00681552">
            <w:pPr>
              <w:keepNext/>
              <w:rPr>
                <w:rFonts w:ascii="Arial" w:hAnsi="Arial" w:cs="Arial"/>
              </w:rPr>
            </w:pPr>
            <w:r w:rsidRPr="009C5B39">
              <w:rPr>
                <w:rFonts w:ascii="Arial" w:hAnsi="Arial" w:cs="Arial"/>
              </w:rPr>
              <w:t>'\u0000'..'\uFFFD' - quote</w:t>
            </w:r>
          </w:p>
        </w:tc>
      </w:tr>
      <w:tr w:rsidR="009C5B39" w:rsidRPr="009C5B39" w14:paraId="62EA606D" w14:textId="77777777" w:rsidTr="00681552">
        <w:trPr>
          <w:cantSplit/>
        </w:trPr>
        <w:tc>
          <w:tcPr>
            <w:tcW w:w="0" w:type="auto"/>
            <w:gridSpan w:val="3"/>
            <w:tcBorders>
              <w:bottom w:val="single" w:sz="4" w:space="0" w:color="auto"/>
            </w:tcBorders>
            <w:shd w:val="clear" w:color="auto" w:fill="FFFFFF" w:themeFill="background1"/>
          </w:tcPr>
          <w:p w14:paraId="26CFCB81" w14:textId="77777777" w:rsidR="009C5B39" w:rsidRPr="009C5B39" w:rsidRDefault="009C5B39" w:rsidP="00681552">
            <w:pPr>
              <w:keepNext/>
              <w:rPr>
                <w:rFonts w:ascii="Arial" w:hAnsi="Arial" w:cs="Arial"/>
              </w:rPr>
            </w:pPr>
            <w:r w:rsidRPr="009C5B39">
              <w:rPr>
                <w:rFonts w:ascii="Arial" w:hAnsi="Arial" w:cs="Arial"/>
              </w:rPr>
              <w:t xml:space="preserve"> Notation:</w:t>
            </w:r>
          </w:p>
          <w:p w14:paraId="0CBED834" w14:textId="77777777" w:rsidR="009C5B39" w:rsidRPr="009C5B39" w:rsidRDefault="009C5B39" w:rsidP="00681552">
            <w:pPr>
              <w:keepNext/>
              <w:spacing w:after="0" w:line="240" w:lineRule="auto"/>
              <w:rPr>
                <w:rFonts w:ascii="Arial" w:hAnsi="Arial" w:cs="Arial"/>
              </w:rPr>
            </w:pPr>
            <w:r w:rsidRPr="009C5B39">
              <w:rPr>
                <w:rFonts w:ascii="Arial" w:hAnsi="Arial" w:cs="Arial"/>
              </w:rPr>
              <w:t xml:space="preserve">   X* </w:t>
            </w:r>
            <w:r w:rsidRPr="009C5B39">
              <w:rPr>
                <w:rFonts w:ascii="Arial" w:hAnsi="Arial" w:cs="Arial"/>
              </w:rPr>
              <w:tab/>
              <w:t>0 or more instances of X</w:t>
            </w:r>
          </w:p>
          <w:p w14:paraId="1078E92F" w14:textId="77777777" w:rsidR="009C5B39" w:rsidRPr="009C5B39" w:rsidRDefault="009C5B39" w:rsidP="00681552">
            <w:pPr>
              <w:keepNext/>
              <w:spacing w:after="0" w:line="240" w:lineRule="auto"/>
              <w:rPr>
                <w:rFonts w:ascii="Arial" w:hAnsi="Arial" w:cs="Arial"/>
              </w:rPr>
            </w:pPr>
            <w:r w:rsidRPr="009C5B39">
              <w:rPr>
                <w:rFonts w:ascii="Arial" w:hAnsi="Arial" w:cs="Arial"/>
              </w:rPr>
              <w:t xml:space="preserve">   X?</w:t>
            </w:r>
            <w:r w:rsidRPr="009C5B39">
              <w:rPr>
                <w:rFonts w:ascii="Arial" w:hAnsi="Arial" w:cs="Arial"/>
              </w:rPr>
              <w:tab/>
              <w:t>0 or 1 instances of X</w:t>
            </w:r>
          </w:p>
          <w:p w14:paraId="09965C96" w14:textId="77777777" w:rsidR="009C5B39" w:rsidRPr="009C5B39" w:rsidRDefault="009C5B39" w:rsidP="00681552">
            <w:pPr>
              <w:keepNext/>
              <w:spacing w:after="0" w:line="240" w:lineRule="auto"/>
              <w:rPr>
                <w:rFonts w:ascii="Arial" w:hAnsi="Arial" w:cs="Arial"/>
              </w:rPr>
            </w:pPr>
            <w:r w:rsidRPr="009C5B39">
              <w:rPr>
                <w:rFonts w:ascii="Arial" w:hAnsi="Arial" w:cs="Arial"/>
              </w:rPr>
              <w:t xml:space="preserve">   X|Y</w:t>
            </w:r>
            <w:r w:rsidRPr="009C5B39">
              <w:rPr>
                <w:rFonts w:ascii="Arial" w:hAnsi="Arial" w:cs="Arial"/>
              </w:rPr>
              <w:tab/>
              <w:t>either X or Y</w:t>
            </w:r>
          </w:p>
          <w:p w14:paraId="686A95EB" w14:textId="77777777" w:rsidR="009C5B39" w:rsidRPr="009C5B39" w:rsidRDefault="009C5B39" w:rsidP="00681552">
            <w:pPr>
              <w:keepNext/>
              <w:spacing w:after="0" w:line="240" w:lineRule="auto"/>
              <w:rPr>
                <w:rFonts w:ascii="Arial" w:hAnsi="Arial" w:cs="Arial"/>
              </w:rPr>
            </w:pPr>
            <w:r w:rsidRPr="009C5B39">
              <w:rPr>
                <w:rFonts w:ascii="Arial" w:hAnsi="Arial" w:cs="Arial"/>
              </w:rPr>
              <w:t xml:space="preserve">   C..D</w:t>
            </w:r>
            <w:r w:rsidRPr="009C5B39">
              <w:rPr>
                <w:rFonts w:ascii="Arial" w:hAnsi="Arial" w:cs="Arial"/>
              </w:rPr>
              <w:tab/>
              <w:t>any character from C up to D, inclusive</w:t>
            </w:r>
          </w:p>
          <w:p w14:paraId="59566841" w14:textId="38321B3C" w:rsidR="009C5B39" w:rsidRPr="009C5B39" w:rsidRDefault="009C5B39" w:rsidP="00681552">
            <w:pPr>
              <w:keepNext/>
              <w:spacing w:after="0" w:line="240" w:lineRule="auto"/>
              <w:rPr>
                <w:rFonts w:ascii="Arial" w:hAnsi="Arial" w:cs="Arial"/>
              </w:rPr>
            </w:pPr>
            <w:r w:rsidRPr="009C5B39">
              <w:rPr>
                <w:rFonts w:ascii="Arial" w:hAnsi="Arial" w:cs="Arial"/>
              </w:rPr>
              <w:t xml:space="preserve">   S-T</w:t>
            </w:r>
            <w:r w:rsidRPr="009C5B39">
              <w:rPr>
                <w:rFonts w:ascii="Arial" w:hAnsi="Arial" w:cs="Arial"/>
              </w:rPr>
              <w:tab/>
              <w:t>characters in S, except those in T</w:t>
            </w:r>
          </w:p>
        </w:tc>
      </w:tr>
      <w:tr w:rsidR="00681552" w:rsidRPr="009C5B39" w14:paraId="2E3A6097" w14:textId="77777777" w:rsidTr="00681552">
        <w:trPr>
          <w:cantSplit/>
        </w:trPr>
        <w:tc>
          <w:tcPr>
            <w:tcW w:w="0" w:type="auto"/>
            <w:gridSpan w:val="3"/>
            <w:tcBorders>
              <w:top w:val="single" w:sz="4" w:space="0" w:color="auto"/>
              <w:left w:val="nil"/>
              <w:bottom w:val="nil"/>
              <w:right w:val="nil"/>
            </w:tcBorders>
            <w:shd w:val="clear" w:color="auto" w:fill="FFFFFF" w:themeFill="background1"/>
          </w:tcPr>
          <w:p w14:paraId="2B2B1110" w14:textId="7AA71023" w:rsidR="00681552" w:rsidRPr="009C5B39" w:rsidRDefault="00681552" w:rsidP="00D13ADA">
            <w:pPr>
              <w:pStyle w:val="Caption"/>
              <w:rPr>
                <w:rFonts w:ascii="Arial" w:hAnsi="Arial" w:cs="Arial"/>
              </w:rPr>
            </w:pPr>
            <w:r>
              <w:t>Table 33-A dfdl:textNumberPattern BNF syntax</w:t>
            </w:r>
            <w:r w:rsidR="00D13ADA">
              <w:t xml:space="preserve"> </w:t>
            </w:r>
            <w:r w:rsidR="00D13ADA" w:rsidRPr="00D13ADA">
              <w:rPr>
                <w:color w:val="4472C4" w:themeColor="accent5"/>
              </w:rPr>
              <w:t>(MANUALLY SET TABLE NUMBER TO PRESERVE TABLE NUMBERING)</w:t>
            </w:r>
          </w:p>
        </w:tc>
      </w:tr>
    </w:tbl>
    <w:p w14:paraId="22BDBC07" w14:textId="77777777" w:rsidR="00B46A03" w:rsidRDefault="00B46A03" w:rsidP="00B46A03">
      <w:pPr>
        <w:rPr>
          <w:rFonts w:cs="Arial"/>
        </w:rPr>
      </w:pPr>
      <w:r>
        <w:rPr>
          <w:rFonts w:cs="Arial"/>
        </w:rPr>
        <w:t xml:space="preserve">The first </w:t>
      </w:r>
      <w:r w:rsidRPr="00663209">
        <w:rPr>
          <w:rStyle w:val="SourceText"/>
        </w:rPr>
        <w:t>subpattern</w:t>
      </w:r>
      <w:r>
        <w:rPr>
          <w:rFonts w:cs="Arial"/>
        </w:rPr>
        <w:t xml:space="preserve"> is for positive numbers. The second (optional) </w:t>
      </w:r>
      <w:r w:rsidRPr="00663209">
        <w:rPr>
          <w:rStyle w:val="SourceText"/>
        </w:rPr>
        <w:t>subpattern</w:t>
      </w:r>
      <w:r>
        <w:rPr>
          <w:rFonts w:cs="Arial"/>
        </w:rPr>
        <w:t xml:space="preserve"> is for negative numbers.</w:t>
      </w:r>
    </w:p>
    <w:p w14:paraId="63E31622" w14:textId="77777777" w:rsidR="00B46A03" w:rsidRDefault="00B46A03" w:rsidP="00B46A03">
      <w:pPr>
        <w:rPr>
          <w:rFonts w:cs="Arial"/>
        </w:rPr>
      </w:pPr>
      <w:r>
        <w:rPr>
          <w:rFonts w:cs="Arial"/>
        </w:rPr>
        <w:lastRenderedPageBreak/>
        <w:t>Not indicated in the BNF syntax above:</w:t>
      </w:r>
    </w:p>
    <w:p w14:paraId="19D4FC08" w14:textId="77777777" w:rsidR="00B46A03" w:rsidRPr="00DC5600" w:rsidRDefault="00B46A03" w:rsidP="00EB2287">
      <w:pPr>
        <w:pStyle w:val="ListParagraph"/>
        <w:numPr>
          <w:ilvl w:val="0"/>
          <w:numId w:val="169"/>
        </w:numPr>
        <w:tabs>
          <w:tab w:val="clear" w:pos="403"/>
        </w:tabs>
        <w:spacing w:before="60" w:after="60" w:line="240" w:lineRule="auto"/>
        <w:jc w:val="left"/>
      </w:pPr>
      <w:r w:rsidRPr="00DC5600">
        <w:t xml:space="preserve">The grouping separator ',' can occur inside the </w:t>
      </w:r>
      <w:r w:rsidRPr="00DC5600">
        <w:rPr>
          <w:rFonts w:eastAsia="Liberation Mono"/>
        </w:rPr>
        <w:t>integer</w:t>
      </w:r>
      <w:r w:rsidRPr="00DC5600">
        <w:t xml:space="preserve"> region, between any two pattern characters of that region, as long as the </w:t>
      </w:r>
      <w:r w:rsidRPr="00DC5600">
        <w:rPr>
          <w:rFonts w:eastAsia="Liberation Mono"/>
        </w:rPr>
        <w:t>number</w:t>
      </w:r>
      <w:r w:rsidRPr="00DC5600">
        <w:t xml:space="preserve"> region is not followed by an </w:t>
      </w:r>
      <w:r w:rsidRPr="00DC5600">
        <w:rPr>
          <w:rFonts w:eastAsia="Liberation Mono"/>
        </w:rPr>
        <w:t>exponent</w:t>
      </w:r>
      <w:r w:rsidRPr="00DC5600">
        <w:t xml:space="preserve"> region.</w:t>
      </w:r>
    </w:p>
    <w:p w14:paraId="1AD5850B" w14:textId="77777777" w:rsidR="00B46A03" w:rsidRPr="00DC5600" w:rsidRDefault="00B46A03" w:rsidP="00EB2287">
      <w:pPr>
        <w:pStyle w:val="ListParagraph"/>
        <w:numPr>
          <w:ilvl w:val="0"/>
          <w:numId w:val="169"/>
        </w:numPr>
        <w:tabs>
          <w:tab w:val="clear" w:pos="403"/>
        </w:tabs>
        <w:spacing w:before="60" w:after="60" w:line="240" w:lineRule="auto"/>
        <w:jc w:val="left"/>
      </w:pPr>
      <w:r w:rsidRPr="00DC5600">
        <w:t>Two grouping intervals are recognized: That between the decimal point and the first grouping symbol, and that between the first and second grouping symbols. These intervals are identical in most locales, but in some locales they differ. For example, the pattern "#,##,###" formats the number 123456789 as "12,34,56,789".</w:t>
      </w:r>
    </w:p>
    <w:p w14:paraId="0C5DAB13" w14:textId="77777777" w:rsidR="00B46A03" w:rsidRPr="00DC5600" w:rsidRDefault="00B46A03" w:rsidP="00EB2287">
      <w:pPr>
        <w:pStyle w:val="ListParagraph"/>
        <w:numPr>
          <w:ilvl w:val="0"/>
          <w:numId w:val="169"/>
        </w:numPr>
        <w:tabs>
          <w:tab w:val="clear" w:pos="403"/>
        </w:tabs>
        <w:spacing w:before="60" w:after="60" w:line="240" w:lineRule="auto"/>
        <w:jc w:val="left"/>
      </w:pPr>
      <w:r w:rsidRPr="00DC5600">
        <w:t xml:space="preserve">The pad specifier </w:t>
      </w:r>
      <w:r w:rsidRPr="00DC5600">
        <w:rPr>
          <w:rFonts w:eastAsia="MS Mincho"/>
        </w:rPr>
        <w:t>padSpec</w:t>
      </w:r>
      <w:r w:rsidRPr="00DC5600">
        <w:t xml:space="preserve"> may appear before the prefix, after the prefix, before the suffix, after the suffix, or not at all.</w:t>
      </w:r>
    </w:p>
    <w:p w14:paraId="0078B499" w14:textId="77777777" w:rsidR="00B46A03" w:rsidRPr="00DC5600" w:rsidRDefault="00B46A03" w:rsidP="00EB2287">
      <w:pPr>
        <w:pStyle w:val="ListParagraph"/>
        <w:numPr>
          <w:ilvl w:val="0"/>
          <w:numId w:val="169"/>
        </w:numPr>
        <w:tabs>
          <w:tab w:val="clear" w:pos="403"/>
        </w:tabs>
        <w:spacing w:before="60" w:after="60" w:line="240" w:lineRule="auto"/>
        <w:jc w:val="left"/>
      </w:pPr>
      <w:r w:rsidRPr="00DC5600">
        <w:t xml:space="preserve">In place of '0', the digits '1' through '9' in the </w:t>
      </w:r>
      <w:r w:rsidRPr="00DC5600">
        <w:rPr>
          <w:rFonts w:eastAsia="Liberation Mono"/>
        </w:rPr>
        <w:t>number</w:t>
      </w:r>
      <w:r w:rsidRPr="00DC5600">
        <w:t xml:space="preserve"> or </w:t>
      </w:r>
      <w:r w:rsidRPr="00DC5600">
        <w:rPr>
          <w:rFonts w:eastAsia="Liberation Mono"/>
        </w:rPr>
        <w:t>vpinteger</w:t>
      </w:r>
      <w:r w:rsidRPr="00DC5600">
        <w:t xml:space="preserve"> region may be used to indicate a rounding increment. </w:t>
      </w:r>
    </w:p>
    <w:p w14:paraId="31B50A01" w14:textId="77777777" w:rsidR="00B46A03" w:rsidRDefault="00B46A03" w:rsidP="00B46A03">
      <w:r>
        <w:t xml:space="preserve">The term </w:t>
      </w:r>
      <w:r>
        <w:rPr>
          <w:rStyle w:val="Emphasis"/>
        </w:rPr>
        <w:t>maximum fraction digits</w:t>
      </w:r>
      <w:r>
        <w:t xml:space="preserve"> is the total number of '0' and '#' characters in the </w:t>
      </w:r>
      <w:r w:rsidRPr="00905EC9">
        <w:rPr>
          <w:rStyle w:val="SourceText"/>
        </w:rPr>
        <w:t>fraction</w:t>
      </w:r>
      <w:r>
        <w:t xml:space="preserve"> sub-pattern above.</w:t>
      </w:r>
    </w:p>
    <w:p w14:paraId="094D9997" w14:textId="77777777" w:rsidR="00B46A03" w:rsidRDefault="00B46A03" w:rsidP="00B46A03">
      <w:r>
        <w:t xml:space="preserve">The term </w:t>
      </w:r>
      <w:r>
        <w:rPr>
          <w:rStyle w:val="Emphasis"/>
        </w:rPr>
        <w:t>minimum fraction digits</w:t>
      </w:r>
      <w:r>
        <w:t xml:space="preserve"> is the total number of '0' characters (only) in the </w:t>
      </w:r>
      <w:r w:rsidRPr="00905EC9">
        <w:rPr>
          <w:rStyle w:val="SourceText"/>
        </w:rPr>
        <w:t>fraction</w:t>
      </w:r>
      <w:r>
        <w:t xml:space="preserve"> sub-pattern above.</w:t>
      </w:r>
    </w:p>
    <w:p w14:paraId="0109F0F1" w14:textId="77777777" w:rsidR="00B46A03" w:rsidRDefault="00B46A03" w:rsidP="00B46A03">
      <w:r>
        <w:t xml:space="preserve">The term </w:t>
      </w:r>
      <w:r>
        <w:rPr>
          <w:rStyle w:val="Emphasis"/>
        </w:rPr>
        <w:t>maximum integer digits</w:t>
      </w:r>
      <w:r>
        <w:t xml:space="preserve"> is a limit that is implementation-dependent but MUST be at least 20 (which is the number of digits in a base 10 unsigned long).</w:t>
      </w:r>
      <w:r>
        <w:rPr>
          <w:rStyle w:val="FootnoteReference"/>
          <w:rFonts w:cs="Arial"/>
        </w:rPr>
        <w:footnoteReference w:id="42"/>
      </w:r>
    </w:p>
    <w:p w14:paraId="756CF66C" w14:textId="77777777" w:rsidR="00B46A03" w:rsidRDefault="00B46A03" w:rsidP="00B46A03">
      <w:r>
        <w:t xml:space="preserve">The term </w:t>
      </w:r>
      <w:r>
        <w:rPr>
          <w:rStyle w:val="Emphasis"/>
        </w:rPr>
        <w:t>minimum integer digits</w:t>
      </w:r>
      <w:r>
        <w:t xml:space="preserve"> is the total number of '0' characters (only) in the </w:t>
      </w:r>
      <w:r w:rsidRPr="00905EC9">
        <w:rPr>
          <w:rStyle w:val="SourceText"/>
        </w:rPr>
        <w:t>integer</w:t>
      </w:r>
      <w:r>
        <w:t xml:space="preserve"> sub-pattern above.</w:t>
      </w:r>
    </w:p>
    <w:p w14:paraId="70367D83" w14:textId="77777777" w:rsidR="00B46A03" w:rsidRDefault="00B46A03" w:rsidP="00B46A03">
      <w:pPr>
        <w:rPr>
          <w:rFonts w:cs="Arial"/>
          <w:b/>
          <w:bCs/>
        </w:rPr>
      </w:pPr>
      <w:r>
        <w:rPr>
          <w:rFonts w:cs="Arial"/>
          <w:b/>
          <w:bCs/>
        </w:rPr>
        <w:t>Parsing</w:t>
      </w:r>
    </w:p>
    <w:p w14:paraId="757A0A57" w14:textId="77777777" w:rsidR="00B46A03" w:rsidRDefault="00B46A03" w:rsidP="00B46A03">
      <w:pPr>
        <w:rPr>
          <w:rFonts w:cs="Arial"/>
        </w:rPr>
      </w:pPr>
      <w:r>
        <w:rPr>
          <w:rFonts w:cs="Arial"/>
        </w:rPr>
        <w:t>During parsing, grouping separators are removed from the data.</w:t>
      </w:r>
    </w:p>
    <w:p w14:paraId="65EBA044" w14:textId="77777777" w:rsidR="00B46A03" w:rsidRDefault="00B46A03" w:rsidP="00B46A03">
      <w:pPr>
        <w:rPr>
          <w:rFonts w:cs="Arial"/>
          <w:b/>
          <w:bCs/>
        </w:rPr>
      </w:pPr>
      <w:r>
        <w:rPr>
          <w:rFonts w:cs="Arial"/>
          <w:b/>
        </w:rPr>
        <w:t>Unparsing</w:t>
      </w:r>
    </w:p>
    <w:p w14:paraId="1B7049DD" w14:textId="77777777" w:rsidR="00B46A03" w:rsidRDefault="00B46A03" w:rsidP="00B46A03">
      <w:pPr>
        <w:rPr>
          <w:rFonts w:cs="Arial"/>
        </w:rPr>
      </w:pPr>
      <w:r>
        <w:rPr>
          <w:rFonts w:cs="Arial"/>
        </w:rPr>
        <w:t>Unparsing is guided by several parameters all of which can be specified using a pattern. The following description applies to formats that do not use scientific notation.</w:t>
      </w:r>
    </w:p>
    <w:p w14:paraId="3DCE721C" w14:textId="77777777" w:rsidR="00B46A03" w:rsidRDefault="00B46A03" w:rsidP="00B46A03">
      <w:r>
        <w:t xml:space="preserve">If the number of actual integer digits exceeds the </w:t>
      </w:r>
      <w:r>
        <w:rPr>
          <w:rStyle w:val="Emphasis"/>
          <w:rFonts w:cs="Arial"/>
        </w:rPr>
        <w:t>maximum integer digits</w:t>
      </w:r>
      <w:r>
        <w:t>, then only the least significant digits are output. For example, 1997 is formatted as "97" if the maximum integer digits are 2.</w:t>
      </w:r>
    </w:p>
    <w:p w14:paraId="33FC794F" w14:textId="77777777" w:rsidR="00B46A03" w:rsidRDefault="00B46A03" w:rsidP="00B46A03">
      <w:r>
        <w:t xml:space="preserve">If the number of actual integer digits is less than the </w:t>
      </w:r>
      <w:r>
        <w:rPr>
          <w:rStyle w:val="Emphasis"/>
          <w:rFonts w:cs="Arial"/>
        </w:rPr>
        <w:t>minimum integer digits</w:t>
      </w:r>
      <w:r>
        <w:t>, then leading zeros are added. For example, 1997 is formatted as "01997" if the minimum integer digits are 5.</w:t>
      </w:r>
    </w:p>
    <w:p w14:paraId="77C69D11" w14:textId="77777777" w:rsidR="00B46A03" w:rsidRDefault="00B46A03" w:rsidP="00B46A03">
      <w:r>
        <w:t xml:space="preserve">If the number of actual fraction digits exceeds the </w:t>
      </w:r>
      <w:r>
        <w:rPr>
          <w:rStyle w:val="Emphasis"/>
          <w:rFonts w:cs="Arial"/>
        </w:rPr>
        <w:t>maximum fraction digits</w:t>
      </w:r>
      <w:r>
        <w:t>, then half-even rounding is performed to the maximum fraction digits. For example, 0.125 is formatted as "0.12" if the maximum fraction digits are 2. This behavior can be changed by specifying a rounding increment and a rounding mode.</w:t>
      </w:r>
    </w:p>
    <w:p w14:paraId="19849F6C" w14:textId="77777777" w:rsidR="00B46A03" w:rsidRDefault="00B46A03" w:rsidP="00B46A03">
      <w:r>
        <w:t xml:space="preserve">If the number of actual fraction digits is less than the </w:t>
      </w:r>
      <w:r>
        <w:rPr>
          <w:rStyle w:val="Emphasis"/>
          <w:rFonts w:cs="Arial"/>
        </w:rPr>
        <w:t>minimum fraction digits</w:t>
      </w:r>
      <w:r>
        <w:t>, then trailing zeros are added. For example, 0.125 is formatted as "0.1250" if the minimum fraction digits are 4.</w:t>
      </w:r>
    </w:p>
    <w:p w14:paraId="0FE4AAA9" w14:textId="77777777" w:rsidR="00B46A03" w:rsidRDefault="00B46A03" w:rsidP="00B46A03">
      <w:r>
        <w:t xml:space="preserve">Trailing fractional zeros are not output if they occur </w:t>
      </w:r>
      <w:r>
        <w:rPr>
          <w:rStyle w:val="Emphasis"/>
          <w:rFonts w:cs="Arial"/>
        </w:rPr>
        <w:t>j</w:t>
      </w:r>
      <w:r>
        <w:t xml:space="preserve"> positions after the decimal, where </w:t>
      </w:r>
      <w:r>
        <w:rPr>
          <w:rStyle w:val="Emphasis"/>
          <w:rFonts w:cs="Arial"/>
        </w:rPr>
        <w:t>j</w:t>
      </w:r>
      <w:r>
        <w:t xml:space="preserve"> is less than the maximum fraction digits. For example, 0.10004 is formatted as "0.1" if the maximum fraction digits are four or less.</w:t>
      </w:r>
    </w:p>
    <w:p w14:paraId="5273C041" w14:textId="77777777" w:rsidR="00B46A03" w:rsidRDefault="00B46A03" w:rsidP="00B46A03">
      <w:pPr>
        <w:rPr>
          <w:rFonts w:cs="Arial"/>
          <w:b/>
          <w:bCs/>
        </w:rPr>
      </w:pPr>
      <w:r>
        <w:rPr>
          <w:rFonts w:cs="Arial"/>
          <w:b/>
          <w:bCs/>
        </w:rPr>
        <w:t>Special Values</w:t>
      </w:r>
    </w:p>
    <w:p w14:paraId="3DA3538E" w14:textId="77777777" w:rsidR="00B46A03" w:rsidRDefault="00B46A03" w:rsidP="00B46A03">
      <w:pPr>
        <w:rPr>
          <w:rFonts w:cs="Arial"/>
        </w:rPr>
      </w:pPr>
      <w:r>
        <w:rPr>
          <w:rFonts w:eastAsia="MS Mincho"/>
        </w:rPr>
        <w:t>NaN</w:t>
      </w:r>
      <w:r>
        <w:rPr>
          <w:rFonts w:cs="Arial"/>
        </w:rPr>
        <w:t xml:space="preserve"> is represented as a string determined by the dfdl:</w:t>
      </w:r>
      <w:r>
        <w:rPr>
          <w:rFonts w:cs="Arial"/>
          <w:szCs w:val="18"/>
        </w:rPr>
        <w:t>textStandardNaNRep</w:t>
      </w:r>
      <w:r>
        <w:rPr>
          <w:rFonts w:cs="Arial"/>
        </w:rPr>
        <w:t xml:space="preserve"> property. This is the only value for which the prefixes and suffixes are not used.</w:t>
      </w:r>
    </w:p>
    <w:p w14:paraId="3DC9558A" w14:textId="77777777" w:rsidR="00B46A03" w:rsidRDefault="00B46A03" w:rsidP="00B46A03">
      <w:pPr>
        <w:rPr>
          <w:rFonts w:cs="Arial"/>
        </w:rPr>
      </w:pPr>
      <w:r>
        <w:rPr>
          <w:rFonts w:cs="Arial"/>
        </w:rPr>
        <w:t>Infinity is represented as a string with the positive or negative prefixes and suffixes applied. The infinity string is determined by the dfdl:</w:t>
      </w:r>
      <w:r>
        <w:rPr>
          <w:rFonts w:cs="Arial"/>
          <w:szCs w:val="18"/>
        </w:rPr>
        <w:t>textStandardInfinityRep</w:t>
      </w:r>
      <w:r>
        <w:rPr>
          <w:rFonts w:cs="Arial"/>
        </w:rPr>
        <w:t xml:space="preserve"> property.</w:t>
      </w:r>
    </w:p>
    <w:p w14:paraId="6FE358A3" w14:textId="77777777" w:rsidR="00B46A03" w:rsidRDefault="00B46A03" w:rsidP="00B46A03">
      <w:pPr>
        <w:rPr>
          <w:rFonts w:cs="Arial"/>
          <w:b/>
          <w:bCs/>
        </w:rPr>
      </w:pPr>
      <w:bookmarkStart w:id="5018" w:name="sci"/>
      <w:bookmarkEnd w:id="5018"/>
      <w:r>
        <w:rPr>
          <w:rFonts w:cs="Arial"/>
          <w:b/>
          <w:bCs/>
        </w:rPr>
        <w:t>Scientific Notation</w:t>
      </w:r>
    </w:p>
    <w:p w14:paraId="7FCC4651" w14:textId="77777777" w:rsidR="00B46A03" w:rsidRDefault="00B46A03" w:rsidP="00B46A03">
      <w:pPr>
        <w:rPr>
          <w:rFonts w:cs="Arial"/>
        </w:rPr>
      </w:pPr>
      <w:r>
        <w:rPr>
          <w:rFonts w:cs="Arial"/>
        </w:rPr>
        <w:t>Numbers in scientific notation are expressed as the product of a mantissa and a power of ten, for example, 1234 can be expressed as 1.234 x 10</w:t>
      </w:r>
      <w:r>
        <w:rPr>
          <w:rFonts w:cs="Arial"/>
          <w:vertAlign w:val="superscript"/>
        </w:rPr>
        <w:t>3</w:t>
      </w:r>
      <w:r>
        <w:rPr>
          <w:rFonts w:cs="Arial"/>
        </w:rPr>
        <w:t xml:space="preserve">. The mantissa is typically in the half-open interval [1.0, 10.0) or sometimes [0.0, 1.0), but it need not be. In a pattern, the exponent character immediately followed by one or </w:t>
      </w:r>
      <w:r>
        <w:rPr>
          <w:rFonts w:cs="Arial"/>
        </w:rPr>
        <w:lastRenderedPageBreak/>
        <w:t>more digit characters indicates scientific notation. Example: "0.###E0" formats the number 1234 as "1.234E3".</w:t>
      </w:r>
    </w:p>
    <w:p w14:paraId="5AB2A136" w14:textId="77777777" w:rsidR="00B46A03" w:rsidRDefault="00B46A03" w:rsidP="00B46A03">
      <w:r>
        <w:t xml:space="preserve">The number of digit characters after the exponent character gives the minimum exponent digit count. There is no maximum. Negative exponents are formatted using the  minus sign, </w:t>
      </w:r>
      <w:r>
        <w:rPr>
          <w:rStyle w:val="Emphasis"/>
          <w:rFonts w:cs="Arial"/>
        </w:rPr>
        <w:t>not</w:t>
      </w:r>
      <w:r>
        <w:t xml:space="preserve"> the prefix and suffix from the pattern. This allows patterns such as "0.###E0 m/s". To prefix positive exponents with a  plus sign, specify '+' between the exponent and the digits: "0.###E+0" produces data like "1E+1", "1E+0", "1E-1", etc. </w:t>
      </w:r>
    </w:p>
    <w:p w14:paraId="11DF8457" w14:textId="77777777" w:rsidR="00B46A03" w:rsidRDefault="00B46A03" w:rsidP="00B46A03">
      <w:r>
        <w:t>The minimum number of integer digits is achieved by adjusting the exponent. Example: 0.00123 formatted with "00.###E0" yields "12.3E-4". This only happens if there is no maximum number of integer digits. If there is a maximum, then the minimum number of integer digits is fixed at one.</w:t>
      </w:r>
    </w:p>
    <w:p w14:paraId="46E4AA6A" w14:textId="77777777" w:rsidR="00B46A03" w:rsidRDefault="00B46A03" w:rsidP="00B46A03">
      <w:r>
        <w:t xml:space="preserve">The maximum number of integer digits, if present, specifies the exponent grouping. The most common use of this is to generate </w:t>
      </w:r>
      <w:r>
        <w:rPr>
          <w:rStyle w:val="Emphasis"/>
          <w:rFonts w:cs="Arial"/>
        </w:rPr>
        <w:t>engineering notation</w:t>
      </w:r>
      <w:r>
        <w:t>, in which the exponent is a multiple of three, e.g., "##0.###E0". The number 12345 is formatted using "##0.####E0" as "12.345E3".</w:t>
      </w:r>
    </w:p>
    <w:p w14:paraId="4D6A6FCF" w14:textId="77777777" w:rsidR="00B46A03" w:rsidRDefault="00B46A03" w:rsidP="00B46A03">
      <w:r>
        <w:t>When using scientific notation, the formatter controls the digit counts using significant digits logic. The maximum number of significant digits limits the total number of integer and fraction digits that are shown in the mantissa; it does not affect parsing. For example, 12345 formatted with "##0.##E0" is "12.3E3". .</w:t>
      </w:r>
    </w:p>
    <w:p w14:paraId="07504719" w14:textId="77777777" w:rsidR="00B46A03" w:rsidRDefault="00B46A03" w:rsidP="00B46A03">
      <w:r>
        <w:t xml:space="preserve">Exponential patterns must not contain grouping separators. </w:t>
      </w:r>
    </w:p>
    <w:p w14:paraId="2DC436F7" w14:textId="77777777" w:rsidR="00B46A03" w:rsidRDefault="00B46A03" w:rsidP="00B46A03">
      <w:pPr>
        <w:rPr>
          <w:rFonts w:cs="Arial"/>
          <w:b/>
        </w:rPr>
      </w:pPr>
      <w:r>
        <w:rPr>
          <w:rFonts w:cs="Arial"/>
          <w:b/>
        </w:rPr>
        <w:t>Significant Digits</w:t>
      </w:r>
    </w:p>
    <w:p w14:paraId="5B7D7400" w14:textId="77777777" w:rsidR="00B46A03" w:rsidRDefault="00B46A03" w:rsidP="00B46A03">
      <w:pPr>
        <w:rPr>
          <w:rFonts w:cs="Arial"/>
        </w:rPr>
      </w:pPr>
      <w:r>
        <w:rPr>
          <w:rFonts w:cs="Arial"/>
        </w:rPr>
        <w:t>The '@' pattern character can be used with the '#' to control how many integer and fraction digits are needed to display the specified number of significant digits. The '@' only affects unparsing behavior. Examples:</w:t>
      </w:r>
    </w:p>
    <w:tbl>
      <w:tblPr>
        <w:tblStyle w:val="Table"/>
        <w:tblW w:w="5000" w:type="pct"/>
        <w:tblInd w:w="0" w:type="dxa"/>
        <w:tblLook w:val="04A0" w:firstRow="1" w:lastRow="0" w:firstColumn="1" w:lastColumn="0" w:noHBand="0" w:noVBand="1"/>
      </w:tblPr>
      <w:tblGrid>
        <w:gridCol w:w="1006"/>
        <w:gridCol w:w="2996"/>
        <w:gridCol w:w="3028"/>
        <w:gridCol w:w="1068"/>
        <w:gridCol w:w="2096"/>
      </w:tblGrid>
      <w:tr w:rsidR="00B46A03" w14:paraId="0B24E9E8"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76D80EC5" w14:textId="77777777" w:rsidR="00B46A03" w:rsidRPr="00E276B6" w:rsidRDefault="00B46A03" w:rsidP="00986B7C">
            <w:pPr>
              <w:jc w:val="left"/>
              <w:rPr>
                <w:rFonts w:ascii="Cambria" w:hAnsi="Cambria"/>
                <w:sz w:val="24"/>
                <w:szCs w:val="24"/>
              </w:rPr>
            </w:pPr>
            <w:r w:rsidRPr="00E276B6">
              <w:rPr>
                <w:rFonts w:ascii="Cambria" w:hAnsi="Cambria"/>
              </w:rPr>
              <w:t xml:space="preserve">Pattern </w:t>
            </w:r>
          </w:p>
        </w:tc>
        <w:tc>
          <w:tcPr>
            <w:tcW w:w="0" w:type="auto"/>
            <w:hideMark/>
          </w:tcPr>
          <w:p w14:paraId="59BB958C" w14:textId="77777777" w:rsidR="00B46A03" w:rsidRPr="00E276B6" w:rsidRDefault="00B46A03" w:rsidP="00986B7C">
            <w:pPr>
              <w:jc w:val="left"/>
              <w:rPr>
                <w:rFonts w:ascii="Cambria" w:hAnsi="Cambria"/>
                <w:sz w:val="24"/>
                <w:szCs w:val="24"/>
              </w:rPr>
            </w:pPr>
            <w:r w:rsidRPr="00E276B6">
              <w:rPr>
                <w:rFonts w:ascii="Cambria" w:hAnsi="Cambria"/>
              </w:rPr>
              <w:t xml:space="preserve">Minimum significant digits </w:t>
            </w:r>
          </w:p>
        </w:tc>
        <w:tc>
          <w:tcPr>
            <w:tcW w:w="0" w:type="auto"/>
            <w:hideMark/>
          </w:tcPr>
          <w:p w14:paraId="0C6510FA" w14:textId="77777777" w:rsidR="00B46A03" w:rsidRPr="00E276B6" w:rsidRDefault="00B46A03" w:rsidP="00986B7C">
            <w:pPr>
              <w:jc w:val="left"/>
              <w:rPr>
                <w:rFonts w:ascii="Cambria" w:hAnsi="Cambria"/>
                <w:sz w:val="24"/>
                <w:szCs w:val="24"/>
              </w:rPr>
            </w:pPr>
            <w:r w:rsidRPr="00E276B6">
              <w:rPr>
                <w:rFonts w:ascii="Cambria" w:hAnsi="Cambria"/>
              </w:rPr>
              <w:t xml:space="preserve">Maximum significant digits </w:t>
            </w:r>
          </w:p>
        </w:tc>
        <w:tc>
          <w:tcPr>
            <w:tcW w:w="0" w:type="auto"/>
            <w:hideMark/>
          </w:tcPr>
          <w:p w14:paraId="1C48F6A1" w14:textId="77777777" w:rsidR="00B46A03" w:rsidRPr="00E276B6" w:rsidRDefault="00B46A03" w:rsidP="00986B7C">
            <w:pPr>
              <w:jc w:val="left"/>
              <w:rPr>
                <w:rFonts w:ascii="Cambria" w:hAnsi="Cambria"/>
                <w:sz w:val="24"/>
                <w:szCs w:val="24"/>
              </w:rPr>
            </w:pPr>
            <w:r w:rsidRPr="00E276B6">
              <w:rPr>
                <w:rFonts w:ascii="Cambria" w:hAnsi="Cambria"/>
              </w:rPr>
              <w:t xml:space="preserve">Number </w:t>
            </w:r>
          </w:p>
        </w:tc>
        <w:tc>
          <w:tcPr>
            <w:tcW w:w="0" w:type="auto"/>
            <w:hideMark/>
          </w:tcPr>
          <w:p w14:paraId="362A2D9E" w14:textId="77777777" w:rsidR="00B46A03" w:rsidRPr="00E276B6" w:rsidRDefault="00B46A03" w:rsidP="00986B7C">
            <w:pPr>
              <w:jc w:val="left"/>
              <w:rPr>
                <w:rFonts w:ascii="Cambria" w:hAnsi="Cambria"/>
                <w:sz w:val="24"/>
                <w:szCs w:val="24"/>
              </w:rPr>
            </w:pPr>
            <w:r w:rsidRPr="00E276B6">
              <w:rPr>
                <w:rFonts w:ascii="Cambria" w:hAnsi="Cambria"/>
              </w:rPr>
              <w:t xml:space="preserve">Formatted Output </w:t>
            </w:r>
          </w:p>
        </w:tc>
      </w:tr>
      <w:tr w:rsidR="00B46A03" w14:paraId="59C45220"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22E2527" w14:textId="77777777" w:rsidR="00B46A03" w:rsidRPr="00E276B6" w:rsidRDefault="00B46A03" w:rsidP="00986B7C">
            <w:pPr>
              <w:jc w:val="left"/>
              <w:rPr>
                <w:rFonts w:ascii="Cambria" w:hAnsi="Cambria"/>
              </w:rPr>
            </w:pPr>
            <w:r w:rsidRPr="00E276B6">
              <w:rPr>
                <w:rFonts w:ascii="Cambria" w:eastAsia="MS Mincho" w:hAnsi="Cambria"/>
              </w:rPr>
              <w:t>@@@</w:t>
            </w: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F5401AA"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3 </w:t>
            </w:r>
          </w:p>
        </w:tc>
        <w:tc>
          <w:tcPr>
            <w:tcW w:w="0" w:type="auto"/>
            <w:tcBorders>
              <w:top w:val="single" w:sz="4" w:space="0" w:color="auto"/>
              <w:left w:val="single" w:sz="4" w:space="0" w:color="auto"/>
              <w:bottom w:val="single" w:sz="4" w:space="0" w:color="auto"/>
              <w:right w:val="single" w:sz="4" w:space="0" w:color="auto"/>
            </w:tcBorders>
            <w:hideMark/>
          </w:tcPr>
          <w:p w14:paraId="34D0AEF3"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3 </w:t>
            </w:r>
          </w:p>
        </w:tc>
        <w:tc>
          <w:tcPr>
            <w:tcW w:w="0" w:type="auto"/>
            <w:tcBorders>
              <w:top w:val="single" w:sz="4" w:space="0" w:color="auto"/>
              <w:left w:val="single" w:sz="4" w:space="0" w:color="auto"/>
              <w:bottom w:val="single" w:sz="4" w:space="0" w:color="auto"/>
              <w:right w:val="single" w:sz="4" w:space="0" w:color="auto"/>
            </w:tcBorders>
            <w:hideMark/>
          </w:tcPr>
          <w:p w14:paraId="44D47219"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12345 </w:t>
            </w:r>
          </w:p>
        </w:tc>
        <w:tc>
          <w:tcPr>
            <w:tcW w:w="0" w:type="auto"/>
            <w:tcBorders>
              <w:top w:val="single" w:sz="4" w:space="0" w:color="auto"/>
              <w:left w:val="single" w:sz="4" w:space="0" w:color="auto"/>
              <w:bottom w:val="single" w:sz="4" w:space="0" w:color="auto"/>
              <w:right w:val="single" w:sz="4" w:space="0" w:color="auto"/>
            </w:tcBorders>
            <w:hideMark/>
          </w:tcPr>
          <w:p w14:paraId="252A1069" w14:textId="77777777" w:rsidR="00B46A03" w:rsidRPr="00E276B6" w:rsidRDefault="00B46A03" w:rsidP="00986B7C">
            <w:pPr>
              <w:jc w:val="left"/>
              <w:rPr>
                <w:rFonts w:ascii="Cambria" w:hAnsi="Cambria"/>
              </w:rPr>
            </w:pPr>
            <w:r w:rsidRPr="00E276B6">
              <w:rPr>
                <w:rFonts w:ascii="Cambria" w:eastAsia="MS Mincho" w:hAnsi="Cambria"/>
              </w:rPr>
              <w:t>12300</w:t>
            </w:r>
            <w:r w:rsidRPr="00E276B6">
              <w:rPr>
                <w:rFonts w:ascii="Cambria" w:hAnsi="Cambria"/>
              </w:rPr>
              <w:t xml:space="preserve"> </w:t>
            </w:r>
          </w:p>
        </w:tc>
      </w:tr>
      <w:tr w:rsidR="00B46A03" w14:paraId="665494BD"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B8F887D" w14:textId="77777777" w:rsidR="00B46A03" w:rsidRPr="00E276B6" w:rsidRDefault="00B46A03" w:rsidP="00986B7C">
            <w:pPr>
              <w:jc w:val="left"/>
              <w:rPr>
                <w:rFonts w:ascii="Cambria" w:hAnsi="Cambria"/>
              </w:rPr>
            </w:pPr>
            <w:r w:rsidRPr="00E276B6">
              <w:rPr>
                <w:rFonts w:ascii="Cambria" w:eastAsia="MS Mincho" w:hAnsi="Cambria"/>
              </w:rPr>
              <w:t>@@@</w:t>
            </w: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2C740EB6"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3 </w:t>
            </w:r>
          </w:p>
        </w:tc>
        <w:tc>
          <w:tcPr>
            <w:tcW w:w="0" w:type="auto"/>
            <w:tcBorders>
              <w:top w:val="single" w:sz="4" w:space="0" w:color="auto"/>
              <w:left w:val="single" w:sz="4" w:space="0" w:color="auto"/>
              <w:bottom w:val="single" w:sz="4" w:space="0" w:color="auto"/>
              <w:right w:val="single" w:sz="4" w:space="0" w:color="auto"/>
            </w:tcBorders>
            <w:hideMark/>
          </w:tcPr>
          <w:p w14:paraId="7B6513C9"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3 </w:t>
            </w:r>
          </w:p>
        </w:tc>
        <w:tc>
          <w:tcPr>
            <w:tcW w:w="0" w:type="auto"/>
            <w:tcBorders>
              <w:top w:val="single" w:sz="4" w:space="0" w:color="auto"/>
              <w:left w:val="single" w:sz="4" w:space="0" w:color="auto"/>
              <w:bottom w:val="single" w:sz="4" w:space="0" w:color="auto"/>
              <w:right w:val="single" w:sz="4" w:space="0" w:color="auto"/>
            </w:tcBorders>
            <w:hideMark/>
          </w:tcPr>
          <w:p w14:paraId="6FB504A5"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0.12345 </w:t>
            </w:r>
          </w:p>
        </w:tc>
        <w:tc>
          <w:tcPr>
            <w:tcW w:w="0" w:type="auto"/>
            <w:tcBorders>
              <w:top w:val="single" w:sz="4" w:space="0" w:color="auto"/>
              <w:left w:val="single" w:sz="4" w:space="0" w:color="auto"/>
              <w:bottom w:val="single" w:sz="4" w:space="0" w:color="auto"/>
              <w:right w:val="single" w:sz="4" w:space="0" w:color="auto"/>
            </w:tcBorders>
            <w:hideMark/>
          </w:tcPr>
          <w:p w14:paraId="0E802D3F" w14:textId="77777777" w:rsidR="00B46A03" w:rsidRPr="00E276B6" w:rsidRDefault="00B46A03" w:rsidP="00986B7C">
            <w:pPr>
              <w:jc w:val="left"/>
              <w:rPr>
                <w:rFonts w:ascii="Cambria" w:hAnsi="Cambria"/>
              </w:rPr>
            </w:pPr>
            <w:r w:rsidRPr="00E276B6">
              <w:rPr>
                <w:rFonts w:ascii="Cambria" w:eastAsia="MS Mincho" w:hAnsi="Cambria"/>
              </w:rPr>
              <w:t>0.123</w:t>
            </w:r>
            <w:r w:rsidRPr="00E276B6">
              <w:rPr>
                <w:rFonts w:ascii="Cambria" w:hAnsi="Cambria"/>
              </w:rPr>
              <w:t xml:space="preserve"> </w:t>
            </w:r>
          </w:p>
        </w:tc>
      </w:tr>
      <w:tr w:rsidR="00B46A03" w14:paraId="0E8A0686"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5DB021B" w14:textId="77777777" w:rsidR="00B46A03" w:rsidRPr="00E276B6" w:rsidRDefault="00B46A03" w:rsidP="00986B7C">
            <w:pPr>
              <w:jc w:val="left"/>
              <w:rPr>
                <w:rFonts w:ascii="Cambria" w:hAnsi="Cambria"/>
              </w:rPr>
            </w:pPr>
            <w:r w:rsidRPr="00E276B6">
              <w:rPr>
                <w:rFonts w:ascii="Cambria" w:eastAsia="MS Mincho" w:hAnsi="Cambria"/>
              </w:rPr>
              <w:t>@@##</w:t>
            </w: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DECB1C8"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2 </w:t>
            </w:r>
          </w:p>
        </w:tc>
        <w:tc>
          <w:tcPr>
            <w:tcW w:w="0" w:type="auto"/>
            <w:tcBorders>
              <w:top w:val="single" w:sz="4" w:space="0" w:color="auto"/>
              <w:left w:val="single" w:sz="4" w:space="0" w:color="auto"/>
              <w:bottom w:val="single" w:sz="4" w:space="0" w:color="auto"/>
              <w:right w:val="single" w:sz="4" w:space="0" w:color="auto"/>
            </w:tcBorders>
            <w:hideMark/>
          </w:tcPr>
          <w:p w14:paraId="0C6D15AF"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4 </w:t>
            </w:r>
          </w:p>
        </w:tc>
        <w:tc>
          <w:tcPr>
            <w:tcW w:w="0" w:type="auto"/>
            <w:tcBorders>
              <w:top w:val="single" w:sz="4" w:space="0" w:color="auto"/>
              <w:left w:val="single" w:sz="4" w:space="0" w:color="auto"/>
              <w:bottom w:val="single" w:sz="4" w:space="0" w:color="auto"/>
              <w:right w:val="single" w:sz="4" w:space="0" w:color="auto"/>
            </w:tcBorders>
            <w:hideMark/>
          </w:tcPr>
          <w:p w14:paraId="4FE58DC0"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3.14159 </w:t>
            </w:r>
          </w:p>
        </w:tc>
        <w:tc>
          <w:tcPr>
            <w:tcW w:w="0" w:type="auto"/>
            <w:tcBorders>
              <w:top w:val="single" w:sz="4" w:space="0" w:color="auto"/>
              <w:left w:val="single" w:sz="4" w:space="0" w:color="auto"/>
              <w:bottom w:val="single" w:sz="4" w:space="0" w:color="auto"/>
              <w:right w:val="single" w:sz="4" w:space="0" w:color="auto"/>
            </w:tcBorders>
            <w:hideMark/>
          </w:tcPr>
          <w:p w14:paraId="347BDAEA" w14:textId="77777777" w:rsidR="00B46A03" w:rsidRPr="00E276B6" w:rsidRDefault="00B46A03" w:rsidP="00986B7C">
            <w:pPr>
              <w:jc w:val="left"/>
              <w:rPr>
                <w:rFonts w:ascii="Cambria" w:hAnsi="Cambria"/>
              </w:rPr>
            </w:pPr>
            <w:r w:rsidRPr="00E276B6">
              <w:rPr>
                <w:rFonts w:ascii="Cambria" w:eastAsia="MS Mincho" w:hAnsi="Cambria"/>
              </w:rPr>
              <w:t>3.142</w:t>
            </w:r>
            <w:r w:rsidRPr="00E276B6">
              <w:rPr>
                <w:rFonts w:ascii="Cambria" w:hAnsi="Cambria"/>
              </w:rPr>
              <w:t xml:space="preserve"> </w:t>
            </w:r>
          </w:p>
        </w:tc>
      </w:tr>
      <w:tr w:rsidR="00B46A03" w14:paraId="71557B68"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028E90B" w14:textId="77777777" w:rsidR="00B46A03" w:rsidRPr="00E276B6" w:rsidRDefault="00B46A03" w:rsidP="00986B7C">
            <w:pPr>
              <w:jc w:val="left"/>
              <w:rPr>
                <w:rFonts w:ascii="Cambria" w:hAnsi="Cambria"/>
              </w:rPr>
            </w:pPr>
            <w:r w:rsidRPr="00E276B6">
              <w:rPr>
                <w:rFonts w:ascii="Cambria" w:eastAsia="MS Mincho" w:hAnsi="Cambria"/>
              </w:rPr>
              <w:t>@@##</w:t>
            </w: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C8124D6"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2 </w:t>
            </w:r>
          </w:p>
        </w:tc>
        <w:tc>
          <w:tcPr>
            <w:tcW w:w="0" w:type="auto"/>
            <w:tcBorders>
              <w:top w:val="single" w:sz="4" w:space="0" w:color="auto"/>
              <w:left w:val="single" w:sz="4" w:space="0" w:color="auto"/>
              <w:bottom w:val="single" w:sz="4" w:space="0" w:color="auto"/>
              <w:right w:val="single" w:sz="4" w:space="0" w:color="auto"/>
            </w:tcBorders>
            <w:hideMark/>
          </w:tcPr>
          <w:p w14:paraId="216EF76B"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4 </w:t>
            </w:r>
          </w:p>
        </w:tc>
        <w:tc>
          <w:tcPr>
            <w:tcW w:w="0" w:type="auto"/>
            <w:tcBorders>
              <w:top w:val="single" w:sz="4" w:space="0" w:color="auto"/>
              <w:left w:val="single" w:sz="4" w:space="0" w:color="auto"/>
              <w:bottom w:val="single" w:sz="4" w:space="0" w:color="auto"/>
              <w:right w:val="single" w:sz="4" w:space="0" w:color="auto"/>
            </w:tcBorders>
            <w:hideMark/>
          </w:tcPr>
          <w:p w14:paraId="391676E6" w14:textId="77777777" w:rsidR="00B46A03" w:rsidRPr="00E276B6" w:rsidRDefault="00B46A03" w:rsidP="00986B7C">
            <w:pPr>
              <w:jc w:val="left"/>
              <w:rPr>
                <w:rFonts w:ascii="Cambria" w:hAnsi="Cambria" w:cs="Arial"/>
                <w:sz w:val="24"/>
                <w:szCs w:val="24"/>
              </w:rPr>
            </w:pPr>
            <w:r w:rsidRPr="00E276B6">
              <w:rPr>
                <w:rFonts w:ascii="Cambria" w:hAnsi="Cambria" w:cs="Arial"/>
              </w:rPr>
              <w:t xml:space="preserve">1.23004 </w:t>
            </w:r>
          </w:p>
        </w:tc>
        <w:tc>
          <w:tcPr>
            <w:tcW w:w="0" w:type="auto"/>
            <w:tcBorders>
              <w:top w:val="single" w:sz="4" w:space="0" w:color="auto"/>
              <w:left w:val="single" w:sz="4" w:space="0" w:color="auto"/>
              <w:bottom w:val="single" w:sz="4" w:space="0" w:color="auto"/>
              <w:right w:val="single" w:sz="4" w:space="0" w:color="auto"/>
            </w:tcBorders>
            <w:hideMark/>
          </w:tcPr>
          <w:p w14:paraId="2DDC23C8" w14:textId="77777777" w:rsidR="00B46A03" w:rsidRPr="00E276B6" w:rsidRDefault="00B46A03" w:rsidP="00986B7C">
            <w:pPr>
              <w:keepNext/>
              <w:jc w:val="left"/>
              <w:rPr>
                <w:rFonts w:ascii="Cambria" w:hAnsi="Cambria"/>
              </w:rPr>
            </w:pPr>
            <w:r w:rsidRPr="00E276B6">
              <w:rPr>
                <w:rFonts w:ascii="Cambria" w:eastAsia="MS Mincho" w:hAnsi="Cambria"/>
              </w:rPr>
              <w:t>1.23</w:t>
            </w:r>
            <w:r w:rsidRPr="00E276B6">
              <w:rPr>
                <w:rFonts w:ascii="Cambria" w:hAnsi="Cambria"/>
              </w:rPr>
              <w:t xml:space="preserve"> </w:t>
            </w:r>
          </w:p>
        </w:tc>
      </w:tr>
    </w:tbl>
    <w:p w14:paraId="776C371E" w14:textId="70105242"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34</w:t>
      </w:r>
      <w:r>
        <w:rPr>
          <w:noProof/>
        </w:rPr>
        <w:fldChar w:fldCharType="end"/>
      </w:r>
      <w:r>
        <w:t xml:space="preserve"> Significant Digits '@' Symbol in the dfdl:textNumberPattern Property</w:t>
      </w:r>
    </w:p>
    <w:p w14:paraId="0D8B814C" w14:textId="77777777" w:rsidR="00B46A03" w:rsidRDefault="00B46A03" w:rsidP="00B46A03">
      <w:r>
        <w:t xml:space="preserve">Significant digit counts may be expressed using patterns that specify a minimum and maximum number of significant digits. These are indicated by the </w:t>
      </w:r>
      <w:r>
        <w:rPr>
          <w:rFonts w:eastAsia="MS Mincho"/>
        </w:rPr>
        <w:t>'@'</w:t>
      </w:r>
      <w:r>
        <w:t xml:space="preserve"> and </w:t>
      </w:r>
      <w:r>
        <w:rPr>
          <w:rFonts w:eastAsia="MS Mincho"/>
        </w:rPr>
        <w:t>'#'</w:t>
      </w:r>
      <w:r>
        <w:t xml:space="preserve"> characters. The minimum number of significant digits is the number of </w:t>
      </w:r>
      <w:r>
        <w:rPr>
          <w:rFonts w:eastAsia="MS Mincho"/>
        </w:rPr>
        <w:t>'@'</w:t>
      </w:r>
      <w:r>
        <w:t xml:space="preserve"> characters. The maximum number of significant digits is the number of </w:t>
      </w:r>
      <w:r>
        <w:rPr>
          <w:rFonts w:eastAsia="MS Mincho"/>
        </w:rPr>
        <w:t>'@'</w:t>
      </w:r>
      <w:r>
        <w:t xml:space="preserve"> characters plus the number of </w:t>
      </w:r>
      <w:r>
        <w:rPr>
          <w:rFonts w:eastAsia="MS Mincho"/>
        </w:rPr>
        <w:t>'#'</w:t>
      </w:r>
      <w:r>
        <w:t xml:space="preserve"> characters following on the right. For example, the pattern </w:t>
      </w:r>
      <w:r>
        <w:rPr>
          <w:rFonts w:eastAsia="MS Mincho"/>
        </w:rPr>
        <w:t>"@@@"</w:t>
      </w:r>
      <w:r>
        <w:t xml:space="preserve"> indicates exactly 3 significant digits. The pattern </w:t>
      </w:r>
      <w:r>
        <w:rPr>
          <w:rFonts w:eastAsia="MS Mincho"/>
        </w:rPr>
        <w:t>"@##"</w:t>
      </w:r>
      <w:r>
        <w:t xml:space="preserve"> indicates from 1 to 3 significant digits. Trailing zero digits to the right of the decimal separator are suppressed after the minimum number of significant digits have been shown. For example, the pattern </w:t>
      </w:r>
      <w:r>
        <w:rPr>
          <w:rFonts w:eastAsia="MS Mincho"/>
        </w:rPr>
        <w:t>"@##"</w:t>
      </w:r>
      <w:r>
        <w:t xml:space="preserve"> formats the number 0.1203 as </w:t>
      </w:r>
      <w:r>
        <w:rPr>
          <w:rFonts w:eastAsia="MS Mincho"/>
        </w:rPr>
        <w:t>"0.12"</w:t>
      </w:r>
      <w:r>
        <w:t>.</w:t>
      </w:r>
    </w:p>
    <w:p w14:paraId="3BEBFCC7" w14:textId="77777777" w:rsidR="00B46A03" w:rsidRDefault="00B46A03" w:rsidP="00B46A03">
      <w:r>
        <w:t xml:space="preserve">If a pattern uses significant digits, it must not contain a decimal separator, nor the </w:t>
      </w:r>
      <w:r>
        <w:rPr>
          <w:rFonts w:eastAsia="MS Mincho"/>
        </w:rPr>
        <w:t>'0'</w:t>
      </w:r>
      <w:r>
        <w:t xml:space="preserve"> pattern character. Patterns such as </w:t>
      </w:r>
      <w:r>
        <w:rPr>
          <w:rFonts w:eastAsia="MS Mincho"/>
        </w:rPr>
        <w:t>"@00"</w:t>
      </w:r>
      <w:r>
        <w:t xml:space="preserve"> or </w:t>
      </w:r>
      <w:r>
        <w:rPr>
          <w:rFonts w:eastAsia="MS Mincho"/>
        </w:rPr>
        <w:t>"@.###"</w:t>
      </w:r>
      <w:r>
        <w:t xml:space="preserve"> are disallowed.</w:t>
      </w:r>
    </w:p>
    <w:p w14:paraId="674D32A9" w14:textId="77777777" w:rsidR="00B46A03" w:rsidRDefault="00B46A03" w:rsidP="00B46A03">
      <w:r>
        <w:t xml:space="preserve">Any number of </w:t>
      </w:r>
      <w:r>
        <w:rPr>
          <w:rFonts w:eastAsia="MS Mincho"/>
        </w:rPr>
        <w:t>'#'</w:t>
      </w:r>
      <w:r>
        <w:t xml:space="preserve"> characters may be prepended to the left of the leftmost </w:t>
      </w:r>
      <w:r>
        <w:rPr>
          <w:rFonts w:eastAsia="MS Mincho"/>
        </w:rPr>
        <w:t>'@'</w:t>
      </w:r>
      <w:r>
        <w:t xml:space="preserve"> character. These have no effect on the minimum and maximum significant digits counts but may be used to position grouping separators. For example, </w:t>
      </w:r>
      <w:r>
        <w:rPr>
          <w:rFonts w:eastAsia="MS Mincho"/>
        </w:rPr>
        <w:t>"#,#@#"</w:t>
      </w:r>
      <w:r>
        <w:t xml:space="preserve"> indicates a minimum of one significant digit, a maximum of two significant digits, and a grouping size of three.</w:t>
      </w:r>
    </w:p>
    <w:p w14:paraId="179D6B78" w14:textId="77777777" w:rsidR="00B46A03" w:rsidRDefault="00B46A03" w:rsidP="00B46A03">
      <w:r>
        <w:t>The number of significant digits has no effect on parsing.</w:t>
      </w:r>
    </w:p>
    <w:p w14:paraId="0D30878E" w14:textId="77777777" w:rsidR="00B46A03" w:rsidRDefault="00B46A03" w:rsidP="00B46A03">
      <w:r>
        <w:t xml:space="preserve">Significant digits may be used together with exponential notation.  For example, the pattern </w:t>
      </w:r>
      <w:r>
        <w:rPr>
          <w:rFonts w:eastAsia="MS Mincho"/>
        </w:rPr>
        <w:t>"@@###E0"</w:t>
      </w:r>
      <w:r>
        <w:t xml:space="preserve"> is equivalent to </w:t>
      </w:r>
      <w:r>
        <w:rPr>
          <w:rFonts w:eastAsia="MS Mincho"/>
        </w:rPr>
        <w:t>"0.0###E0"</w:t>
      </w:r>
      <w:r>
        <w:t>.</w:t>
      </w:r>
    </w:p>
    <w:p w14:paraId="19CD0577" w14:textId="77777777" w:rsidR="00B46A03" w:rsidRDefault="00B46A03" w:rsidP="00B46A03">
      <w:r>
        <w:t>The '@' pattern character can be used only in 'standard' textNumberRep (not 'zoned') and excludes the 'P' and 'V' pattern characters. It is a Schema Definition Error if the '@' pattern character appears in 'zoned' textNumberRep, or in conjunction with the 'P' or 'V' pattern characters.</w:t>
      </w:r>
    </w:p>
    <w:p w14:paraId="69576684" w14:textId="77777777" w:rsidR="00B46A03" w:rsidRDefault="00B46A03" w:rsidP="00B46A03">
      <w:pPr>
        <w:rPr>
          <w:rFonts w:cs="Arial"/>
          <w:b/>
          <w:bCs/>
        </w:rPr>
      </w:pPr>
      <w:r>
        <w:rPr>
          <w:rFonts w:cs="Arial"/>
          <w:b/>
          <w:bCs/>
        </w:rPr>
        <w:lastRenderedPageBreak/>
        <w:t>Padding</w:t>
      </w:r>
    </w:p>
    <w:p w14:paraId="5904D04F" w14:textId="77777777" w:rsidR="00B46A03" w:rsidRDefault="00B46A03" w:rsidP="00B46A03">
      <w:pPr>
        <w:rPr>
          <w:rFonts w:cs="Arial"/>
        </w:rPr>
      </w:pPr>
      <w:r>
        <w:rPr>
          <w:rFonts w:cs="Arial"/>
        </w:rPr>
        <w:t xml:space="preserve">Padding may be specified through the pattern syntax. In a pattern the pad escape character, followed by a single pad character, causes padding to be parsed and formatted. The pad escape character is '*'. For example, </w:t>
      </w:r>
      <w:r>
        <w:rPr>
          <w:rFonts w:eastAsia="MS Mincho"/>
        </w:rPr>
        <w:t>"*x#,##0.00"</w:t>
      </w:r>
      <w:r>
        <w:rPr>
          <w:rFonts w:cs="Arial"/>
        </w:rPr>
        <w:t xml:space="preserve"> formats 123 to </w:t>
      </w:r>
      <w:r>
        <w:rPr>
          <w:rFonts w:eastAsia="MS Mincho"/>
        </w:rPr>
        <w:t>"xx123.00"</w:t>
      </w:r>
      <w:r>
        <w:rPr>
          <w:rFonts w:cs="Arial"/>
        </w:rPr>
        <w:t xml:space="preserve">, and 1234 to </w:t>
      </w:r>
      <w:r>
        <w:rPr>
          <w:rFonts w:eastAsia="MS Mincho"/>
        </w:rPr>
        <w:t>"1,234.00"</w:t>
      </w:r>
      <w:r>
        <w:rPr>
          <w:rFonts w:cs="Arial"/>
        </w:rPr>
        <w:t>.</w:t>
      </w:r>
    </w:p>
    <w:p w14:paraId="28B8584B" w14:textId="77777777" w:rsidR="00B46A03" w:rsidRDefault="00B46A03" w:rsidP="00B46A03">
      <w:r>
        <w:t xml:space="preserve">When padding is in effect, the width of the positive subpattern, including prefix and suffix, determines the format width. For example, in the pattern </w:t>
      </w:r>
      <w:r>
        <w:rPr>
          <w:rFonts w:eastAsia="MS Mincho"/>
        </w:rPr>
        <w:t>"* #0 o''clock"</w:t>
      </w:r>
      <w:r>
        <w:t>, the format width is 10.</w:t>
      </w:r>
    </w:p>
    <w:p w14:paraId="431FF6CF" w14:textId="77777777" w:rsidR="00B46A03" w:rsidRDefault="00B46A03" w:rsidP="00B46A03">
      <w:r>
        <w:t>The width is counted in 16-bit code units.</w:t>
      </w:r>
    </w:p>
    <w:p w14:paraId="3C4C3A91" w14:textId="77777777" w:rsidR="00B46A03" w:rsidRDefault="00B46A03" w:rsidP="00B46A03">
      <w:r>
        <w:t>Some parameters which usually do not matter have meaning when padding is used, because the pattern width is significant with padding. In the pattern "* ##,##,#,##0.##", the format width is 14. The initial characters "##,##," do not affect the grouping size or maximum integer digits, but they do affect the format width.</w:t>
      </w:r>
    </w:p>
    <w:p w14:paraId="536F9E92" w14:textId="77777777" w:rsidR="00B46A03" w:rsidRDefault="00B46A03" w:rsidP="00B46A03">
      <w:r>
        <w:t>Padding may be inserted at one of four locations: before the prefix, after the prefix, before the suffix, or after the suffix. If there is no prefix, before the prefix and after the prefix are equivalent, likewise for the suffix.</w:t>
      </w:r>
    </w:p>
    <w:p w14:paraId="7C233555" w14:textId="77777777" w:rsidR="00B46A03" w:rsidRDefault="00B46A03" w:rsidP="00B46A03">
      <w:r>
        <w:t xml:space="preserve">When specified in a pattern, the 32-bit codepoint immediately following the pad escape is the pad character. This may be any character, including a special pattern character. That is, the pad escape </w:t>
      </w:r>
      <w:r>
        <w:rPr>
          <w:rStyle w:val="Emphasis"/>
          <w:rFonts w:cs="Arial"/>
        </w:rPr>
        <w:t>escapes</w:t>
      </w:r>
      <w:r>
        <w:t xml:space="preserve"> the following character. If there is no character after the pad escape, then the pattern is illegal.</w:t>
      </w:r>
    </w:p>
    <w:p w14:paraId="6DC1E61A" w14:textId="77777777" w:rsidR="00B46A03" w:rsidRDefault="00B46A03" w:rsidP="00B46A03">
      <w:pPr>
        <w:rPr>
          <w:rFonts w:cs="Arial"/>
        </w:rPr>
      </w:pPr>
      <w:r>
        <w:rPr>
          <w:rFonts w:cs="Arial"/>
        </w:rPr>
        <w:t>Note: Padding specified through the pattern syntax is distinct from, and in addition to, padding specified using dfdl:textPadKind.</w:t>
      </w:r>
    </w:p>
    <w:p w14:paraId="42A566C3" w14:textId="77777777" w:rsidR="00B46A03" w:rsidRDefault="00B46A03" w:rsidP="00B46A03">
      <w:pPr>
        <w:rPr>
          <w:rFonts w:cs="Arial"/>
          <w:b/>
          <w:bCs/>
        </w:rPr>
      </w:pPr>
      <w:r>
        <w:rPr>
          <w:rFonts w:cs="Arial"/>
          <w:b/>
          <w:bCs/>
        </w:rPr>
        <w:t>Rounding</w:t>
      </w:r>
    </w:p>
    <w:p w14:paraId="5E640F4B" w14:textId="77777777" w:rsidR="00B46A03" w:rsidRDefault="00B46A03" w:rsidP="00B46A03">
      <w:pPr>
        <w:rPr>
          <w:rFonts w:eastAsia="MS Mincho"/>
        </w:rPr>
      </w:pPr>
      <w:r>
        <w:rPr>
          <w:rFonts w:eastAsia="MS Mincho"/>
        </w:rPr>
        <w:t xml:space="preserve">How rounding is controlled is given by dfdl:textNumberRounding.  The rounding increment may be specified in the dfdl:textNumberPattern itself using digits '1' through '9' or using an explicit increment in dfdl:textNumberRoundingIncrement. For example, 1230 rounded to the nearest 50 is 1250. 1.234 rounded to the nearest 0.65 is 1.3. </w:t>
      </w:r>
    </w:p>
    <w:p w14:paraId="3FABA2E3" w14:textId="77777777" w:rsidR="00B46A03" w:rsidRDefault="00B46A03" w:rsidP="00EB2287">
      <w:pPr>
        <w:numPr>
          <w:ilvl w:val="0"/>
          <w:numId w:val="78"/>
        </w:numPr>
        <w:tabs>
          <w:tab w:val="clear" w:pos="403"/>
        </w:tabs>
        <w:spacing w:before="60" w:after="60" w:line="240" w:lineRule="auto"/>
        <w:jc w:val="left"/>
        <w:rPr>
          <w:rFonts w:eastAsia="MS Mincho"/>
        </w:rPr>
      </w:pPr>
      <w:r>
        <w:rPr>
          <w:rFonts w:eastAsia="MS Mincho"/>
        </w:rPr>
        <w:t>Rounding only affects the string produced by unparsing. It does not affect parsing or change any numerical values.</w:t>
      </w:r>
    </w:p>
    <w:p w14:paraId="3694B4DC" w14:textId="77777777" w:rsidR="00B46A03" w:rsidRDefault="00B46A03" w:rsidP="00EB2287">
      <w:pPr>
        <w:numPr>
          <w:ilvl w:val="0"/>
          <w:numId w:val="78"/>
        </w:numPr>
        <w:tabs>
          <w:tab w:val="clear" w:pos="403"/>
        </w:tabs>
        <w:spacing w:before="60" w:after="60" w:line="240" w:lineRule="auto"/>
        <w:jc w:val="left"/>
        <w:rPr>
          <w:rFonts w:eastAsia="MS Mincho"/>
        </w:rPr>
      </w:pPr>
      <w:r>
        <w:rPr>
          <w:rFonts w:eastAsia="MS Mincho"/>
        </w:rPr>
        <w:t xml:space="preserve">In a pattern, digits '1' through '9' specify rounding, but otherwise behave identically to digit '0'. For example, "#,#50" specifies a rounding increment of 50. </w:t>
      </w:r>
    </w:p>
    <w:p w14:paraId="01EB1FF6" w14:textId="77777777" w:rsidR="00B46A03" w:rsidRDefault="00B46A03" w:rsidP="00EB2287">
      <w:pPr>
        <w:numPr>
          <w:ilvl w:val="0"/>
          <w:numId w:val="78"/>
        </w:numPr>
        <w:tabs>
          <w:tab w:val="clear" w:pos="403"/>
        </w:tabs>
        <w:spacing w:before="60" w:after="60" w:line="240" w:lineRule="auto"/>
        <w:jc w:val="left"/>
        <w:rPr>
          <w:rFonts w:eastAsia="MS Mincho"/>
        </w:rPr>
      </w:pPr>
      <w:r>
        <w:rPr>
          <w:rFonts w:eastAsia="MS Mincho"/>
        </w:rPr>
        <w:t>Using digits in a pattern, rounding is always 'half even', meaning rounds towards the nearest integer, or towards the nearest even integer if equidistant.</w:t>
      </w:r>
    </w:p>
    <w:p w14:paraId="3435D126" w14:textId="77777777" w:rsidR="00B46A03" w:rsidRDefault="00B46A03" w:rsidP="00B46A03">
      <w:r>
        <w:rPr>
          <w:rFonts w:eastAsia="MS Mincho"/>
        </w:rPr>
        <w:t>Using an explicit rounding increment, dfdl:textNumberRoundingMode determines how values are rounded.</w:t>
      </w:r>
      <w:r>
        <w:t xml:space="preserve"> </w:t>
      </w:r>
    </w:p>
    <w:p w14:paraId="0FA55BCD"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dfdl:textNumberPattern for dfdl:textNumberRep 'zoned'</w:t>
      </w:r>
    </w:p>
    <w:p w14:paraId="55BF8C68" w14:textId="7758F29B" w:rsidR="00B46A03" w:rsidRDefault="00B46A03" w:rsidP="00B46A03">
      <w:pPr>
        <w:rPr>
          <w:rFonts w:cs="Arial"/>
        </w:rPr>
      </w:pPr>
      <w:r>
        <w:rPr>
          <w:rFonts w:cs="Arial"/>
        </w:rPr>
        <w:t xml:space="preserve">When dfdl:textNumberRep is 'zoned' a subset of the number pattern language described in Section </w:t>
      </w:r>
      <w:r w:rsidRPr="00065302">
        <w:rPr>
          <w:rStyle w:val="Hyperlink"/>
        </w:rPr>
        <w:fldChar w:fldCharType="begin"/>
      </w:r>
      <w:r w:rsidRPr="00065302">
        <w:rPr>
          <w:rStyle w:val="Hyperlink"/>
        </w:rPr>
        <w:instrText xml:space="preserve"> REF _Ref275431294 \r \h  \* MERGEFORMAT </w:instrText>
      </w:r>
      <w:r w:rsidRPr="00065302">
        <w:rPr>
          <w:rStyle w:val="Hyperlink"/>
        </w:rPr>
      </w:r>
      <w:r w:rsidRPr="00065302">
        <w:rPr>
          <w:rStyle w:val="Hyperlink"/>
        </w:rPr>
        <w:fldChar w:fldCharType="separate"/>
      </w:r>
      <w:r w:rsidR="009D1493">
        <w:rPr>
          <w:rStyle w:val="Hyperlink"/>
        </w:rPr>
        <w:t>13.6.1.1</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_Ref275431294 \h  \* MERGEFORMAT </w:instrText>
      </w:r>
      <w:r w:rsidRPr="00065302">
        <w:rPr>
          <w:rStyle w:val="Hyperlink"/>
        </w:rPr>
      </w:r>
      <w:r w:rsidRPr="00065302">
        <w:rPr>
          <w:rStyle w:val="Hyperlink"/>
        </w:rPr>
        <w:fldChar w:fldCharType="separate"/>
      </w:r>
      <w:r w:rsidR="009D1493" w:rsidRPr="009D1493">
        <w:rPr>
          <w:rStyle w:val="Hyperlink"/>
        </w:rPr>
        <w:t>dfdl:textNumberPattern for dfdl:textNumberRep 'standard'</w:t>
      </w:r>
      <w:r w:rsidRPr="00065302">
        <w:rPr>
          <w:rStyle w:val="Hyperlink"/>
        </w:rPr>
        <w:fldChar w:fldCharType="end"/>
      </w:r>
      <w:r>
        <w:rPr>
          <w:rFonts w:cs="Arial"/>
        </w:rPr>
        <w:t xml:space="preserve"> is used.</w:t>
      </w:r>
    </w:p>
    <w:p w14:paraId="307A4FD1" w14:textId="77777777" w:rsidR="00B46A03" w:rsidRDefault="00B46A03" w:rsidP="00B46A03">
      <w:pPr>
        <w:rPr>
          <w:rFonts w:cs="Arial"/>
        </w:rPr>
      </w:pPr>
      <w:r>
        <w:rPr>
          <w:rFonts w:cs="Arial"/>
        </w:rPr>
        <w:t>Only the pattern for positive numbers is used. It is a Schema Definition Error if the negative pattern is specified.</w:t>
      </w:r>
    </w:p>
    <w:p w14:paraId="5F54DD31" w14:textId="77777777" w:rsidR="00B46A03" w:rsidRDefault="00B46A03" w:rsidP="00B46A03">
      <w:pPr>
        <w:rPr>
          <w:rFonts w:cs="Arial"/>
        </w:rPr>
      </w:pPr>
      <w:r>
        <w:rPr>
          <w:rFonts w:cs="Arial"/>
        </w:rPr>
        <w:t>In addition, only the following pattern characters may be used:</w:t>
      </w:r>
    </w:p>
    <w:p w14:paraId="55B67997" w14:textId="77777777" w:rsidR="00B46A03" w:rsidRDefault="00B46A03" w:rsidP="00EB2287">
      <w:pPr>
        <w:numPr>
          <w:ilvl w:val="0"/>
          <w:numId w:val="79"/>
        </w:numPr>
        <w:tabs>
          <w:tab w:val="clear" w:pos="403"/>
        </w:tabs>
        <w:spacing w:before="60" w:after="60" w:line="240" w:lineRule="auto"/>
        <w:jc w:val="left"/>
        <w:rPr>
          <w:rFonts w:eastAsia="MS Mincho"/>
        </w:rPr>
      </w:pPr>
      <w:r>
        <w:rPr>
          <w:rFonts w:eastAsia="MS Mincho" w:cs="Arial"/>
          <w:lang w:eastAsia="ja-JP"/>
        </w:rPr>
        <w:t>'+' must be present at the beginning or end of the pattern to indicate whether the leading or trailing digit carries the overpunched sign, if the logical type is signed</w:t>
      </w:r>
      <w:r>
        <w:rPr>
          <w:rFonts w:eastAsia="MS Mincho"/>
        </w:rPr>
        <w:t xml:space="preserve"> </w:t>
      </w:r>
    </w:p>
    <w:p w14:paraId="5463790F" w14:textId="77777777" w:rsidR="00B46A03" w:rsidRDefault="00B46A03" w:rsidP="00EB2287">
      <w:pPr>
        <w:numPr>
          <w:ilvl w:val="0"/>
          <w:numId w:val="80"/>
        </w:numPr>
        <w:tabs>
          <w:tab w:val="clear" w:pos="403"/>
        </w:tabs>
        <w:spacing w:before="60" w:after="60" w:line="240" w:lineRule="auto"/>
        <w:jc w:val="left"/>
        <w:rPr>
          <w:rFonts w:eastAsia="MS Mincho" w:cs="Arial"/>
          <w:lang w:eastAsia="ja-JP"/>
        </w:rPr>
      </w:pPr>
      <w:r>
        <w:rPr>
          <w:rFonts w:eastAsia="MS Mincho" w:cs="Arial"/>
          <w:lang w:eastAsia="ja-JP"/>
        </w:rPr>
        <w:t xml:space="preserve"> '+' may be present at the beginning or end of the pattern to indicate whether the leading or trailing digit carries the overpunched sign, if the logical type is unsigned. If logical type is unsigned and dfdl:textNumberPolicy 'lax' specified it is a Schema Definition Error if no '+' is present.</w:t>
      </w:r>
    </w:p>
    <w:p w14:paraId="0728212D" w14:textId="77777777" w:rsidR="00B46A03" w:rsidRDefault="00B46A03" w:rsidP="00EB2287">
      <w:pPr>
        <w:numPr>
          <w:ilvl w:val="0"/>
          <w:numId w:val="80"/>
        </w:numPr>
        <w:tabs>
          <w:tab w:val="clear" w:pos="403"/>
        </w:tabs>
        <w:spacing w:before="60" w:after="60" w:line="240" w:lineRule="auto"/>
        <w:jc w:val="left"/>
        <w:rPr>
          <w:rFonts w:cs="Arial"/>
        </w:rPr>
      </w:pPr>
      <w:r>
        <w:rPr>
          <w:rFonts w:eastAsia="MS Mincho" w:cs="Arial"/>
          <w:lang w:eastAsia="ja-JP"/>
        </w:rPr>
        <w:t xml:space="preserve"> 'V' may be used  to indicate the location of an implied decimal point </w:t>
      </w:r>
    </w:p>
    <w:p w14:paraId="298D5DF7" w14:textId="77777777" w:rsidR="00B46A03" w:rsidRDefault="00B46A03" w:rsidP="00EB2287">
      <w:pPr>
        <w:numPr>
          <w:ilvl w:val="0"/>
          <w:numId w:val="80"/>
        </w:numPr>
        <w:tabs>
          <w:tab w:val="clear" w:pos="403"/>
        </w:tabs>
        <w:spacing w:before="60" w:after="60" w:line="240" w:lineRule="auto"/>
        <w:jc w:val="left"/>
        <w:rPr>
          <w:rFonts w:cs="Arial"/>
        </w:rPr>
      </w:pPr>
      <w:r>
        <w:rPr>
          <w:rFonts w:eastAsia="MS Mincho" w:cs="Arial"/>
          <w:lang w:eastAsia="ja-JP"/>
        </w:rPr>
        <w:t>'P' may be used  to indicate the decimal  scaling</w:t>
      </w:r>
    </w:p>
    <w:p w14:paraId="2F5AA36D" w14:textId="77777777" w:rsidR="00B46A03" w:rsidRDefault="00B46A03" w:rsidP="00EB2287">
      <w:pPr>
        <w:numPr>
          <w:ilvl w:val="0"/>
          <w:numId w:val="80"/>
        </w:numPr>
        <w:tabs>
          <w:tab w:val="clear" w:pos="403"/>
        </w:tabs>
        <w:spacing w:before="60" w:after="60" w:line="240" w:lineRule="auto"/>
        <w:jc w:val="left"/>
        <w:rPr>
          <w:rFonts w:cs="Arial"/>
        </w:rPr>
      </w:pPr>
      <w:r>
        <w:rPr>
          <w:rFonts w:eastAsia="MS Mincho" w:cs="Arial"/>
          <w:lang w:eastAsia="ja-JP"/>
        </w:rPr>
        <w:lastRenderedPageBreak/>
        <w:t xml:space="preserve"> '0-9' indicates the number of needed digits (including overpunched). </w:t>
      </w:r>
    </w:p>
    <w:p w14:paraId="433C4625" w14:textId="77777777" w:rsidR="00B46A03" w:rsidRDefault="00B46A03" w:rsidP="00EB2287">
      <w:pPr>
        <w:numPr>
          <w:ilvl w:val="0"/>
          <w:numId w:val="80"/>
        </w:numPr>
        <w:tabs>
          <w:tab w:val="clear" w:pos="403"/>
        </w:tabs>
        <w:spacing w:before="60" w:after="60" w:line="240" w:lineRule="auto"/>
        <w:jc w:val="left"/>
        <w:rPr>
          <w:rFonts w:cs="Arial"/>
        </w:rPr>
      </w:pPr>
      <w:r>
        <w:rPr>
          <w:rFonts w:eastAsia="MS Mincho" w:cs="Arial"/>
          <w:lang w:eastAsia="ja-JP"/>
        </w:rPr>
        <w:t>'#' indicates the number of optional digits.</w:t>
      </w:r>
    </w:p>
    <w:p w14:paraId="7A5BC018" w14:textId="2C3FC207" w:rsidR="00B46A03" w:rsidRDefault="00B46A03" w:rsidP="00B46A03">
      <w:pPr>
        <w:rPr>
          <w:rFonts w:cs="Arial"/>
        </w:rPr>
      </w:pPr>
      <w:r>
        <w:rPr>
          <w:rFonts w:cs="Arial"/>
        </w:rPr>
        <w:t xml:space="preserve">Rounding occurs as described under Rounding in </w:t>
      </w:r>
      <w:r w:rsidRPr="00065302">
        <w:rPr>
          <w:rStyle w:val="Hyperlink"/>
        </w:rPr>
        <w:fldChar w:fldCharType="begin"/>
      </w:r>
      <w:r w:rsidRPr="00065302">
        <w:rPr>
          <w:rStyle w:val="Hyperlink"/>
        </w:rPr>
        <w:instrText xml:space="preserve"> REF _Ref275431294 \r \h  \* MERGEFORMAT </w:instrText>
      </w:r>
      <w:r w:rsidRPr="00065302">
        <w:rPr>
          <w:rStyle w:val="Hyperlink"/>
        </w:rPr>
      </w:r>
      <w:r w:rsidRPr="00065302">
        <w:rPr>
          <w:rStyle w:val="Hyperlink"/>
        </w:rPr>
        <w:fldChar w:fldCharType="separate"/>
      </w:r>
      <w:r w:rsidR="009D1493">
        <w:rPr>
          <w:rStyle w:val="Hyperlink"/>
        </w:rPr>
        <w:t>13.6.1.1</w:t>
      </w:r>
      <w:r w:rsidRPr="00065302">
        <w:rPr>
          <w:rStyle w:val="Hyperlink"/>
        </w:rPr>
        <w:fldChar w:fldCharType="end"/>
      </w:r>
      <w:r>
        <w:rPr>
          <w:rFonts w:cs="Arial"/>
        </w:rPr>
        <w:t xml:space="preserve"> </w:t>
      </w:r>
      <w:r w:rsidRPr="00065302">
        <w:rPr>
          <w:rStyle w:val="Hyperlink"/>
        </w:rPr>
        <w:fldChar w:fldCharType="begin"/>
      </w:r>
      <w:r w:rsidRPr="00065302">
        <w:rPr>
          <w:rStyle w:val="Hyperlink"/>
        </w:rPr>
        <w:instrText xml:space="preserve"> REF _Ref275431294 \h  \* MERGEFORMAT </w:instrText>
      </w:r>
      <w:r w:rsidRPr="00065302">
        <w:rPr>
          <w:rStyle w:val="Hyperlink"/>
        </w:rPr>
      </w:r>
      <w:r w:rsidRPr="00065302">
        <w:rPr>
          <w:rStyle w:val="Hyperlink"/>
        </w:rPr>
        <w:fldChar w:fldCharType="separate"/>
      </w:r>
      <w:r w:rsidR="009D1493" w:rsidRPr="009D1493">
        <w:rPr>
          <w:rStyle w:val="Hyperlink"/>
        </w:rPr>
        <w:t>dfdl:textNumberPattern for dfdl:textNumberRep 'standard'</w:t>
      </w:r>
      <w:r w:rsidRPr="00065302">
        <w:rPr>
          <w:rStyle w:val="Hyperlink"/>
        </w:rPr>
        <w:fldChar w:fldCharType="end"/>
      </w:r>
    </w:p>
    <w:p w14:paraId="2CE563F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5019" w:name="_Ref263169391"/>
      <w:bookmarkStart w:id="5020" w:name="_Ref263169398"/>
      <w:bookmarkStart w:id="5021" w:name="_Toc349042755"/>
      <w:bookmarkStart w:id="5022" w:name="_Toc62570167"/>
      <w:bookmarkStart w:id="5023" w:name="_Toc210216889"/>
      <w:bookmarkStart w:id="5024" w:name="_Toc219441021"/>
      <w:r>
        <w:rPr>
          <w:rFonts w:eastAsia="Times New Roman"/>
        </w:rPr>
        <w:t>Converting logical numbers to/from text representation</w:t>
      </w:r>
      <w:bookmarkEnd w:id="5019"/>
      <w:bookmarkEnd w:id="5020"/>
      <w:bookmarkEnd w:id="5021"/>
      <w:bookmarkEnd w:id="5022"/>
      <w:bookmarkEnd w:id="5023"/>
      <w:bookmarkEnd w:id="5024"/>
    </w:p>
    <w:p w14:paraId="35D39FFF" w14:textId="7CD85CB9" w:rsidR="00C2665C" w:rsidDel="00F64D18" w:rsidRDefault="00C2665C" w:rsidP="00C2665C">
      <w:pPr>
        <w:tabs>
          <w:tab w:val="clear" w:pos="403"/>
        </w:tabs>
        <w:spacing w:before="60" w:after="60" w:line="240" w:lineRule="auto"/>
        <w:jc w:val="left"/>
        <w:rPr>
          <w:ins w:id="5025" w:author="Beckerle, Mike" w:date="2025-12-29T17:46:00Z" w16du:dateUtc="2025-12-29T22:46:00Z"/>
          <w:del w:id="5026" w:author="Mike Beckerle" w:date="2026-01-16T14:16:00Z" w16du:dateUtc="2026-01-16T19:16:00Z"/>
        </w:rPr>
      </w:pPr>
      <w:ins w:id="5027" w:author="Beckerle, Mike" w:date="2025-12-29T17:46:00Z">
        <w:del w:id="5028" w:author="Mike Beckerle" w:date="2026-01-16T14:16:00Z" w16du:dateUtc="2026-01-16T19:16:00Z">
          <w:r w:rsidRPr="00C2665C" w:rsidDel="00F64D18">
            <w:delText xml:space="preserve">The signed number types are byte, short, int, long, integer, float, </w:delText>
          </w:r>
        </w:del>
      </w:ins>
      <w:ins w:id="5029" w:author="Beckerle, Mike" w:date="2025-12-29T17:46:00Z" w16du:dateUtc="2025-12-29T22:46:00Z">
        <w:del w:id="5030" w:author="Mike Beckerle" w:date="2026-01-16T14:16:00Z" w16du:dateUtc="2026-01-16T19:16:00Z">
          <w:r w:rsidDel="00F64D18">
            <w:delText xml:space="preserve">and </w:delText>
          </w:r>
        </w:del>
      </w:ins>
      <w:ins w:id="5031" w:author="Beckerle, Mike" w:date="2025-12-29T17:46:00Z">
        <w:del w:id="5032" w:author="Mike Beckerle" w:date="2026-01-16T14:16:00Z" w16du:dateUtc="2026-01-16T19:16:00Z">
          <w:r w:rsidRPr="00C2665C" w:rsidDel="00F64D18">
            <w:delText>double</w:delText>
          </w:r>
        </w:del>
      </w:ins>
      <w:ins w:id="5033" w:author="Beckerle, Mike" w:date="2025-12-29T17:46:00Z" w16du:dateUtc="2025-12-29T22:46:00Z">
        <w:del w:id="5034" w:author="Mike Beckerle" w:date="2026-01-16T14:16:00Z" w16du:dateUtc="2026-01-16T19:16:00Z">
          <w:r w:rsidDel="00F64D18">
            <w:delText>.</w:delText>
          </w:r>
        </w:del>
      </w:ins>
    </w:p>
    <w:p w14:paraId="49365C31" w14:textId="69D98283" w:rsidR="00C2665C" w:rsidDel="00F64D18" w:rsidRDefault="00C2665C" w:rsidP="00C2665C">
      <w:pPr>
        <w:tabs>
          <w:tab w:val="clear" w:pos="403"/>
        </w:tabs>
        <w:spacing w:before="60" w:after="60" w:line="240" w:lineRule="auto"/>
        <w:jc w:val="left"/>
        <w:rPr>
          <w:ins w:id="5035" w:author="Beckerle, Mike" w:date="2025-12-29T17:46:00Z" w16du:dateUtc="2025-12-29T22:46:00Z"/>
          <w:del w:id="5036" w:author="Mike Beckerle" w:date="2026-01-16T14:16:00Z" w16du:dateUtc="2026-01-16T19:16:00Z"/>
        </w:rPr>
      </w:pPr>
      <w:ins w:id="5037" w:author="Beckerle, Mike" w:date="2025-12-29T17:46:00Z">
        <w:del w:id="5038" w:author="Mike Beckerle" w:date="2026-01-16T14:16:00Z" w16du:dateUtc="2026-01-16T19:16:00Z">
          <w:r w:rsidRPr="00C2665C" w:rsidDel="00F64D18">
            <w:delText>The unsigned number types have names beginning with "unsigned", as well as nonNegativeInteger.</w:delText>
          </w:r>
        </w:del>
      </w:ins>
    </w:p>
    <w:p w14:paraId="4602D904" w14:textId="77F2A2DC" w:rsidR="00C2665C" w:rsidDel="00F64D18" w:rsidRDefault="00C2665C" w:rsidP="00C2665C">
      <w:pPr>
        <w:tabs>
          <w:tab w:val="clear" w:pos="403"/>
        </w:tabs>
        <w:spacing w:before="60" w:after="60" w:line="240" w:lineRule="auto"/>
        <w:jc w:val="left"/>
        <w:rPr>
          <w:ins w:id="5039" w:author="Beckerle, Mike" w:date="2025-12-29T17:46:00Z" w16du:dateUtc="2025-12-29T22:46:00Z"/>
          <w:del w:id="5040" w:author="Mike Beckerle" w:date="2026-01-16T14:16:00Z" w16du:dateUtc="2026-01-16T19:16:00Z"/>
        </w:rPr>
      </w:pPr>
      <w:ins w:id="5041" w:author="Beckerle, Mike" w:date="2025-12-29T17:46:00Z">
        <w:del w:id="5042" w:author="Mike Beckerle" w:date="2026-01-16T14:16:00Z" w16du:dateUtc="2026-01-16T19:16:00Z">
          <w:r w:rsidRPr="00C2665C" w:rsidDel="00F64D18">
            <w:delText xml:space="preserve">For type xs:decimal the decimal is considered signed if dfdl:decimalSigned="yes" and unsigned if dfdl:decimalSigned="no". </w:delText>
          </w:r>
        </w:del>
      </w:ins>
    </w:p>
    <w:p w14:paraId="20F2D198" w14:textId="77777777" w:rsidR="00C2665C" w:rsidRPr="00DC5600" w:rsidRDefault="00C2665C" w:rsidP="00C2665C">
      <w:pPr>
        <w:pStyle w:val="ListParagraph"/>
        <w:numPr>
          <w:ilvl w:val="0"/>
          <w:numId w:val="170"/>
        </w:numPr>
        <w:tabs>
          <w:tab w:val="clear" w:pos="403"/>
        </w:tabs>
        <w:spacing w:before="60" w:after="60" w:line="240" w:lineRule="auto"/>
        <w:jc w:val="left"/>
      </w:pPr>
      <w:r w:rsidRPr="00DC5600">
        <w:t>Signed numbers with dfdl:textNumberRep 'standard' and dfdl:textStandardBase 10 are mapped using the dfdl:textNumberPattern.</w:t>
      </w:r>
    </w:p>
    <w:p w14:paraId="2F1627D7" w14:textId="77777777" w:rsidR="00B46A03" w:rsidRPr="00DC5600" w:rsidRDefault="00B46A03" w:rsidP="00EB2287">
      <w:pPr>
        <w:pStyle w:val="ListParagraph"/>
        <w:numPr>
          <w:ilvl w:val="0"/>
          <w:numId w:val="170"/>
        </w:numPr>
        <w:tabs>
          <w:tab w:val="clear" w:pos="403"/>
        </w:tabs>
        <w:spacing w:before="60" w:after="60" w:line="240" w:lineRule="auto"/>
        <w:jc w:val="left"/>
      </w:pPr>
      <w:r w:rsidRPr="00DC5600">
        <w:t>Signed numbers with dfdl:textNumberRep 'standard' and dfdl:textStandardBase not 10 are mapped to an unsigned representation. On unparsing the minimum number of characters to represent the digits is output and it is a Processing Error if the value is negative.</w:t>
      </w:r>
    </w:p>
    <w:p w14:paraId="000339F4" w14:textId="77777777" w:rsidR="00B46A03" w:rsidRPr="00DC5600" w:rsidRDefault="00B46A03" w:rsidP="00EB2287">
      <w:pPr>
        <w:pStyle w:val="ListParagraph"/>
        <w:numPr>
          <w:ilvl w:val="0"/>
          <w:numId w:val="170"/>
        </w:numPr>
        <w:tabs>
          <w:tab w:val="clear" w:pos="403"/>
        </w:tabs>
        <w:spacing w:before="60" w:after="60" w:line="240" w:lineRule="auto"/>
        <w:jc w:val="left"/>
      </w:pPr>
      <w:r w:rsidRPr="00DC5600">
        <w:t>Signed numbers with dfdl:textNumberRep 'zoned' are mapped using the dfdl:textNumberPattern to indicate the position of the sign and virtual decimal point. On parsing if the sign is not overpunched, that is it does not have a sign, it is treated as positive. On unparsing the sign is always overpunched.</w:t>
      </w:r>
    </w:p>
    <w:p w14:paraId="16D2E6C3" w14:textId="77777777" w:rsidR="00B46A03" w:rsidRPr="00DC5600" w:rsidRDefault="00B46A03" w:rsidP="00EB2287">
      <w:pPr>
        <w:pStyle w:val="ListParagraph"/>
        <w:numPr>
          <w:ilvl w:val="0"/>
          <w:numId w:val="170"/>
        </w:numPr>
        <w:tabs>
          <w:tab w:val="clear" w:pos="403"/>
        </w:tabs>
        <w:spacing w:before="60" w:after="60" w:line="240" w:lineRule="auto"/>
        <w:jc w:val="left"/>
      </w:pPr>
      <w:r w:rsidRPr="00DC5600">
        <w:t>Unsigned numbers with dfdl:textNumberRep 'standard' and dfdl:textStandardBase 10  are mapped using the dfdl:textNumberPattern. On parsing it is a Processing Error if the data are negative.</w:t>
      </w:r>
    </w:p>
    <w:p w14:paraId="33EB8542" w14:textId="77777777" w:rsidR="00B46A03" w:rsidRPr="00DC5600" w:rsidRDefault="00B46A03" w:rsidP="00EB2287">
      <w:pPr>
        <w:pStyle w:val="ListParagraph"/>
        <w:numPr>
          <w:ilvl w:val="0"/>
          <w:numId w:val="170"/>
        </w:numPr>
        <w:tabs>
          <w:tab w:val="clear" w:pos="403"/>
        </w:tabs>
        <w:spacing w:before="60" w:after="60" w:line="240" w:lineRule="auto"/>
        <w:jc w:val="left"/>
      </w:pPr>
      <w:r w:rsidRPr="00DC5600">
        <w:t>Unsigned numbers with dfdl:textNumberRep 'standard' and dfdl:textStandardBase not 10  are mapped to an unsigned representation. On unparsing the minimum number of characters to represent the digits is output.</w:t>
      </w:r>
    </w:p>
    <w:p w14:paraId="6D64020A" w14:textId="77777777" w:rsidR="00B46A03" w:rsidRPr="00DC5600" w:rsidRDefault="00B46A03" w:rsidP="00EB2287">
      <w:pPr>
        <w:pStyle w:val="ListParagraph"/>
        <w:numPr>
          <w:ilvl w:val="0"/>
          <w:numId w:val="170"/>
        </w:numPr>
        <w:tabs>
          <w:tab w:val="clear" w:pos="403"/>
        </w:tabs>
        <w:spacing w:before="60" w:after="60" w:line="240" w:lineRule="auto"/>
        <w:jc w:val="left"/>
      </w:pPr>
      <w:r w:rsidRPr="00DC5600">
        <w:t>Unsigned numbers with dfdl:textNumberRep 'zoned' are mapped using the dfdl:textNumberPattern to indicate the position of the sign and virtual decimal point. On parsing it is a Processing Error if the data are negative. On unparsing the data are not overpunched with a sign.</w:t>
      </w:r>
    </w:p>
    <w:p w14:paraId="30AF1FA6" w14:textId="77777777" w:rsidR="00B46A03" w:rsidRDefault="00B46A03" w:rsidP="00B46A03">
      <w:pPr>
        <w:pStyle w:val="Heading2"/>
        <w:tabs>
          <w:tab w:val="clear" w:pos="540"/>
          <w:tab w:val="clear" w:pos="700"/>
        </w:tabs>
        <w:suppressAutoHyphens w:val="0"/>
        <w:spacing w:before="120" w:after="60" w:line="240" w:lineRule="auto"/>
        <w:ind w:left="576" w:hanging="576"/>
      </w:pPr>
      <w:r>
        <w:br w:type="page"/>
      </w:r>
      <w:bookmarkStart w:id="5043" w:name="_Toc322911345"/>
      <w:bookmarkStart w:id="5044" w:name="_Toc322911660"/>
      <w:bookmarkStart w:id="5045" w:name="_Toc322911908"/>
      <w:bookmarkStart w:id="5046" w:name="_Toc322912199"/>
      <w:bookmarkStart w:id="5047" w:name="_Toc329093048"/>
      <w:bookmarkStart w:id="5048" w:name="_Toc332701561"/>
      <w:bookmarkStart w:id="5049" w:name="_Toc332701865"/>
      <w:bookmarkStart w:id="5050" w:name="_Toc332711659"/>
      <w:bookmarkStart w:id="5051" w:name="_Toc332711967"/>
      <w:bookmarkStart w:id="5052" w:name="_Toc332712269"/>
      <w:bookmarkStart w:id="5053" w:name="_Toc332724185"/>
      <w:bookmarkStart w:id="5054" w:name="_Toc332724485"/>
      <w:bookmarkStart w:id="5055" w:name="_Toc341102781"/>
      <w:bookmarkStart w:id="5056" w:name="_Toc347241516"/>
      <w:bookmarkStart w:id="5057" w:name="_Toc347744709"/>
      <w:bookmarkStart w:id="5058" w:name="_Toc348984492"/>
      <w:bookmarkStart w:id="5059" w:name="_Toc348984797"/>
      <w:bookmarkStart w:id="5060" w:name="_Toc349037961"/>
      <w:bookmarkStart w:id="5061" w:name="_Toc349038263"/>
      <w:bookmarkStart w:id="5062" w:name="_Toc349042756"/>
      <w:bookmarkStart w:id="5063" w:name="_Toc349642170"/>
      <w:bookmarkStart w:id="5064" w:name="_Toc351912754"/>
      <w:bookmarkStart w:id="5065" w:name="_Toc351914775"/>
      <w:bookmarkStart w:id="5066" w:name="_Toc351915241"/>
      <w:bookmarkStart w:id="5067" w:name="_Toc361231298"/>
      <w:bookmarkStart w:id="5068" w:name="_Toc361231824"/>
      <w:bookmarkStart w:id="5069" w:name="_Toc362445122"/>
      <w:bookmarkStart w:id="5070" w:name="_Toc363909044"/>
      <w:bookmarkStart w:id="5071" w:name="_Toc364463468"/>
      <w:bookmarkStart w:id="5072" w:name="_Toc366078071"/>
      <w:bookmarkStart w:id="5073" w:name="_Toc366078690"/>
      <w:bookmarkStart w:id="5074" w:name="_Toc366079675"/>
      <w:bookmarkStart w:id="5075" w:name="_Toc366080287"/>
      <w:bookmarkStart w:id="5076" w:name="_Toc366080896"/>
      <w:bookmarkStart w:id="5077" w:name="_Toc366505236"/>
      <w:bookmarkStart w:id="5078" w:name="_Toc366508605"/>
      <w:bookmarkStart w:id="5079" w:name="_Toc366513106"/>
      <w:bookmarkStart w:id="5080" w:name="_Toc366574295"/>
      <w:bookmarkStart w:id="5081" w:name="_Toc366578088"/>
      <w:bookmarkStart w:id="5082" w:name="_Toc366578682"/>
      <w:bookmarkStart w:id="5083" w:name="_Toc366579274"/>
      <w:bookmarkStart w:id="5084" w:name="_Toc366579865"/>
      <w:bookmarkStart w:id="5085" w:name="_Toc366580457"/>
      <w:bookmarkStart w:id="5086" w:name="_Toc366581048"/>
      <w:bookmarkStart w:id="5087" w:name="_Toc366581640"/>
      <w:bookmarkStart w:id="5088" w:name="_Toc243112833"/>
      <w:bookmarkStart w:id="5089" w:name="_Ref251248830"/>
      <w:bookmarkStart w:id="5090" w:name="_Ref274819885"/>
      <w:bookmarkStart w:id="5091" w:name="_Toc349042757"/>
      <w:bookmarkStart w:id="5092" w:name="_Ref364444196"/>
      <w:bookmarkStart w:id="5093" w:name="_Ref364444201"/>
      <w:bookmarkStart w:id="5094" w:name="_Ref38549327"/>
      <w:bookmarkStart w:id="5095" w:name="_Ref38549335"/>
      <w:bookmarkStart w:id="5096" w:name="_Ref38551094"/>
      <w:bookmarkStart w:id="5097" w:name="_Ref38551103"/>
      <w:bookmarkStart w:id="5098" w:name="_Toc62570168"/>
      <w:bookmarkStart w:id="5099" w:name="_Toc210216890"/>
      <w:bookmarkStart w:id="5100" w:name="_Toc219441022"/>
      <w:bookmarkStart w:id="5101" w:name="_Toc130873631"/>
      <w:bookmarkStart w:id="5102" w:name="_Toc140549603"/>
      <w:bookmarkStart w:id="5103" w:name="_Toc177399102"/>
      <w:bookmarkStart w:id="5104" w:name="_Toc175057389"/>
      <w:bookmarkStart w:id="5105" w:name="_Toc199516326"/>
      <w:bookmarkStart w:id="5106" w:name="_Toc194983989"/>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r>
        <w:lastRenderedPageBreak/>
        <w:t>Properties Specific to Number with Binary Representation</w:t>
      </w:r>
      <w:bookmarkEnd w:id="5088"/>
      <w:bookmarkEnd w:id="5089"/>
      <w:bookmarkEnd w:id="5090"/>
      <w:bookmarkEnd w:id="5091"/>
      <w:bookmarkEnd w:id="5092"/>
      <w:bookmarkEnd w:id="5093"/>
      <w:bookmarkEnd w:id="5094"/>
      <w:bookmarkEnd w:id="5095"/>
      <w:bookmarkEnd w:id="5096"/>
      <w:bookmarkEnd w:id="5097"/>
      <w:bookmarkEnd w:id="5098"/>
      <w:bookmarkEnd w:id="5099"/>
      <w:bookmarkEnd w:id="5100"/>
    </w:p>
    <w:p w14:paraId="495DF5A7" w14:textId="0A6DA59E" w:rsidR="00B46A03" w:rsidRDefault="00B46A03" w:rsidP="00B46A03">
      <w:pPr>
        <w:rPr>
          <w:rFonts w:cs="Arial"/>
        </w:rPr>
      </w:pPr>
      <w:r>
        <w:rPr>
          <w:rFonts w:cs="Arial"/>
        </w:rPr>
        <w:t xml:space="preserve">These properties are applicable to simple type xs:decimal and its derived types which include all the signed and unsigned integer types. These properties are not applicable to types xs:float and xs:double. See Section </w:t>
      </w:r>
      <w:r w:rsidRPr="00065302">
        <w:rPr>
          <w:rStyle w:val="Hyperlink"/>
        </w:rPr>
        <w:fldChar w:fldCharType="begin"/>
      </w:r>
      <w:r w:rsidRPr="00065302">
        <w:rPr>
          <w:rStyle w:val="Hyperlink"/>
        </w:rPr>
        <w:instrText xml:space="preserve"> REF _Ref251331995 \r \h  \* MERGEFORMAT </w:instrText>
      </w:r>
      <w:r w:rsidRPr="00065302">
        <w:rPr>
          <w:rStyle w:val="Hyperlink"/>
        </w:rPr>
      </w:r>
      <w:r w:rsidRPr="00065302">
        <w:rPr>
          <w:rStyle w:val="Hyperlink"/>
        </w:rPr>
        <w:fldChar w:fldCharType="separate"/>
      </w:r>
      <w:r w:rsidR="009D1493">
        <w:rPr>
          <w:rStyle w:val="Hyperlink"/>
        </w:rPr>
        <w:t>13.8</w:t>
      </w:r>
      <w:r w:rsidRPr="00065302">
        <w:rPr>
          <w:rStyle w:val="Hyperlink"/>
        </w:rPr>
        <w:fldChar w:fldCharType="end"/>
      </w:r>
      <w:r>
        <w:rPr>
          <w:rFonts w:cs="Arial"/>
        </w:rPr>
        <w:t>. Note that simple types derived from xs:decimal do not imply base-10 representations in the data stream.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9"/>
        <w:gridCol w:w="7455"/>
      </w:tblGrid>
      <w:tr w:rsidR="00B46A03" w14:paraId="4A77C10C" w14:textId="77777777" w:rsidTr="00986B7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34A5D30C" w14:textId="77777777" w:rsidR="00B46A03" w:rsidRDefault="00B46A03" w:rsidP="00986B7C">
            <w:pPr>
              <w:jc w:val="left"/>
              <w:rPr>
                <w:rFonts w:cs="Arial"/>
                <w:b/>
              </w:rPr>
            </w:pPr>
            <w:r>
              <w:rPr>
                <w:rFonts w:cs="Arial"/>
                <w:b/>
              </w:rPr>
              <w:t xml:space="preserve"> 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89E42DB" w14:textId="77777777" w:rsidR="00B46A03" w:rsidRDefault="00B46A03" w:rsidP="00986B7C">
            <w:pPr>
              <w:jc w:val="left"/>
              <w:rPr>
                <w:rFonts w:cs="Arial"/>
                <w:b/>
              </w:rPr>
            </w:pPr>
            <w:r>
              <w:rPr>
                <w:rFonts w:cs="Arial"/>
                <w:b/>
              </w:rPr>
              <w:t>Description</w:t>
            </w:r>
          </w:p>
        </w:tc>
      </w:tr>
      <w:tr w:rsidR="00B46A03" w14:paraId="2A3B682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6F35BC01" w14:textId="77777777" w:rsidR="00B46A03" w:rsidRDefault="00B46A03" w:rsidP="00986B7C">
            <w:pPr>
              <w:jc w:val="left"/>
              <w:rPr>
                <w:rFonts w:cs="Arial"/>
              </w:rPr>
            </w:pPr>
            <w:r>
              <w:rPr>
                <w:rFonts w:cs="Arial"/>
              </w:rPr>
              <w:t>binaryNumberRep</w:t>
            </w:r>
          </w:p>
        </w:tc>
        <w:tc>
          <w:tcPr>
            <w:tcW w:w="0" w:type="auto"/>
            <w:tcBorders>
              <w:top w:val="single" w:sz="4" w:space="0" w:color="auto"/>
              <w:left w:val="single" w:sz="4" w:space="0" w:color="auto"/>
              <w:bottom w:val="single" w:sz="4" w:space="0" w:color="auto"/>
              <w:right w:val="single" w:sz="4" w:space="0" w:color="auto"/>
            </w:tcBorders>
            <w:hideMark/>
          </w:tcPr>
          <w:p w14:paraId="7B7A599C" w14:textId="77777777" w:rsidR="00B46A03" w:rsidRDefault="00B46A03" w:rsidP="00986B7C">
            <w:pPr>
              <w:jc w:val="left"/>
              <w:rPr>
                <w:rFonts w:eastAsia="MS Mincho" w:cs="Arial"/>
                <w:lang w:eastAsia="ja-JP" w:bidi="he-IL"/>
              </w:rPr>
            </w:pPr>
            <w:r>
              <w:rPr>
                <w:rFonts w:eastAsia="MS Mincho" w:cs="Arial"/>
                <w:lang w:eastAsia="ja-JP" w:bidi="he-IL"/>
              </w:rPr>
              <w:t>Enum</w:t>
            </w:r>
          </w:p>
          <w:p w14:paraId="1FCCC191" w14:textId="77777777" w:rsidR="00B46A03" w:rsidRDefault="00B46A03" w:rsidP="00986B7C">
            <w:pPr>
              <w:jc w:val="left"/>
              <w:rPr>
                <w:rFonts w:eastAsia="MS Mincho" w:cs="Arial"/>
                <w:lang w:eastAsia="ja-JP" w:bidi="he-IL"/>
              </w:rPr>
            </w:pPr>
            <w:r>
              <w:rPr>
                <w:rFonts w:eastAsia="MS Mincho" w:cs="Arial"/>
                <w:lang w:eastAsia="ja-JP" w:bidi="he-IL"/>
              </w:rPr>
              <w:t>Valid values are  'packed', 'bcd', 'binary', '</w:t>
            </w:r>
            <w:r>
              <w:rPr>
                <w:rFonts w:cs="Arial"/>
                <w:lang w:eastAsia="en-GB"/>
              </w:rPr>
              <w:t>ibm4690Packed'</w:t>
            </w:r>
            <w:r>
              <w:rPr>
                <w:rFonts w:eastAsia="MS Mincho" w:cs="Arial"/>
                <w:lang w:eastAsia="ja-JP" w:bidi="he-IL"/>
              </w:rPr>
              <w:t xml:space="preserve"> </w:t>
            </w:r>
          </w:p>
          <w:p w14:paraId="0D2A8FF3" w14:textId="77777777" w:rsidR="00B46A03" w:rsidRDefault="00B46A03" w:rsidP="00986B7C">
            <w:pPr>
              <w:jc w:val="left"/>
              <w:rPr>
                <w:rFonts w:eastAsia="MS Mincho" w:cs="Arial"/>
                <w:lang w:eastAsia="ja-JP" w:bidi="he-IL"/>
              </w:rPr>
            </w:pPr>
            <w:r>
              <w:rPr>
                <w:rFonts w:eastAsia="MS Mincho" w:cs="Arial"/>
                <w:lang w:eastAsia="ja-JP" w:bidi="he-IL"/>
              </w:rPr>
              <w:t>Allowable values for each number type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9"/>
              <w:gridCol w:w="3210"/>
            </w:tblGrid>
            <w:tr w:rsidR="00B46A03" w14:paraId="2CF17857" w14:textId="77777777" w:rsidTr="00543790">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34E12090" w14:textId="77777777" w:rsidR="00B46A03" w:rsidRDefault="00B46A03" w:rsidP="00986B7C">
                  <w:pPr>
                    <w:jc w:val="left"/>
                    <w:rPr>
                      <w:rFonts w:cs="Arial"/>
                      <w:b/>
                      <w:iCs/>
                    </w:rPr>
                  </w:pPr>
                  <w:r>
                    <w:rPr>
                      <w:rFonts w:cs="Arial"/>
                      <w:b/>
                      <w:iCs/>
                    </w:rPr>
                    <w:t>Logical Type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3BAB127F" w14:textId="77777777" w:rsidR="00B46A03" w:rsidRDefault="00B46A03" w:rsidP="00986B7C">
                  <w:pPr>
                    <w:jc w:val="left"/>
                    <w:rPr>
                      <w:rFonts w:cs="Arial"/>
                      <w:b/>
                      <w:iCs/>
                    </w:rPr>
                  </w:pPr>
                  <w:r>
                    <w:rPr>
                      <w:rFonts w:cs="Arial"/>
                      <w:b/>
                      <w:iCs/>
                    </w:rPr>
                    <w:t>Permitted Value</w:t>
                  </w:r>
                </w:p>
              </w:tc>
            </w:tr>
            <w:tr w:rsidR="00B46A03" w14:paraId="2A7D58F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6A27227" w14:textId="77777777" w:rsidR="00B46A03" w:rsidRDefault="00B46A03" w:rsidP="00986B7C">
                  <w:pPr>
                    <w:jc w:val="left"/>
                    <w:rPr>
                      <w:rFonts w:cs="Arial"/>
                    </w:rPr>
                  </w:pPr>
                  <w:r>
                    <w:rPr>
                      <w:rFonts w:cs="Arial"/>
                    </w:rPr>
                    <w:t>Decimal, Integer, NonNegativeInteger</w:t>
                  </w:r>
                </w:p>
              </w:tc>
              <w:tc>
                <w:tcPr>
                  <w:tcW w:w="0" w:type="auto"/>
                  <w:tcBorders>
                    <w:top w:val="single" w:sz="4" w:space="0" w:color="auto"/>
                    <w:left w:val="single" w:sz="4" w:space="0" w:color="auto"/>
                    <w:bottom w:val="single" w:sz="4" w:space="0" w:color="auto"/>
                    <w:right w:val="single" w:sz="4" w:space="0" w:color="auto"/>
                  </w:tcBorders>
                  <w:hideMark/>
                </w:tcPr>
                <w:p w14:paraId="6102261F" w14:textId="77777777" w:rsidR="00B46A03" w:rsidRDefault="00B46A03" w:rsidP="00986B7C">
                  <w:pPr>
                    <w:jc w:val="left"/>
                    <w:rPr>
                      <w:rFonts w:cs="Arial"/>
                    </w:rPr>
                  </w:pPr>
                  <w:r>
                    <w:rPr>
                      <w:rFonts w:cs="Arial"/>
                    </w:rPr>
                    <w:t xml:space="preserve">packed, bcd, binary, </w:t>
                  </w:r>
                  <w:r>
                    <w:rPr>
                      <w:rFonts w:cs="Arial"/>
                      <w:lang w:eastAsia="en-GB"/>
                    </w:rPr>
                    <w:t>ibm4690Packed</w:t>
                  </w:r>
                </w:p>
              </w:tc>
            </w:tr>
            <w:tr w:rsidR="00B46A03" w14:paraId="5C638D2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5C9DBB0" w14:textId="77777777" w:rsidR="00B46A03" w:rsidRDefault="00B46A03" w:rsidP="00986B7C">
                  <w:pPr>
                    <w:jc w:val="left"/>
                    <w:rPr>
                      <w:rFonts w:cs="Arial"/>
                    </w:rPr>
                  </w:pPr>
                  <w:r>
                    <w:rPr>
                      <w:rFonts w:cs="Arial"/>
                    </w:rPr>
                    <w:t>Long, Int, Short, Byte,</w:t>
                  </w:r>
                </w:p>
              </w:tc>
              <w:tc>
                <w:tcPr>
                  <w:tcW w:w="0" w:type="auto"/>
                  <w:tcBorders>
                    <w:top w:val="single" w:sz="4" w:space="0" w:color="auto"/>
                    <w:left w:val="single" w:sz="4" w:space="0" w:color="auto"/>
                    <w:bottom w:val="single" w:sz="4" w:space="0" w:color="auto"/>
                    <w:right w:val="single" w:sz="4" w:space="0" w:color="auto"/>
                  </w:tcBorders>
                  <w:hideMark/>
                </w:tcPr>
                <w:p w14:paraId="4BFDA303" w14:textId="77777777" w:rsidR="00B46A03" w:rsidRDefault="00B46A03" w:rsidP="00986B7C">
                  <w:pPr>
                    <w:jc w:val="left"/>
                    <w:rPr>
                      <w:rFonts w:cs="Arial"/>
                    </w:rPr>
                  </w:pPr>
                  <w:r>
                    <w:rPr>
                      <w:rFonts w:cs="Arial"/>
                    </w:rPr>
                    <w:t xml:space="preserve">packed, binary, </w:t>
                  </w:r>
                  <w:r>
                    <w:rPr>
                      <w:rFonts w:cs="Arial"/>
                      <w:lang w:eastAsia="en-GB"/>
                    </w:rPr>
                    <w:t>ibm4690Packed (but not bcd)</w:t>
                  </w:r>
                </w:p>
              </w:tc>
            </w:tr>
            <w:tr w:rsidR="00B46A03" w14:paraId="5E05483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22AA339" w14:textId="77777777" w:rsidR="00B46A03" w:rsidRDefault="00B46A03" w:rsidP="00986B7C">
                  <w:pPr>
                    <w:jc w:val="left"/>
                    <w:rPr>
                      <w:rFonts w:cs="Arial"/>
                    </w:rPr>
                  </w:pPr>
                  <w:r>
                    <w:rPr>
                      <w:rFonts w:cs="Arial"/>
                    </w:rPr>
                    <w:t>UnsignedLong, Unsignedint, UnsignedShort, UnsignedByte</w:t>
                  </w:r>
                </w:p>
              </w:tc>
              <w:tc>
                <w:tcPr>
                  <w:tcW w:w="0" w:type="auto"/>
                  <w:tcBorders>
                    <w:top w:val="single" w:sz="4" w:space="0" w:color="auto"/>
                    <w:left w:val="single" w:sz="4" w:space="0" w:color="auto"/>
                    <w:bottom w:val="single" w:sz="4" w:space="0" w:color="auto"/>
                    <w:right w:val="single" w:sz="4" w:space="0" w:color="auto"/>
                  </w:tcBorders>
                  <w:hideMark/>
                </w:tcPr>
                <w:p w14:paraId="68C4B94A" w14:textId="77777777" w:rsidR="00B46A03" w:rsidRDefault="00B46A03" w:rsidP="00986B7C">
                  <w:pPr>
                    <w:jc w:val="left"/>
                    <w:rPr>
                      <w:rFonts w:cs="Arial"/>
                    </w:rPr>
                  </w:pPr>
                  <w:r>
                    <w:rPr>
                      <w:rFonts w:cs="Arial"/>
                    </w:rPr>
                    <w:t xml:space="preserve">packed, bcd, binary, </w:t>
                  </w:r>
                  <w:r>
                    <w:rPr>
                      <w:rFonts w:cs="Arial"/>
                      <w:lang w:eastAsia="en-GB"/>
                    </w:rPr>
                    <w:t>ibm4690Packed</w:t>
                  </w:r>
                </w:p>
              </w:tc>
            </w:tr>
          </w:tbl>
          <w:p w14:paraId="0BAF4064" w14:textId="77777777" w:rsidR="00B46A03" w:rsidRPr="00E112C9" w:rsidRDefault="00B46A03" w:rsidP="00986B7C">
            <w:pPr>
              <w:pStyle w:val="ListParagraph"/>
              <w:numPr>
                <w:ilvl w:val="0"/>
                <w:numId w:val="171"/>
              </w:numPr>
              <w:tabs>
                <w:tab w:val="clear" w:pos="403"/>
              </w:tabs>
              <w:spacing w:before="60" w:after="60" w:line="240" w:lineRule="auto"/>
              <w:jc w:val="left"/>
            </w:pPr>
            <w:r w:rsidRPr="00E112C9">
              <w:rPr>
                <w:rFonts w:eastAsia="MS Mincho"/>
              </w:rPr>
              <w:t>'</w:t>
            </w:r>
            <w:r w:rsidRPr="00E112C9">
              <w:t>packed' means represented as an IBM 390 packed decimal. Each byte contains two decimal digits, except for the least significant byte, which contains a sign in the least significant nibble.</w:t>
            </w:r>
          </w:p>
          <w:p w14:paraId="5D4605D5" w14:textId="77777777" w:rsidR="00B46A03" w:rsidRPr="00E112C9" w:rsidRDefault="00B46A03" w:rsidP="00986B7C">
            <w:pPr>
              <w:pStyle w:val="ListParagraph"/>
              <w:numPr>
                <w:ilvl w:val="0"/>
                <w:numId w:val="171"/>
              </w:numPr>
              <w:tabs>
                <w:tab w:val="clear" w:pos="403"/>
              </w:tabs>
              <w:spacing w:before="60" w:after="60" w:line="240" w:lineRule="auto"/>
              <w:jc w:val="left"/>
            </w:pPr>
            <w:r w:rsidRPr="00E112C9">
              <w:rPr>
                <w:rFonts w:eastAsia="MS Mincho"/>
              </w:rPr>
              <w:t>'bcd</w:t>
            </w:r>
            <w:r w:rsidRPr="00E112C9">
              <w:t xml:space="preserve">' means represented as a binary coded decimal with two digits per byte. </w:t>
            </w:r>
          </w:p>
          <w:p w14:paraId="625A9D7C" w14:textId="77777777" w:rsidR="00B46A03" w:rsidRDefault="00B46A03" w:rsidP="00986B7C">
            <w:pPr>
              <w:pStyle w:val="ListParagraph"/>
              <w:numPr>
                <w:ilvl w:val="0"/>
                <w:numId w:val="171"/>
              </w:numPr>
              <w:tabs>
                <w:tab w:val="clear" w:pos="403"/>
              </w:tabs>
              <w:spacing w:before="60" w:after="60" w:line="240" w:lineRule="auto"/>
              <w:jc w:val="left"/>
            </w:pPr>
            <w:r w:rsidRPr="00E112C9">
              <w:rPr>
                <w:rFonts w:eastAsia="MS Mincho"/>
              </w:rPr>
              <w:t>'</w:t>
            </w:r>
            <w:r w:rsidRPr="00E112C9">
              <w:t>binary' means represented as twos complement for signed types and unsigned base-2 binary for unsigned types.</w:t>
            </w:r>
            <w:r>
              <w:t xml:space="preserve"> </w:t>
            </w:r>
          </w:p>
          <w:p w14:paraId="49588779" w14:textId="77777777" w:rsidR="00B46A03" w:rsidRDefault="00B46A03" w:rsidP="00986B7C">
            <w:pPr>
              <w:jc w:val="left"/>
              <w:rPr>
                <w:rFonts w:cs="Arial"/>
              </w:rPr>
            </w:pPr>
            <w:r>
              <w:rPr>
                <w:rFonts w:cs="Arial"/>
              </w:rPr>
              <w:t>Note that the maximum allowed value for twos-complement and unsigned base-2 binary integers is implementation-dependent but MUST be at least that of a xs:long type, which is the equivalent of an 8 byte/64-bit signed integer.</w:t>
            </w:r>
          </w:p>
          <w:p w14:paraId="6451F63C" w14:textId="77777777" w:rsidR="00B46A03" w:rsidRPr="00E112C9" w:rsidRDefault="00B46A03" w:rsidP="00986B7C">
            <w:pPr>
              <w:pStyle w:val="ListParagraph"/>
              <w:numPr>
                <w:ilvl w:val="0"/>
                <w:numId w:val="172"/>
              </w:numPr>
              <w:tabs>
                <w:tab w:val="clear" w:pos="403"/>
              </w:tabs>
              <w:spacing w:before="60" w:after="60" w:line="240" w:lineRule="auto"/>
              <w:jc w:val="left"/>
            </w:pPr>
            <w:r w:rsidRPr="00E112C9">
              <w:t>'ibm4690Packed' is a variant of a packed decimal having the following characteristics:</w:t>
            </w:r>
          </w:p>
          <w:p w14:paraId="37604E5D" w14:textId="77777777" w:rsidR="00B46A03" w:rsidRPr="00E112C9" w:rsidRDefault="00B46A03" w:rsidP="00986B7C">
            <w:pPr>
              <w:pStyle w:val="ListParagraph"/>
              <w:numPr>
                <w:ilvl w:val="1"/>
                <w:numId w:val="172"/>
              </w:numPr>
              <w:tabs>
                <w:tab w:val="clear" w:pos="403"/>
              </w:tabs>
              <w:spacing w:before="60" w:after="60" w:line="240" w:lineRule="auto"/>
              <w:jc w:val="left"/>
            </w:pPr>
            <w:r w:rsidRPr="00E112C9">
              <w:t>Nibbles represent digits 0 - 9 in the usual BCD manner.</w:t>
            </w:r>
          </w:p>
          <w:p w14:paraId="04AB1537" w14:textId="77777777" w:rsidR="00B46A03" w:rsidRPr="00E112C9" w:rsidRDefault="00B46A03" w:rsidP="00986B7C">
            <w:pPr>
              <w:pStyle w:val="ListParagraph"/>
              <w:numPr>
                <w:ilvl w:val="1"/>
                <w:numId w:val="172"/>
              </w:numPr>
              <w:tabs>
                <w:tab w:val="clear" w:pos="403"/>
              </w:tabs>
              <w:spacing w:before="60" w:after="60" w:line="240" w:lineRule="auto"/>
              <w:jc w:val="left"/>
            </w:pPr>
            <w:r w:rsidRPr="00E112C9">
              <w:t>A positive value is simply indicated by digits.</w:t>
            </w:r>
          </w:p>
          <w:p w14:paraId="325980C6" w14:textId="77777777" w:rsidR="00B46A03" w:rsidRPr="00E112C9" w:rsidRDefault="00B46A03" w:rsidP="00986B7C">
            <w:pPr>
              <w:pStyle w:val="ListParagraph"/>
              <w:numPr>
                <w:ilvl w:val="1"/>
                <w:numId w:val="172"/>
              </w:numPr>
              <w:tabs>
                <w:tab w:val="clear" w:pos="403"/>
              </w:tabs>
              <w:spacing w:before="60" w:after="60" w:line="240" w:lineRule="auto"/>
              <w:jc w:val="left"/>
            </w:pPr>
            <w:r w:rsidRPr="00E112C9">
              <w:t>A negative number is indicated by digits with the most significant nibble being xD.</w:t>
            </w:r>
          </w:p>
          <w:p w14:paraId="2EAE02B3" w14:textId="77777777" w:rsidR="00B46A03" w:rsidRPr="00E112C9" w:rsidRDefault="00B46A03" w:rsidP="00986B7C">
            <w:pPr>
              <w:pStyle w:val="ListParagraph"/>
              <w:numPr>
                <w:ilvl w:val="1"/>
                <w:numId w:val="172"/>
              </w:numPr>
              <w:tabs>
                <w:tab w:val="clear" w:pos="403"/>
              </w:tabs>
              <w:spacing w:before="60" w:after="60" w:line="240" w:lineRule="auto"/>
              <w:jc w:val="left"/>
            </w:pPr>
            <w:r w:rsidRPr="00E112C9">
              <w:t>If a positive or negative value packs to an odd number of nibbles, an extra xF nibble is added as the most significant nibble.</w:t>
            </w:r>
          </w:p>
          <w:p w14:paraId="64AA4D8A" w14:textId="77777777" w:rsidR="00B46A03" w:rsidRDefault="00B46A03" w:rsidP="00986B7C">
            <w:pPr>
              <w:jc w:val="left"/>
            </w:pPr>
            <w:r>
              <w:t>For all values, the dfdl:byteOrder property is used to determine the numeric significance of the bytes making up the representation, and the dfdl:bitOrder property is used to determine the numeric significance of the bits within a byte</w:t>
            </w:r>
            <w:r>
              <w:rPr>
                <w:rFonts w:cs="Arial"/>
              </w:rPr>
              <w:t>.</w:t>
            </w:r>
          </w:p>
          <w:p w14:paraId="746D9008" w14:textId="77777777" w:rsidR="00B46A03" w:rsidRDefault="00B46A03" w:rsidP="00986B7C">
            <w:pPr>
              <w:jc w:val="left"/>
              <w:rPr>
                <w:rFonts w:cs="Arial"/>
              </w:rPr>
            </w:pPr>
            <w:r>
              <w:rPr>
                <w:rFonts w:cs="Arial"/>
              </w:rPr>
              <w:t xml:space="preserve">Annotation: dfdl:element, dfdl:simpleType  </w:t>
            </w:r>
          </w:p>
        </w:tc>
      </w:tr>
      <w:tr w:rsidR="00B46A03" w14:paraId="0CC64797"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4416C97A" w14:textId="77777777" w:rsidR="00B46A03" w:rsidRDefault="00B46A03" w:rsidP="00986B7C">
            <w:pPr>
              <w:jc w:val="left"/>
              <w:rPr>
                <w:rFonts w:cs="Arial"/>
              </w:rPr>
            </w:pPr>
            <w:r>
              <w:rPr>
                <w:rFonts w:cs="Arial"/>
              </w:rPr>
              <w:t>binaryDecimalVirtualPoint</w:t>
            </w:r>
          </w:p>
        </w:tc>
        <w:tc>
          <w:tcPr>
            <w:tcW w:w="0" w:type="auto"/>
            <w:tcBorders>
              <w:top w:val="single" w:sz="4" w:space="0" w:color="auto"/>
              <w:left w:val="single" w:sz="4" w:space="0" w:color="auto"/>
              <w:bottom w:val="single" w:sz="4" w:space="0" w:color="auto"/>
              <w:right w:val="single" w:sz="4" w:space="0" w:color="auto"/>
            </w:tcBorders>
            <w:hideMark/>
          </w:tcPr>
          <w:p w14:paraId="393C2117" w14:textId="77777777" w:rsidR="00B46A03" w:rsidRDefault="00B46A03" w:rsidP="00986B7C">
            <w:pPr>
              <w:jc w:val="left"/>
              <w:rPr>
                <w:rFonts w:cs="Arial"/>
              </w:rPr>
            </w:pPr>
            <w:r>
              <w:rPr>
                <w:rFonts w:cs="Arial"/>
              </w:rPr>
              <w:t>Integer.</w:t>
            </w:r>
          </w:p>
          <w:p w14:paraId="52CE4C0A" w14:textId="77777777" w:rsidR="00B46A03" w:rsidRDefault="00B46A03" w:rsidP="00986B7C">
            <w:pPr>
              <w:jc w:val="left"/>
              <w:rPr>
                <w:rFonts w:cs="Arial"/>
              </w:rPr>
            </w:pPr>
            <w:r>
              <w:rPr>
                <w:rFonts w:cs="Arial"/>
              </w:rPr>
              <w:t xml:space="preserve">Used when the base simpleType is xs:decimal exactly. That is, not any of the built-in integer simple types. </w:t>
            </w:r>
          </w:p>
          <w:p w14:paraId="4F480FEC" w14:textId="77777777" w:rsidR="00B46A03" w:rsidRDefault="00B46A03" w:rsidP="00986B7C">
            <w:pPr>
              <w:jc w:val="left"/>
              <w:rPr>
                <w:rFonts w:cs="Arial"/>
              </w:rPr>
            </w:pPr>
            <w:r>
              <w:rPr>
                <w:rFonts w:cs="Arial"/>
              </w:rPr>
              <w:lastRenderedPageBreak/>
              <w:t xml:space="preserve">An integer that represents the position of an implied decimal point within a number or specify 0. </w:t>
            </w:r>
          </w:p>
          <w:p w14:paraId="1A97A6FB" w14:textId="77777777" w:rsidR="00B46A03" w:rsidRDefault="00B46A03" w:rsidP="00986B7C">
            <w:pPr>
              <w:jc w:val="left"/>
              <w:rPr>
                <w:rFonts w:cs="Arial"/>
              </w:rPr>
            </w:pPr>
            <w:r>
              <w:rPr>
                <w:rFonts w:cs="Arial"/>
              </w:rPr>
              <w:t>If specified as 0 then there is no virtual decimal point</w:t>
            </w:r>
          </w:p>
          <w:p w14:paraId="46EDA148" w14:textId="77777777" w:rsidR="00B46A03" w:rsidRDefault="00B46A03" w:rsidP="00986B7C">
            <w:pPr>
              <w:jc w:val="left"/>
              <w:rPr>
                <w:rFonts w:cs="Arial"/>
                <w:vertAlign w:val="superscript"/>
              </w:rPr>
            </w:pPr>
            <w:r>
              <w:rPr>
                <w:rFonts w:cs="Arial"/>
              </w:rPr>
              <w:t>If specified as a positive integer, the position of the decimal point is moved from the least-significant side of the number toward the most-significant side of the number.  For example, if 3 is specified then, the integer value 1234 represents 1.234. This is equivalent to dividing by 10</w:t>
            </w:r>
            <w:r>
              <w:rPr>
                <w:rFonts w:cs="Arial"/>
                <w:vertAlign w:val="superscript"/>
              </w:rPr>
              <w:t>3.</w:t>
            </w:r>
          </w:p>
          <w:p w14:paraId="2551268B" w14:textId="77777777" w:rsidR="00B46A03" w:rsidRDefault="00B46A03" w:rsidP="00986B7C">
            <w:pPr>
              <w:jc w:val="left"/>
              <w:rPr>
                <w:rFonts w:cs="Arial"/>
              </w:rPr>
            </w:pPr>
            <w:r>
              <w:rPr>
                <w:rFonts w:cs="Arial"/>
              </w:rPr>
              <w:t>If specified as a negative integer, the position of the decimal point is moved from the least significant side of the number further in the less-significant direction. For example, if specified as -3, the integer value 1234 represents 1 234 000.This is equivalent to multiplying by 10</w:t>
            </w:r>
            <w:r>
              <w:rPr>
                <w:rFonts w:cs="Arial"/>
                <w:vertAlign w:val="superscript"/>
              </w:rPr>
              <w:t>3</w:t>
            </w:r>
            <w:r>
              <w:rPr>
                <w:rFonts w:cs="Arial"/>
              </w:rPr>
              <w:t>.</w:t>
            </w:r>
          </w:p>
          <w:p w14:paraId="35405EBD" w14:textId="77777777" w:rsidR="00B46A03" w:rsidRDefault="00B46A03" w:rsidP="00986B7C">
            <w:pPr>
              <w:jc w:val="left"/>
              <w:rPr>
                <w:rFonts w:cs="Arial"/>
              </w:rPr>
            </w:pPr>
            <w:r>
              <w:rPr>
                <w:rFonts w:cs="Arial"/>
              </w:rPr>
              <w:t xml:space="preserve">When unparsing, if the property value is not sufficient to remove the decimal point from the Infoset value, it is a Processing Error. This is true even if the resultant number can be converted into an integer (that is, all digits after the decimal point are zero) because it is an example of excess precision where no rounding is possible. </w:t>
            </w:r>
          </w:p>
          <w:p w14:paraId="017F5400" w14:textId="77777777" w:rsidR="00B46A03" w:rsidRDefault="00B46A03" w:rsidP="00986B7C">
            <w:pPr>
              <w:jc w:val="left"/>
              <w:rPr>
                <w:rFonts w:cs="Arial"/>
              </w:rPr>
            </w:pPr>
            <w:r>
              <w:rPr>
                <w:rFonts w:cs="Arial"/>
              </w:rPr>
              <w:t>Annotation: dfdl:element, dfdl:simpleType</w:t>
            </w:r>
          </w:p>
        </w:tc>
      </w:tr>
      <w:tr w:rsidR="00B46A03" w14:paraId="186D1C7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DB51931" w14:textId="77777777" w:rsidR="00B46A03" w:rsidRDefault="00B46A03" w:rsidP="00986B7C">
            <w:pPr>
              <w:jc w:val="left"/>
              <w:rPr>
                <w:rFonts w:cs="Arial"/>
              </w:rPr>
            </w:pPr>
            <w:r>
              <w:rPr>
                <w:rFonts w:cs="Arial"/>
              </w:rPr>
              <w:lastRenderedPageBreak/>
              <w:t>binaryPackedSignCodes</w:t>
            </w:r>
          </w:p>
        </w:tc>
        <w:tc>
          <w:tcPr>
            <w:tcW w:w="0" w:type="auto"/>
            <w:tcBorders>
              <w:top w:val="single" w:sz="4" w:space="0" w:color="auto"/>
              <w:left w:val="single" w:sz="4" w:space="0" w:color="auto"/>
              <w:bottom w:val="single" w:sz="4" w:space="0" w:color="auto"/>
              <w:right w:val="single" w:sz="4" w:space="0" w:color="auto"/>
            </w:tcBorders>
            <w:hideMark/>
          </w:tcPr>
          <w:p w14:paraId="179427A9" w14:textId="77777777" w:rsidR="00B46A03" w:rsidRDefault="00B46A03" w:rsidP="00986B7C">
            <w:pPr>
              <w:jc w:val="left"/>
              <w:rPr>
                <w:rFonts w:cs="Arial"/>
              </w:rPr>
            </w:pPr>
            <w:r>
              <w:rPr>
                <w:rFonts w:cs="Arial"/>
              </w:rPr>
              <w:t>List of Characters</w:t>
            </w:r>
          </w:p>
          <w:p w14:paraId="29C238BA" w14:textId="77777777" w:rsidR="00B46A03" w:rsidRDefault="00B46A03" w:rsidP="00986B7C">
            <w:pPr>
              <w:jc w:val="left"/>
              <w:rPr>
                <w:rFonts w:cs="Arial"/>
              </w:rPr>
            </w:pPr>
            <w:r>
              <w:rPr>
                <w:rFonts w:cs="Arial"/>
              </w:rPr>
              <w:t>Used only when dfdl:binaryNumberRep or dfdl:binaryCalendarRep is 'packed'</w:t>
            </w:r>
          </w:p>
          <w:p w14:paraId="1B070DDA" w14:textId="77777777" w:rsidR="00B46A03" w:rsidRDefault="00B46A03" w:rsidP="00986B7C">
            <w:pPr>
              <w:jc w:val="left"/>
              <w:rPr>
                <w:rFonts w:cs="Arial"/>
              </w:rPr>
            </w:pPr>
            <w:r>
              <w:rPr>
                <w:rFonts w:cs="Arial"/>
              </w:rPr>
              <w:t>A whitespace separated string giving the hex sign nibbles to use for a positive value, a negative value, an unsigned value, and zero.</w:t>
            </w:r>
          </w:p>
          <w:p w14:paraId="78AB30F5" w14:textId="77777777" w:rsidR="00B46A03" w:rsidRDefault="00B46A03" w:rsidP="00986B7C">
            <w:pPr>
              <w:jc w:val="left"/>
              <w:rPr>
                <w:rFonts w:cs="Arial"/>
              </w:rPr>
            </w:pPr>
            <w:r>
              <w:rPr>
                <w:rFonts w:cs="Arial"/>
              </w:rPr>
              <w:t>Valid values for positive nibble: A, C, E, F</w:t>
            </w:r>
          </w:p>
          <w:p w14:paraId="5A821782" w14:textId="77777777" w:rsidR="00B46A03" w:rsidRDefault="00B46A03" w:rsidP="00986B7C">
            <w:pPr>
              <w:jc w:val="left"/>
              <w:rPr>
                <w:rFonts w:cs="Arial"/>
              </w:rPr>
            </w:pPr>
            <w:r>
              <w:rPr>
                <w:rFonts w:cs="Arial"/>
              </w:rPr>
              <w:t>Valid values for negative nibble: B, D</w:t>
            </w:r>
          </w:p>
          <w:p w14:paraId="4BCCB90E" w14:textId="77777777" w:rsidR="00B46A03" w:rsidRDefault="00B46A03" w:rsidP="00986B7C">
            <w:pPr>
              <w:jc w:val="left"/>
              <w:rPr>
                <w:rFonts w:cs="Arial"/>
              </w:rPr>
            </w:pPr>
            <w:r>
              <w:rPr>
                <w:rFonts w:cs="Arial"/>
              </w:rPr>
              <w:t>Valid values for unsigned nibble: F</w:t>
            </w:r>
          </w:p>
          <w:p w14:paraId="07E43E55" w14:textId="77777777" w:rsidR="00B46A03" w:rsidRDefault="00B46A03" w:rsidP="00986B7C">
            <w:pPr>
              <w:jc w:val="left"/>
              <w:rPr>
                <w:rFonts w:cs="Arial"/>
              </w:rPr>
            </w:pPr>
            <w:r>
              <w:rPr>
                <w:rFonts w:cs="Arial"/>
              </w:rPr>
              <w:t>Valid values for zero sign: A C E F 0</w:t>
            </w:r>
          </w:p>
          <w:p w14:paraId="5A37FA1A" w14:textId="77777777" w:rsidR="00B46A03" w:rsidRDefault="00B46A03" w:rsidP="00986B7C">
            <w:pPr>
              <w:jc w:val="left"/>
              <w:rPr>
                <w:rFonts w:cs="Arial"/>
              </w:rPr>
            </w:pPr>
            <w:r>
              <w:rPr>
                <w:rFonts w:cs="Arial"/>
              </w:rPr>
              <w:t xml:space="preserve">Example: 'C D F C' – typical S/390 usage </w:t>
            </w:r>
          </w:p>
          <w:p w14:paraId="30828C44" w14:textId="77777777" w:rsidR="00B46A03" w:rsidRDefault="00B46A03" w:rsidP="00986B7C">
            <w:pPr>
              <w:jc w:val="left"/>
              <w:rPr>
                <w:rFonts w:cs="Arial"/>
              </w:rPr>
            </w:pPr>
            <w:r>
              <w:rPr>
                <w:rFonts w:cs="Arial"/>
              </w:rPr>
              <w:t xml:space="preserve">Example: 'C D F 0' – handle special case for zero </w:t>
            </w:r>
          </w:p>
          <w:p w14:paraId="1B4BD7DC" w14:textId="77777777" w:rsidR="00B46A03" w:rsidRDefault="00B46A03" w:rsidP="00986B7C">
            <w:pPr>
              <w:jc w:val="left"/>
              <w:rPr>
                <w:rFonts w:cs="Arial"/>
              </w:rPr>
            </w:pPr>
            <w:r>
              <w:rPr>
                <w:rFonts w:cs="Arial"/>
              </w:rPr>
              <w:t xml:space="preserve">On parsing, whether to accept all valid values for a positive, negative or unsigned number, and for zero, is governed by the dfdl:binaryNumberCheckPolicy property. On unparsing, the specified values are always used. </w:t>
            </w:r>
          </w:p>
          <w:p w14:paraId="47A4CD84" w14:textId="77777777" w:rsidR="00B46A03" w:rsidRDefault="00B46A03" w:rsidP="00986B7C">
            <w:pPr>
              <w:jc w:val="left"/>
              <w:rPr>
                <w:rFonts w:cs="Arial"/>
              </w:rPr>
            </w:pPr>
            <w:r>
              <w:rPr>
                <w:rFonts w:cs="Arial"/>
              </w:rPr>
              <w:t>Annotation: dfdl:element, dfdl:simpleType</w:t>
            </w:r>
          </w:p>
        </w:tc>
      </w:tr>
      <w:tr w:rsidR="00B46A03" w14:paraId="6760A495"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CE8EC93" w14:textId="77777777" w:rsidR="00B46A03" w:rsidRDefault="00B46A03" w:rsidP="00986B7C">
            <w:pPr>
              <w:jc w:val="left"/>
              <w:rPr>
                <w:rFonts w:cs="Arial"/>
              </w:rPr>
            </w:pPr>
            <w:r>
              <w:rPr>
                <w:rFonts w:cs="Arial"/>
              </w:rPr>
              <w:t>binaryNumberCheckPolicy</w:t>
            </w:r>
          </w:p>
        </w:tc>
        <w:tc>
          <w:tcPr>
            <w:tcW w:w="0" w:type="auto"/>
            <w:tcBorders>
              <w:top w:val="single" w:sz="4" w:space="0" w:color="auto"/>
              <w:left w:val="single" w:sz="4" w:space="0" w:color="auto"/>
              <w:bottom w:val="single" w:sz="4" w:space="0" w:color="auto"/>
              <w:right w:val="single" w:sz="4" w:space="0" w:color="auto"/>
            </w:tcBorders>
            <w:hideMark/>
          </w:tcPr>
          <w:p w14:paraId="7EC88EDA" w14:textId="77777777" w:rsidR="00B46A03" w:rsidRDefault="00B46A03" w:rsidP="00986B7C">
            <w:pPr>
              <w:jc w:val="left"/>
              <w:rPr>
                <w:rFonts w:cs="Arial"/>
              </w:rPr>
            </w:pPr>
            <w:r>
              <w:rPr>
                <w:rFonts w:cs="Arial"/>
              </w:rPr>
              <w:t xml:space="preserve">Enum </w:t>
            </w:r>
          </w:p>
          <w:p w14:paraId="6F1D3E06" w14:textId="77777777" w:rsidR="00B46A03" w:rsidRDefault="00B46A03" w:rsidP="00986B7C">
            <w:pPr>
              <w:jc w:val="left"/>
              <w:rPr>
                <w:rFonts w:cs="Arial"/>
              </w:rPr>
            </w:pPr>
            <w:r>
              <w:rPr>
                <w:rFonts w:cs="Arial"/>
              </w:rPr>
              <w:t xml:space="preserve">Values are 'strict' and 'lax'. </w:t>
            </w:r>
          </w:p>
          <w:p w14:paraId="4FE15DB2" w14:textId="77777777" w:rsidR="00B46A03" w:rsidRDefault="00B46A03" w:rsidP="00986B7C">
            <w:pPr>
              <w:jc w:val="left"/>
              <w:rPr>
                <w:rFonts w:cs="Arial"/>
              </w:rPr>
            </w:pPr>
            <w:r>
              <w:rPr>
                <w:rFonts w:cs="Arial"/>
              </w:rPr>
              <w:t xml:space="preserve">Indicates how lenient to be when parsing binary numbers. </w:t>
            </w:r>
          </w:p>
          <w:p w14:paraId="13D456B3" w14:textId="77777777" w:rsidR="00B46A03" w:rsidRDefault="00B46A03" w:rsidP="00986B7C">
            <w:pPr>
              <w:jc w:val="left"/>
              <w:rPr>
                <w:rFonts w:cs="Arial"/>
              </w:rPr>
            </w:pPr>
            <w:r>
              <w:rPr>
                <w:rFonts w:cs="Arial"/>
              </w:rPr>
              <w:t xml:space="preserve">If 'lax' then the parser tolerates all valid alternatives where such alternatives exist. Specifically, for dfdl:binaryNumberRep 'packed' the sign nibble for positive, negative, unsigned and zero can be any of the valid respective values. </w:t>
            </w:r>
          </w:p>
          <w:p w14:paraId="540ECD1E" w14:textId="77777777" w:rsidR="00B46A03" w:rsidRDefault="00B46A03" w:rsidP="00986B7C">
            <w:pPr>
              <w:jc w:val="left"/>
              <w:rPr>
                <w:rFonts w:cs="Arial"/>
              </w:rPr>
            </w:pPr>
            <w:r>
              <w:rPr>
                <w:rFonts w:cs="Arial"/>
              </w:rPr>
              <w:t>On unparsing, the specified value is always used</w:t>
            </w:r>
          </w:p>
          <w:p w14:paraId="56DFEBA9" w14:textId="77777777" w:rsidR="00B46A03" w:rsidRDefault="00B46A03" w:rsidP="00986B7C">
            <w:pPr>
              <w:keepNext/>
              <w:jc w:val="left"/>
              <w:rPr>
                <w:rFonts w:cs="Arial"/>
              </w:rPr>
            </w:pPr>
            <w:r>
              <w:rPr>
                <w:rFonts w:cs="Arial"/>
              </w:rPr>
              <w:t>Annotation: dfdl:element, dfdl:simpleType</w:t>
            </w:r>
          </w:p>
        </w:tc>
      </w:tr>
    </w:tbl>
    <w:p w14:paraId="0196E171" w14:textId="08A0B706" w:rsidR="00B46A03" w:rsidRDefault="00B46A03" w:rsidP="00B46A03">
      <w:pPr>
        <w:pStyle w:val="Caption"/>
        <w:rPr>
          <w:rFonts w:cs="Arial"/>
        </w:rPr>
      </w:pPr>
      <w:r>
        <w:lastRenderedPageBreak/>
        <w:t xml:space="preserve">Table </w:t>
      </w:r>
      <w:r>
        <w:fldChar w:fldCharType="begin"/>
      </w:r>
      <w:r>
        <w:instrText xml:space="preserve"> SEQ Table \* ARABIC </w:instrText>
      </w:r>
      <w:r>
        <w:fldChar w:fldCharType="separate"/>
      </w:r>
      <w:r w:rsidR="009D1493">
        <w:rPr>
          <w:noProof/>
        </w:rPr>
        <w:t>35</w:t>
      </w:r>
      <w:r>
        <w:rPr>
          <w:noProof/>
        </w:rPr>
        <w:fldChar w:fldCharType="end"/>
      </w:r>
      <w:r>
        <w:t xml:space="preserve"> Properties Specific to Number with Binary Representation</w:t>
      </w:r>
    </w:p>
    <w:p w14:paraId="1453627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5107" w:name="_Ref263169411"/>
      <w:bookmarkStart w:id="5108" w:name="_Ref263169417"/>
      <w:bookmarkStart w:id="5109" w:name="_Ref365060856"/>
      <w:bookmarkStart w:id="5110" w:name="_Ref365060860"/>
      <w:bookmarkStart w:id="5111" w:name="_Toc62570169"/>
      <w:bookmarkStart w:id="5112" w:name="_Toc210216891"/>
      <w:bookmarkStart w:id="5113" w:name="_Toc219441023"/>
      <w:bookmarkStart w:id="5114" w:name="_Toc349042758"/>
      <w:bookmarkStart w:id="5115" w:name="_Ref216517198"/>
      <w:bookmarkStart w:id="5116" w:name="_Toc243112834"/>
      <w:r>
        <w:rPr>
          <w:rFonts w:eastAsia="Times New Roman"/>
        </w:rPr>
        <w:t xml:space="preserve">Converting Logical Numbers to/from Binary </w:t>
      </w:r>
      <w:bookmarkEnd w:id="5107"/>
      <w:bookmarkEnd w:id="5108"/>
      <w:r>
        <w:rPr>
          <w:rFonts w:eastAsia="Times New Roman"/>
        </w:rPr>
        <w:t>Representation</w:t>
      </w:r>
      <w:bookmarkEnd w:id="5109"/>
      <w:bookmarkEnd w:id="5110"/>
      <w:bookmarkEnd w:id="5111"/>
      <w:bookmarkEnd w:id="5112"/>
      <w:bookmarkEnd w:id="5113"/>
    </w:p>
    <w:p w14:paraId="5DF4AAAC" w14:textId="77777777" w:rsidR="00B46A03" w:rsidRDefault="00B46A03" w:rsidP="00B46A03">
      <w:pPr>
        <w:rPr>
          <w:ins w:id="5117" w:author="Beckerle, Mike" w:date="2025-12-29T17:48:00Z" w16du:dateUtc="2025-12-29T22:48:00Z"/>
          <w:rFonts w:cs="Arial"/>
          <w:lang w:eastAsia="en-GB"/>
        </w:rPr>
      </w:pPr>
      <w:r>
        <w:rPr>
          <w:rFonts w:cs="Arial"/>
          <w:lang w:eastAsia="en-GB"/>
        </w:rPr>
        <w:t>When unparsing a binary number (packed decimal or twos-complement) and excess precision is supplied in the Infoset no rounding occurs. It is a Processing Error.</w:t>
      </w:r>
    </w:p>
    <w:p w14:paraId="785DFBAF" w14:textId="0DE0E7C6" w:rsidR="00C2665C" w:rsidRDefault="00C2665C" w:rsidP="00B46A03">
      <w:pPr>
        <w:rPr>
          <w:ins w:id="5118" w:author="Beckerle, Mike" w:date="2025-12-29T17:49:00Z" w16du:dateUtc="2025-12-29T22:49:00Z"/>
          <w:rFonts w:cs="Arial"/>
        </w:rPr>
      </w:pPr>
      <w:ins w:id="5119" w:author="Beckerle, Mike" w:date="2025-12-29T17:48:00Z">
        <w:r w:rsidRPr="00C2665C">
          <w:rPr>
            <w:rFonts w:cs="Arial"/>
          </w:rPr>
          <w:t>When</w:t>
        </w:r>
      </w:ins>
      <w:ins w:id="5120" w:author="Beckerle, Mike" w:date="2025-12-29T17:48:00Z" w16du:dateUtc="2025-12-29T22:48:00Z">
        <w:r>
          <w:rPr>
            <w:rFonts w:cs="Arial"/>
          </w:rPr>
          <w:t xml:space="preserve"> property</w:t>
        </w:r>
      </w:ins>
      <w:ins w:id="5121" w:author="Beckerle, Mike" w:date="2025-12-29T17:48:00Z">
        <w:r w:rsidRPr="00C2665C">
          <w:rPr>
            <w:rFonts w:cs="Arial"/>
          </w:rPr>
          <w:t xml:space="preserve"> dfdl:binaryNumberRep="binary", then dfdl:decimalSigned controls whether the underlying representation is interpreted as a twos-complement signed binary integer or an unsigned binary integer. This value is then scaled using dfdl:binaryDecimalVirtualPoint to convert to/from the infoset value.</w:t>
        </w:r>
      </w:ins>
    </w:p>
    <w:p w14:paraId="75D45541" w14:textId="0BF383DC" w:rsidR="000D7A4D" w:rsidRDefault="000D7A4D" w:rsidP="00B46A03">
      <w:pPr>
        <w:rPr>
          <w:ins w:id="5122" w:author="Beckerle, Mike" w:date="2025-12-29T17:49:00Z" w16du:dateUtc="2025-12-29T22:49:00Z"/>
          <w:rFonts w:cs="Arial"/>
        </w:rPr>
      </w:pPr>
      <w:ins w:id="5123" w:author="Beckerle, Mike" w:date="2025-12-29T17:49:00Z">
        <w:r w:rsidRPr="000D7A4D">
          <w:rPr>
            <w:rFonts w:cs="Arial"/>
          </w:rPr>
          <w:t>When dfdl:binaryNumberRep is 'bcd', no sign is possible and the dfdl:decimalSigned property is ignored.</w:t>
        </w:r>
      </w:ins>
    </w:p>
    <w:p w14:paraId="79E6AA24" w14:textId="534AB4D2" w:rsidR="000D7A4D" w:rsidRDefault="000D7A4D" w:rsidP="00B46A03">
      <w:pPr>
        <w:rPr>
          <w:ins w:id="5124" w:author="Beckerle, Mike" w:date="2025-12-29T17:50:00Z" w16du:dateUtc="2025-12-29T22:50:00Z"/>
          <w:rFonts w:cs="Arial"/>
        </w:rPr>
      </w:pPr>
      <w:ins w:id="5125" w:author="Beckerle, Mike" w:date="2025-12-29T17:49:00Z">
        <w:r w:rsidRPr="000D7A4D">
          <w:rPr>
            <w:rFonts w:cs="Arial"/>
          </w:rPr>
          <w:t>When dfdl:binaryNumberRep is 'packed' a sign nibble is required and the dfdl:decimalSigned property is ignored.</w:t>
        </w:r>
      </w:ins>
      <w:ins w:id="5126" w:author="Beckerle, Mike" w:date="2025-12-29T17:50:00Z" w16du:dateUtc="2025-12-29T22:50:00Z">
        <w:r>
          <w:rPr>
            <w:rFonts w:cs="Arial"/>
          </w:rPr>
          <w:t xml:space="preserve"> </w:t>
        </w:r>
      </w:ins>
      <w:ins w:id="5127" w:author="Beckerle, Mike" w:date="2025-12-29T17:49:00Z">
        <w:r w:rsidRPr="000D7A4D">
          <w:rPr>
            <w:rFonts w:cs="Arial"/>
          </w:rPr>
          <w:t>(</w:t>
        </w:r>
      </w:ins>
      <w:ins w:id="5128" w:author="Beckerle, Mike" w:date="2025-12-29T17:50:00Z" w16du:dateUtc="2025-12-29T22:50:00Z">
        <w:r>
          <w:rPr>
            <w:rFonts w:cs="Arial"/>
          </w:rPr>
          <w:t>N</w:t>
        </w:r>
      </w:ins>
      <w:ins w:id="5129" w:author="Beckerle, Mike" w:date="2025-12-29T17:49:00Z" w16du:dateUtc="2025-12-29T22:49:00Z">
        <w:r>
          <w:rPr>
            <w:rFonts w:cs="Arial"/>
          </w:rPr>
          <w:t>ote that</w:t>
        </w:r>
      </w:ins>
      <w:ins w:id="5130" w:author="Beckerle, Mike" w:date="2025-12-29T17:49:00Z">
        <w:r w:rsidRPr="000D7A4D">
          <w:rPr>
            <w:rFonts w:cs="Arial"/>
          </w:rPr>
          <w:t xml:space="preserve"> packed but unsigned is the same as BCD</w:t>
        </w:r>
      </w:ins>
      <w:ins w:id="5131" w:author="Beckerle, Mike" w:date="2025-12-29T17:50:00Z" w16du:dateUtc="2025-12-29T22:50:00Z">
        <w:r>
          <w:rPr>
            <w:rFonts w:cs="Arial"/>
          </w:rPr>
          <w:t>.</w:t>
        </w:r>
      </w:ins>
      <w:ins w:id="5132" w:author="Beckerle, Mike" w:date="2025-12-29T17:49:00Z">
        <w:r w:rsidRPr="000D7A4D">
          <w:rPr>
            <w:rFonts w:cs="Arial"/>
          </w:rPr>
          <w:t>)</w:t>
        </w:r>
      </w:ins>
    </w:p>
    <w:p w14:paraId="1FE848EA" w14:textId="725EE256" w:rsidR="000D7A4D" w:rsidRDefault="000D7A4D" w:rsidP="00B46A03">
      <w:pPr>
        <w:rPr>
          <w:rFonts w:cs="Arial"/>
        </w:rPr>
      </w:pPr>
      <w:ins w:id="5133" w:author="Beckerle, Mike" w:date="2025-12-29T17:50:00Z">
        <w:r w:rsidRPr="000D7A4D">
          <w:rPr>
            <w:rFonts w:cs="Arial"/>
          </w:rPr>
          <w:t>When dfdl:binaryNumberRep is "ibm4690Packed" the dfdl:decimalSigned property is used to determine if negative values are allowed, i.e., the packed digits may be preceded by a negative sign nibble.</w:t>
        </w:r>
      </w:ins>
      <w:ins w:id="5134" w:author="Beckerle, Mike" w:date="2025-12-29T17:50:00Z" w16du:dateUtc="2025-12-29T22:50:00Z">
        <w:r>
          <w:rPr>
            <w:rFonts w:cs="Arial"/>
          </w:rPr>
          <w:t xml:space="preserve"> </w:t>
        </w:r>
      </w:ins>
      <w:ins w:id="5135" w:author="Beckerle, Mike" w:date="2025-12-29T17:50:00Z">
        <w:r w:rsidRPr="000D7A4D">
          <w:rPr>
            <w:rFonts w:cs="Arial"/>
          </w:rPr>
          <w:t>If dfdl:decimalSigned is "no" then no sign nibble is expected or allowed.</w:t>
        </w:r>
      </w:ins>
    </w:p>
    <w:p w14:paraId="0E44661C"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5136" w:name="_Ref364448330"/>
      <w:r>
        <w:rPr>
          <w:rFonts w:eastAsia="Times New Roman" w:cs="Arial"/>
        </w:rPr>
        <w:t>Converting Base-2 Binary Numbers</w:t>
      </w:r>
      <w:bookmarkEnd w:id="5136"/>
    </w:p>
    <w:p w14:paraId="710E0541" w14:textId="77777777" w:rsidR="00B46A03" w:rsidRDefault="00B46A03" w:rsidP="00B46A03">
      <w:r>
        <w:rPr>
          <w:rFonts w:cs="Arial"/>
        </w:rPr>
        <w:t>For both parsing and unparsing, the bit string that represents the content region for a base-2 binary number is converted to/from an Infoset value by a calculation that involves the length and the dfdl:byteOrder and dfdl:bitOrder properties.</w:t>
      </w:r>
    </w:p>
    <w:p w14:paraId="41EC7A96" w14:textId="77777777" w:rsidR="00B46A03" w:rsidRDefault="00B46A03" w:rsidP="00B46A03">
      <w:r>
        <w:rPr>
          <w:rFonts w:cs="Arial"/>
        </w:rPr>
        <w:t>When parsing, DFDL specifies how an unsigned integer of unbounded magnitude is computed from a bit string based on its length, and the dfdl:byteOrder and dfdl:bitOrder properties. For signed types, this unbounded integer is converted into a signed value by way of the well-known twos-complement scheme, and for the xs:decimal type, the dfdl:binaryDecimalVirtualPoint property can be used to convert this integer into a decimal value with an integer and a fractional component.</w:t>
      </w:r>
    </w:p>
    <w:p w14:paraId="28279C98" w14:textId="77777777" w:rsidR="00B46A03" w:rsidRDefault="00B46A03" w:rsidP="00B46A03">
      <w:r>
        <w:rPr>
          <w:rFonts w:cs="Arial"/>
        </w:rPr>
        <w:t xml:space="preserve">A DFDL implementation can use any conversion technique consistent with this description. </w:t>
      </w:r>
    </w:p>
    <w:p w14:paraId="12AF2D5E"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Bit strings, Alignment, and dfdl:fillByte</w:t>
      </w:r>
    </w:p>
    <w:p w14:paraId="656C20D3" w14:textId="77777777" w:rsidR="00B46A03" w:rsidRDefault="00B46A03" w:rsidP="00B46A03">
      <w:pPr>
        <w:rPr>
          <w:rFonts w:cs="Arial"/>
        </w:rPr>
      </w:pPr>
      <w:r>
        <w:rPr>
          <w:rFonts w:cs="Arial"/>
        </w:rPr>
        <w:t>The dfdl:alignmentUnits of 'bits', and dfdl:alignment of '1' can be used to position a bit string anywhere in the data stream without regard for any other grouping of bits into bytes. </w:t>
      </w:r>
    </w:p>
    <w:p w14:paraId="003428E8" w14:textId="77777777" w:rsidR="00B46A03" w:rsidRDefault="00B46A03" w:rsidP="00B46A03">
      <w:pPr>
        <w:rPr>
          <w:rFonts w:cs="Arial"/>
        </w:rPr>
      </w:pPr>
      <w:r>
        <w:rPr>
          <w:rFonts w:cs="Arial"/>
        </w:rPr>
        <w:t>The numeric value of the unsigned integer represented by a bit string is unaffected by alignment. </w:t>
      </w:r>
    </w:p>
    <w:p w14:paraId="6C11EF1F" w14:textId="77777777" w:rsidR="00B46A03" w:rsidRDefault="00B46A03" w:rsidP="00B46A03">
      <w:pPr>
        <w:rPr>
          <w:rFonts w:cs="Arial"/>
        </w:rPr>
      </w:pPr>
      <w:r>
        <w:rPr>
          <w:rFonts w:cs="Arial"/>
        </w:rPr>
        <w:t>When unparsing a bit string, alignment may cause the bits within the bit string to occupy only some of the bits within a byte of the data stream. The bits of data in the alignment fill region are unspecified by the elements of the DFDL schema, and when parsing, neither they, nor any data computed from them are put into the DFDL Infoset. During unparsing, such unspecified bits are filled in using the value of the dfdl:fillByte property. Corresponding bits from the dfdl:fillByte value are used to fill in unspecified bits of the data stream. That is, if bit K (K is 1 or greater, but less than or equal to 8) of a data stream byte is unspecified, its value is taken from bit K of the dfdl:fillByte property value. </w:t>
      </w:r>
    </w:p>
    <w:p w14:paraId="070F63DD" w14:textId="77777777" w:rsidR="00B46A03" w:rsidRDefault="00B46A03" w:rsidP="00B46A03">
      <w:pPr>
        <w:rPr>
          <w:rFonts w:cs="Arial"/>
        </w:rPr>
      </w:pPr>
      <w:r>
        <w:rPr>
          <w:rFonts w:cs="Arial"/>
        </w:rPr>
        <w:t>Since the value of any bit string element is unaffected by alignment, the logical unsigned integer value for a bit-string is always computed as if the first bit were at position 1 of the bit stream. If the dfdl:length for the bit-string evaluates to M, then the bit-string conceptually occupies bits 1 to M of a data stream for purposes of computing its value.</w:t>
      </w:r>
    </w:p>
    <w:p w14:paraId="7476D0DA"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Bits within Bit Strings of Length &lt;= 8</w:t>
      </w:r>
    </w:p>
    <w:p w14:paraId="0D37248C" w14:textId="77777777" w:rsidR="00B46A03" w:rsidRDefault="00B46A03" w:rsidP="00B46A03">
      <w:r>
        <w:t>Any time the length in bits,</w:t>
      </w:r>
      <w:r w:rsidRPr="00FD51E3">
        <w:rPr>
          <w:i/>
          <w:iCs/>
        </w:rPr>
        <w:t xml:space="preserve"> M</w:t>
      </w:r>
      <w:r>
        <w:t xml:space="preserve">,  is </w:t>
      </w:r>
      <w:r w:rsidRPr="00C15E65">
        <w:rPr>
          <w:i/>
          <w:iCs/>
        </w:rPr>
        <w:t>&lt; 8</w:t>
      </w:r>
      <w:r>
        <w:t xml:space="preserve">, then when set, the bit at position </w:t>
      </w:r>
      <w:r w:rsidRPr="00FD51E3">
        <w:rPr>
          <w:i/>
          <w:iCs/>
        </w:rPr>
        <w:t>Z</w:t>
      </w:r>
      <w:r>
        <w:t xml:space="preserve">, starting from the most-significant bit, (typically written on the left) supplies value </w:t>
      </w:r>
      <w:r w:rsidRPr="00C15E65">
        <w:rPr>
          <w:i/>
          <w:iCs/>
        </w:rPr>
        <w:t>2^(M-Z)</w:t>
      </w:r>
      <w:r>
        <w:t>, and the value of the bit string as an integer is the sum of these values for each of its bits. </w:t>
      </w:r>
    </w:p>
    <w:p w14:paraId="1781D153"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5137" w:name="_Ref390341590"/>
      <w:r>
        <w:rPr>
          <w:rFonts w:eastAsia="Times New Roman"/>
        </w:rPr>
        <w:lastRenderedPageBreak/>
        <w:t>Bits within Bit Strings of Length &gt; 8</w:t>
      </w:r>
      <w:bookmarkEnd w:id="5137"/>
    </w:p>
    <w:p w14:paraId="6A48150C" w14:textId="77777777" w:rsidR="00B46A03" w:rsidRDefault="00B46A03" w:rsidP="00B46A03">
      <w:r>
        <w:t xml:space="preserve">Call </w:t>
      </w:r>
      <w:r w:rsidRPr="00FD51E3">
        <w:rPr>
          <w:i/>
          <w:iCs/>
        </w:rPr>
        <w:t>M</w:t>
      </w:r>
      <w:r>
        <w:t xml:space="preserve"> the length of the bit string element in bits. In general, when </w:t>
      </w:r>
      <w:r w:rsidRPr="00FD51E3">
        <w:rPr>
          <w:i/>
          <w:iCs/>
        </w:rPr>
        <w:t>M &gt; 8</w:t>
      </w:r>
      <w:r>
        <w:t xml:space="preserve"> the contribution of a bit in position </w:t>
      </w:r>
      <w:r w:rsidRPr="00FD51E3">
        <w:rPr>
          <w:i/>
          <w:iCs/>
        </w:rPr>
        <w:t>i</w:t>
      </w:r>
      <w:r>
        <w:t xml:space="preserve"> to the numeric value of a bit string is given by a formula specific to the dfdl:byteOrder.</w:t>
      </w:r>
    </w:p>
    <w:p w14:paraId="6A5C5A87" w14:textId="77777777" w:rsidR="00B46A03" w:rsidRDefault="00B46A03" w:rsidP="00B46A03">
      <w:r>
        <w:t xml:space="preserve">For dfdl:byteOrder of 'bigEndian' the value of bit </w:t>
      </w:r>
      <w:r w:rsidRPr="00FD51E3">
        <w:rPr>
          <w:i/>
          <w:iCs/>
        </w:rPr>
        <w:t>i</w:t>
      </w:r>
      <w:r>
        <w:t xml:space="preserve"> is given by </w:t>
      </w:r>
      <w:r w:rsidRPr="00FD51E3">
        <w:rPr>
          <w:i/>
          <w:iCs/>
        </w:rPr>
        <w:t>2^(M - i)</w:t>
      </w:r>
      <w:r>
        <w:t xml:space="preserve">, where </w:t>
      </w:r>
      <w:r w:rsidRPr="00FD51E3">
        <w:rPr>
          <w:i/>
          <w:iCs/>
        </w:rPr>
        <w:t>i = 1</w:t>
      </w:r>
      <w:r>
        <w:t xml:space="preserve"> is the index of the most-significant bit.</w:t>
      </w:r>
    </w:p>
    <w:p w14:paraId="7409DFD5" w14:textId="77777777" w:rsidR="00B46A03" w:rsidRDefault="00B46A03" w:rsidP="00B46A03">
      <w:r>
        <w:t>For dfdl:byteOrder of 'littleEndian' the value of bit i is given by a more complex formula. The following pseudo code computes the value of a bit in a littleEndian bit string. It is just a very big expression but is spread out over many local variables to illustrate the various sub-calculations clearly. DFDL implementations MAY use any way of converting bit strings to the corresponding integer values that is consistent with this:</w:t>
      </w:r>
    </w:p>
    <w:p w14:paraId="39DCD2B5" w14:textId="77777777" w:rsidR="00B46A03" w:rsidRDefault="00B46A03" w:rsidP="00B46A03">
      <w:r>
        <w:t>In the pseudo code below:</w:t>
      </w:r>
    </w:p>
    <w:p w14:paraId="678C4BFC" w14:textId="77777777" w:rsidR="00B46A03" w:rsidRPr="00E112C9" w:rsidRDefault="00B46A03" w:rsidP="00EB2287">
      <w:pPr>
        <w:pStyle w:val="ListParagraph"/>
        <w:numPr>
          <w:ilvl w:val="0"/>
          <w:numId w:val="172"/>
        </w:numPr>
        <w:tabs>
          <w:tab w:val="clear" w:pos="403"/>
        </w:tabs>
        <w:spacing w:before="60" w:after="60" w:line="240" w:lineRule="auto"/>
        <w:jc w:val="left"/>
      </w:pPr>
      <w:r w:rsidRPr="00E112C9">
        <w:t>'%' is modular division (division where remainder is returned)</w:t>
      </w:r>
    </w:p>
    <w:p w14:paraId="0C4BE169" w14:textId="77777777" w:rsidR="00B46A03" w:rsidRPr="00E112C9" w:rsidRDefault="00B46A03" w:rsidP="00EB2287">
      <w:pPr>
        <w:pStyle w:val="ListParagraph"/>
        <w:numPr>
          <w:ilvl w:val="0"/>
          <w:numId w:val="172"/>
        </w:numPr>
        <w:tabs>
          <w:tab w:val="clear" w:pos="403"/>
        </w:tabs>
        <w:spacing w:before="60" w:after="60" w:line="240" w:lineRule="auto"/>
        <w:jc w:val="left"/>
      </w:pPr>
      <w:r w:rsidRPr="00E112C9">
        <w:t>'/' is regular division (quotient is returned)</w:t>
      </w:r>
    </w:p>
    <w:p w14:paraId="56132AF9" w14:textId="77777777" w:rsidR="00B46A03" w:rsidRPr="00E112C9" w:rsidRDefault="00B46A03" w:rsidP="00EB2287">
      <w:pPr>
        <w:pStyle w:val="ListParagraph"/>
        <w:numPr>
          <w:ilvl w:val="0"/>
          <w:numId w:val="172"/>
        </w:numPr>
        <w:tabs>
          <w:tab w:val="clear" w:pos="403"/>
        </w:tabs>
        <w:spacing w:before="60" w:after="60" w:line="240" w:lineRule="auto"/>
        <w:jc w:val="left"/>
      </w:pPr>
      <w:r w:rsidRPr="00E112C9">
        <w:t>the expression 'a ? b : c' means 'if a is true, then the value is b, otherwise the value is c'</w:t>
      </w:r>
    </w:p>
    <w:p w14:paraId="3864644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littleEndianBitValue(bitPosition, bitStringLength) </w:t>
      </w:r>
    </w:p>
    <w:p w14:paraId="7E67DF1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b/>
          <w:bCs/>
        </w:rPr>
        <w:t>assert</w:t>
      </w:r>
      <w:r>
        <w:t xml:space="preserve"> bitPosition &gt;= 1;</w:t>
      </w:r>
    </w:p>
    <w:p w14:paraId="71E76E3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b/>
          <w:bCs/>
        </w:rPr>
        <w:t>assert</w:t>
      </w:r>
      <w:r>
        <w:t xml:space="preserve"> bitStringLength &gt;= 1;</w:t>
      </w:r>
    </w:p>
    <w:p w14:paraId="567D338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b/>
          <w:bCs/>
        </w:rPr>
        <w:t>assert</w:t>
      </w:r>
      <w:r>
        <w:t xml:space="preserve"> bitStringLength &gt;= bitPosition;</w:t>
      </w:r>
    </w:p>
    <w:p w14:paraId="1C2F081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numBitsInFinalPartialByte = bitStringLength % 8;</w:t>
      </w:r>
    </w:p>
    <w:p w14:paraId="5355C40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numBitsInWholeBytes = bitStringLength - </w:t>
      </w:r>
    </w:p>
    <w:p w14:paraId="1C4E157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numBitsInFinalPartialByte;</w:t>
      </w:r>
    </w:p>
    <w:p w14:paraId="7A993BC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bitPosInByte = ((bitPosition - 1) % 8) + 1;</w:t>
      </w:r>
    </w:p>
    <w:p w14:paraId="6398510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widthOfActiveBitsInByte = (bitPosition &lt;= numBitsInWholeBytes) </w:t>
      </w:r>
    </w:p>
    <w:p w14:paraId="6569A2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8 : numBitsInFinalPartialByte;</w:t>
      </w:r>
    </w:p>
    <w:p w14:paraId="2080A0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placeValueExponentOfBitInByte = widthOfActiveBitsInByte – </w:t>
      </w:r>
    </w:p>
    <w:p w14:paraId="018F83C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bitPosInByte;</w:t>
      </w:r>
    </w:p>
    <w:p w14:paraId="79C001D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bitValueInByte = 2^placeValueExponentOfBitInByte;</w:t>
      </w:r>
    </w:p>
    <w:p w14:paraId="5612D7E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byteNumZeroBased = (bitPosition - 1)/8;</w:t>
      </w:r>
    </w:p>
    <w:p w14:paraId="2BF11BE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scaleFactorForBytePosition = 2^(8 * byteNumZeroBased);</w:t>
      </w:r>
    </w:p>
    <w:p w14:paraId="5BC8FB4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bitValue = bitValueInByte * scaleFactorForBytePosition;</w:t>
      </w:r>
    </w:p>
    <w:p w14:paraId="485BFA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b/>
          <w:bCs/>
        </w:rPr>
        <w:t>return</w:t>
      </w:r>
      <w:r>
        <w:t xml:space="preserve"> bitValue;</w:t>
      </w:r>
    </w:p>
    <w:p w14:paraId="0BA9C7CE" w14:textId="25712317" w:rsidR="00B46A03" w:rsidRDefault="00B46A03" w:rsidP="00B46A03">
      <w:pPr>
        <w:pStyle w:val="Caption"/>
      </w:pPr>
      <w:r>
        <w:t xml:space="preserve">Figure </w:t>
      </w:r>
      <w:r>
        <w:fldChar w:fldCharType="begin"/>
      </w:r>
      <w:r>
        <w:instrText xml:space="preserve"> SEQ Figure \* ARABIC </w:instrText>
      </w:r>
      <w:r>
        <w:fldChar w:fldCharType="separate"/>
      </w:r>
      <w:r w:rsidR="009D1493">
        <w:rPr>
          <w:noProof/>
        </w:rPr>
        <w:t>5</w:t>
      </w:r>
      <w:r>
        <w:rPr>
          <w:noProof/>
        </w:rPr>
        <w:fldChar w:fldCharType="end"/>
      </w:r>
      <w:r>
        <w:t xml:space="preserve">  Little Endian bit position and value</w:t>
      </w:r>
    </w:p>
    <w:p w14:paraId="0B62E5DB" w14:textId="77777777" w:rsidR="00B46A03" w:rsidRDefault="00B46A03" w:rsidP="00B46A03">
      <w:pPr>
        <w:pStyle w:val="Heading5"/>
        <w:keepNext w:val="0"/>
        <w:tabs>
          <w:tab w:val="clear" w:pos="1021"/>
          <w:tab w:val="clear" w:pos="1080"/>
        </w:tabs>
        <w:suppressAutoHyphens w:val="0"/>
        <w:spacing w:before="240" w:after="60" w:line="240" w:lineRule="auto"/>
        <w:ind w:left="1008" w:hanging="1008"/>
        <w:rPr>
          <w:rFonts w:eastAsia="Times New Roman"/>
        </w:rPr>
      </w:pPr>
      <w:r>
        <w:rPr>
          <w:rFonts w:eastAsia="Times New Roman"/>
        </w:rPr>
        <w:t>Examples of Unsigned Integer Conversion</w:t>
      </w:r>
    </w:p>
    <w:p w14:paraId="6C18C8FD" w14:textId="77777777" w:rsidR="00B46A03" w:rsidRDefault="00B46A03" w:rsidP="00B46A03">
      <w:r>
        <w:t xml:space="preserve">Consider the first three bytes of the data stream. Imagine their numeric values as 0x5A 0x92 0x00. </w:t>
      </w:r>
    </w:p>
    <w:p w14:paraId="0DE388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Positions:</w:t>
      </w:r>
      <w:r>
        <w:rPr>
          <w:rStyle w:val="CodeCharacter"/>
          <w:sz w:val="20"/>
        </w:rPr>
        <w:br/>
        <w:t>00000000 01111111 11122222</w:t>
      </w:r>
      <w:r>
        <w:rPr>
          <w:rStyle w:val="CodeCharacter"/>
          <w:sz w:val="20"/>
        </w:rPr>
        <w:br/>
        <w:t>12345678 90123456 78901234</w:t>
      </w:r>
      <w:r>
        <w:rPr>
          <w:rStyle w:val="CodeCharacter"/>
          <w:sz w:val="20"/>
        </w:rPr>
        <w:br/>
        <w:t>Bits:</w:t>
      </w:r>
      <w:r>
        <w:rPr>
          <w:rStyle w:val="CodeCharacter"/>
          <w:sz w:val="20"/>
        </w:rPr>
        <w:br/>
        <w:t>01011010 10010010 00000000</w:t>
      </w:r>
    </w:p>
    <w:p w14:paraId="6CEDC55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Hex values</w:t>
      </w:r>
      <w:r>
        <w:rPr>
          <w:rStyle w:val="CodeCharacter"/>
          <w:sz w:val="20"/>
        </w:rPr>
        <w:br/>
        <w:t xml:space="preserve">   5   A    9   2    0   0 </w:t>
      </w:r>
    </w:p>
    <w:p w14:paraId="78B8F4F2" w14:textId="77777777" w:rsidR="00B46A03" w:rsidRDefault="00B46A03" w:rsidP="00B46A03">
      <w:r>
        <w:t xml:space="preserve">Beginning at bit position 1, (the very first bit) considering the first two bytes as a bigEndian short, the value is 0x5A92.  </w:t>
      </w:r>
    </w:p>
    <w:p w14:paraId="6A99CD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&lt;xs:element name="num" type="unsignedShort"</w:t>
      </w:r>
    </w:p>
    <w:p w14:paraId="296B46B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dfdl:alignment="1"</w:t>
      </w:r>
    </w:p>
    <w:p w14:paraId="1383913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dfdl:alignmentUnits="bytes" </w:t>
      </w:r>
    </w:p>
    <w:p w14:paraId="396715E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dfdl:byteOrder="bigEndian"</w:t>
      </w:r>
    </w:p>
    <w:p w14:paraId="42BFB20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dfdl:bitOrder="mostSignificantBitFirst"</w:t>
      </w:r>
    </w:p>
    <w:p w14:paraId="4F1DAD7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dfdl:representation="binary"</w:t>
      </w:r>
    </w:p>
    <w:p w14:paraId="40941F1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dfdl:binaryNumberRep="binary"/&gt;</w:t>
      </w:r>
    </w:p>
    <w:p w14:paraId="0D79C166" w14:textId="77777777" w:rsidR="00B46A03" w:rsidRDefault="00B46A03" w:rsidP="00B46A03">
      <w:r>
        <w:t>As a littleEndian short, the value is 0x925A.</w:t>
      </w:r>
    </w:p>
    <w:p w14:paraId="12FD2C3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&lt;xs:element name="num" type="unsignedShort"</w:t>
      </w:r>
    </w:p>
    <w:p w14:paraId="159507E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dfdl:alignment="1"</w:t>
      </w:r>
    </w:p>
    <w:p w14:paraId="115BFF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dfdl:alignmentUnits="bytes" </w:t>
      </w:r>
    </w:p>
    <w:p w14:paraId="1162FDC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dfdl:byteOrder="littleEndian"</w:t>
      </w:r>
    </w:p>
    <w:p w14:paraId="1DAD599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dfdl:bitOrder="mostSignificantBitFirst"</w:t>
      </w:r>
    </w:p>
    <w:p w14:paraId="1E538B9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dfdl:representation="binary"</w:t>
      </w:r>
    </w:p>
    <w:p w14:paraId="061FECF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t xml:space="preserve">        dfdl:binaryNumberRep="binary"</w:t>
      </w:r>
      <w:r>
        <w:rPr>
          <w:lang w:val="en-US"/>
        </w:rPr>
        <w:t>/&gt;</w:t>
      </w:r>
    </w:p>
    <w:p w14:paraId="11D36F6B" w14:textId="77777777" w:rsidR="00B46A03" w:rsidRDefault="00B46A03" w:rsidP="00B46A03">
      <w:r>
        <w:t>Examining a bit string of length 13, beginning at position 2:</w:t>
      </w:r>
    </w:p>
    <w:p w14:paraId="7766169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27E6E7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&lt;xs:element name="ignored" type="unsignedByte"</w:t>
      </w:r>
    </w:p>
    <w:p w14:paraId="67606E3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dfdl:alignment="1" </w:t>
      </w:r>
    </w:p>
    <w:p w14:paraId="797153E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dfdl:alignmentUnits="bits" </w:t>
      </w:r>
    </w:p>
    <w:p w14:paraId="0BABAA0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dfdl:lengthUnits="bits" </w:t>
      </w:r>
    </w:p>
    <w:p w14:paraId="53A730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dfdl:length="1" </w:t>
      </w:r>
    </w:p>
    <w:p w14:paraId="50005E2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dfdl:representation="binary"</w:t>
      </w:r>
    </w:p>
    <w:p w14:paraId="392919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dfdl:binaryNumberRep="binary"/&gt;</w:t>
      </w:r>
    </w:p>
    <w:p w14:paraId="78B2A6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&lt;xs:element name="x" type="unsignedShort" </w:t>
      </w:r>
    </w:p>
    <w:p w14:paraId="789CA98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dfdl:alignment="1" </w:t>
      </w:r>
    </w:p>
    <w:p w14:paraId="2D20F3B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dfdl:alignmentUnits="bits" </w:t>
      </w:r>
    </w:p>
    <w:p w14:paraId="6432929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dfdl:byteOrder="bigEndian"</w:t>
      </w:r>
    </w:p>
    <w:p w14:paraId="032D8B6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dfdl:bitOrder="mostSignificantBitFirst"</w:t>
      </w:r>
    </w:p>
    <w:p w14:paraId="054A009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dfdl:lengthUnits="bits" </w:t>
      </w:r>
    </w:p>
    <w:p w14:paraId="0305FC6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dfdl:length="13" </w:t>
      </w:r>
    </w:p>
    <w:p w14:paraId="17B0A77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dfdl:representation="binary"</w:t>
      </w:r>
    </w:p>
    <w:p w14:paraId="6F1569A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dfdl:binaryNumberRep="binary"/&gt;</w:t>
      </w:r>
    </w:p>
    <w:p w14:paraId="2384464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w:t>
      </w:r>
    </w:p>
    <w:p w14:paraId="24881C6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w:t>
      </w:r>
      <w:r>
        <w:rPr>
          <w:noProof w:val="0"/>
          <w:lang w:eastAsia="en-US"/>
        </w:rPr>
        <w:t>/</w:t>
      </w:r>
      <w:r>
        <w:t>xs:sequence&gt;</w:t>
      </w:r>
    </w:p>
    <w:p w14:paraId="14B59D3E" w14:textId="77777777" w:rsidR="00B46A03" w:rsidRDefault="00B46A03" w:rsidP="00B46A03">
      <w:r>
        <w:t>One can examine the same data stream and consider the bit positions that make up element 'x', which are the bits at positions 2 through 14 inclusive.</w:t>
      </w:r>
    </w:p>
    <w:p w14:paraId="165E0B7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Positions:</w:t>
      </w:r>
      <w:r>
        <w:rPr>
          <w:rStyle w:val="CodeCharacter"/>
          <w:sz w:val="20"/>
        </w:rPr>
        <w:br/>
        <w:t>00000000 01111111 11122222</w:t>
      </w:r>
      <w:r>
        <w:rPr>
          <w:rStyle w:val="CodeCharacter"/>
          <w:sz w:val="20"/>
        </w:rPr>
        <w:br/>
        <w:t>12345678 90123456 78901234</w:t>
      </w:r>
      <w:r>
        <w:rPr>
          <w:rStyle w:val="CodeCharacter"/>
          <w:sz w:val="20"/>
        </w:rPr>
        <w:br/>
        <w:t>Bits:</w:t>
      </w:r>
      <w:r>
        <w:rPr>
          <w:rStyle w:val="CodeCharacter"/>
          <w:sz w:val="20"/>
        </w:rPr>
        <w:br/>
        <w:t xml:space="preserve"> 1011010 100100 </w:t>
      </w:r>
    </w:p>
    <w:p w14:paraId="30EBD4EA" w14:textId="77777777" w:rsidR="00B46A03" w:rsidRDefault="00B46A03" w:rsidP="00B46A03">
      <w:r>
        <w:t>Since alignment does not affect logical value, one obtains the same logical value as if the bits were realigned. That is, the value is the same as if the bits of the element's representation began with bit position 1.</w:t>
      </w:r>
    </w:p>
    <w:p w14:paraId="6253DD5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Realigned Positions:</w:t>
      </w:r>
      <w:r>
        <w:rPr>
          <w:rStyle w:val="CodeCharacter"/>
          <w:sz w:val="20"/>
        </w:rPr>
        <w:br/>
        <w:t>00000000 01111111 11122222</w:t>
      </w:r>
      <w:r>
        <w:rPr>
          <w:rStyle w:val="CodeCharacter"/>
          <w:sz w:val="20"/>
        </w:rPr>
        <w:br/>
        <w:t>12345678 90123456 78901234</w:t>
      </w:r>
      <w:r>
        <w:rPr>
          <w:rStyle w:val="CodeCharacter"/>
          <w:sz w:val="20"/>
        </w:rPr>
        <w:br/>
        <w:t>Bits:</w:t>
      </w:r>
      <w:r>
        <w:rPr>
          <w:rStyle w:val="CodeCharacter"/>
          <w:sz w:val="20"/>
        </w:rPr>
        <w:br/>
        <w:t>10110101 00100</w:t>
      </w:r>
    </w:p>
    <w:p w14:paraId="465E2AC4" w14:textId="77777777" w:rsidR="00B46A03" w:rsidRDefault="00B46A03" w:rsidP="00B46A03">
      <w:r>
        <w:t xml:space="preserve">The DFDL schema fragment above gives element 'x' the dfdl:byteOrder 'bigEndian' property and the dfdl:bitOrder 'mostSignificantBitFirst' property. In this case the place value of each position is given by </w:t>
      </w:r>
      <w:r w:rsidRPr="00C15E65">
        <w:rPr>
          <w:i/>
          <w:iCs/>
        </w:rPr>
        <w:t>2</w:t>
      </w:r>
      <w:r w:rsidRPr="00C15E65">
        <w:rPr>
          <w:i/>
          <w:iCs/>
          <w:vertAlign w:val="superscript"/>
        </w:rPr>
        <w:t>(M – i)</w:t>
      </w:r>
      <w:r>
        <w:t>. Below the bit values are lined up underneath their place-values.</w:t>
      </w:r>
    </w:p>
    <w:p w14:paraId="259B7FD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Place value of bits</w:t>
      </w:r>
    </w:p>
    <w:p w14:paraId="59841E6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...11110 00000000</w:t>
      </w:r>
      <w:r>
        <w:rPr>
          <w:rStyle w:val="CodeCharacter"/>
          <w:sz w:val="20"/>
        </w:rPr>
        <w:br/>
        <w:t>...21098 76543210</w:t>
      </w:r>
    </w:p>
    <w:p w14:paraId="3C8EC0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Bit values</w:t>
      </w:r>
    </w:p>
    <w:p w14:paraId="4B7C47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...10110 10100100</w:t>
      </w:r>
      <w:r>
        <w:rPr>
          <w:rStyle w:val="CodeCharacter"/>
          <w:sz w:val="20"/>
        </w:rPr>
        <w:br/>
        <w:t>Hex values</w:t>
      </w:r>
      <w:r>
        <w:rPr>
          <w:rStyle w:val="CodeCharacter"/>
          <w:sz w:val="20"/>
        </w:rPr>
        <w:br/>
        <w:t>   1   6    A   4</w:t>
      </w:r>
    </w:p>
    <w:p w14:paraId="79DB074A" w14:textId="77777777" w:rsidR="00B46A03" w:rsidRDefault="00B46A03" w:rsidP="00B46A03">
      <w:r>
        <w:t>The value of element 'x' is 0x16A4. Notice how it is the most-significant byte -- which is the first byte when big endian -- that becomes the partial byte (having fewer than 8 bits) in the case where the length of the bit string is not a multiple of 8 bits. </w:t>
      </w:r>
    </w:p>
    <w:p w14:paraId="62B3AC33" w14:textId="544B62B2" w:rsidR="00B46A03" w:rsidRDefault="00B46A03" w:rsidP="00B46A03">
      <w:r>
        <w:t xml:space="preserve">For dfdl:byteOrder of 'littleEndian'. The place values of the individual bits are not as easily visualized. However there is still a basic formula (given in the pseudo code in Section </w:t>
      </w:r>
      <w:r w:rsidRPr="00065302">
        <w:rPr>
          <w:rStyle w:val="Hyperlink"/>
        </w:rPr>
        <w:fldChar w:fldCharType="begin"/>
      </w:r>
      <w:r w:rsidRPr="00065302">
        <w:rPr>
          <w:rStyle w:val="Hyperlink"/>
        </w:rPr>
        <w:instrText xml:space="preserve"> REF _Ref390341590 \r \h </w:instrText>
      </w:r>
      <w:r w:rsidRPr="00065302">
        <w:rPr>
          <w:rStyle w:val="Hyperlink"/>
        </w:rPr>
      </w:r>
      <w:r w:rsidRPr="00065302">
        <w:rPr>
          <w:rStyle w:val="Hyperlink"/>
        </w:rPr>
        <w:fldChar w:fldCharType="separate"/>
      </w:r>
      <w:r w:rsidR="009D1493">
        <w:rPr>
          <w:rStyle w:val="Hyperlink"/>
        </w:rPr>
        <w:t>13.7.1.4</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_Ref390341590 \h </w:instrText>
      </w:r>
      <w:r w:rsidRPr="00065302">
        <w:rPr>
          <w:rStyle w:val="Hyperlink"/>
        </w:rPr>
      </w:r>
      <w:r w:rsidRPr="00065302">
        <w:rPr>
          <w:rStyle w:val="Hyperlink"/>
        </w:rPr>
        <w:fldChar w:fldCharType="separate"/>
      </w:r>
      <w:r w:rsidR="009D1493">
        <w:rPr>
          <w:rFonts w:eastAsia="Times New Roman"/>
        </w:rPr>
        <w:t>Bits within Bit Strings of Length &gt; 8</w:t>
      </w:r>
      <w:r w:rsidRPr="00065302">
        <w:rPr>
          <w:rStyle w:val="Hyperlink"/>
        </w:rPr>
        <w:fldChar w:fldCharType="end"/>
      </w:r>
      <w:r>
        <w:t>) and value.</w:t>
      </w:r>
    </w:p>
    <w:p w14:paraId="21E2065B" w14:textId="77777777" w:rsidR="00B46A03" w:rsidRDefault="00B46A03" w:rsidP="00B46A03">
      <w:r>
        <w:t>Looking again at our realigned positions:</w:t>
      </w:r>
    </w:p>
    <w:p w14:paraId="771AA52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Style w:val="CodeCharacter"/>
          <w:sz w:val="20"/>
        </w:rPr>
        <w:lastRenderedPageBreak/>
        <w:t>Realigned Positions:</w:t>
      </w:r>
      <w:r>
        <w:rPr>
          <w:rStyle w:val="CodeCharacter"/>
          <w:sz w:val="20"/>
        </w:rPr>
        <w:br/>
        <w:t>00000000 01111111 11122222</w:t>
      </w:r>
      <w:r>
        <w:rPr>
          <w:rStyle w:val="CodeCharacter"/>
          <w:sz w:val="20"/>
        </w:rPr>
        <w:br/>
        <w:t>12345678 90123456 78901234</w:t>
      </w:r>
      <w:r>
        <w:rPr>
          <w:rStyle w:val="CodeCharacter"/>
          <w:sz w:val="20"/>
        </w:rPr>
        <w:br/>
        <w:t>Bits:</w:t>
      </w:r>
      <w:r>
        <w:rPr>
          <w:rStyle w:val="CodeCharacter"/>
          <w:sz w:val="20"/>
        </w:rPr>
        <w:br/>
        <w:t>10110101 00100</w:t>
      </w:r>
    </w:p>
    <w:p w14:paraId="543DB52F" w14:textId="77777777" w:rsidR="00B46A03" w:rsidRDefault="00B46A03" w:rsidP="00B46A03">
      <w:r>
        <w:t>The place values of each of these bits, for little endian byte order can be seen to be:</w:t>
      </w:r>
    </w:p>
    <w:p w14:paraId="5E5CAFF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 xml:space="preserve">PlaceValue positions </w:t>
      </w:r>
    </w:p>
    <w:p w14:paraId="24D7025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00000000 ...11100</w:t>
      </w:r>
      <w:r>
        <w:rPr>
          <w:rStyle w:val="CodeCharacter"/>
          <w:sz w:val="20"/>
        </w:rPr>
        <w:br/>
        <w:t>76543210 ...21098</w:t>
      </w:r>
    </w:p>
    <w:p w14:paraId="678200F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Bit values</w:t>
      </w:r>
    </w:p>
    <w:p w14:paraId="016B445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Style w:val="CodeCharacter"/>
          <w:sz w:val="20"/>
        </w:rPr>
      </w:pPr>
      <w:r>
        <w:rPr>
          <w:rStyle w:val="CodeCharacter"/>
          <w:sz w:val="20"/>
        </w:rPr>
        <w:t>10110101 ...00100</w:t>
      </w:r>
      <w:r>
        <w:rPr>
          <w:rStyle w:val="CodeCharacter"/>
          <w:sz w:val="20"/>
        </w:rPr>
        <w:br/>
        <w:t>Hex values</w:t>
      </w:r>
      <w:r>
        <w:rPr>
          <w:rStyle w:val="CodeCharacter"/>
          <w:sz w:val="20"/>
        </w:rPr>
        <w:br/>
        <w:t>   B   5    0   4   </w:t>
      </w:r>
    </w:p>
    <w:p w14:paraId="0B29A430" w14:textId="77777777" w:rsidR="00B46A03" w:rsidRDefault="00B46A03" w:rsidP="00B46A03">
      <w:r>
        <w:t>One must reorder the bytes for little endian byte order. The value of element 'x' is 0x04B5. In little endian form, the first 8 bits make up the first byte, and that contains the least-significant byte of the logical numeric unsignedShort value. The additional bits of the partial byte are once again the most significant byte; however, for little endian form, this is the second byte. The second byte contains only 5 bits, and they are the most significant bits within that byte, but they are treated as if shifted to become the least significant 5 bits of a logical byte that contributes to the integer value. This logical byte makes up the most-significant byte of the unsignedShort integer.</w:t>
      </w:r>
    </w:p>
    <w:p w14:paraId="578C6C1A" w14:textId="77777777" w:rsidR="00B46A03" w:rsidRDefault="00B46A03" w:rsidP="00B46A03">
      <w:pPr>
        <w:spacing w:before="240"/>
      </w:pPr>
      <w:r>
        <w:t>Now examine the 13 bits beginning at position 2, in the context where dfdl:byteOrder is 'littleEndian' and dfdl:bitOrder is 'leastSignificantBitFirst' and dfdl:binaryNumberRep is 'binary'.</w:t>
      </w:r>
    </w:p>
    <w:p w14:paraId="411BFC4C" w14:textId="77777777" w:rsidR="00B46A03" w:rsidRDefault="00B46A03" w:rsidP="00B46A03">
      <w:r>
        <w:t>In this case, the bit positions are assigned differently. Below the bytes are shown left-to-right:</w:t>
      </w:r>
    </w:p>
    <w:p w14:paraId="69AABF7B"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Positions:</w:t>
      </w:r>
      <w:r>
        <w:rPr>
          <w:rFonts w:ascii="Courier New" w:hAnsi="Courier New" w:cs="Courier New"/>
          <w:noProof/>
          <w:sz w:val="18"/>
          <w:lang w:eastAsia="en-GB"/>
        </w:rPr>
        <w:br/>
        <w:t>00000000 11111110 22222111</w:t>
      </w:r>
      <w:r>
        <w:rPr>
          <w:rFonts w:ascii="Courier New" w:hAnsi="Courier New" w:cs="Courier New"/>
          <w:noProof/>
          <w:sz w:val="18"/>
          <w:lang w:eastAsia="en-GB"/>
        </w:rPr>
        <w:br/>
        <w:t>87654321 65432109 43210987</w:t>
      </w:r>
      <w:r>
        <w:rPr>
          <w:rFonts w:ascii="Courier New" w:hAnsi="Courier New" w:cs="Courier New"/>
          <w:noProof/>
          <w:sz w:val="18"/>
          <w:lang w:eastAsia="en-GB"/>
        </w:rPr>
        <w:br/>
        <w:t>Bits:</w:t>
      </w:r>
      <w:r>
        <w:rPr>
          <w:rFonts w:ascii="Courier New" w:hAnsi="Courier New" w:cs="Courier New"/>
          <w:noProof/>
          <w:sz w:val="18"/>
          <w:lang w:eastAsia="en-GB"/>
        </w:rPr>
        <w:br/>
      </w:r>
      <w:r>
        <w:rPr>
          <w:rFonts w:ascii="Courier New" w:hAnsi="Courier New" w:cs="Courier New"/>
          <w:noProof/>
          <w:sz w:val="18"/>
          <w:highlight w:val="yellow"/>
          <w:lang w:eastAsia="en-GB"/>
        </w:rPr>
        <w:t>0101101</w:t>
      </w:r>
      <w:r>
        <w:rPr>
          <w:rFonts w:ascii="Courier New" w:hAnsi="Courier New" w:cs="Courier New"/>
          <w:noProof/>
          <w:sz w:val="18"/>
          <w:lang w:eastAsia="en-GB"/>
        </w:rPr>
        <w:t>0 10</w:t>
      </w:r>
      <w:r>
        <w:rPr>
          <w:rFonts w:ascii="Courier New" w:hAnsi="Courier New" w:cs="Courier New"/>
          <w:noProof/>
          <w:sz w:val="18"/>
          <w:highlight w:val="yellow"/>
          <w:lang w:eastAsia="en-GB"/>
        </w:rPr>
        <w:t>010010</w:t>
      </w:r>
      <w:r>
        <w:rPr>
          <w:rFonts w:ascii="Courier New" w:hAnsi="Courier New" w:cs="Courier New"/>
          <w:noProof/>
          <w:sz w:val="18"/>
          <w:lang w:eastAsia="en-GB"/>
        </w:rPr>
        <w:t xml:space="preserve"> 00000000</w:t>
      </w:r>
    </w:p>
    <w:p w14:paraId="5680C3A6"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Hex values</w:t>
      </w:r>
      <w:r>
        <w:rPr>
          <w:rFonts w:ascii="Courier New" w:hAnsi="Courier New" w:cs="Courier New"/>
          <w:noProof/>
          <w:sz w:val="18"/>
          <w:lang w:eastAsia="en-GB"/>
        </w:rPr>
        <w:br/>
        <w:t xml:space="preserve">   5   A    9   2    0   0</w:t>
      </w:r>
    </w:p>
    <w:p w14:paraId="24DE9BB6" w14:textId="77777777" w:rsidR="00B46A03" w:rsidRDefault="00B46A03" w:rsidP="00B46A03">
      <w:r>
        <w:t>The bits of interest are highlighted above. Redisplaying this same data, but reversing the order of the bytes to right-to-left, then one gets:</w:t>
      </w:r>
    </w:p>
    <w:p w14:paraId="0B0857E2"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Positions:</w:t>
      </w:r>
      <w:r>
        <w:rPr>
          <w:rFonts w:ascii="Courier New" w:hAnsi="Courier New" w:cs="Courier New"/>
          <w:noProof/>
          <w:sz w:val="18"/>
          <w:lang w:eastAsia="en-GB"/>
        </w:rPr>
        <w:br/>
        <w:t>22222111 11111110 00000000</w:t>
      </w:r>
      <w:r>
        <w:rPr>
          <w:rFonts w:ascii="Courier New" w:hAnsi="Courier New" w:cs="Courier New"/>
          <w:noProof/>
          <w:sz w:val="18"/>
          <w:lang w:eastAsia="en-GB"/>
        </w:rPr>
        <w:br/>
        <w:t>43210987 65432109 87654321</w:t>
      </w:r>
      <w:r>
        <w:rPr>
          <w:rFonts w:ascii="Courier New" w:hAnsi="Courier New" w:cs="Courier New"/>
          <w:noProof/>
          <w:sz w:val="18"/>
          <w:lang w:eastAsia="en-GB"/>
        </w:rPr>
        <w:br/>
        <w:t>Bits:</w:t>
      </w:r>
      <w:r>
        <w:rPr>
          <w:rFonts w:ascii="Courier New" w:hAnsi="Courier New" w:cs="Courier New"/>
          <w:noProof/>
          <w:sz w:val="18"/>
          <w:lang w:eastAsia="en-GB"/>
        </w:rPr>
        <w:br/>
        <w:t>00000000 10</w:t>
      </w:r>
      <w:r>
        <w:rPr>
          <w:rFonts w:ascii="Courier New" w:hAnsi="Courier New" w:cs="Courier New"/>
          <w:noProof/>
          <w:sz w:val="18"/>
          <w:highlight w:val="yellow"/>
          <w:lang w:eastAsia="en-GB"/>
        </w:rPr>
        <w:t>010010</w:t>
      </w:r>
      <w:r>
        <w:rPr>
          <w:rFonts w:ascii="Courier New" w:hAnsi="Courier New" w:cs="Courier New"/>
          <w:noProof/>
          <w:sz w:val="18"/>
          <w:lang w:eastAsia="en-GB"/>
        </w:rPr>
        <w:t xml:space="preserve"> </w:t>
      </w:r>
      <w:r>
        <w:rPr>
          <w:rFonts w:ascii="Courier New" w:hAnsi="Courier New" w:cs="Courier New"/>
          <w:noProof/>
          <w:sz w:val="18"/>
          <w:highlight w:val="yellow"/>
          <w:lang w:eastAsia="en-GB"/>
        </w:rPr>
        <w:t>0101101</w:t>
      </w:r>
      <w:r>
        <w:rPr>
          <w:rFonts w:ascii="Courier New" w:hAnsi="Courier New" w:cs="Courier New"/>
          <w:noProof/>
          <w:sz w:val="18"/>
          <w:lang w:eastAsia="en-GB"/>
        </w:rPr>
        <w:t>0</w:t>
      </w:r>
    </w:p>
    <w:p w14:paraId="5A202682"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Hex values</w:t>
      </w:r>
      <w:r>
        <w:rPr>
          <w:rFonts w:ascii="Courier New" w:hAnsi="Courier New" w:cs="Courier New"/>
          <w:noProof/>
          <w:sz w:val="18"/>
          <w:lang w:eastAsia="en-GB"/>
        </w:rPr>
        <w:br/>
        <w:t xml:space="preserve">   0   0    9   2    5   A</w:t>
      </w:r>
    </w:p>
    <w:p w14:paraId="1E7225EA" w14:textId="77777777" w:rsidR="00B46A03" w:rsidRDefault="00B46A03" w:rsidP="00B46A03">
      <w:r>
        <w:t xml:space="preserve">The above shows more clearly the contiguous region of bits containing: </w:t>
      </w:r>
    </w:p>
    <w:p w14:paraId="1C254FF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0 1001 0010 1101</w:t>
      </w:r>
    </w:p>
    <w:p w14:paraId="5E785A11" w14:textId="77777777" w:rsidR="00B46A03" w:rsidRDefault="00B46A03" w:rsidP="00B46A03">
      <w:r>
        <w:t>or the value 0x092D.</w:t>
      </w:r>
    </w:p>
    <w:p w14:paraId="4A241AA3"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Converting Packed Decimal Numbers</w:t>
      </w:r>
      <w:bookmarkEnd w:id="5114"/>
    </w:p>
    <w:p w14:paraId="661EBE99" w14:textId="77777777" w:rsidR="00B46A03" w:rsidRDefault="00B46A03" w:rsidP="00B46A03">
      <w:r>
        <w:t>Signed numbers with dfdl:binaryNumberRep 'packed' are parsed using a nibble to indicate the sign. The unsigned nibble is treated as positive. On unparsing the sign nibble is written according to dfdl:</w:t>
      </w:r>
      <w:r>
        <w:rPr>
          <w:szCs w:val="18"/>
        </w:rPr>
        <w:t>binaryPackedSignCodes. The unsigned nibble is never written.</w:t>
      </w:r>
    </w:p>
    <w:p w14:paraId="4482D630" w14:textId="77777777" w:rsidR="00B46A03" w:rsidRDefault="00B46A03" w:rsidP="00B46A03">
      <w:r>
        <w:t>Signed numbers with dfdl:binaryNumberRep 'bcd' are always positive. On unparsing it is a Processing Error if the Infoset data is negative.</w:t>
      </w:r>
    </w:p>
    <w:p w14:paraId="6A5FCAC6" w14:textId="77777777" w:rsidR="00B46A03" w:rsidRDefault="00B46A03" w:rsidP="00B46A03">
      <w:r>
        <w:lastRenderedPageBreak/>
        <w:t>Signed numbers with dfdl:binaryNumberRep 'ibm4690Packed' are parsed using the sign nibble to identify negative values. There is no sign nibble for positive values. On unparsing the nibble 0xD is written for negative values.</w:t>
      </w:r>
    </w:p>
    <w:p w14:paraId="77F2F7E0" w14:textId="77777777" w:rsidR="00B46A03" w:rsidRDefault="00B46A03" w:rsidP="00B46A03">
      <w:r>
        <w:t>Unsigned numbers with dfdl:binaryNumberRep 'packed' are parsed if the nibble is positive or unsigned. It is a Processing Error if the data is negative. On unparsing the unsigned nibble is used.</w:t>
      </w:r>
    </w:p>
    <w:p w14:paraId="3F1C466F" w14:textId="77777777" w:rsidR="00B46A03" w:rsidRDefault="00B46A03" w:rsidP="00B46A03">
      <w:r>
        <w:t>Unsigned numbers with dfdl:binaryNumberRep 'bcd' are readily parsed as BCD data is always positive.</w:t>
      </w:r>
    </w:p>
    <w:p w14:paraId="3AC6E61E" w14:textId="77777777" w:rsidR="00B46A03" w:rsidRDefault="00B46A03" w:rsidP="00B46A03">
      <w:r>
        <w:t>Unsigned numbers with dfdl:binaryNumberRep 'ibm4690Packed' are parsed if there is no sign nibble of 0xD to identify a negative value. It is a Processing Error if the data is negative. On unparsing no sign nibble is written.</w:t>
      </w:r>
    </w:p>
    <w:p w14:paraId="7B76E5E9" w14:textId="77777777" w:rsidR="00B46A03" w:rsidRDefault="00B46A03" w:rsidP="00B46A03">
      <w:pPr>
        <w:pStyle w:val="Heading2"/>
        <w:tabs>
          <w:tab w:val="clear" w:pos="540"/>
          <w:tab w:val="clear" w:pos="700"/>
        </w:tabs>
        <w:suppressAutoHyphens w:val="0"/>
        <w:spacing w:before="120" w:after="60" w:line="240" w:lineRule="auto"/>
        <w:ind w:left="576" w:hanging="576"/>
      </w:pPr>
      <w:r>
        <w:br w:type="page"/>
      </w:r>
      <w:bookmarkStart w:id="5138" w:name="_Ref251331995"/>
      <w:bookmarkStart w:id="5139" w:name="_Ref251332000"/>
      <w:bookmarkStart w:id="5140" w:name="_Toc366078074"/>
      <w:bookmarkStart w:id="5141" w:name="_Toc366078693"/>
      <w:bookmarkStart w:id="5142" w:name="_Toc366079678"/>
      <w:bookmarkStart w:id="5143" w:name="_Toc366080290"/>
      <w:bookmarkStart w:id="5144" w:name="_Toc366080899"/>
      <w:bookmarkStart w:id="5145" w:name="_Toc366505239"/>
      <w:bookmarkStart w:id="5146" w:name="_Toc366508608"/>
      <w:bookmarkStart w:id="5147" w:name="_Toc366513109"/>
      <w:bookmarkStart w:id="5148" w:name="_Toc366574298"/>
      <w:bookmarkStart w:id="5149" w:name="_Toc366578091"/>
      <w:bookmarkStart w:id="5150" w:name="_Toc366578685"/>
      <w:bookmarkStart w:id="5151" w:name="_Toc366579277"/>
      <w:bookmarkStart w:id="5152" w:name="_Toc366579868"/>
      <w:bookmarkStart w:id="5153" w:name="_Toc366580460"/>
      <w:bookmarkStart w:id="5154" w:name="_Toc366581051"/>
      <w:bookmarkStart w:id="5155" w:name="_Toc366581643"/>
      <w:bookmarkStart w:id="5156" w:name="_Properties_Specific_to"/>
      <w:bookmarkStart w:id="5157" w:name="_Toc349042759"/>
      <w:bookmarkStart w:id="5158" w:name="_Ref365053464"/>
      <w:bookmarkStart w:id="5159" w:name="_Ref365053468"/>
      <w:bookmarkStart w:id="5160" w:name="_Toc62570170"/>
      <w:bookmarkStart w:id="5161" w:name="_Toc210216892"/>
      <w:bookmarkStart w:id="5162" w:name="_Toc219441024"/>
      <w:bookmarkEnd w:id="5115"/>
      <w:bookmarkEnd w:id="5116"/>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r>
        <w:lastRenderedPageBreak/>
        <w:t>Properties Specific to Float/Double with Binary Representation</w:t>
      </w:r>
      <w:bookmarkEnd w:id="5157"/>
      <w:bookmarkEnd w:id="5158"/>
      <w:bookmarkEnd w:id="5159"/>
      <w:bookmarkEnd w:id="5160"/>
      <w:bookmarkEnd w:id="5161"/>
      <w:bookmarkEnd w:id="5162"/>
    </w:p>
    <w:tbl>
      <w:tblPr>
        <w:tblStyle w:val="Table"/>
        <w:tblW w:w="5000" w:type="pct"/>
        <w:tblInd w:w="0" w:type="dxa"/>
        <w:tblLook w:val="0020" w:firstRow="1" w:lastRow="0" w:firstColumn="0" w:lastColumn="0" w:noHBand="0" w:noVBand="0"/>
      </w:tblPr>
      <w:tblGrid>
        <w:gridCol w:w="1698"/>
        <w:gridCol w:w="8496"/>
      </w:tblGrid>
      <w:tr w:rsidR="00B46A03" w14:paraId="0945D2EF" w14:textId="77777777" w:rsidTr="00986B7C">
        <w:trPr>
          <w:cnfStyle w:val="100000000000" w:firstRow="1" w:lastRow="0" w:firstColumn="0" w:lastColumn="0" w:oddVBand="0" w:evenVBand="0" w:oddHBand="0" w:evenHBand="0" w:firstRowFirstColumn="0" w:firstRowLastColumn="0" w:lastRowFirstColumn="0" w:lastRowLastColumn="0"/>
        </w:trPr>
        <w:tc>
          <w:tcPr>
            <w:tcW w:w="0" w:type="auto"/>
            <w:hideMark/>
          </w:tcPr>
          <w:p w14:paraId="1B5F13C2" w14:textId="77777777" w:rsidR="00B46A03" w:rsidRPr="00E276B6" w:rsidRDefault="00B46A03" w:rsidP="00986B7C">
            <w:pPr>
              <w:jc w:val="left"/>
              <w:rPr>
                <w:rFonts w:ascii="Cambria" w:hAnsi="Cambria"/>
              </w:rPr>
            </w:pPr>
            <w:r w:rsidRPr="00E276B6">
              <w:rPr>
                <w:rFonts w:ascii="Cambria" w:hAnsi="Cambria"/>
              </w:rPr>
              <w:t>Property Name</w:t>
            </w:r>
          </w:p>
        </w:tc>
        <w:tc>
          <w:tcPr>
            <w:tcW w:w="0" w:type="auto"/>
            <w:hideMark/>
          </w:tcPr>
          <w:p w14:paraId="2985B38C" w14:textId="77777777" w:rsidR="00B46A03" w:rsidRPr="00E276B6" w:rsidRDefault="00B46A03" w:rsidP="00986B7C">
            <w:pPr>
              <w:jc w:val="left"/>
              <w:rPr>
                <w:rFonts w:ascii="Cambria" w:hAnsi="Cambria"/>
              </w:rPr>
            </w:pPr>
            <w:r w:rsidRPr="00E276B6">
              <w:rPr>
                <w:rFonts w:ascii="Cambria" w:hAnsi="Cambria"/>
              </w:rPr>
              <w:t>Description</w:t>
            </w:r>
          </w:p>
        </w:tc>
      </w:tr>
      <w:tr w:rsidR="00B46A03" w14:paraId="3A70147D"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56B9E2D4" w14:textId="77777777" w:rsidR="00B46A03" w:rsidRPr="00E276B6" w:rsidRDefault="00B46A03" w:rsidP="00986B7C">
            <w:pPr>
              <w:jc w:val="left"/>
              <w:rPr>
                <w:rFonts w:ascii="Cambria" w:eastAsia="Arial Unicode MS" w:hAnsi="Cambria"/>
              </w:rPr>
            </w:pPr>
            <w:r w:rsidRPr="00E276B6">
              <w:rPr>
                <w:rFonts w:ascii="Cambria" w:eastAsia="Arial Unicode MS" w:hAnsi="Cambria"/>
              </w:rPr>
              <w:t>binaryFloatRep</w:t>
            </w:r>
          </w:p>
        </w:tc>
        <w:tc>
          <w:tcPr>
            <w:tcW w:w="0" w:type="auto"/>
            <w:tcBorders>
              <w:top w:val="single" w:sz="4" w:space="0" w:color="auto"/>
              <w:left w:val="single" w:sz="4" w:space="0" w:color="auto"/>
              <w:bottom w:val="single" w:sz="4" w:space="0" w:color="auto"/>
              <w:right w:val="single" w:sz="4" w:space="0" w:color="auto"/>
            </w:tcBorders>
            <w:hideMark/>
          </w:tcPr>
          <w:p w14:paraId="343FCE36" w14:textId="77777777" w:rsidR="00B46A03" w:rsidRPr="00E276B6" w:rsidRDefault="00B46A03" w:rsidP="00986B7C">
            <w:pPr>
              <w:jc w:val="left"/>
              <w:rPr>
                <w:rFonts w:ascii="Cambria" w:eastAsia="Arial Unicode MS" w:hAnsi="Cambria"/>
              </w:rPr>
            </w:pPr>
            <w:r w:rsidRPr="00E276B6">
              <w:rPr>
                <w:rFonts w:ascii="Cambria" w:eastAsia="Arial Unicode MS" w:hAnsi="Cambria"/>
              </w:rPr>
              <w:t>Enum or DFDL Expression</w:t>
            </w:r>
          </w:p>
          <w:p w14:paraId="0ED6B660"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This specifies the encoding method for the float and double.  </w:t>
            </w:r>
          </w:p>
          <w:p w14:paraId="5E1F42A9" w14:textId="77777777" w:rsidR="00B46A03" w:rsidRPr="00E276B6" w:rsidRDefault="00B46A03" w:rsidP="00986B7C">
            <w:pPr>
              <w:jc w:val="left"/>
              <w:rPr>
                <w:rFonts w:ascii="Cambria" w:eastAsia="Arial Unicode MS" w:hAnsi="Cambria"/>
              </w:rPr>
            </w:pPr>
            <w:r w:rsidRPr="00E276B6">
              <w:rPr>
                <w:rFonts w:ascii="Cambria" w:eastAsia="Arial Unicode MS" w:hAnsi="Cambria"/>
              </w:rPr>
              <w:t>Valid values are 'ieee', 'ibm390Hex',This property can be computed by way of an expression which returns a string of 'ieee' or ' ibm390Hex' . The expression must not contain forward references to elements which have not yet been processed.</w:t>
            </w:r>
          </w:p>
          <w:p w14:paraId="704D39AA" w14:textId="77777777" w:rsidR="00B46A03" w:rsidRPr="00E276B6" w:rsidRDefault="00B46A03" w:rsidP="00986B7C">
            <w:pPr>
              <w:jc w:val="left"/>
              <w:rPr>
                <w:rFonts w:ascii="Cambria" w:eastAsia="Arial Unicode MS" w:hAnsi="Cambria"/>
              </w:rPr>
            </w:pPr>
            <w:r w:rsidRPr="00E276B6">
              <w:rPr>
                <w:rFonts w:ascii="Cambria" w:eastAsia="Arial Unicode MS" w:hAnsi="Cambria"/>
              </w:rPr>
              <w:t>The enumeration value 'ieee' refers to the IEEE 754-1985 specification.</w:t>
            </w:r>
          </w:p>
          <w:p w14:paraId="5DAA1AA7"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For both 'ieee' and 'ibm390hex', an xs:float must have a physical length of 4 bytes. </w:t>
            </w:r>
            <w:r w:rsidRPr="00E276B6">
              <w:rPr>
                <w:rFonts w:ascii="Cambria" w:hAnsi="Cambria"/>
              </w:rPr>
              <w:t>It is a Schema Definition Error if there is a specified length not equivalent to 4 bytes.</w:t>
            </w:r>
          </w:p>
          <w:p w14:paraId="61CD6816"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Similarly, for both 'ieee' and 'ibm390hex', an xs:double must have a physical length of 8 bytes. </w:t>
            </w:r>
            <w:r w:rsidRPr="00E276B6">
              <w:rPr>
                <w:rFonts w:ascii="Cambria" w:hAnsi="Cambria"/>
              </w:rPr>
              <w:t>It is a Schema Definition Error if there is a specified length not equivalent to 8 bytes.</w:t>
            </w:r>
          </w:p>
          <w:p w14:paraId="201EF1A8" w14:textId="77777777" w:rsidR="00B46A03" w:rsidRPr="00E276B6" w:rsidRDefault="00B46A03" w:rsidP="00986B7C">
            <w:pPr>
              <w:jc w:val="left"/>
              <w:rPr>
                <w:rFonts w:ascii="Cambria" w:eastAsia="Arial Unicode MS" w:hAnsi="Cambria"/>
              </w:rPr>
            </w:pPr>
            <w:r w:rsidRPr="00E276B6">
              <w:rPr>
                <w:rFonts w:ascii="Cambria" w:eastAsia="Arial Unicode MS" w:hAnsi="Cambria"/>
              </w:rPr>
              <w:t xml:space="preserve">The dfdl:byteOrder property is used to construct a value from the bytes in the binary representation. </w:t>
            </w:r>
          </w:p>
          <w:p w14:paraId="5E296F74" w14:textId="77777777" w:rsidR="00B46A03" w:rsidRPr="00E276B6" w:rsidRDefault="00B46A03" w:rsidP="00986B7C">
            <w:pPr>
              <w:jc w:val="left"/>
              <w:rPr>
                <w:rFonts w:ascii="Cambria" w:eastAsia="Arial Unicode MS" w:hAnsi="Cambria"/>
                <w:color w:val="000000"/>
              </w:rPr>
            </w:pPr>
            <w:r w:rsidRPr="00E276B6">
              <w:rPr>
                <w:rFonts w:ascii="Cambria" w:eastAsia="Arial Unicode MS" w:hAnsi="Cambria"/>
              </w:rPr>
              <w:t>Note: The DFDL Infoset float and double data types match the precision of the IEEE specification. There</w:t>
            </w:r>
            <w:r w:rsidRPr="00E276B6">
              <w:rPr>
                <w:rFonts w:ascii="Cambria" w:eastAsia="Arial" w:hAnsi="Cambria"/>
                <w:color w:val="000000"/>
              </w:rPr>
              <w:t xml:space="preserve"> </w:t>
            </w:r>
            <w:r w:rsidRPr="00E276B6">
              <w:rPr>
                <w:rFonts w:ascii="Cambria" w:eastAsia="Arial Unicode MS" w:hAnsi="Cambria"/>
                <w:color w:val="000000"/>
              </w:rPr>
              <w:t>may</w:t>
            </w:r>
            <w:r w:rsidRPr="00E276B6">
              <w:rPr>
                <w:rFonts w:ascii="Cambria" w:eastAsia="Arial" w:hAnsi="Cambria"/>
                <w:color w:val="000000"/>
              </w:rPr>
              <w:t xml:space="preserve"> </w:t>
            </w:r>
            <w:r w:rsidRPr="00E276B6">
              <w:rPr>
                <w:rFonts w:ascii="Cambria" w:eastAsia="Arial Unicode MS" w:hAnsi="Cambria"/>
                <w:color w:val="000000"/>
              </w:rPr>
              <w:t>be</w:t>
            </w:r>
            <w:r w:rsidRPr="00E276B6">
              <w:rPr>
                <w:rFonts w:ascii="Cambria" w:eastAsia="Arial" w:hAnsi="Cambria"/>
                <w:color w:val="000000"/>
              </w:rPr>
              <w:t xml:space="preserve"> </w:t>
            </w:r>
            <w:r w:rsidRPr="00E276B6">
              <w:rPr>
                <w:rFonts w:ascii="Cambria" w:eastAsia="Arial Unicode MS" w:hAnsi="Cambria"/>
                <w:color w:val="000000"/>
              </w:rPr>
              <w:t>precision/rounding</w:t>
            </w:r>
            <w:r w:rsidRPr="00E276B6">
              <w:rPr>
                <w:rFonts w:ascii="Cambria" w:eastAsia="Arial" w:hAnsi="Cambria"/>
                <w:color w:val="000000"/>
              </w:rPr>
              <w:t xml:space="preserve"> </w:t>
            </w:r>
            <w:r w:rsidRPr="00E276B6">
              <w:rPr>
                <w:rFonts w:ascii="Cambria" w:eastAsia="Arial Unicode MS" w:hAnsi="Cambria"/>
                <w:color w:val="000000"/>
              </w:rPr>
              <w:t>issues</w:t>
            </w:r>
            <w:r w:rsidRPr="00E276B6">
              <w:rPr>
                <w:rFonts w:ascii="Cambria" w:eastAsia="Arial" w:hAnsi="Cambria"/>
                <w:color w:val="000000"/>
              </w:rPr>
              <w:t xml:space="preserve"> </w:t>
            </w:r>
            <w:r w:rsidRPr="00E276B6">
              <w:rPr>
                <w:rFonts w:ascii="Cambria" w:eastAsia="Arial Unicode MS" w:hAnsi="Cambria"/>
                <w:color w:val="000000"/>
              </w:rPr>
              <w:t>when</w:t>
            </w:r>
            <w:r w:rsidRPr="00E276B6">
              <w:rPr>
                <w:rFonts w:ascii="Cambria" w:eastAsia="Arial" w:hAnsi="Cambria"/>
                <w:color w:val="000000"/>
              </w:rPr>
              <w:t xml:space="preserve"> </w:t>
            </w:r>
            <w:r w:rsidRPr="00E276B6">
              <w:rPr>
                <w:rFonts w:ascii="Cambria" w:eastAsia="Arial Unicode MS" w:hAnsi="Cambria"/>
                <w:color w:val="000000"/>
              </w:rPr>
              <w:t>converting</w:t>
            </w:r>
            <w:r w:rsidRPr="00E276B6">
              <w:rPr>
                <w:rFonts w:ascii="Cambria" w:eastAsia="Arial" w:hAnsi="Cambria"/>
                <w:color w:val="000000"/>
              </w:rPr>
              <w:t xml:space="preserve"> </w:t>
            </w:r>
            <w:r w:rsidRPr="00E276B6">
              <w:rPr>
                <w:rFonts w:ascii="Cambria" w:eastAsia="Arial Unicode MS" w:hAnsi="Cambria"/>
                <w:color w:val="000000"/>
              </w:rPr>
              <w:t>IBM</w:t>
            </w:r>
            <w:r w:rsidRPr="00E276B6">
              <w:rPr>
                <w:rFonts w:ascii="Cambria" w:eastAsia="Arial" w:hAnsi="Cambria"/>
                <w:color w:val="000000"/>
              </w:rPr>
              <w:t xml:space="preserve"> </w:t>
            </w:r>
            <w:r w:rsidRPr="00E276B6">
              <w:rPr>
                <w:rFonts w:ascii="Cambria" w:eastAsia="Arial Unicode MS" w:hAnsi="Cambria"/>
                <w:color w:val="000000"/>
              </w:rPr>
              <w:t>float/double</w:t>
            </w:r>
            <w:r w:rsidRPr="00E276B6">
              <w:rPr>
                <w:rFonts w:ascii="Cambria" w:eastAsia="Arial" w:hAnsi="Cambria"/>
                <w:color w:val="000000"/>
              </w:rPr>
              <w:t xml:space="preserve"> </w:t>
            </w:r>
            <w:r w:rsidRPr="00E276B6">
              <w:rPr>
                <w:rFonts w:ascii="Cambria" w:eastAsia="Arial Unicode MS" w:hAnsi="Cambria"/>
                <w:color w:val="000000"/>
              </w:rPr>
              <w:t>to/from</w:t>
            </w:r>
            <w:r w:rsidRPr="00E276B6">
              <w:rPr>
                <w:rFonts w:ascii="Cambria" w:eastAsia="Arial" w:hAnsi="Cambria"/>
                <w:color w:val="000000"/>
              </w:rPr>
              <w:t xml:space="preserve"> the DFDL Infoset </w:t>
            </w:r>
            <w:r w:rsidRPr="00E276B6">
              <w:rPr>
                <w:rFonts w:ascii="Cambria" w:eastAsia="Arial Unicode MS" w:hAnsi="Cambria"/>
                <w:color w:val="000000"/>
              </w:rPr>
              <w:t>float/double</w:t>
            </w:r>
            <w:r w:rsidRPr="00E276B6">
              <w:rPr>
                <w:rFonts w:ascii="Cambria" w:eastAsia="Arial" w:hAnsi="Cambria"/>
                <w:color w:val="000000"/>
              </w:rPr>
              <w:t xml:space="preserve"> </w:t>
            </w:r>
            <w:r w:rsidRPr="00E276B6">
              <w:rPr>
                <w:rFonts w:ascii="Cambria" w:eastAsia="Arial Unicode MS" w:hAnsi="Cambria"/>
                <w:color w:val="000000"/>
              </w:rPr>
              <w:t>types.</w:t>
            </w:r>
          </w:p>
          <w:p w14:paraId="76A5A288" w14:textId="77777777" w:rsidR="00B46A03" w:rsidRPr="00E276B6" w:rsidRDefault="00B46A03" w:rsidP="00986B7C">
            <w:pPr>
              <w:jc w:val="left"/>
              <w:rPr>
                <w:rFonts w:ascii="Cambria" w:eastAsia="Arial Unicode MS" w:hAnsi="Cambria"/>
              </w:rPr>
            </w:pPr>
            <w:r w:rsidRPr="00E276B6">
              <w:rPr>
                <w:rFonts w:ascii="Cambria" w:eastAsia="Arial Unicode MS" w:hAnsi="Cambria"/>
                <w:color w:val="000000"/>
              </w:rPr>
              <w:t>Half-precision</w:t>
            </w:r>
            <w:r w:rsidRPr="00E276B6">
              <w:rPr>
                <w:rFonts w:ascii="Cambria" w:eastAsia="Arial" w:hAnsi="Cambria"/>
                <w:color w:val="000000"/>
              </w:rPr>
              <w:t xml:space="preserve"> </w:t>
            </w:r>
            <w:r w:rsidRPr="00E276B6">
              <w:rPr>
                <w:rFonts w:ascii="Cambria" w:eastAsia="Arial Unicode MS" w:hAnsi="Cambria"/>
                <w:color w:val="000000"/>
              </w:rPr>
              <w:t>IEEE</w:t>
            </w:r>
            <w:r w:rsidRPr="00E276B6">
              <w:rPr>
                <w:rFonts w:ascii="Cambria" w:eastAsia="Arial" w:hAnsi="Cambria"/>
                <w:color w:val="000000"/>
              </w:rPr>
              <w:t xml:space="preserve"> </w:t>
            </w:r>
            <w:r w:rsidRPr="00E276B6">
              <w:rPr>
                <w:rFonts w:ascii="Cambria" w:eastAsia="Arial Unicode MS" w:hAnsi="Cambria"/>
                <w:color w:val="000000"/>
              </w:rPr>
              <w:t>and</w:t>
            </w:r>
            <w:r w:rsidRPr="00E276B6">
              <w:rPr>
                <w:rFonts w:ascii="Cambria" w:eastAsia="Arial" w:hAnsi="Cambria"/>
                <w:color w:val="000000"/>
              </w:rPr>
              <w:t xml:space="preserve"> </w:t>
            </w:r>
            <w:r w:rsidRPr="00E276B6">
              <w:rPr>
                <w:rFonts w:ascii="Cambria" w:eastAsia="Arial Unicode MS" w:hAnsi="Cambria"/>
                <w:color w:val="000000"/>
              </w:rPr>
              <w:t>quad-precision</w:t>
            </w:r>
            <w:r w:rsidRPr="00E276B6">
              <w:rPr>
                <w:rFonts w:ascii="Cambria" w:eastAsia="Arial" w:hAnsi="Cambria"/>
                <w:color w:val="000000"/>
              </w:rPr>
              <w:t xml:space="preserve"> </w:t>
            </w:r>
            <w:r w:rsidRPr="00E276B6">
              <w:rPr>
                <w:rFonts w:ascii="Cambria" w:eastAsia="Arial Unicode MS" w:hAnsi="Cambria"/>
                <w:color w:val="000000"/>
              </w:rPr>
              <w:t>IEEE/IBM</w:t>
            </w:r>
            <w:r w:rsidRPr="00E276B6">
              <w:rPr>
                <w:rFonts w:ascii="Cambria" w:eastAsia="Arial" w:hAnsi="Cambria"/>
                <w:color w:val="000000"/>
              </w:rPr>
              <w:t xml:space="preserve"> </w:t>
            </w:r>
            <w:r w:rsidRPr="00E276B6">
              <w:rPr>
                <w:rFonts w:ascii="Cambria" w:eastAsia="Arial Unicode MS" w:hAnsi="Cambria"/>
                <w:color w:val="000000"/>
              </w:rPr>
              <w:t>are</w:t>
            </w:r>
            <w:r w:rsidRPr="00E276B6">
              <w:rPr>
                <w:rFonts w:ascii="Cambria" w:eastAsia="Arial" w:hAnsi="Cambria"/>
                <w:color w:val="000000"/>
              </w:rPr>
              <w:t xml:space="preserve"> </w:t>
            </w:r>
            <w:r w:rsidRPr="00E276B6">
              <w:rPr>
                <w:rFonts w:ascii="Cambria" w:eastAsia="Arial Unicode MS" w:hAnsi="Cambria"/>
                <w:color w:val="000000"/>
              </w:rPr>
              <w:t>not</w:t>
            </w:r>
            <w:r w:rsidRPr="00E276B6">
              <w:rPr>
                <w:rFonts w:ascii="Cambria" w:eastAsia="Arial" w:hAnsi="Cambria"/>
                <w:color w:val="000000"/>
              </w:rPr>
              <w:t xml:space="preserve"> </w:t>
            </w:r>
            <w:r w:rsidRPr="00E276B6">
              <w:rPr>
                <w:rFonts w:ascii="Cambria" w:eastAsia="Arial Unicode MS" w:hAnsi="Cambria"/>
                <w:color w:val="000000"/>
              </w:rPr>
              <w:t>supported.</w:t>
            </w:r>
            <w:r w:rsidRPr="00E276B6">
              <w:rPr>
                <w:rStyle w:val="FootnoteReference"/>
                <w:rFonts w:ascii="Cambria" w:eastAsia="Arial Unicode MS" w:hAnsi="Cambria"/>
              </w:rPr>
              <w:footnoteReference w:id="43"/>
            </w:r>
          </w:p>
          <w:p w14:paraId="4B59431A" w14:textId="77777777" w:rsidR="00B46A03" w:rsidRPr="00E276B6" w:rsidRDefault="00B46A03" w:rsidP="00986B7C">
            <w:pPr>
              <w:keepNext/>
              <w:jc w:val="left"/>
              <w:rPr>
                <w:rFonts w:ascii="Cambria" w:eastAsia="Arial Unicode MS" w:hAnsi="Cambria"/>
              </w:rPr>
            </w:pPr>
            <w:r w:rsidRPr="00E276B6">
              <w:rPr>
                <w:rFonts w:ascii="Cambria" w:eastAsia="Arial Unicode MS" w:hAnsi="Cambria"/>
              </w:rPr>
              <w:t xml:space="preserve">Annotation: dfdl:element, dfdl:simpleType  </w:t>
            </w:r>
          </w:p>
        </w:tc>
      </w:tr>
    </w:tbl>
    <w:p w14:paraId="78CEC34B" w14:textId="7A2CDCAE"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36</w:t>
      </w:r>
      <w:r>
        <w:rPr>
          <w:noProof/>
        </w:rPr>
        <w:fldChar w:fldCharType="end"/>
      </w:r>
      <w:r>
        <w:t xml:space="preserve"> Properties Specific to Float/Double with Binary Representation</w:t>
      </w:r>
    </w:p>
    <w:p w14:paraId="2F2703D1"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163" w:name="_Toc243112835"/>
      <w:bookmarkStart w:id="5164" w:name="_Toc349042760"/>
      <w:bookmarkStart w:id="5165" w:name="_Ref364442129"/>
      <w:bookmarkStart w:id="5166" w:name="_Ref364442135"/>
      <w:bookmarkStart w:id="5167" w:name="_Toc62570171"/>
      <w:bookmarkStart w:id="5168" w:name="_Toc210216893"/>
      <w:bookmarkStart w:id="5169" w:name="_Toc219441025"/>
      <w:r>
        <w:t xml:space="preserve">Properties Specific </w:t>
      </w:r>
      <w:bookmarkEnd w:id="5101"/>
      <w:bookmarkEnd w:id="5102"/>
      <w:r>
        <w:t>to Boolean</w:t>
      </w:r>
      <w:bookmarkEnd w:id="5103"/>
      <w:bookmarkEnd w:id="5104"/>
      <w:bookmarkEnd w:id="5105"/>
      <w:bookmarkEnd w:id="5106"/>
      <w:r>
        <w:t xml:space="preserve"> with Text Representation</w:t>
      </w:r>
      <w:bookmarkEnd w:id="5163"/>
      <w:bookmarkEnd w:id="5164"/>
      <w:bookmarkEnd w:id="5165"/>
      <w:bookmarkEnd w:id="5166"/>
      <w:bookmarkEnd w:id="5167"/>
      <w:bookmarkEnd w:id="5168"/>
      <w:bookmarkEnd w:id="51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9"/>
        <w:gridCol w:w="7575"/>
      </w:tblGrid>
      <w:tr w:rsidR="00B46A03" w14:paraId="1ACC56BA" w14:textId="77777777" w:rsidTr="00986B7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06CA2E3D" w14:textId="77777777" w:rsidR="00B46A03" w:rsidRDefault="00B46A03" w:rsidP="00986B7C">
            <w:pPr>
              <w:jc w:val="left"/>
              <w:rPr>
                <w:rFonts w:eastAsia="Arial Unicode MS"/>
                <w:b/>
                <w:bCs/>
              </w:rPr>
            </w:pPr>
            <w:r>
              <w:rPr>
                <w:rFonts w:eastAsia="Arial Unicode MS"/>
                <w:b/>
                <w:bCs/>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155C8E50" w14:textId="77777777" w:rsidR="00B46A03" w:rsidRDefault="00B46A03" w:rsidP="00986B7C">
            <w:pPr>
              <w:jc w:val="left"/>
              <w:rPr>
                <w:rFonts w:eastAsia="Arial Unicode MS"/>
                <w:b/>
              </w:rPr>
            </w:pPr>
            <w:r>
              <w:rPr>
                <w:rFonts w:eastAsia="Arial Unicode MS"/>
                <w:b/>
              </w:rPr>
              <w:t>Description</w:t>
            </w:r>
          </w:p>
        </w:tc>
      </w:tr>
      <w:tr w:rsidR="00B46A03" w14:paraId="1BDAB6D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C27D1DF" w14:textId="77777777" w:rsidR="00B46A03" w:rsidRDefault="00B46A03" w:rsidP="00986B7C">
            <w:pPr>
              <w:jc w:val="left"/>
              <w:rPr>
                <w:rFonts w:eastAsia="Arial Unicode MS"/>
              </w:rPr>
            </w:pPr>
            <w:r>
              <w:rPr>
                <w:rFonts w:eastAsia="Arial Unicode MS"/>
              </w:rPr>
              <w:t>textBooleanTrueRep</w:t>
            </w:r>
          </w:p>
        </w:tc>
        <w:tc>
          <w:tcPr>
            <w:tcW w:w="0" w:type="auto"/>
            <w:tcBorders>
              <w:top w:val="single" w:sz="4" w:space="0" w:color="auto"/>
              <w:left w:val="single" w:sz="4" w:space="0" w:color="auto"/>
              <w:bottom w:val="single" w:sz="4" w:space="0" w:color="auto"/>
              <w:right w:val="single" w:sz="4" w:space="0" w:color="auto"/>
            </w:tcBorders>
            <w:hideMark/>
          </w:tcPr>
          <w:p w14:paraId="0EAB299D" w14:textId="77777777" w:rsidR="00B46A03" w:rsidRDefault="00B46A03" w:rsidP="00986B7C">
            <w:pPr>
              <w:jc w:val="left"/>
              <w:rPr>
                <w:rFonts w:eastAsia="Arial Unicode MS"/>
              </w:rPr>
            </w:pPr>
            <w:r>
              <w:rPr>
                <w:rFonts w:eastAsia="Arial Unicode MS"/>
              </w:rPr>
              <w:t>List of DFDL String Literals or DFDL Expression</w:t>
            </w:r>
          </w:p>
          <w:p w14:paraId="57681818" w14:textId="77777777" w:rsidR="00B46A03" w:rsidRDefault="00B46A03" w:rsidP="00986B7C">
            <w:pPr>
              <w:jc w:val="left"/>
              <w:rPr>
                <w:rFonts w:eastAsia="Arial Unicode MS"/>
              </w:rPr>
            </w:pPr>
            <w:r>
              <w:rPr>
                <w:rFonts w:eastAsia="Arial Unicode MS"/>
              </w:rPr>
              <w:t>A whitespace separated list of representations to be used for 'true'. These are compared after trimming when parsing, and before padding when unparsing.</w:t>
            </w:r>
          </w:p>
          <w:p w14:paraId="4F712310" w14:textId="64CE2E85" w:rsidR="00B46A03" w:rsidRDefault="00B46A03" w:rsidP="00986B7C">
            <w:pPr>
              <w:jc w:val="left"/>
              <w:rPr>
                <w:rFonts w:eastAsia="Arial Unicode MS"/>
              </w:rPr>
            </w:pPr>
            <w:r>
              <w:rPr>
                <w:rFonts w:eastAsia="Arial Unicode MS"/>
              </w:rPr>
              <w:t>If</w:t>
            </w:r>
            <w:r>
              <w:rPr>
                <w:rFonts w:eastAsia="Arial"/>
              </w:rPr>
              <w:t xml:space="preserve"> dfdl:</w:t>
            </w:r>
            <w:r>
              <w:rPr>
                <w:rFonts w:eastAsia="Arial Unicode MS"/>
              </w:rPr>
              <w:t>lengthKind</w:t>
            </w:r>
            <w:r>
              <w:rPr>
                <w:rFonts w:eastAsia="Arial"/>
              </w:rPr>
              <w:t xml:space="preserve"> </w:t>
            </w:r>
            <w:r>
              <w:rPr>
                <w:rFonts w:eastAsia="Arial Unicode MS"/>
              </w:rPr>
              <w:t>is</w:t>
            </w:r>
            <w:r>
              <w:rPr>
                <w:rFonts w:eastAsia="Arial"/>
              </w:rPr>
              <w:t xml:space="preserve"> '</w:t>
            </w:r>
            <w:r>
              <w:rPr>
                <w:rFonts w:eastAsia="Arial Unicode MS"/>
              </w:rPr>
              <w:t>explicit</w:t>
            </w:r>
            <w:r>
              <w:rPr>
                <w:rFonts w:eastAsia="Arial"/>
              </w:rPr>
              <w:t xml:space="preserve">' </w:t>
            </w:r>
            <w:r>
              <w:rPr>
                <w:rFonts w:eastAsia="Arial Unicode MS"/>
              </w:rPr>
              <w:t>or</w:t>
            </w:r>
            <w:r>
              <w:rPr>
                <w:rFonts w:eastAsia="Arial"/>
              </w:rPr>
              <w:t xml:space="preserve"> '</w:t>
            </w:r>
            <w:r>
              <w:rPr>
                <w:rFonts w:eastAsia="Arial Unicode MS"/>
              </w:rPr>
              <w:t>implicit</w:t>
            </w:r>
            <w:r>
              <w:rPr>
                <w:rFonts w:eastAsia="Arial"/>
              </w:rPr>
              <w:t xml:space="preserve">' </w:t>
            </w:r>
            <w:r>
              <w:rPr>
                <w:rFonts w:eastAsia="Arial Unicode MS"/>
              </w:rPr>
              <w:t>and</w:t>
            </w:r>
            <w:r>
              <w:rPr>
                <w:rFonts w:eastAsia="Arial"/>
              </w:rPr>
              <w:t xml:space="preserve"> </w:t>
            </w:r>
            <w:r>
              <w:rPr>
                <w:rFonts w:eastAsia="Arial Unicode MS"/>
              </w:rPr>
              <w:t>either</w:t>
            </w:r>
            <w:r>
              <w:rPr>
                <w:rFonts w:eastAsia="Arial"/>
              </w:rPr>
              <w:t xml:space="preserve"> dfdl:</w:t>
            </w:r>
            <w:r>
              <w:rPr>
                <w:rFonts w:eastAsia="Arial Unicode MS"/>
              </w:rPr>
              <w:t>textPadKind</w:t>
            </w:r>
            <w:r>
              <w:rPr>
                <w:rFonts w:eastAsia="Arial"/>
              </w:rPr>
              <w:t xml:space="preserve"> </w:t>
            </w:r>
            <w:r>
              <w:rPr>
                <w:rFonts w:eastAsia="Arial Unicode MS"/>
              </w:rPr>
              <w:t>or</w:t>
            </w:r>
            <w:r>
              <w:rPr>
                <w:rFonts w:eastAsia="Arial"/>
              </w:rPr>
              <w:t xml:space="preserve"> dfdl:</w:t>
            </w:r>
            <w:r>
              <w:rPr>
                <w:rFonts w:eastAsia="Arial Unicode MS"/>
              </w:rPr>
              <w:t>textTrimKind</w:t>
            </w:r>
            <w:r>
              <w:rPr>
                <w:rFonts w:eastAsia="Arial"/>
              </w:rPr>
              <w:t xml:space="preserve">  </w:t>
            </w:r>
            <w:r>
              <w:rPr>
                <w:rFonts w:eastAsia="Arial Unicode MS"/>
              </w:rPr>
              <w:t>is</w:t>
            </w:r>
            <w:r>
              <w:rPr>
                <w:rFonts w:eastAsia="Arial"/>
              </w:rPr>
              <w:t xml:space="preserve"> '</w:t>
            </w:r>
            <w:r>
              <w:rPr>
                <w:rFonts w:eastAsia="Arial Unicode MS"/>
              </w:rPr>
              <w:t>none</w:t>
            </w:r>
            <w:r>
              <w:rPr>
                <w:rFonts w:eastAsia="Arial"/>
              </w:rPr>
              <w:t xml:space="preserve">' </w:t>
            </w:r>
            <w:r>
              <w:rPr>
                <w:rFonts w:eastAsia="Arial Unicode MS"/>
              </w:rPr>
              <w:t>then</w:t>
            </w:r>
            <w:r>
              <w:rPr>
                <w:rFonts w:eastAsia="Arial"/>
              </w:rPr>
              <w:t xml:space="preserve"> </w:t>
            </w:r>
            <w:r>
              <w:rPr>
                <w:rFonts w:eastAsia="Arial Unicode MS"/>
              </w:rPr>
              <w:t>both dfdl:textBooleanTrueRep and dfdl:textBooleanFalseRep</w:t>
            </w:r>
            <w:r>
              <w:rPr>
                <w:rFonts w:eastAsia="Arial"/>
              </w:rPr>
              <w:t xml:space="preserve"> </w:t>
            </w:r>
            <w:r>
              <w:rPr>
                <w:rFonts w:eastAsia="Arial Unicode MS"/>
              </w:rPr>
              <w:t>must</w:t>
            </w:r>
            <w:r>
              <w:rPr>
                <w:rFonts w:eastAsia="Arial"/>
              </w:rPr>
              <w:t xml:space="preserve"> </w:t>
            </w:r>
            <w:r>
              <w:rPr>
                <w:rFonts w:eastAsia="Arial Unicode MS"/>
              </w:rPr>
              <w:t>have</w:t>
            </w:r>
            <w:r>
              <w:rPr>
                <w:rFonts w:eastAsia="Arial"/>
              </w:rPr>
              <w:t xml:space="preserve"> </w:t>
            </w:r>
            <w:r>
              <w:rPr>
                <w:rFonts w:eastAsia="Arial Unicode MS"/>
              </w:rPr>
              <w:t>the</w:t>
            </w:r>
            <w:r>
              <w:rPr>
                <w:rFonts w:eastAsia="Arial"/>
              </w:rPr>
              <w:t xml:space="preserve"> </w:t>
            </w:r>
            <w:r>
              <w:rPr>
                <w:rFonts w:eastAsia="Arial Unicode MS"/>
              </w:rPr>
              <w:t>same</w:t>
            </w:r>
            <w:r>
              <w:rPr>
                <w:rFonts w:eastAsia="Arial"/>
              </w:rPr>
              <w:t xml:space="preserve"> </w:t>
            </w:r>
            <w:r>
              <w:rPr>
                <w:rFonts w:eastAsia="Arial Unicode MS"/>
              </w:rPr>
              <w:t>length</w:t>
            </w:r>
            <w:r w:rsidR="00A22AB5">
              <w:rPr>
                <w:rFonts w:eastAsia="Arial Unicode MS"/>
              </w:rPr>
              <w:t xml:space="preserve"> or </w:t>
            </w:r>
            <w:r>
              <w:rPr>
                <w:rFonts w:eastAsia="Arial Unicode MS"/>
              </w:rPr>
              <w:t>else</w:t>
            </w:r>
            <w:r>
              <w:rPr>
                <w:rFonts w:eastAsia="Arial"/>
              </w:rPr>
              <w:t xml:space="preserve"> </w:t>
            </w:r>
            <w:r>
              <w:rPr>
                <w:rFonts w:eastAsia="Arial Unicode MS"/>
              </w:rPr>
              <w:t>it</w:t>
            </w:r>
            <w:r>
              <w:rPr>
                <w:rFonts w:eastAsia="Arial"/>
              </w:rPr>
              <w:t xml:space="preserve"> </w:t>
            </w:r>
            <w:r>
              <w:rPr>
                <w:rFonts w:eastAsia="Arial Unicode MS"/>
              </w:rPr>
              <w:t>is</w:t>
            </w:r>
            <w:r>
              <w:rPr>
                <w:rFonts w:eastAsia="Arial"/>
              </w:rPr>
              <w:t xml:space="preserve"> </w:t>
            </w:r>
            <w:r>
              <w:rPr>
                <w:rFonts w:eastAsia="Arial Unicode MS"/>
              </w:rPr>
              <w:t>a</w:t>
            </w:r>
            <w:r>
              <w:rPr>
                <w:rFonts w:eastAsia="Arial"/>
              </w:rPr>
              <w:t xml:space="preserve"> </w:t>
            </w:r>
            <w:r>
              <w:rPr>
                <w:rFonts w:eastAsia="Arial Unicode MS"/>
              </w:rPr>
              <w:t>Schema Definition Error.</w:t>
            </w:r>
          </w:p>
          <w:p w14:paraId="425B0E8E" w14:textId="77777777" w:rsidR="00B46A03" w:rsidRDefault="00B46A03" w:rsidP="00986B7C">
            <w:pPr>
              <w:jc w:val="left"/>
              <w:rPr>
                <w:rFonts w:eastAsia="Arial Unicode MS" w:cs="Arial"/>
              </w:rPr>
            </w:pPr>
            <w:r>
              <w:rPr>
                <w:rFonts w:eastAsia="Arial Unicode MS"/>
              </w:rPr>
              <w:t>This property can be computed by way of an expression which returns a string of whitespace separated list of values. The expression must not contain forward references to elements which have not yet been processed.</w:t>
            </w:r>
          </w:p>
          <w:p w14:paraId="3A4A2D16" w14:textId="77777777" w:rsidR="00B46A03" w:rsidRDefault="00B46A03" w:rsidP="00986B7C">
            <w:pPr>
              <w:jc w:val="left"/>
              <w:rPr>
                <w:rFonts w:eastAsia="Arial Unicode MS"/>
              </w:rPr>
            </w:pPr>
            <w:r>
              <w:rPr>
                <w:rFonts w:eastAsia="Arial Unicode MS"/>
              </w:rPr>
              <w:t>On unparsing the first value is used</w:t>
            </w:r>
          </w:p>
          <w:p w14:paraId="4AB0741E" w14:textId="77777777" w:rsidR="00B46A03" w:rsidRDefault="00B46A03" w:rsidP="00986B7C">
            <w:pPr>
              <w:jc w:val="left"/>
              <w:rPr>
                <w:rFonts w:eastAsia="Arial Unicode MS"/>
              </w:rPr>
            </w:pPr>
            <w:r>
              <w:rPr>
                <w:rFonts w:eastAsia="Arial Unicode MS"/>
              </w:rPr>
              <w:t>If dfdl:ignoreCase is 'yes' then the case of the string is ignored by the parser.</w:t>
            </w:r>
          </w:p>
          <w:p w14:paraId="6E63758B" w14:textId="77777777" w:rsidR="00B46A03" w:rsidRDefault="00B46A03" w:rsidP="00986B7C">
            <w:pPr>
              <w:jc w:val="left"/>
              <w:rPr>
                <w:rFonts w:eastAsia="Arial Unicode MS"/>
              </w:rPr>
            </w:pPr>
            <w:r>
              <w:rPr>
                <w:rStyle w:val="Emphasis"/>
                <w:rFonts w:eastAsia="Arial Unicode MS"/>
              </w:rPr>
              <w:t>Text Boolean Character Restrictions:</w:t>
            </w:r>
            <w:r>
              <w:rPr>
                <w:rFonts w:eastAsia="Arial Unicode MS"/>
              </w:rPr>
              <w:t xml:space="preserve"> The string literal is restricted to allow only certain kinds of DFDL String Literal syntax:</w:t>
            </w:r>
          </w:p>
          <w:p w14:paraId="78A13CBF" w14:textId="77777777" w:rsidR="00B46A03" w:rsidRPr="00E112C9" w:rsidRDefault="00B46A03" w:rsidP="00986B7C">
            <w:pPr>
              <w:pStyle w:val="ListParagraph"/>
              <w:numPr>
                <w:ilvl w:val="0"/>
                <w:numId w:val="173"/>
              </w:numPr>
              <w:tabs>
                <w:tab w:val="clear" w:pos="403"/>
              </w:tabs>
              <w:spacing w:before="60" w:after="60" w:line="240" w:lineRule="auto"/>
              <w:jc w:val="left"/>
              <w:rPr>
                <w:rFonts w:eastAsia="Arial Unicode MS"/>
              </w:rPr>
            </w:pPr>
            <w:r w:rsidRPr="00E112C9">
              <w:rPr>
                <w:rFonts w:eastAsia="Arial Unicode MS"/>
              </w:rPr>
              <w:lastRenderedPageBreak/>
              <w:t>DFDL character entities are allowed</w:t>
            </w:r>
          </w:p>
          <w:p w14:paraId="5CA450EA" w14:textId="77777777" w:rsidR="00B46A03" w:rsidRPr="00E112C9" w:rsidRDefault="00B46A03" w:rsidP="00986B7C">
            <w:pPr>
              <w:pStyle w:val="ListParagraph"/>
              <w:numPr>
                <w:ilvl w:val="0"/>
                <w:numId w:val="173"/>
              </w:numPr>
              <w:tabs>
                <w:tab w:val="clear" w:pos="403"/>
              </w:tabs>
              <w:spacing w:before="60" w:after="60" w:line="240" w:lineRule="auto"/>
              <w:jc w:val="left"/>
              <w:rPr>
                <w:rFonts w:eastAsia="Arial Unicode MS"/>
              </w:rPr>
            </w:pPr>
            <w:r w:rsidRPr="00E112C9">
              <w:rPr>
                <w:rFonts w:eastAsia="Arial Unicode MS"/>
              </w:rPr>
              <w:t>The DFDL byte value entity ( %#rXX; ) is not allowed.</w:t>
            </w:r>
          </w:p>
          <w:p w14:paraId="26C0FFA5" w14:textId="77777777" w:rsidR="00B46A03" w:rsidRPr="00E112C9" w:rsidRDefault="00B46A03" w:rsidP="00986B7C">
            <w:pPr>
              <w:pStyle w:val="ListParagraph"/>
              <w:numPr>
                <w:ilvl w:val="0"/>
                <w:numId w:val="173"/>
              </w:numPr>
              <w:tabs>
                <w:tab w:val="clear" w:pos="403"/>
              </w:tabs>
              <w:spacing w:before="60" w:after="60" w:line="240" w:lineRule="auto"/>
              <w:jc w:val="left"/>
              <w:rPr>
                <w:rFonts w:eastAsia="Arial Unicode MS"/>
              </w:rPr>
            </w:pPr>
            <w:r w:rsidRPr="00E112C9">
              <w:rPr>
                <w:rFonts w:eastAsia="Arial Unicode MS"/>
              </w:rPr>
              <w:t>DFDL Character classes  NL, WSP, WSP+, WSP*, and ES are not allowed</w:t>
            </w:r>
          </w:p>
          <w:p w14:paraId="551C203A" w14:textId="497E48C5" w:rsidR="00B46A03" w:rsidRDefault="00B46A03" w:rsidP="00986B7C">
            <w:pPr>
              <w:jc w:val="left"/>
              <w:rPr>
                <w:rFonts w:eastAsia="Arial Unicode MS"/>
              </w:rPr>
            </w:pPr>
            <w:r>
              <w:rPr>
                <w:rFonts w:eastAsia="Arial Unicode MS"/>
              </w:rPr>
              <w:t>It is a Schema Definition Error if the string literal</w:t>
            </w:r>
            <w:r w:rsidR="00A22AB5">
              <w:rPr>
                <w:rFonts w:eastAsia="Arial Unicode MS"/>
              </w:rPr>
              <w:t xml:space="preserve"> is the empty string or</w:t>
            </w:r>
            <w:r>
              <w:rPr>
                <w:rFonts w:eastAsia="Arial Unicode MS"/>
              </w:rPr>
              <w:t xml:space="preserve"> contains any of the disallowed constructs.</w:t>
            </w:r>
          </w:p>
          <w:p w14:paraId="330D2F42" w14:textId="77777777" w:rsidR="00B46A03" w:rsidRDefault="00B46A03" w:rsidP="00986B7C">
            <w:pPr>
              <w:jc w:val="left"/>
              <w:rPr>
                <w:rFonts w:eastAsia="Arial Unicode MS"/>
              </w:rPr>
            </w:pPr>
            <w:r>
              <w:rPr>
                <w:rFonts w:eastAsia="Arial Unicode MS"/>
              </w:rPr>
              <w:t>Annotation: dfdl:element, dfdl:simpleType</w:t>
            </w:r>
          </w:p>
        </w:tc>
      </w:tr>
      <w:tr w:rsidR="00B46A03" w14:paraId="3E17AE81"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30A4407A" w14:textId="77777777" w:rsidR="00B46A03" w:rsidRDefault="00B46A03" w:rsidP="00986B7C">
            <w:pPr>
              <w:jc w:val="left"/>
              <w:rPr>
                <w:rFonts w:eastAsia="Arial Unicode MS"/>
              </w:rPr>
            </w:pPr>
            <w:r>
              <w:rPr>
                <w:rFonts w:eastAsia="Arial Unicode MS"/>
              </w:rPr>
              <w:lastRenderedPageBreak/>
              <w:t>textBooleanFalseRep</w:t>
            </w:r>
          </w:p>
        </w:tc>
        <w:tc>
          <w:tcPr>
            <w:tcW w:w="0" w:type="auto"/>
            <w:tcBorders>
              <w:top w:val="single" w:sz="4" w:space="0" w:color="auto"/>
              <w:left w:val="single" w:sz="4" w:space="0" w:color="auto"/>
              <w:bottom w:val="single" w:sz="4" w:space="0" w:color="auto"/>
              <w:right w:val="single" w:sz="4" w:space="0" w:color="auto"/>
            </w:tcBorders>
            <w:hideMark/>
          </w:tcPr>
          <w:p w14:paraId="284A45EA" w14:textId="77777777" w:rsidR="00B46A03" w:rsidRDefault="00B46A03" w:rsidP="00986B7C">
            <w:pPr>
              <w:jc w:val="left"/>
              <w:rPr>
                <w:rFonts w:eastAsia="Arial Unicode MS"/>
              </w:rPr>
            </w:pPr>
            <w:r>
              <w:rPr>
                <w:rFonts w:eastAsia="Arial Unicode MS"/>
              </w:rPr>
              <w:t>List of DFDL String Literals or DFDL Expression</w:t>
            </w:r>
          </w:p>
          <w:p w14:paraId="4468E153" w14:textId="77777777" w:rsidR="00B46A03" w:rsidRDefault="00B46A03" w:rsidP="00986B7C">
            <w:pPr>
              <w:jc w:val="left"/>
              <w:rPr>
                <w:rFonts w:eastAsia="Arial Unicode MS"/>
              </w:rPr>
            </w:pPr>
            <w:r>
              <w:rPr>
                <w:rFonts w:eastAsia="Arial Unicode MS"/>
              </w:rPr>
              <w:t xml:space="preserve">A whitespace separated list of representations to be used for 'false' These are compared after trimming when parsing, and before padding when unparsing.  </w:t>
            </w:r>
          </w:p>
          <w:p w14:paraId="0698F34A" w14:textId="77777777" w:rsidR="00B46A03" w:rsidRDefault="00B46A03" w:rsidP="00986B7C">
            <w:pPr>
              <w:jc w:val="left"/>
              <w:rPr>
                <w:rFonts w:eastAsia="Arial Unicode MS"/>
              </w:rPr>
            </w:pPr>
            <w:r>
              <w:rPr>
                <w:rFonts w:eastAsia="Arial Unicode MS"/>
              </w:rPr>
              <w:t>If</w:t>
            </w:r>
            <w:r>
              <w:rPr>
                <w:rFonts w:eastAsia="Arial"/>
              </w:rPr>
              <w:t xml:space="preserve"> dfdl:</w:t>
            </w:r>
            <w:r>
              <w:rPr>
                <w:rFonts w:eastAsia="Arial Unicode MS"/>
              </w:rPr>
              <w:t>lengthKind</w:t>
            </w:r>
            <w:r>
              <w:rPr>
                <w:rFonts w:eastAsia="Arial"/>
              </w:rPr>
              <w:t xml:space="preserve"> </w:t>
            </w:r>
            <w:r>
              <w:rPr>
                <w:rFonts w:eastAsia="Arial Unicode MS"/>
              </w:rPr>
              <w:t>is</w:t>
            </w:r>
            <w:r>
              <w:rPr>
                <w:rFonts w:eastAsia="Arial"/>
              </w:rPr>
              <w:t xml:space="preserve"> '</w:t>
            </w:r>
            <w:r>
              <w:rPr>
                <w:rFonts w:eastAsia="Arial Unicode MS"/>
              </w:rPr>
              <w:t>explicit</w:t>
            </w:r>
            <w:r>
              <w:rPr>
                <w:rFonts w:eastAsia="Arial"/>
              </w:rPr>
              <w:t xml:space="preserve">' </w:t>
            </w:r>
            <w:r>
              <w:rPr>
                <w:rFonts w:eastAsia="Arial Unicode MS"/>
              </w:rPr>
              <w:t>or</w:t>
            </w:r>
            <w:r>
              <w:rPr>
                <w:rFonts w:eastAsia="Arial"/>
              </w:rPr>
              <w:t xml:space="preserve"> '</w:t>
            </w:r>
            <w:r>
              <w:rPr>
                <w:rFonts w:eastAsia="Arial Unicode MS"/>
              </w:rPr>
              <w:t>implicit</w:t>
            </w:r>
            <w:r>
              <w:rPr>
                <w:rFonts w:eastAsia="Arial"/>
              </w:rPr>
              <w:t xml:space="preserve">' </w:t>
            </w:r>
            <w:r>
              <w:rPr>
                <w:rFonts w:eastAsia="Arial Unicode MS"/>
              </w:rPr>
              <w:t>and</w:t>
            </w:r>
            <w:r>
              <w:rPr>
                <w:rFonts w:eastAsia="Arial"/>
              </w:rPr>
              <w:t xml:space="preserve"> </w:t>
            </w:r>
            <w:r>
              <w:rPr>
                <w:rFonts w:eastAsia="Arial Unicode MS"/>
              </w:rPr>
              <w:t>either</w:t>
            </w:r>
            <w:r>
              <w:rPr>
                <w:rFonts w:eastAsia="Arial"/>
              </w:rPr>
              <w:t xml:space="preserve"> dfdl:</w:t>
            </w:r>
            <w:r>
              <w:rPr>
                <w:rFonts w:eastAsia="Arial Unicode MS"/>
              </w:rPr>
              <w:t>textPadKind</w:t>
            </w:r>
            <w:r>
              <w:rPr>
                <w:rFonts w:eastAsia="Arial"/>
              </w:rPr>
              <w:t xml:space="preserve"> </w:t>
            </w:r>
            <w:r>
              <w:rPr>
                <w:rFonts w:eastAsia="Arial Unicode MS"/>
              </w:rPr>
              <w:t>or</w:t>
            </w:r>
            <w:r>
              <w:rPr>
                <w:rFonts w:eastAsia="Arial"/>
              </w:rPr>
              <w:t xml:space="preserve"> dfdl:</w:t>
            </w:r>
            <w:r>
              <w:rPr>
                <w:rFonts w:eastAsia="Arial Unicode MS"/>
              </w:rPr>
              <w:t>textTrimKind</w:t>
            </w:r>
            <w:r>
              <w:rPr>
                <w:rFonts w:eastAsia="Arial"/>
              </w:rPr>
              <w:t xml:space="preserve">  </w:t>
            </w:r>
            <w:r>
              <w:rPr>
                <w:rFonts w:eastAsia="Arial Unicode MS"/>
              </w:rPr>
              <w:t>is</w:t>
            </w:r>
            <w:r>
              <w:rPr>
                <w:rFonts w:eastAsia="Arial"/>
              </w:rPr>
              <w:t xml:space="preserve"> '</w:t>
            </w:r>
            <w:r>
              <w:rPr>
                <w:rFonts w:eastAsia="Arial Unicode MS"/>
              </w:rPr>
              <w:t>none</w:t>
            </w:r>
            <w:r>
              <w:rPr>
                <w:rFonts w:eastAsia="Arial"/>
              </w:rPr>
              <w:t xml:space="preserve">' </w:t>
            </w:r>
            <w:r>
              <w:rPr>
                <w:rFonts w:eastAsia="Arial Unicode MS"/>
              </w:rPr>
              <w:t>then</w:t>
            </w:r>
            <w:r>
              <w:rPr>
                <w:rFonts w:eastAsia="Arial"/>
              </w:rPr>
              <w:t xml:space="preserve"> </w:t>
            </w:r>
            <w:r>
              <w:rPr>
                <w:rFonts w:eastAsia="Arial Unicode MS"/>
              </w:rPr>
              <w:t>both dfdl:textBooleanTrueRep and dfdl:textBooleanFalseRep</w:t>
            </w:r>
            <w:r>
              <w:rPr>
                <w:rFonts w:eastAsia="Arial"/>
              </w:rPr>
              <w:t xml:space="preserve"> </w:t>
            </w:r>
            <w:r>
              <w:rPr>
                <w:rFonts w:eastAsia="Arial Unicode MS"/>
              </w:rPr>
              <w:t>must</w:t>
            </w:r>
            <w:r>
              <w:rPr>
                <w:rFonts w:eastAsia="Arial"/>
              </w:rPr>
              <w:t xml:space="preserve"> </w:t>
            </w:r>
            <w:r>
              <w:rPr>
                <w:rFonts w:eastAsia="Arial Unicode MS"/>
              </w:rPr>
              <w:t>have</w:t>
            </w:r>
            <w:r>
              <w:rPr>
                <w:rFonts w:eastAsia="Arial"/>
              </w:rPr>
              <w:t xml:space="preserve"> </w:t>
            </w:r>
            <w:r>
              <w:rPr>
                <w:rFonts w:eastAsia="Arial Unicode MS"/>
              </w:rPr>
              <w:t>the</w:t>
            </w:r>
            <w:r>
              <w:rPr>
                <w:rFonts w:eastAsia="Arial"/>
              </w:rPr>
              <w:t xml:space="preserve"> </w:t>
            </w:r>
            <w:r>
              <w:rPr>
                <w:rFonts w:eastAsia="Arial Unicode MS"/>
              </w:rPr>
              <w:t>same</w:t>
            </w:r>
            <w:r>
              <w:rPr>
                <w:rFonts w:eastAsia="Arial"/>
              </w:rPr>
              <w:t xml:space="preserve"> </w:t>
            </w:r>
            <w:r>
              <w:rPr>
                <w:rFonts w:eastAsia="Arial Unicode MS"/>
              </w:rPr>
              <w:t>length</w:t>
            </w:r>
            <w:r>
              <w:rPr>
                <w:rFonts w:eastAsia="Arial"/>
              </w:rPr>
              <w:t xml:space="preserve"> </w:t>
            </w:r>
            <w:r>
              <w:rPr>
                <w:rFonts w:eastAsia="Arial Unicode MS"/>
              </w:rPr>
              <w:t>else</w:t>
            </w:r>
            <w:r>
              <w:rPr>
                <w:rFonts w:eastAsia="Arial"/>
              </w:rPr>
              <w:t xml:space="preserve"> </w:t>
            </w:r>
            <w:r>
              <w:rPr>
                <w:rFonts w:eastAsia="Arial Unicode MS"/>
              </w:rPr>
              <w:t>it</w:t>
            </w:r>
            <w:r>
              <w:rPr>
                <w:rFonts w:eastAsia="Arial"/>
              </w:rPr>
              <w:t xml:space="preserve"> </w:t>
            </w:r>
            <w:r>
              <w:rPr>
                <w:rFonts w:eastAsia="Arial Unicode MS"/>
              </w:rPr>
              <w:t>is</w:t>
            </w:r>
            <w:r>
              <w:rPr>
                <w:rFonts w:eastAsia="Arial"/>
              </w:rPr>
              <w:t xml:space="preserve"> </w:t>
            </w:r>
            <w:r>
              <w:rPr>
                <w:rFonts w:eastAsia="Arial Unicode MS"/>
              </w:rPr>
              <w:t>a</w:t>
            </w:r>
            <w:r>
              <w:rPr>
                <w:rFonts w:eastAsia="Arial"/>
              </w:rPr>
              <w:t xml:space="preserve"> </w:t>
            </w:r>
            <w:r>
              <w:rPr>
                <w:rFonts w:eastAsia="Arial Unicode MS"/>
              </w:rPr>
              <w:t>Schema Definition Error.</w:t>
            </w:r>
          </w:p>
          <w:p w14:paraId="34BA11F6" w14:textId="77777777" w:rsidR="00B46A03" w:rsidRDefault="00B46A03" w:rsidP="00986B7C">
            <w:pPr>
              <w:jc w:val="left"/>
              <w:rPr>
                <w:rFonts w:eastAsia="Arial Unicode MS" w:cs="Arial"/>
              </w:rPr>
            </w:pPr>
            <w:r>
              <w:rPr>
                <w:rFonts w:eastAsia="Arial Unicode MS"/>
              </w:rPr>
              <w:t>This property can be computed by way of an expression which returns a string of whitespace separated list of values. The expression must not contain forward references to elements which have not yet been processed.</w:t>
            </w:r>
          </w:p>
          <w:p w14:paraId="614FC70F" w14:textId="77777777" w:rsidR="00B46A03" w:rsidRDefault="00B46A03" w:rsidP="00986B7C">
            <w:pPr>
              <w:jc w:val="left"/>
              <w:rPr>
                <w:rFonts w:eastAsia="Arial Unicode MS"/>
              </w:rPr>
            </w:pPr>
            <w:r>
              <w:rPr>
                <w:rFonts w:eastAsia="Arial Unicode MS"/>
              </w:rPr>
              <w:t>On unparsing the first value is used</w:t>
            </w:r>
          </w:p>
          <w:p w14:paraId="4C94693C" w14:textId="77777777" w:rsidR="00B46A03" w:rsidRDefault="00B46A03" w:rsidP="00986B7C">
            <w:pPr>
              <w:jc w:val="left"/>
              <w:rPr>
                <w:rFonts w:eastAsia="Arial Unicode MS"/>
              </w:rPr>
            </w:pPr>
            <w:r>
              <w:rPr>
                <w:rFonts w:eastAsia="Arial Unicode MS"/>
              </w:rPr>
              <w:t>If dfdl:ignoreCase is 'yes' then the case of the string is ignored by the parser.</w:t>
            </w:r>
          </w:p>
          <w:p w14:paraId="7495F404" w14:textId="77777777" w:rsidR="00B46A03" w:rsidRDefault="00B46A03" w:rsidP="00986B7C">
            <w:pPr>
              <w:jc w:val="left"/>
              <w:rPr>
                <w:rFonts w:eastAsia="Arial Unicode MS"/>
              </w:rPr>
            </w:pPr>
            <w:r>
              <w:rPr>
                <w:rFonts w:eastAsia="Arial"/>
              </w:rPr>
              <w:t>The string literal value is restricted in the same way as described in "Text Boolean Character Restrictions" in the description of the dfdl:textBooleanTrueRep property.</w:t>
            </w:r>
          </w:p>
          <w:p w14:paraId="37BF39C3" w14:textId="77777777" w:rsidR="00B46A03" w:rsidRDefault="00B46A03" w:rsidP="00986B7C">
            <w:pPr>
              <w:jc w:val="left"/>
              <w:rPr>
                <w:rFonts w:eastAsia="Arial Unicode MS"/>
              </w:rPr>
            </w:pPr>
            <w:r>
              <w:rPr>
                <w:rFonts w:eastAsia="Arial Unicode MS"/>
              </w:rPr>
              <w:t xml:space="preserve">Annotation: dfdl:element, dfdl:simpleType </w:t>
            </w:r>
          </w:p>
        </w:tc>
      </w:tr>
      <w:tr w:rsidR="00B46A03" w14:paraId="78EF4A83"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2D8E5B56" w14:textId="77777777" w:rsidR="00B46A03" w:rsidRDefault="00B46A03" w:rsidP="00986B7C">
            <w:pPr>
              <w:jc w:val="left"/>
              <w:rPr>
                <w:rFonts w:eastAsia="Arial Unicode MS"/>
              </w:rPr>
            </w:pPr>
            <w:r>
              <w:rPr>
                <w:rFonts w:eastAsia="Arial Unicode MS"/>
              </w:rPr>
              <w:t>textBooleanJustification</w:t>
            </w:r>
          </w:p>
        </w:tc>
        <w:tc>
          <w:tcPr>
            <w:tcW w:w="0" w:type="auto"/>
            <w:tcBorders>
              <w:top w:val="single" w:sz="4" w:space="0" w:color="auto"/>
              <w:left w:val="single" w:sz="4" w:space="0" w:color="auto"/>
              <w:bottom w:val="single" w:sz="4" w:space="0" w:color="auto"/>
              <w:right w:val="single" w:sz="4" w:space="0" w:color="auto"/>
            </w:tcBorders>
            <w:hideMark/>
          </w:tcPr>
          <w:p w14:paraId="4952CF3A" w14:textId="77777777" w:rsidR="00B46A03" w:rsidRDefault="00B46A03" w:rsidP="00986B7C">
            <w:pPr>
              <w:jc w:val="left"/>
            </w:pPr>
            <w:r>
              <w:t>Enum</w:t>
            </w:r>
          </w:p>
          <w:p w14:paraId="08E4CDDF" w14:textId="77777777" w:rsidR="00B46A03" w:rsidRDefault="00B46A03" w:rsidP="00986B7C">
            <w:pPr>
              <w:jc w:val="left"/>
            </w:pPr>
            <w:r>
              <w:t>Valid values 'left', 'right',  'center'</w:t>
            </w:r>
          </w:p>
          <w:p w14:paraId="4CBAA9C5" w14:textId="77777777" w:rsidR="00B46A03" w:rsidRDefault="00B46A03" w:rsidP="00986B7C">
            <w:pPr>
              <w:jc w:val="left"/>
              <w:rPr>
                <w:rFonts w:cs="Arial"/>
              </w:rPr>
            </w:pPr>
            <w:r>
              <w:rPr>
                <w:rFonts w:cs="Arial"/>
              </w:rPr>
              <w:t>Controls how the data is padded or trimmed on parsing and unparsing.</w:t>
            </w:r>
          </w:p>
          <w:p w14:paraId="300FC887" w14:textId="77777777" w:rsidR="00B46A03" w:rsidRDefault="00B46A03" w:rsidP="00986B7C">
            <w:pPr>
              <w:jc w:val="left"/>
            </w:pPr>
            <w:r>
              <w:t>Behavior as for dfdl:textStringJustification.</w:t>
            </w:r>
          </w:p>
          <w:p w14:paraId="688CB457" w14:textId="77777777" w:rsidR="00B46A03" w:rsidRDefault="00B46A03" w:rsidP="00986B7C">
            <w:pPr>
              <w:jc w:val="left"/>
              <w:rPr>
                <w:rFonts w:eastAsia="Arial Unicode MS"/>
              </w:rPr>
            </w:pPr>
            <w:r>
              <w:rPr>
                <w:rFonts w:eastAsia="Arial Unicode MS"/>
              </w:rPr>
              <w:t>Annotation: dfdl:element, dfdl:simpleType</w:t>
            </w:r>
          </w:p>
        </w:tc>
      </w:tr>
      <w:tr w:rsidR="00B46A03" w14:paraId="64828F4F" w14:textId="77777777" w:rsidTr="00986B7C">
        <w:tc>
          <w:tcPr>
            <w:tcW w:w="0" w:type="auto"/>
            <w:tcBorders>
              <w:top w:val="single" w:sz="4" w:space="0" w:color="auto"/>
              <w:left w:val="single" w:sz="4" w:space="0" w:color="auto"/>
              <w:bottom w:val="single" w:sz="4" w:space="0" w:color="auto"/>
              <w:right w:val="single" w:sz="4" w:space="0" w:color="auto"/>
            </w:tcBorders>
            <w:hideMark/>
          </w:tcPr>
          <w:p w14:paraId="0F0A8CC9" w14:textId="77777777" w:rsidR="00B46A03" w:rsidRDefault="00B46A03" w:rsidP="00986B7C">
            <w:pPr>
              <w:jc w:val="left"/>
              <w:rPr>
                <w:rFonts w:eastAsia="Arial Unicode MS"/>
              </w:rPr>
            </w:pPr>
            <w:r>
              <w:rPr>
                <w:rFonts w:eastAsia="Arial Unicode MS"/>
              </w:rPr>
              <w:t>textBooleanPadCharacter</w:t>
            </w:r>
          </w:p>
        </w:tc>
        <w:tc>
          <w:tcPr>
            <w:tcW w:w="0" w:type="auto"/>
            <w:tcBorders>
              <w:top w:val="single" w:sz="4" w:space="0" w:color="auto"/>
              <w:left w:val="single" w:sz="4" w:space="0" w:color="auto"/>
              <w:bottom w:val="single" w:sz="4" w:space="0" w:color="auto"/>
              <w:right w:val="single" w:sz="4" w:space="0" w:color="auto"/>
            </w:tcBorders>
            <w:hideMark/>
          </w:tcPr>
          <w:p w14:paraId="22C7C4FA" w14:textId="77777777" w:rsidR="00B46A03" w:rsidRDefault="00B46A03" w:rsidP="00986B7C">
            <w:pPr>
              <w:jc w:val="left"/>
              <w:rPr>
                <w:rFonts w:eastAsia="Arial Unicode MS"/>
              </w:rPr>
            </w:pPr>
            <w:r>
              <w:rPr>
                <w:rFonts w:eastAsia="Arial Unicode MS"/>
              </w:rPr>
              <w:t>DFDL String Literal</w:t>
            </w:r>
          </w:p>
          <w:p w14:paraId="64DC6902" w14:textId="77777777" w:rsidR="00B46A03" w:rsidRDefault="00B46A03" w:rsidP="00986B7C">
            <w:pPr>
              <w:jc w:val="left"/>
              <w:rPr>
                <w:rFonts w:eastAsia="Arial Unicode MS"/>
              </w:rPr>
            </w:pPr>
            <w:r>
              <w:rPr>
                <w:rFonts w:eastAsia="Arial Unicode MS"/>
              </w:rPr>
              <w:t>The value that is used when padding or trimming boolean elements. The value can be a single character or a single byte.</w:t>
            </w:r>
            <w:r>
              <w:rPr>
                <w:rFonts w:eastAsia="Arial Unicode MS"/>
              </w:rPr>
              <w:br/>
              <w:t xml:space="preserve">If a character, then it can be specified using a literal character or using DFDL entities. </w:t>
            </w:r>
          </w:p>
          <w:p w14:paraId="76B568C9" w14:textId="77777777" w:rsidR="00B46A03" w:rsidRDefault="00B46A03" w:rsidP="00986B7C">
            <w:pPr>
              <w:jc w:val="left"/>
              <w:rPr>
                <w:rFonts w:eastAsia="Arial Unicode MS"/>
              </w:rPr>
            </w:pPr>
            <w:r>
              <w:rPr>
                <w:rFonts w:eastAsia="Arial Unicode MS"/>
              </w:rPr>
              <w:t>If a byte, then it must be specified using a single byte value entity.</w:t>
            </w:r>
          </w:p>
          <w:p w14:paraId="2881D8EA" w14:textId="77777777" w:rsidR="00B46A03" w:rsidRDefault="00B46A03" w:rsidP="00986B7C">
            <w:pPr>
              <w:jc w:val="left"/>
              <w:rPr>
                <w:rFonts w:eastAsia="Arial Unicode MS"/>
              </w:rPr>
            </w:pPr>
            <w:r>
              <w:rPr>
                <w:rFonts w:eastAsia="Arial Unicode MS"/>
              </w:rPr>
              <w:t xml:space="preserve">If a pad character is specified when lengthUnits is 'bytes' then the pad character must be a single-byte character. </w:t>
            </w:r>
          </w:p>
          <w:p w14:paraId="186B4015" w14:textId="77777777" w:rsidR="00B46A03" w:rsidRDefault="00B46A03" w:rsidP="00986B7C">
            <w:pPr>
              <w:jc w:val="left"/>
              <w:rPr>
                <w:rFonts w:eastAsia="Arial Unicode MS"/>
              </w:rPr>
            </w:pPr>
            <w:r>
              <w:rPr>
                <w:rFonts w:eastAsia="Arial Unicode MS"/>
              </w:rPr>
              <w:t>If a pad byte is specified when lengthUnits is 'characters' then</w:t>
            </w:r>
          </w:p>
          <w:p w14:paraId="65862C82" w14:textId="77777777" w:rsidR="00B46A03" w:rsidRDefault="00B46A03" w:rsidP="00986B7C">
            <w:pPr>
              <w:numPr>
                <w:ilvl w:val="0"/>
                <w:numId w:val="81"/>
              </w:numPr>
              <w:tabs>
                <w:tab w:val="clear" w:pos="403"/>
              </w:tabs>
              <w:spacing w:before="60" w:after="60" w:line="240" w:lineRule="auto"/>
              <w:jc w:val="left"/>
              <w:rPr>
                <w:rFonts w:eastAsia="Arial Unicode MS"/>
              </w:rPr>
            </w:pPr>
            <w:r>
              <w:rPr>
                <w:rFonts w:eastAsia="Arial Unicode MS"/>
              </w:rPr>
              <w:t>the dfdl:encoding must be a fixed-width encoding</w:t>
            </w:r>
          </w:p>
          <w:p w14:paraId="676670FC" w14:textId="77777777" w:rsidR="00B46A03" w:rsidRDefault="00B46A03" w:rsidP="00986B7C">
            <w:pPr>
              <w:numPr>
                <w:ilvl w:val="0"/>
                <w:numId w:val="81"/>
              </w:numPr>
              <w:tabs>
                <w:tab w:val="clear" w:pos="403"/>
              </w:tabs>
              <w:spacing w:before="60" w:after="60" w:line="240" w:lineRule="auto"/>
              <w:jc w:val="left"/>
              <w:rPr>
                <w:rFonts w:eastAsia="Arial Unicode MS"/>
              </w:rPr>
            </w:pPr>
            <w:r>
              <w:rPr>
                <w:rFonts w:eastAsia="Arial Unicode MS"/>
              </w:rPr>
              <w:t>padding and trimming must be applied using a sequence of N pad bytes, where N is the width of a character in the fixed-width encoding.</w:t>
            </w:r>
          </w:p>
          <w:p w14:paraId="600953C1" w14:textId="77777777" w:rsidR="00B46A03" w:rsidRDefault="00B46A03" w:rsidP="00986B7C">
            <w:pPr>
              <w:jc w:val="left"/>
              <w:rPr>
                <w:rFonts w:eastAsia="Arial Unicode MS"/>
              </w:rPr>
            </w:pPr>
            <w:r>
              <w:rPr>
                <w:rFonts w:eastAsia="Arial Unicode MS"/>
              </w:rPr>
              <w:lastRenderedPageBreak/>
              <w:t>The string literal value is restricted in the same way as described in "Pad Character Restrictions" in the description of the dfdl:</w:t>
            </w:r>
            <w:r>
              <w:rPr>
                <w:rFonts w:eastAsia="Arial"/>
              </w:rPr>
              <w:t>textStringPadCharacter</w:t>
            </w:r>
            <w:r>
              <w:rPr>
                <w:rFonts w:eastAsia="Arial Unicode MS"/>
              </w:rPr>
              <w:t xml:space="preserve"> property.</w:t>
            </w:r>
          </w:p>
          <w:p w14:paraId="60DEF5A4" w14:textId="77777777" w:rsidR="00B46A03" w:rsidRDefault="00B46A03" w:rsidP="00986B7C">
            <w:pPr>
              <w:keepNext/>
              <w:jc w:val="left"/>
            </w:pPr>
            <w:r>
              <w:rPr>
                <w:rFonts w:eastAsia="MS Mincho"/>
              </w:rPr>
              <w:t xml:space="preserve">Annotation: dfdl:element, </w:t>
            </w:r>
            <w:r>
              <w:t>dfdl:simpleType</w:t>
            </w:r>
          </w:p>
        </w:tc>
      </w:tr>
    </w:tbl>
    <w:p w14:paraId="7FC0B7C4" w14:textId="43FA9E3F" w:rsidR="00B46A03" w:rsidRDefault="00B46A03" w:rsidP="00B46A03">
      <w:pPr>
        <w:pStyle w:val="Caption"/>
      </w:pPr>
      <w:r>
        <w:lastRenderedPageBreak/>
        <w:t xml:space="preserve">Table </w:t>
      </w:r>
      <w:r>
        <w:fldChar w:fldCharType="begin"/>
      </w:r>
      <w:r>
        <w:instrText xml:space="preserve"> SEQ Table \* ARABIC </w:instrText>
      </w:r>
      <w:r>
        <w:fldChar w:fldCharType="separate"/>
      </w:r>
      <w:r w:rsidR="009D1493">
        <w:rPr>
          <w:noProof/>
        </w:rPr>
        <w:t>37</w:t>
      </w:r>
      <w:r>
        <w:rPr>
          <w:noProof/>
        </w:rPr>
        <w:fldChar w:fldCharType="end"/>
      </w:r>
      <w:r>
        <w:t xml:space="preserve"> Properties Specific to Boolean with Text Representation</w:t>
      </w:r>
    </w:p>
    <w:p w14:paraId="1F56D3E4"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170" w:name="_Toc322911351"/>
      <w:bookmarkStart w:id="5171" w:name="_Toc322911913"/>
      <w:bookmarkStart w:id="5172" w:name="_Toc322912204"/>
      <w:bookmarkStart w:id="5173" w:name="_Toc329093053"/>
      <w:bookmarkStart w:id="5174" w:name="_Toc332701566"/>
      <w:bookmarkStart w:id="5175" w:name="_Toc332701870"/>
      <w:bookmarkStart w:id="5176" w:name="_Toc332711664"/>
      <w:bookmarkStart w:id="5177" w:name="_Toc332711972"/>
      <w:bookmarkStart w:id="5178" w:name="_Toc332712274"/>
      <w:bookmarkStart w:id="5179" w:name="_Toc332724190"/>
      <w:bookmarkStart w:id="5180" w:name="_Toc332724490"/>
      <w:bookmarkStart w:id="5181" w:name="_Toc341102786"/>
      <w:bookmarkStart w:id="5182" w:name="_Toc347241521"/>
      <w:bookmarkStart w:id="5183" w:name="_Toc347744714"/>
      <w:bookmarkStart w:id="5184" w:name="_Toc348984497"/>
      <w:bookmarkStart w:id="5185" w:name="_Toc348984802"/>
      <w:bookmarkStart w:id="5186" w:name="_Toc349037966"/>
      <w:bookmarkStart w:id="5187" w:name="_Toc349038268"/>
      <w:bookmarkStart w:id="5188" w:name="_Toc349042761"/>
      <w:bookmarkStart w:id="5189" w:name="_Toc349642175"/>
      <w:bookmarkStart w:id="5190" w:name="_Toc351912759"/>
      <w:bookmarkStart w:id="5191" w:name="_Toc351914780"/>
      <w:bookmarkStart w:id="5192" w:name="_Toc351915246"/>
      <w:bookmarkStart w:id="5193" w:name="_Toc361231303"/>
      <w:bookmarkStart w:id="5194" w:name="_Toc361231829"/>
      <w:bookmarkStart w:id="5195" w:name="_Toc362445127"/>
      <w:bookmarkStart w:id="5196" w:name="_Toc363909049"/>
      <w:bookmarkStart w:id="5197" w:name="_Toc364463473"/>
      <w:bookmarkStart w:id="5198" w:name="_Toc366078077"/>
      <w:bookmarkStart w:id="5199" w:name="_Toc366078696"/>
      <w:bookmarkStart w:id="5200" w:name="_Toc366079681"/>
      <w:bookmarkStart w:id="5201" w:name="_Toc366080293"/>
      <w:bookmarkStart w:id="5202" w:name="_Toc366080902"/>
      <w:bookmarkStart w:id="5203" w:name="_Toc366505242"/>
      <w:bookmarkStart w:id="5204" w:name="_Toc366508611"/>
      <w:bookmarkStart w:id="5205" w:name="_Toc366513112"/>
      <w:bookmarkStart w:id="5206" w:name="_Toc366574301"/>
      <w:bookmarkStart w:id="5207" w:name="_Toc366578094"/>
      <w:bookmarkStart w:id="5208" w:name="_Toc366578688"/>
      <w:bookmarkStart w:id="5209" w:name="_Toc366579280"/>
      <w:bookmarkStart w:id="5210" w:name="_Toc366579871"/>
      <w:bookmarkStart w:id="5211" w:name="_Toc366580463"/>
      <w:bookmarkStart w:id="5212" w:name="_Toc366581054"/>
      <w:bookmarkStart w:id="5213" w:name="_Toc366581646"/>
      <w:bookmarkStart w:id="5214" w:name="_Toc322912205"/>
      <w:bookmarkStart w:id="5215" w:name="_Toc329093054"/>
      <w:bookmarkStart w:id="5216" w:name="_Toc332701567"/>
      <w:bookmarkStart w:id="5217" w:name="_Toc332701871"/>
      <w:bookmarkStart w:id="5218" w:name="_Toc332711665"/>
      <w:bookmarkStart w:id="5219" w:name="_Toc332711973"/>
      <w:bookmarkStart w:id="5220" w:name="_Toc332712275"/>
      <w:bookmarkStart w:id="5221" w:name="_Toc332724191"/>
      <w:bookmarkStart w:id="5222" w:name="_Toc332724491"/>
      <w:bookmarkStart w:id="5223" w:name="_Toc341102787"/>
      <w:bookmarkStart w:id="5224" w:name="_Toc347241522"/>
      <w:bookmarkStart w:id="5225" w:name="_Toc347744715"/>
      <w:bookmarkStart w:id="5226" w:name="_Toc348984498"/>
      <w:bookmarkStart w:id="5227" w:name="_Toc348984803"/>
      <w:bookmarkStart w:id="5228" w:name="_Toc349037967"/>
      <w:bookmarkStart w:id="5229" w:name="_Toc349038269"/>
      <w:bookmarkStart w:id="5230" w:name="_Toc349042762"/>
      <w:bookmarkStart w:id="5231" w:name="_Toc351912760"/>
      <w:bookmarkStart w:id="5232" w:name="_Toc351914781"/>
      <w:bookmarkStart w:id="5233" w:name="_Toc351915247"/>
      <w:bookmarkStart w:id="5234" w:name="_Toc361231304"/>
      <w:bookmarkStart w:id="5235" w:name="_Toc361231830"/>
      <w:bookmarkStart w:id="5236" w:name="_Toc362445128"/>
      <w:bookmarkStart w:id="5237" w:name="_Toc363909050"/>
      <w:bookmarkStart w:id="5238" w:name="_Toc364463474"/>
      <w:bookmarkStart w:id="5239" w:name="_Toc366078078"/>
      <w:bookmarkStart w:id="5240" w:name="_Toc366078697"/>
      <w:bookmarkStart w:id="5241" w:name="_Toc366079682"/>
      <w:bookmarkStart w:id="5242" w:name="_Toc366080294"/>
      <w:bookmarkStart w:id="5243" w:name="_Toc366080903"/>
      <w:bookmarkStart w:id="5244" w:name="_Toc366505243"/>
      <w:bookmarkStart w:id="5245" w:name="_Toc366508612"/>
      <w:bookmarkStart w:id="5246" w:name="_Toc366513113"/>
      <w:bookmarkStart w:id="5247" w:name="_Toc366574302"/>
      <w:bookmarkStart w:id="5248" w:name="_Toc366578095"/>
      <w:bookmarkStart w:id="5249" w:name="_Toc366578689"/>
      <w:bookmarkStart w:id="5250" w:name="_Toc366579281"/>
      <w:bookmarkStart w:id="5251" w:name="_Toc366579872"/>
      <w:bookmarkStart w:id="5252" w:name="_Toc366580464"/>
      <w:bookmarkStart w:id="5253" w:name="_Toc366581055"/>
      <w:bookmarkStart w:id="5254" w:name="_Toc366581647"/>
      <w:bookmarkStart w:id="5255" w:name="_Toc349042763"/>
      <w:bookmarkStart w:id="5256" w:name="_Ref364442791"/>
      <w:bookmarkStart w:id="5257" w:name="_Ref364442803"/>
      <w:bookmarkStart w:id="5258" w:name="_Toc62570172"/>
      <w:bookmarkStart w:id="5259" w:name="_Toc210216894"/>
      <w:bookmarkStart w:id="5260" w:name="_Toc219441026"/>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r>
        <w:t>Properties Specific to Boolean with Binary Representation</w:t>
      </w:r>
      <w:bookmarkEnd w:id="5255"/>
      <w:bookmarkEnd w:id="5256"/>
      <w:bookmarkEnd w:id="5257"/>
      <w:bookmarkEnd w:id="5258"/>
      <w:bookmarkEnd w:id="5259"/>
      <w:bookmarkEnd w:id="5260"/>
    </w:p>
    <w:tbl>
      <w:tblPr>
        <w:tblStyle w:val="Table"/>
        <w:tblW w:w="5000" w:type="pct"/>
        <w:tblInd w:w="0" w:type="dxa"/>
        <w:tblLook w:val="04A0" w:firstRow="1" w:lastRow="0" w:firstColumn="1" w:lastColumn="0" w:noHBand="0" w:noVBand="1"/>
      </w:tblPr>
      <w:tblGrid>
        <w:gridCol w:w="2449"/>
        <w:gridCol w:w="7745"/>
      </w:tblGrid>
      <w:tr w:rsidR="00B46A03" w14:paraId="12497DFE"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610B84B4" w14:textId="77777777" w:rsidR="00B46A03" w:rsidRPr="00E276B6" w:rsidRDefault="00B46A03" w:rsidP="002A3075">
            <w:pPr>
              <w:jc w:val="left"/>
              <w:rPr>
                <w:rFonts w:ascii="Cambria" w:hAnsi="Cambria"/>
              </w:rPr>
            </w:pPr>
            <w:r w:rsidRPr="00E276B6">
              <w:rPr>
                <w:rFonts w:ascii="Cambria" w:hAnsi="Cambria"/>
              </w:rPr>
              <w:t>Property Name</w:t>
            </w:r>
          </w:p>
        </w:tc>
        <w:tc>
          <w:tcPr>
            <w:tcW w:w="0" w:type="auto"/>
            <w:hideMark/>
          </w:tcPr>
          <w:p w14:paraId="11EED40C" w14:textId="77777777" w:rsidR="00B46A03" w:rsidRPr="00E276B6" w:rsidRDefault="00B46A03" w:rsidP="002A3075">
            <w:pPr>
              <w:jc w:val="left"/>
              <w:rPr>
                <w:rFonts w:ascii="Cambria" w:hAnsi="Cambria"/>
              </w:rPr>
            </w:pPr>
            <w:r w:rsidRPr="00E276B6">
              <w:rPr>
                <w:rFonts w:ascii="Cambria" w:hAnsi="Cambria"/>
              </w:rPr>
              <w:t>Description</w:t>
            </w:r>
          </w:p>
        </w:tc>
      </w:tr>
      <w:tr w:rsidR="00B46A03" w14:paraId="5BE057F5"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28734481" w14:textId="77777777" w:rsidR="00B46A03" w:rsidRPr="00E276B6" w:rsidRDefault="00B46A03" w:rsidP="002A3075">
            <w:pPr>
              <w:jc w:val="left"/>
              <w:rPr>
                <w:rFonts w:ascii="Cambria" w:eastAsia="Arial Unicode MS" w:hAnsi="Cambria"/>
              </w:rPr>
            </w:pPr>
            <w:r w:rsidRPr="00E276B6">
              <w:rPr>
                <w:rFonts w:ascii="Cambria" w:eastAsia="Arial Unicode MS" w:hAnsi="Cambria"/>
              </w:rPr>
              <w:t>binaryBooleanTrueRep</w:t>
            </w:r>
          </w:p>
        </w:tc>
        <w:tc>
          <w:tcPr>
            <w:tcW w:w="0" w:type="auto"/>
            <w:tcBorders>
              <w:top w:val="single" w:sz="4" w:space="0" w:color="auto"/>
              <w:left w:val="single" w:sz="4" w:space="0" w:color="auto"/>
              <w:bottom w:val="single" w:sz="4" w:space="0" w:color="auto"/>
              <w:right w:val="single" w:sz="4" w:space="0" w:color="auto"/>
            </w:tcBorders>
            <w:hideMark/>
          </w:tcPr>
          <w:p w14:paraId="6917CA6C" w14:textId="77777777" w:rsidR="00B46A03" w:rsidRPr="00E276B6" w:rsidRDefault="00B46A03" w:rsidP="002A3075">
            <w:pPr>
              <w:jc w:val="left"/>
              <w:rPr>
                <w:rFonts w:ascii="Cambria" w:eastAsia="Arial Unicode MS" w:hAnsi="Cambria"/>
              </w:rPr>
            </w:pPr>
            <w:r w:rsidRPr="00E276B6">
              <w:rPr>
                <w:rFonts w:ascii="Cambria" w:eastAsia="Arial Unicode MS" w:hAnsi="Cambria"/>
              </w:rPr>
              <w:t>Non-negative Integer</w:t>
            </w:r>
          </w:p>
          <w:p w14:paraId="50BD8EF7" w14:textId="0814BCBB" w:rsidR="00B46A03" w:rsidRPr="00E276B6" w:rsidRDefault="00B46A03" w:rsidP="002A3075">
            <w:pPr>
              <w:jc w:val="left"/>
              <w:rPr>
                <w:rFonts w:ascii="Cambria" w:eastAsia="Arial Unicode MS" w:hAnsi="Cambria"/>
              </w:rPr>
            </w:pPr>
            <w:r w:rsidRPr="00E276B6">
              <w:rPr>
                <w:rFonts w:ascii="Cambria" w:eastAsia="Arial Unicode MS" w:hAnsi="Cambria"/>
              </w:rPr>
              <w:t xml:space="preserve">This value, treated as a binary xs:unsignedInt (See Section </w:t>
            </w:r>
            <w:r w:rsidRPr="00E276B6">
              <w:rPr>
                <w:rStyle w:val="Hyperlink"/>
                <w:rFonts w:eastAsia="MS Mincho"/>
              </w:rPr>
              <w:fldChar w:fldCharType="begin"/>
            </w:r>
            <w:r w:rsidRPr="00E276B6">
              <w:rPr>
                <w:rStyle w:val="Hyperlink"/>
                <w:rFonts w:ascii="Cambria" w:eastAsia="Arial Unicode MS" w:hAnsi="Cambria"/>
              </w:rPr>
              <w:instrText xml:space="preserve"> REF _Ref365060856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13.7.1</w:t>
            </w:r>
            <w:r w:rsidRPr="00E276B6">
              <w:rPr>
                <w:rStyle w:val="Hyperlink"/>
                <w:rFonts w:eastAsia="MS Mincho"/>
              </w:rPr>
              <w:fldChar w:fldCharType="end"/>
            </w:r>
            <w:r w:rsidRPr="00E276B6">
              <w:rPr>
                <w:rFonts w:ascii="Cambria" w:eastAsia="Arial Unicode MS" w:hAnsi="Cambria"/>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_Ref365060860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Converting Logical Numbers to/from Binary Representation</w:t>
            </w:r>
            <w:r w:rsidRPr="00E276B6">
              <w:rPr>
                <w:rStyle w:val="Hyperlink"/>
                <w:rFonts w:eastAsia="MS Mincho"/>
              </w:rPr>
              <w:fldChar w:fldCharType="end"/>
            </w:r>
            <w:r w:rsidRPr="00E276B6">
              <w:rPr>
                <w:rFonts w:ascii="Cambria" w:eastAsia="Arial Unicode MS" w:hAnsi="Cambria"/>
              </w:rPr>
              <w:t xml:space="preserve"> ), gives the representation to be used for 'true' </w:t>
            </w:r>
          </w:p>
          <w:p w14:paraId="13226BA1" w14:textId="77777777" w:rsidR="00B46A03" w:rsidRPr="00E276B6" w:rsidRDefault="00B46A03" w:rsidP="002A3075">
            <w:pPr>
              <w:jc w:val="left"/>
              <w:rPr>
                <w:rFonts w:ascii="Cambria" w:eastAsia="Arial Unicode MS" w:hAnsi="Cambria"/>
              </w:rPr>
            </w:pPr>
            <w:r w:rsidRPr="00E276B6">
              <w:rPr>
                <w:rFonts w:ascii="Cambria" w:eastAsia="Arial Unicode MS" w:hAnsi="Cambria"/>
              </w:rPr>
              <w:t>If this property value is the empty string, when parsing it means dfdl:binaryBooleanTrueRep is any value other than dfdl:binaryBooleanFalseRep; when unparsing, the one's complement of the dfdl:binaryBooleanFalseRep is used.</w:t>
            </w:r>
          </w:p>
          <w:p w14:paraId="2A87C76C" w14:textId="71122C10" w:rsidR="00B46A03" w:rsidRPr="00E276B6" w:rsidRDefault="00B46A03" w:rsidP="002A3075">
            <w:pPr>
              <w:jc w:val="left"/>
              <w:rPr>
                <w:rFonts w:ascii="Cambria" w:hAnsi="Cambria" w:cs="Arial"/>
              </w:rPr>
            </w:pPr>
            <w:r w:rsidRPr="00E276B6">
              <w:rPr>
                <w:rFonts w:ascii="Cambria" w:hAnsi="Cambria" w:cs="Arial"/>
              </w:rPr>
              <w:t xml:space="preserve">The length of the data value of the element must be between 1 bit and 32 bits (4 bytes) as described in Section </w:t>
            </w:r>
            <w:r w:rsidRPr="00E276B6">
              <w:rPr>
                <w:rStyle w:val="Hyperlink"/>
                <w:rFonts w:eastAsia="MS Mincho"/>
              </w:rPr>
              <w:fldChar w:fldCharType="begin"/>
            </w:r>
            <w:r w:rsidRPr="00E276B6">
              <w:rPr>
                <w:rStyle w:val="Hyperlink"/>
                <w:rFonts w:ascii="Cambria" w:eastAsia="MS Mincho" w:hAnsi="Cambria"/>
              </w:rPr>
              <w:instrText xml:space="preserve"> REF _Ref384984844 \r \h </w:instrText>
            </w:r>
            <w:r w:rsidR="002A3075">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12.3.7.2</w:t>
            </w:r>
            <w:r w:rsidRPr="00E276B6">
              <w:rPr>
                <w:rStyle w:val="Hyperlink"/>
                <w:rFonts w:eastAsia="MS Mincho"/>
              </w:rPr>
              <w:fldChar w:fldCharType="end"/>
            </w:r>
            <w:r w:rsidRPr="00E276B6">
              <w:rPr>
                <w:rFonts w:ascii="Cambria" w:hAnsi="Cambria" w:cs="Arial"/>
              </w:rPr>
              <w:t>. It is a Schema Definition Error if the value (when provided) of dfdl:binaryBooleanTrueRep cannot fit as an unsigned binary integer in the specified length.</w:t>
            </w:r>
          </w:p>
          <w:p w14:paraId="35FA3C19" w14:textId="77777777" w:rsidR="00B46A03" w:rsidRPr="00E276B6" w:rsidRDefault="00B46A03" w:rsidP="002A3075">
            <w:pPr>
              <w:jc w:val="left"/>
              <w:rPr>
                <w:rFonts w:ascii="Cambria" w:eastAsia="Arial Unicode MS" w:hAnsi="Cambria"/>
              </w:rPr>
            </w:pPr>
            <w:r w:rsidRPr="00E276B6">
              <w:rPr>
                <w:rFonts w:ascii="Cambria" w:eastAsia="Arial Unicode MS" w:hAnsi="Cambria"/>
              </w:rPr>
              <w:t>Annotation: dfdl:element, dfdl:simpleType</w:t>
            </w:r>
          </w:p>
        </w:tc>
      </w:tr>
      <w:tr w:rsidR="00B46A03" w14:paraId="4858885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89B39C8" w14:textId="77777777" w:rsidR="00B46A03" w:rsidRPr="00E276B6" w:rsidRDefault="00B46A03" w:rsidP="002A3075">
            <w:pPr>
              <w:jc w:val="left"/>
              <w:rPr>
                <w:rFonts w:ascii="Cambria" w:eastAsia="Arial Unicode MS" w:hAnsi="Cambria"/>
              </w:rPr>
            </w:pPr>
            <w:r w:rsidRPr="00E276B6">
              <w:rPr>
                <w:rFonts w:ascii="Cambria" w:eastAsia="Arial Unicode MS" w:hAnsi="Cambria"/>
              </w:rPr>
              <w:t>binaryBooleanFalseRep</w:t>
            </w:r>
          </w:p>
        </w:tc>
        <w:tc>
          <w:tcPr>
            <w:tcW w:w="0" w:type="auto"/>
            <w:tcBorders>
              <w:top w:val="single" w:sz="4" w:space="0" w:color="auto"/>
              <w:left w:val="single" w:sz="4" w:space="0" w:color="auto"/>
              <w:bottom w:val="single" w:sz="4" w:space="0" w:color="auto"/>
              <w:right w:val="single" w:sz="4" w:space="0" w:color="auto"/>
            </w:tcBorders>
            <w:hideMark/>
          </w:tcPr>
          <w:p w14:paraId="06047717" w14:textId="77777777" w:rsidR="00B46A03" w:rsidRPr="00E276B6" w:rsidRDefault="00B46A03" w:rsidP="002A3075">
            <w:pPr>
              <w:jc w:val="left"/>
              <w:rPr>
                <w:rFonts w:ascii="Cambria" w:eastAsia="Arial Unicode MS" w:hAnsi="Cambria"/>
              </w:rPr>
            </w:pPr>
            <w:r w:rsidRPr="00E276B6">
              <w:rPr>
                <w:rFonts w:ascii="Cambria" w:eastAsia="Arial Unicode MS" w:hAnsi="Cambria"/>
              </w:rPr>
              <w:t>Non-negative Integer</w:t>
            </w:r>
          </w:p>
          <w:p w14:paraId="74596121" w14:textId="2BCBA69C" w:rsidR="00B46A03" w:rsidRPr="00E276B6" w:rsidRDefault="00B46A03" w:rsidP="002A3075">
            <w:pPr>
              <w:jc w:val="left"/>
              <w:rPr>
                <w:rFonts w:ascii="Cambria" w:eastAsia="Arial Unicode MS" w:hAnsi="Cambria"/>
              </w:rPr>
            </w:pPr>
            <w:r w:rsidRPr="00E276B6">
              <w:rPr>
                <w:rFonts w:ascii="Cambria" w:eastAsia="Arial Unicode MS" w:hAnsi="Cambria"/>
              </w:rPr>
              <w:t xml:space="preserve">This value, treated as a binary xs:unsignedInt (See Section </w:t>
            </w:r>
            <w:r w:rsidRPr="00E276B6">
              <w:rPr>
                <w:rStyle w:val="Hyperlink"/>
                <w:rFonts w:eastAsia="MS Mincho"/>
              </w:rPr>
              <w:fldChar w:fldCharType="begin"/>
            </w:r>
            <w:r w:rsidRPr="00E276B6">
              <w:rPr>
                <w:rStyle w:val="Hyperlink"/>
                <w:rFonts w:ascii="Cambria" w:eastAsia="Arial Unicode MS" w:hAnsi="Cambria"/>
              </w:rPr>
              <w:instrText xml:space="preserve"> REF _Ref365060856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13.7.1</w:t>
            </w:r>
            <w:r w:rsidRPr="00E276B6">
              <w:rPr>
                <w:rStyle w:val="Hyperlink"/>
                <w:rFonts w:eastAsia="MS Mincho"/>
              </w:rPr>
              <w:fldChar w:fldCharType="end"/>
            </w:r>
            <w:r w:rsidRPr="00E276B6">
              <w:rPr>
                <w:rFonts w:ascii="Cambria" w:eastAsia="Arial Unicode MS" w:hAnsi="Cambria"/>
              </w:rPr>
              <w:t xml:space="preserve"> </w:t>
            </w:r>
            <w:r w:rsidRPr="00E276B6">
              <w:rPr>
                <w:rStyle w:val="Hyperlink"/>
                <w:rFonts w:eastAsia="MS Mincho"/>
              </w:rPr>
              <w:fldChar w:fldCharType="begin"/>
            </w:r>
            <w:r w:rsidRPr="00E276B6">
              <w:rPr>
                <w:rStyle w:val="Hyperlink"/>
                <w:rFonts w:ascii="Cambria" w:eastAsia="Arial Unicode MS" w:hAnsi="Cambria"/>
              </w:rPr>
              <w:instrText xml:space="preserve"> REF _Ref365060860 \h  \* MERGEFORMAT </w:instrText>
            </w:r>
            <w:r w:rsidRPr="00E276B6">
              <w:rPr>
                <w:rStyle w:val="Hyperlink"/>
                <w:rFonts w:eastAsia="MS Mincho"/>
              </w:rPr>
            </w:r>
            <w:r w:rsidRPr="00E276B6">
              <w:rPr>
                <w:rStyle w:val="Hyperlink"/>
                <w:rFonts w:eastAsia="MS Mincho"/>
              </w:rPr>
              <w:fldChar w:fldCharType="separate"/>
            </w:r>
            <w:r w:rsidR="009D1493" w:rsidRPr="009D1493">
              <w:rPr>
                <w:rStyle w:val="Hyperlink"/>
                <w:rFonts w:ascii="Cambria" w:eastAsia="MS Mincho" w:hAnsi="Cambria"/>
              </w:rPr>
              <w:t>Converting Logical Numbers to/from Binary Representation</w:t>
            </w:r>
            <w:r w:rsidRPr="00E276B6">
              <w:rPr>
                <w:rStyle w:val="Hyperlink"/>
                <w:rFonts w:eastAsia="MS Mincho"/>
              </w:rPr>
              <w:fldChar w:fldCharType="end"/>
            </w:r>
            <w:r w:rsidRPr="00E276B6">
              <w:rPr>
                <w:rFonts w:ascii="Cambria" w:eastAsia="Arial Unicode MS" w:hAnsi="Cambria"/>
              </w:rPr>
              <w:t xml:space="preserve"> ),  gives the representation to be used for 'false' </w:t>
            </w:r>
          </w:p>
          <w:p w14:paraId="23F01C89" w14:textId="6AF7A230" w:rsidR="00B46A03" w:rsidRPr="00E276B6" w:rsidRDefault="00B46A03" w:rsidP="002A3075">
            <w:pPr>
              <w:jc w:val="left"/>
              <w:rPr>
                <w:rFonts w:ascii="Cambria" w:hAnsi="Cambria" w:cs="Arial"/>
              </w:rPr>
            </w:pPr>
            <w:r w:rsidRPr="00E276B6">
              <w:rPr>
                <w:rFonts w:ascii="Cambria" w:hAnsi="Cambria" w:cs="Arial"/>
              </w:rPr>
              <w:t xml:space="preserve">The length of the data value of the element must be between 1 bit and 32 bits (4 bytes) as described in Section </w:t>
            </w:r>
            <w:r w:rsidRPr="00E276B6">
              <w:rPr>
                <w:rStyle w:val="Hyperlink"/>
                <w:rFonts w:eastAsia="MS Mincho"/>
              </w:rPr>
              <w:fldChar w:fldCharType="begin"/>
            </w:r>
            <w:r w:rsidRPr="00E276B6">
              <w:rPr>
                <w:rStyle w:val="Hyperlink"/>
                <w:rFonts w:ascii="Cambria" w:eastAsia="MS Mincho" w:hAnsi="Cambria"/>
              </w:rPr>
              <w:instrText xml:space="preserve"> REF _Ref384984844 \r \h </w:instrText>
            </w:r>
            <w:r w:rsidR="002A3075">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12.3.7.2</w:t>
            </w:r>
            <w:r w:rsidRPr="00E276B6">
              <w:rPr>
                <w:rStyle w:val="Hyperlink"/>
                <w:rFonts w:eastAsia="MS Mincho"/>
              </w:rPr>
              <w:fldChar w:fldCharType="end"/>
            </w:r>
            <w:r w:rsidRPr="00E276B6">
              <w:rPr>
                <w:rFonts w:ascii="Cambria" w:hAnsi="Cambria" w:cs="Arial"/>
              </w:rPr>
              <w:t>. It is a Schema Definition Error if the value of dfdl:binaryBooleanFalseRep cannot fit as an unsigned binary integer in the specified length.</w:t>
            </w:r>
          </w:p>
          <w:p w14:paraId="4D837CD3" w14:textId="77777777" w:rsidR="00B46A03" w:rsidRPr="00E276B6" w:rsidRDefault="00B46A03" w:rsidP="002A3075">
            <w:pPr>
              <w:keepNext/>
              <w:jc w:val="left"/>
              <w:rPr>
                <w:rFonts w:ascii="Cambria" w:eastAsia="Arial Unicode MS" w:hAnsi="Cambria"/>
              </w:rPr>
            </w:pPr>
            <w:r w:rsidRPr="00E276B6">
              <w:rPr>
                <w:rFonts w:ascii="Cambria" w:eastAsia="Arial Unicode MS" w:hAnsi="Cambria"/>
              </w:rPr>
              <w:t>Annotation: dfdl:element, dfdl:simpleType</w:t>
            </w:r>
          </w:p>
        </w:tc>
      </w:tr>
    </w:tbl>
    <w:p w14:paraId="077240DA" w14:textId="7C6EDF71" w:rsidR="00B46A03" w:rsidRDefault="00B46A03" w:rsidP="00B46A03">
      <w:pPr>
        <w:pStyle w:val="Caption"/>
      </w:pPr>
      <w:bookmarkStart w:id="5261" w:name="_Toc130873634"/>
      <w:bookmarkStart w:id="5262" w:name="_Toc140549606"/>
      <w:bookmarkStart w:id="5263" w:name="_Toc177399105"/>
      <w:bookmarkStart w:id="5264" w:name="_Toc175057392"/>
      <w:bookmarkStart w:id="5265" w:name="_Toc199516329"/>
      <w:bookmarkStart w:id="5266" w:name="_Toc194983992"/>
      <w:r>
        <w:t xml:space="preserve">Table </w:t>
      </w:r>
      <w:r>
        <w:fldChar w:fldCharType="begin"/>
      </w:r>
      <w:r>
        <w:instrText xml:space="preserve"> SEQ Table \* ARABIC </w:instrText>
      </w:r>
      <w:r>
        <w:fldChar w:fldCharType="separate"/>
      </w:r>
      <w:r w:rsidR="009D1493">
        <w:rPr>
          <w:noProof/>
        </w:rPr>
        <w:t>38</w:t>
      </w:r>
      <w:r>
        <w:rPr>
          <w:noProof/>
        </w:rPr>
        <w:fldChar w:fldCharType="end"/>
      </w:r>
      <w:r>
        <w:t xml:space="preserve"> Properties Specific to Boolean with Binary Representation</w:t>
      </w:r>
    </w:p>
    <w:p w14:paraId="452EB23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267" w:name="_Ref229814365"/>
      <w:bookmarkStart w:id="5268" w:name="_Ref229814405"/>
      <w:bookmarkStart w:id="5269" w:name="_Toc243112838"/>
      <w:bookmarkStart w:id="5270" w:name="_Toc349042764"/>
      <w:bookmarkStart w:id="5271" w:name="_Toc62570173"/>
      <w:bookmarkStart w:id="5272" w:name="_Toc210216895"/>
      <w:bookmarkStart w:id="5273" w:name="_Toc219441027"/>
      <w:r>
        <w:t>Properties Specific to Calendar with Text or Binary Representatio</w:t>
      </w:r>
      <w:bookmarkEnd w:id="5267"/>
      <w:bookmarkEnd w:id="5268"/>
      <w:bookmarkEnd w:id="5269"/>
      <w:r>
        <w:t>n</w:t>
      </w:r>
      <w:bookmarkEnd w:id="5270"/>
      <w:bookmarkEnd w:id="5271"/>
      <w:bookmarkEnd w:id="5272"/>
      <w:bookmarkEnd w:id="5273"/>
    </w:p>
    <w:p w14:paraId="2B783C67" w14:textId="77777777" w:rsidR="00B46A03" w:rsidRDefault="00B46A03" w:rsidP="00404546">
      <w:pPr>
        <w:pStyle w:val="nobreak"/>
      </w:pPr>
      <w:r>
        <w:t>The properties describe how a calendar (that is, date/time data)  is to be interpreted including an unparsing pattern property plus properties that qualify the pattern.</w:t>
      </w:r>
    </w:p>
    <w:p w14:paraId="3EB21362" w14:textId="77777777" w:rsidR="00B46A03" w:rsidRDefault="00B46A03" w:rsidP="00B46A03">
      <w:r>
        <w:t>These properties can be used when a calendar has dfdl:representation 'text' or dfdl:representation 'binary' and a packed decimal representation.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6"/>
        <w:gridCol w:w="7538"/>
      </w:tblGrid>
      <w:tr w:rsidR="00B46A03" w14:paraId="7B3560D1" w14:textId="77777777" w:rsidTr="00543790">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09E79E2" w14:textId="77777777" w:rsidR="00B46A03" w:rsidRDefault="00B46A03" w:rsidP="002A3075">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6AB6A06D" w14:textId="77777777" w:rsidR="00B46A03" w:rsidRDefault="00B46A03" w:rsidP="002A3075">
            <w:pPr>
              <w:jc w:val="left"/>
              <w:rPr>
                <w:b/>
              </w:rPr>
            </w:pPr>
            <w:r>
              <w:rPr>
                <w:b/>
              </w:rPr>
              <w:t>Description</w:t>
            </w:r>
          </w:p>
        </w:tc>
      </w:tr>
      <w:tr w:rsidR="00B46A03" w14:paraId="21D29CC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9D02F5B" w14:textId="77777777" w:rsidR="00B46A03" w:rsidRDefault="00B46A03" w:rsidP="002A3075">
            <w:pPr>
              <w:jc w:val="left"/>
            </w:pPr>
            <w:r>
              <w:t>calendarPattern</w:t>
            </w:r>
          </w:p>
        </w:tc>
        <w:tc>
          <w:tcPr>
            <w:tcW w:w="0" w:type="auto"/>
            <w:tcBorders>
              <w:top w:val="single" w:sz="4" w:space="0" w:color="auto"/>
              <w:left w:val="single" w:sz="4" w:space="0" w:color="auto"/>
              <w:bottom w:val="single" w:sz="4" w:space="0" w:color="auto"/>
              <w:right w:val="single" w:sz="4" w:space="0" w:color="auto"/>
            </w:tcBorders>
            <w:hideMark/>
          </w:tcPr>
          <w:p w14:paraId="52B59298" w14:textId="77777777" w:rsidR="00B46A03" w:rsidRDefault="00B46A03" w:rsidP="002A3075">
            <w:pPr>
              <w:jc w:val="left"/>
            </w:pPr>
            <w:r>
              <w:t xml:space="preserve">String </w:t>
            </w:r>
          </w:p>
          <w:p w14:paraId="1AC5B793" w14:textId="77777777" w:rsidR="00B46A03" w:rsidRDefault="00B46A03" w:rsidP="002A3075">
            <w:pPr>
              <w:jc w:val="left"/>
            </w:pPr>
            <w:r>
              <w:t xml:space="preserve">Defines the ICU pattern that describes the format of the calendar. The pattern defines where the year, month, day, hour, minute, second, fractional second and time zone components appear. See calendarPattern property section below.    </w:t>
            </w:r>
          </w:p>
          <w:p w14:paraId="2E203A86" w14:textId="77777777" w:rsidR="00B46A03" w:rsidRDefault="00B46A03" w:rsidP="002A3075">
            <w:pPr>
              <w:jc w:val="left"/>
            </w:pPr>
            <w:r>
              <w:lastRenderedPageBreak/>
              <w:t>When the dfdl</w:t>
            </w:r>
            <w:r>
              <w:rPr>
                <w:rStyle w:val="Emphasis"/>
              </w:rPr>
              <w:t>:</w:t>
            </w:r>
            <w:r>
              <w:t xml:space="preserve">representation is </w:t>
            </w:r>
            <w:r>
              <w:rPr>
                <w:rStyle w:val="Emphasis"/>
              </w:rPr>
              <w:t>'</w:t>
            </w:r>
            <w:r>
              <w:t>binary</w:t>
            </w:r>
            <w:r>
              <w:rPr>
                <w:rStyle w:val="Emphasis"/>
              </w:rPr>
              <w:t>',</w:t>
            </w:r>
            <w:r>
              <w:t xml:space="preserve"> and the representation is a packed decimal</w:t>
            </w:r>
            <w:r>
              <w:rPr>
                <w:rStyle w:val="Emphasis"/>
              </w:rPr>
              <w:t xml:space="preserve"> </w:t>
            </w:r>
            <w:r>
              <w:t>then the pattern can contain only characters and symbols that always result in the presentation of digits.</w:t>
            </w:r>
          </w:p>
          <w:p w14:paraId="25720265" w14:textId="77777777" w:rsidR="00B46A03" w:rsidRDefault="00B46A03" w:rsidP="002A3075">
            <w:pPr>
              <w:jc w:val="left"/>
            </w:pPr>
            <w:r>
              <w:t>Annotation: dfdl:element, dfdl:simpleType</w:t>
            </w:r>
          </w:p>
        </w:tc>
      </w:tr>
      <w:tr w:rsidR="00B46A03" w14:paraId="511B718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7D47D91" w14:textId="77777777" w:rsidR="00B46A03" w:rsidRDefault="00B46A03" w:rsidP="002A3075">
            <w:pPr>
              <w:jc w:val="left"/>
            </w:pPr>
            <w:r>
              <w:lastRenderedPageBreak/>
              <w:t>calendarPatternKind</w:t>
            </w:r>
          </w:p>
        </w:tc>
        <w:tc>
          <w:tcPr>
            <w:tcW w:w="0" w:type="auto"/>
            <w:tcBorders>
              <w:top w:val="single" w:sz="4" w:space="0" w:color="auto"/>
              <w:left w:val="single" w:sz="4" w:space="0" w:color="auto"/>
              <w:bottom w:val="single" w:sz="4" w:space="0" w:color="auto"/>
              <w:right w:val="single" w:sz="4" w:space="0" w:color="auto"/>
            </w:tcBorders>
            <w:hideMark/>
          </w:tcPr>
          <w:p w14:paraId="1DE1FB45" w14:textId="77777777" w:rsidR="00B46A03" w:rsidRDefault="00B46A03" w:rsidP="002A3075">
            <w:pPr>
              <w:jc w:val="left"/>
            </w:pPr>
            <w:r>
              <w:t>Enum</w:t>
            </w:r>
          </w:p>
          <w:p w14:paraId="01714682" w14:textId="77777777" w:rsidR="00B46A03" w:rsidRDefault="00B46A03" w:rsidP="002A3075">
            <w:pPr>
              <w:jc w:val="left"/>
            </w:pPr>
            <w:r>
              <w:t>Valid values 'explicit', 'implicit'</w:t>
            </w:r>
          </w:p>
          <w:p w14:paraId="71AAA4CB" w14:textId="77777777" w:rsidR="00B46A03" w:rsidRDefault="00B46A03" w:rsidP="002A3075">
            <w:pPr>
              <w:jc w:val="left"/>
            </w:pPr>
            <w:r>
              <w:t xml:space="preserve">'explicit' means the pattern is given by dfdl:calendarPattern, </w:t>
            </w:r>
          </w:p>
          <w:p w14:paraId="3A80E919" w14:textId="77777777" w:rsidR="00B46A03" w:rsidRDefault="00B46A03" w:rsidP="002A3075">
            <w:pPr>
              <w:jc w:val="left"/>
            </w:pPr>
            <w:r>
              <w:t>'implicit' means the pattern is derived from the XML schema date/time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4"/>
              <w:gridCol w:w="3063"/>
            </w:tblGrid>
            <w:tr w:rsidR="00B46A03" w14:paraId="046138D2" w14:textId="77777777" w:rsidTr="00543790">
              <w:tc>
                <w:tcPr>
                  <w:tcW w:w="3304" w:type="dxa"/>
                  <w:tcBorders>
                    <w:top w:val="single" w:sz="4" w:space="0" w:color="auto"/>
                    <w:left w:val="single" w:sz="4" w:space="0" w:color="auto"/>
                    <w:bottom w:val="single" w:sz="4" w:space="0" w:color="auto"/>
                    <w:right w:val="single" w:sz="4" w:space="0" w:color="auto"/>
                  </w:tcBorders>
                  <w:shd w:val="clear" w:color="auto" w:fill="F3F3F3"/>
                  <w:hideMark/>
                </w:tcPr>
                <w:p w14:paraId="7E7B31EE" w14:textId="77777777" w:rsidR="00B46A03" w:rsidRDefault="00B46A03" w:rsidP="002A3075">
                  <w:pPr>
                    <w:jc w:val="left"/>
                    <w:rPr>
                      <w:b/>
                    </w:rPr>
                  </w:pPr>
                  <w:r>
                    <w:rPr>
                      <w:b/>
                    </w:rPr>
                    <w:t xml:space="preserve">Logical Type </w:t>
                  </w:r>
                </w:p>
              </w:tc>
              <w:tc>
                <w:tcPr>
                  <w:tcW w:w="3063" w:type="dxa"/>
                  <w:tcBorders>
                    <w:top w:val="single" w:sz="4" w:space="0" w:color="auto"/>
                    <w:left w:val="single" w:sz="4" w:space="0" w:color="auto"/>
                    <w:bottom w:val="single" w:sz="4" w:space="0" w:color="auto"/>
                    <w:right w:val="single" w:sz="4" w:space="0" w:color="auto"/>
                  </w:tcBorders>
                  <w:shd w:val="clear" w:color="auto" w:fill="F3F3F3"/>
                  <w:hideMark/>
                </w:tcPr>
                <w:p w14:paraId="57376D19" w14:textId="77777777" w:rsidR="00B46A03" w:rsidRDefault="00B46A03" w:rsidP="002A3075">
                  <w:pPr>
                    <w:jc w:val="left"/>
                    <w:rPr>
                      <w:b/>
                    </w:rPr>
                  </w:pPr>
                  <w:r>
                    <w:rPr>
                      <w:b/>
                    </w:rPr>
                    <w:t>Default Pattern</w:t>
                  </w:r>
                </w:p>
              </w:tc>
            </w:tr>
            <w:tr w:rsidR="00B46A03" w14:paraId="400467DD" w14:textId="77777777" w:rsidTr="00543790">
              <w:tc>
                <w:tcPr>
                  <w:tcW w:w="3304" w:type="dxa"/>
                  <w:tcBorders>
                    <w:top w:val="single" w:sz="4" w:space="0" w:color="auto"/>
                    <w:left w:val="single" w:sz="4" w:space="0" w:color="auto"/>
                    <w:bottom w:val="single" w:sz="4" w:space="0" w:color="auto"/>
                    <w:right w:val="single" w:sz="4" w:space="0" w:color="auto"/>
                  </w:tcBorders>
                  <w:hideMark/>
                </w:tcPr>
                <w:p w14:paraId="20CD7083" w14:textId="77777777" w:rsidR="00B46A03" w:rsidRDefault="00B46A03" w:rsidP="002A3075">
                  <w:pPr>
                    <w:jc w:val="left"/>
                  </w:pPr>
                  <w:r>
                    <w:t>xs:date</w:t>
                  </w:r>
                </w:p>
              </w:tc>
              <w:tc>
                <w:tcPr>
                  <w:tcW w:w="3063" w:type="dxa"/>
                  <w:tcBorders>
                    <w:top w:val="single" w:sz="4" w:space="0" w:color="auto"/>
                    <w:left w:val="single" w:sz="4" w:space="0" w:color="auto"/>
                    <w:bottom w:val="single" w:sz="4" w:space="0" w:color="auto"/>
                    <w:right w:val="single" w:sz="4" w:space="0" w:color="auto"/>
                  </w:tcBorders>
                  <w:hideMark/>
                </w:tcPr>
                <w:p w14:paraId="0462091E" w14:textId="77777777" w:rsidR="00B46A03" w:rsidRDefault="00B46A03" w:rsidP="002A3075">
                  <w:pPr>
                    <w:jc w:val="left"/>
                  </w:pPr>
                  <w:r>
                    <w:t>yyyy-MM-dd</w:t>
                  </w:r>
                </w:p>
              </w:tc>
            </w:tr>
            <w:tr w:rsidR="00B46A03" w14:paraId="4CF1B681" w14:textId="77777777" w:rsidTr="00543790">
              <w:tc>
                <w:tcPr>
                  <w:tcW w:w="3304" w:type="dxa"/>
                  <w:tcBorders>
                    <w:top w:val="single" w:sz="4" w:space="0" w:color="auto"/>
                    <w:left w:val="single" w:sz="4" w:space="0" w:color="auto"/>
                    <w:bottom w:val="single" w:sz="4" w:space="0" w:color="auto"/>
                    <w:right w:val="single" w:sz="4" w:space="0" w:color="auto"/>
                  </w:tcBorders>
                  <w:hideMark/>
                </w:tcPr>
                <w:p w14:paraId="04116A52" w14:textId="77777777" w:rsidR="00B46A03" w:rsidRDefault="00B46A03" w:rsidP="002A3075">
                  <w:pPr>
                    <w:jc w:val="left"/>
                  </w:pPr>
                  <w:r>
                    <w:t>xs:dateTime</w:t>
                  </w:r>
                </w:p>
              </w:tc>
              <w:tc>
                <w:tcPr>
                  <w:tcW w:w="3063" w:type="dxa"/>
                  <w:tcBorders>
                    <w:top w:val="single" w:sz="4" w:space="0" w:color="auto"/>
                    <w:left w:val="single" w:sz="4" w:space="0" w:color="auto"/>
                    <w:bottom w:val="single" w:sz="4" w:space="0" w:color="auto"/>
                    <w:right w:val="single" w:sz="4" w:space="0" w:color="auto"/>
                  </w:tcBorders>
                  <w:hideMark/>
                </w:tcPr>
                <w:p w14:paraId="2B2887E2" w14:textId="77777777" w:rsidR="00B46A03" w:rsidRDefault="00B46A03" w:rsidP="002A3075">
                  <w:pPr>
                    <w:jc w:val="left"/>
                  </w:pPr>
                  <w:r>
                    <w:t>yyyy-MM-dd'T'HH:mm:ss</w:t>
                  </w:r>
                </w:p>
              </w:tc>
            </w:tr>
            <w:tr w:rsidR="00B46A03" w14:paraId="0C5950BA" w14:textId="77777777" w:rsidTr="00543790">
              <w:tc>
                <w:tcPr>
                  <w:tcW w:w="3304" w:type="dxa"/>
                  <w:tcBorders>
                    <w:top w:val="single" w:sz="4" w:space="0" w:color="auto"/>
                    <w:left w:val="single" w:sz="4" w:space="0" w:color="auto"/>
                    <w:bottom w:val="single" w:sz="4" w:space="0" w:color="auto"/>
                    <w:right w:val="single" w:sz="4" w:space="0" w:color="auto"/>
                  </w:tcBorders>
                  <w:hideMark/>
                </w:tcPr>
                <w:p w14:paraId="6FF33EB0" w14:textId="77777777" w:rsidR="00B46A03" w:rsidRDefault="00B46A03" w:rsidP="002A3075">
                  <w:pPr>
                    <w:jc w:val="left"/>
                  </w:pPr>
                  <w:r>
                    <w:t>xs:time</w:t>
                  </w:r>
                </w:p>
              </w:tc>
              <w:tc>
                <w:tcPr>
                  <w:tcW w:w="3063" w:type="dxa"/>
                  <w:tcBorders>
                    <w:top w:val="single" w:sz="4" w:space="0" w:color="auto"/>
                    <w:left w:val="single" w:sz="4" w:space="0" w:color="auto"/>
                    <w:bottom w:val="single" w:sz="4" w:space="0" w:color="auto"/>
                    <w:right w:val="single" w:sz="4" w:space="0" w:color="auto"/>
                  </w:tcBorders>
                  <w:hideMark/>
                </w:tcPr>
                <w:p w14:paraId="61B8DF3F" w14:textId="77777777" w:rsidR="00B46A03" w:rsidRDefault="00B46A03" w:rsidP="002A3075">
                  <w:pPr>
                    <w:jc w:val="left"/>
                  </w:pPr>
                  <w:r>
                    <w:t>HH:mm:ssZ</w:t>
                  </w:r>
                </w:p>
              </w:tc>
            </w:tr>
          </w:tbl>
          <w:p w14:paraId="597AA511" w14:textId="77777777" w:rsidR="00B46A03" w:rsidRDefault="00B46A03" w:rsidP="002A3075">
            <w:pPr>
              <w:jc w:val="left"/>
            </w:pPr>
            <w:r>
              <w:t xml:space="preserve">Annotation: dfdl:element, dfdl:simpleType </w:t>
            </w:r>
          </w:p>
        </w:tc>
      </w:tr>
      <w:tr w:rsidR="00B46A03" w14:paraId="62B5AB83"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24DF9858" w14:textId="77777777" w:rsidR="00B46A03" w:rsidRDefault="00B46A03" w:rsidP="002A3075">
            <w:pPr>
              <w:jc w:val="left"/>
            </w:pPr>
            <w:r>
              <w:t>calendarCheckPolicy</w:t>
            </w:r>
          </w:p>
        </w:tc>
        <w:tc>
          <w:tcPr>
            <w:tcW w:w="0" w:type="auto"/>
            <w:tcBorders>
              <w:top w:val="single" w:sz="4" w:space="0" w:color="auto"/>
              <w:left w:val="single" w:sz="4" w:space="0" w:color="auto"/>
              <w:bottom w:val="single" w:sz="4" w:space="0" w:color="auto"/>
              <w:right w:val="single" w:sz="4" w:space="0" w:color="auto"/>
            </w:tcBorders>
            <w:hideMark/>
          </w:tcPr>
          <w:p w14:paraId="30E4404F" w14:textId="77777777" w:rsidR="00B46A03" w:rsidRDefault="00B46A03" w:rsidP="002A3075">
            <w:pPr>
              <w:jc w:val="left"/>
            </w:pPr>
            <w:r>
              <w:t>Enum</w:t>
            </w:r>
          </w:p>
          <w:p w14:paraId="3F83F675" w14:textId="77777777" w:rsidR="00B46A03" w:rsidRDefault="00B46A03" w:rsidP="002A3075">
            <w:pPr>
              <w:jc w:val="left"/>
            </w:pPr>
            <w:r>
              <w:t>Valid values are 'strict', 'lax'</w:t>
            </w:r>
          </w:p>
          <w:p w14:paraId="4492C597" w14:textId="77777777" w:rsidR="00B46A03" w:rsidRDefault="00B46A03" w:rsidP="002A3075">
            <w:pPr>
              <w:jc w:val="left"/>
            </w:pPr>
            <w:r>
              <w:t xml:space="preserve">Indicates how lenient to be when parsing against the pattern. </w:t>
            </w:r>
          </w:p>
          <w:p w14:paraId="4DB2F896" w14:textId="48E93AC9" w:rsidR="00B46A03" w:rsidRDefault="00B46A03" w:rsidP="002A3075">
            <w:pPr>
              <w:jc w:val="left"/>
            </w:pPr>
            <w:r>
              <w:t xml:space="preserve">See Section </w:t>
            </w:r>
            <w:r w:rsidRPr="00065302">
              <w:rPr>
                <w:rStyle w:val="Hyperlink"/>
              </w:rPr>
              <w:fldChar w:fldCharType="begin"/>
            </w:r>
            <w:r w:rsidRPr="00065302">
              <w:rPr>
                <w:rStyle w:val="Hyperlink"/>
              </w:rPr>
              <w:instrText xml:space="preserve"> REF _Ref364431481 \r \h </w:instrText>
            </w:r>
            <w:r w:rsidR="002A3075">
              <w:rPr>
                <w:rStyle w:val="Hyperlink"/>
              </w:rPr>
              <w:instrText xml:space="preserve"> \* MERGEFORMAT </w:instrText>
            </w:r>
            <w:r w:rsidRPr="00065302">
              <w:rPr>
                <w:rStyle w:val="Hyperlink"/>
              </w:rPr>
            </w:r>
            <w:r w:rsidRPr="00065302">
              <w:rPr>
                <w:rStyle w:val="Hyperlink"/>
              </w:rPr>
              <w:fldChar w:fldCharType="separate"/>
            </w:r>
            <w:r w:rsidR="009D1493">
              <w:rPr>
                <w:rStyle w:val="Hyperlink"/>
              </w:rPr>
              <w:t>13.11.2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_Ref364431481 \h </w:instrText>
            </w:r>
            <w:r w:rsidR="002A3075">
              <w:rPr>
                <w:rStyle w:val="Hyperlink"/>
              </w:rPr>
              <w:instrText xml:space="preserve"> \* MERGEFORMAT </w:instrText>
            </w:r>
            <w:r w:rsidRPr="00065302">
              <w:rPr>
                <w:rStyle w:val="Hyperlink"/>
              </w:rPr>
            </w:r>
            <w:r w:rsidRPr="00065302">
              <w:rPr>
                <w:rStyle w:val="Hyperlink"/>
              </w:rPr>
              <w:fldChar w:fldCharType="separate"/>
            </w:r>
            <w:r w:rsidR="009D1493">
              <w:rPr>
                <w:rFonts w:eastAsia="Times New Roman"/>
                <w:lang w:eastAsia="en-GB"/>
              </w:rPr>
              <w:t>The dfdl:calendarCheckPolicy Property</w:t>
            </w:r>
            <w:r w:rsidRPr="00065302">
              <w:rPr>
                <w:rStyle w:val="Hyperlink"/>
              </w:rPr>
              <w:fldChar w:fldCharType="end"/>
            </w:r>
            <w:r>
              <w:t xml:space="preserve"> below for details of the specific behaviors for 'strict' and 'lax'.</w:t>
            </w:r>
          </w:p>
          <w:p w14:paraId="65F77E50" w14:textId="77777777" w:rsidR="00B46A03" w:rsidRDefault="00B46A03" w:rsidP="002A3075">
            <w:pPr>
              <w:jc w:val="left"/>
            </w:pPr>
            <w:r>
              <w:t>Annotation: dfdl:element, dfdl:simpleType</w:t>
            </w:r>
          </w:p>
        </w:tc>
      </w:tr>
      <w:tr w:rsidR="00B46A03" w14:paraId="5E6976E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E81A25E" w14:textId="77777777" w:rsidR="00B46A03" w:rsidRDefault="00B46A03" w:rsidP="002A3075">
            <w:pPr>
              <w:jc w:val="left"/>
            </w:pPr>
            <w:r>
              <w:t>calendarTimeZone</w:t>
            </w:r>
          </w:p>
        </w:tc>
        <w:tc>
          <w:tcPr>
            <w:tcW w:w="0" w:type="auto"/>
            <w:tcBorders>
              <w:top w:val="single" w:sz="4" w:space="0" w:color="auto"/>
              <w:left w:val="single" w:sz="4" w:space="0" w:color="auto"/>
              <w:bottom w:val="single" w:sz="4" w:space="0" w:color="auto"/>
              <w:right w:val="single" w:sz="4" w:space="0" w:color="auto"/>
            </w:tcBorders>
            <w:hideMark/>
          </w:tcPr>
          <w:p w14:paraId="7E3EF1EC" w14:textId="77777777" w:rsidR="00B46A03" w:rsidRDefault="00B46A03" w:rsidP="002A3075">
            <w:pPr>
              <w:jc w:val="left"/>
            </w:pPr>
            <w:r>
              <w:t>String</w:t>
            </w:r>
          </w:p>
          <w:p w14:paraId="4FD3DBA7" w14:textId="77777777" w:rsidR="00B46A03" w:rsidRDefault="00B46A03" w:rsidP="002A3075">
            <w:pPr>
              <w:jc w:val="left"/>
            </w:pPr>
            <w:r>
              <w:t xml:space="preserve">This property provides the time zone that is assumed if no time zone explicitly occurs in the data. </w:t>
            </w:r>
          </w:p>
          <w:p w14:paraId="0D9E6552" w14:textId="77777777" w:rsidR="00B46A03" w:rsidRDefault="00B46A03" w:rsidP="002A3075">
            <w:pPr>
              <w:jc w:val="left"/>
            </w:pPr>
            <w:r>
              <w:t xml:space="preserve">Valid values specify a UTC time zone offset by matching the regular expression: </w:t>
            </w:r>
          </w:p>
          <w:p w14:paraId="10A1B17D" w14:textId="77777777" w:rsidR="00B46A03" w:rsidRDefault="00B46A03" w:rsidP="002A3075">
            <w:pPr>
              <w:jc w:val="left"/>
              <w:rPr>
                <w:rStyle w:val="CodeCharacter"/>
                <w:rFonts w:eastAsia="Courier New"/>
                <w:sz w:val="20"/>
              </w:rPr>
            </w:pPr>
            <w:r>
              <w:rPr>
                <w:rStyle w:val="CodeCharacter"/>
                <w:sz w:val="20"/>
              </w:rPr>
              <w:t>(UTC)([+\-]([01]\d|\d)((([:][0-5]\d){1,2})?))?</w:t>
            </w:r>
            <w:r>
              <w:rPr>
                <w:rStyle w:val="CodeCharacter"/>
                <w:rFonts w:eastAsia="Courier New"/>
                <w:sz w:val="20"/>
              </w:rPr>
              <w:t xml:space="preserve"> </w:t>
            </w:r>
          </w:p>
          <w:p w14:paraId="2622D2D1" w14:textId="77777777" w:rsidR="00B46A03" w:rsidRDefault="00B46A03" w:rsidP="002A3075">
            <w:pPr>
              <w:jc w:val="left"/>
            </w:pPr>
            <w:r>
              <w:t xml:space="preserve">In addition, empty string can be specified to indicate "no time zone" which simply leaves the time zone unknown/unspecified. Data which does not specify a time zone does not obtain a time zone from this property and so simply lacks time zone information. </w:t>
            </w:r>
          </w:p>
          <w:p w14:paraId="20FE5D91" w14:textId="118174F7" w:rsidR="00B46A03" w:rsidRDefault="00B46A03" w:rsidP="002A3075">
            <w:pPr>
              <w:jc w:val="left"/>
            </w:pPr>
            <w:r>
              <w:t xml:space="preserve">The IANA time zone format (also known as the Olson time zone format) may also be used. (e.g., America/New_York)) See </w:t>
            </w:r>
            <w:r>
              <w:rPr>
                <w:noProof/>
              </w:rPr>
              <w:t>[</w:t>
            </w:r>
            <w:hyperlink w:anchor="a_IANATimeZone" w:history="1">
              <w:r>
                <w:rPr>
                  <w:rStyle w:val="Hyperlink"/>
                  <w:noProof/>
                </w:rPr>
                <w:t>IANATimeZone</w:t>
              </w:r>
            </w:hyperlink>
            <w:r>
              <w:rPr>
                <w:noProof/>
              </w:rPr>
              <w:t>]</w:t>
            </w:r>
            <w:r>
              <w:t>.</w:t>
            </w:r>
          </w:p>
          <w:p w14:paraId="59583BA5" w14:textId="77777777" w:rsidR="00B46A03" w:rsidRDefault="00B46A03" w:rsidP="002A3075">
            <w:pPr>
              <w:jc w:val="left"/>
            </w:pPr>
            <w:r>
              <w:t xml:space="preserve">Note that this property is used when parsing only. </w:t>
            </w:r>
          </w:p>
          <w:p w14:paraId="28F51D15" w14:textId="77777777" w:rsidR="00B46A03" w:rsidRDefault="00B46A03" w:rsidP="002A3075">
            <w:pPr>
              <w:jc w:val="left"/>
            </w:pPr>
            <w:r>
              <w:t>Annotation: dfdl:element, dfdl:simpleType</w:t>
            </w:r>
          </w:p>
        </w:tc>
      </w:tr>
      <w:tr w:rsidR="00B46A03" w14:paraId="0E5CCB3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F049388" w14:textId="77777777" w:rsidR="00B46A03" w:rsidRDefault="00B46A03" w:rsidP="002A3075">
            <w:pPr>
              <w:jc w:val="left"/>
            </w:pPr>
            <w:r>
              <w:t>calendarObserveDST</w:t>
            </w:r>
          </w:p>
        </w:tc>
        <w:tc>
          <w:tcPr>
            <w:tcW w:w="0" w:type="auto"/>
            <w:tcBorders>
              <w:top w:val="single" w:sz="4" w:space="0" w:color="auto"/>
              <w:left w:val="single" w:sz="4" w:space="0" w:color="auto"/>
              <w:bottom w:val="single" w:sz="4" w:space="0" w:color="auto"/>
              <w:right w:val="single" w:sz="4" w:space="0" w:color="auto"/>
            </w:tcBorders>
            <w:hideMark/>
          </w:tcPr>
          <w:p w14:paraId="3D9C80AE" w14:textId="77777777" w:rsidR="00B46A03" w:rsidRDefault="00B46A03" w:rsidP="002A3075">
            <w:pPr>
              <w:jc w:val="left"/>
            </w:pPr>
            <w:r>
              <w:t>Enum</w:t>
            </w:r>
          </w:p>
          <w:p w14:paraId="3801567F" w14:textId="77777777" w:rsidR="00B46A03" w:rsidRDefault="00B46A03" w:rsidP="002A3075">
            <w:pPr>
              <w:jc w:val="left"/>
            </w:pPr>
            <w:r>
              <w:t>Valid values are 'yes', 'no'</w:t>
            </w:r>
          </w:p>
          <w:p w14:paraId="26602453" w14:textId="77777777" w:rsidR="00B46A03" w:rsidRDefault="00B46A03" w:rsidP="002A3075">
            <w:pPr>
              <w:jc w:val="left"/>
            </w:pPr>
            <w:r>
              <w:t xml:space="preserve">Whether the time zone given in dfdl:calendarTimeZone observes daylight savings time.   </w:t>
            </w:r>
          </w:p>
          <w:p w14:paraId="515E43FE" w14:textId="3BAD2562" w:rsidR="00B46A03" w:rsidRDefault="00B46A03" w:rsidP="002A3075">
            <w:pPr>
              <w:jc w:val="left"/>
            </w:pPr>
            <w:r>
              <w:t xml:space="preserve">Ignored if dfdl:calendarTimeZone is specified in UTC format, or if dfdl:calendarTimeZone is empty string. That is, this property is used only if </w:t>
            </w:r>
            <w:r>
              <w:lastRenderedPageBreak/>
              <w:t xml:space="preserve">the dfdl:calendarTimeZone is in IANA (also known as Olson) format </w:t>
            </w:r>
            <w:r>
              <w:rPr>
                <w:noProof/>
              </w:rPr>
              <w:t>[</w:t>
            </w:r>
            <w:hyperlink w:anchor="a_IANATimeZone" w:history="1">
              <w:r>
                <w:rPr>
                  <w:rStyle w:val="Hyperlink"/>
                  <w:noProof/>
                </w:rPr>
                <w:t>IANATimeZone</w:t>
              </w:r>
            </w:hyperlink>
            <w:r>
              <w:rPr>
                <w:noProof/>
              </w:rPr>
              <w:t>]</w:t>
            </w:r>
            <w:r>
              <w:t>.</w:t>
            </w:r>
          </w:p>
          <w:p w14:paraId="286337D3" w14:textId="77777777" w:rsidR="00B46A03" w:rsidRDefault="00B46A03" w:rsidP="002A3075">
            <w:pPr>
              <w:jc w:val="left"/>
            </w:pPr>
            <w:r>
              <w:t xml:space="preserve">This property applies to parsing only. </w:t>
            </w:r>
          </w:p>
          <w:p w14:paraId="0161573F" w14:textId="77777777" w:rsidR="00B46A03" w:rsidRDefault="00B46A03" w:rsidP="002A3075">
            <w:pPr>
              <w:jc w:val="left"/>
            </w:pPr>
            <w:r>
              <w:t>Annotation: dfdl:element, dfdl:simpleType</w:t>
            </w:r>
          </w:p>
        </w:tc>
      </w:tr>
      <w:tr w:rsidR="00B46A03" w14:paraId="2ECACEE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8EC5007" w14:textId="77777777" w:rsidR="00B46A03" w:rsidRDefault="00B46A03" w:rsidP="002A3075">
            <w:pPr>
              <w:jc w:val="left"/>
            </w:pPr>
            <w:r>
              <w:lastRenderedPageBreak/>
              <w:t>calendarFirstDayOfWeek</w:t>
            </w:r>
          </w:p>
        </w:tc>
        <w:tc>
          <w:tcPr>
            <w:tcW w:w="0" w:type="auto"/>
            <w:tcBorders>
              <w:top w:val="single" w:sz="4" w:space="0" w:color="auto"/>
              <w:left w:val="single" w:sz="4" w:space="0" w:color="auto"/>
              <w:bottom w:val="single" w:sz="4" w:space="0" w:color="auto"/>
              <w:right w:val="single" w:sz="4" w:space="0" w:color="auto"/>
            </w:tcBorders>
            <w:hideMark/>
          </w:tcPr>
          <w:p w14:paraId="3CC6DC1F" w14:textId="77777777" w:rsidR="00B46A03" w:rsidRDefault="00B46A03" w:rsidP="002A3075">
            <w:pPr>
              <w:jc w:val="left"/>
            </w:pPr>
            <w:r>
              <w:t>Enum</w:t>
            </w:r>
          </w:p>
          <w:p w14:paraId="33F75C9A" w14:textId="77777777" w:rsidR="00B46A03" w:rsidRDefault="00B46A03" w:rsidP="002A3075">
            <w:pPr>
              <w:jc w:val="left"/>
            </w:pPr>
            <w:r>
              <w:t>Valid values 'Monday' … 'Sunday'</w:t>
            </w:r>
          </w:p>
          <w:p w14:paraId="33A85F1B" w14:textId="77777777" w:rsidR="00B46A03" w:rsidRDefault="00B46A03" w:rsidP="002A3075">
            <w:pPr>
              <w:jc w:val="left"/>
            </w:pPr>
            <w:r>
              <w:t>The day of the week upon which a new week is considered to start.</w:t>
            </w:r>
          </w:p>
          <w:p w14:paraId="5D555C82" w14:textId="77777777" w:rsidR="00B46A03" w:rsidRDefault="00B46A03" w:rsidP="002A3075">
            <w:pPr>
              <w:jc w:val="left"/>
            </w:pPr>
            <w:r>
              <w:t>Annotation: dfdl:element, dfdl:simpleType</w:t>
            </w:r>
          </w:p>
        </w:tc>
      </w:tr>
      <w:tr w:rsidR="00B46A03" w14:paraId="41FD198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57142EC" w14:textId="77777777" w:rsidR="00B46A03" w:rsidRDefault="00B46A03" w:rsidP="002A3075">
            <w:pPr>
              <w:jc w:val="left"/>
            </w:pPr>
            <w:r>
              <w:t>calendarDaysInFirstWeek</w:t>
            </w:r>
          </w:p>
        </w:tc>
        <w:tc>
          <w:tcPr>
            <w:tcW w:w="0" w:type="auto"/>
            <w:tcBorders>
              <w:top w:val="single" w:sz="4" w:space="0" w:color="auto"/>
              <w:left w:val="single" w:sz="4" w:space="0" w:color="auto"/>
              <w:bottom w:val="single" w:sz="4" w:space="0" w:color="auto"/>
              <w:right w:val="single" w:sz="4" w:space="0" w:color="auto"/>
            </w:tcBorders>
            <w:hideMark/>
          </w:tcPr>
          <w:p w14:paraId="552135FE" w14:textId="77777777" w:rsidR="00B46A03" w:rsidRDefault="00B46A03" w:rsidP="002A3075">
            <w:pPr>
              <w:jc w:val="left"/>
            </w:pPr>
            <w:r>
              <w:t>Non-negative Integer</w:t>
            </w:r>
          </w:p>
          <w:p w14:paraId="76213E71" w14:textId="77777777" w:rsidR="00B46A03" w:rsidRDefault="00B46A03" w:rsidP="002A3075">
            <w:pPr>
              <w:jc w:val="left"/>
            </w:pPr>
            <w:r>
              <w:t>Valid values 1 to 7</w:t>
            </w:r>
          </w:p>
          <w:p w14:paraId="746567D7" w14:textId="77777777" w:rsidR="00B46A03" w:rsidRDefault="00B46A03" w:rsidP="002A3075">
            <w:pPr>
              <w:jc w:val="left"/>
            </w:pPr>
            <w:r>
              <w:t xml:space="preserve">Specify the number of days of the new year that must fall within the first week. </w:t>
            </w:r>
          </w:p>
          <w:p w14:paraId="714D876F" w14:textId="77777777" w:rsidR="00B46A03" w:rsidRDefault="00B46A03" w:rsidP="002A3075">
            <w:pPr>
              <w:jc w:val="left"/>
              <w:rPr>
                <w:szCs w:val="18"/>
              </w:rPr>
            </w:pPr>
            <w:r>
              <w:t>The start of a year usually falls in the middle of a week. If the number of days in that week is less than the value specified here, the week is considered to be the last week of the previous year; hence week 1 starts some days into the new year. Otherwise it is considered to be the first week of the new year; hence week 1 starts some days before the new year.</w:t>
            </w:r>
          </w:p>
          <w:p w14:paraId="46518F8E" w14:textId="77777777" w:rsidR="00B46A03" w:rsidRDefault="00B46A03" w:rsidP="002A3075">
            <w:pPr>
              <w:jc w:val="left"/>
            </w:pPr>
            <w:r>
              <w:t>Annotation: dfdl:element, dfdl:simpleType</w:t>
            </w:r>
          </w:p>
        </w:tc>
      </w:tr>
      <w:tr w:rsidR="00B46A03" w14:paraId="6846A16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5C8E27A" w14:textId="77777777" w:rsidR="00B46A03" w:rsidRDefault="00B46A03" w:rsidP="002A3075">
            <w:pPr>
              <w:jc w:val="left"/>
            </w:pPr>
            <w:r>
              <w:t>calendarCenturyStart</w:t>
            </w:r>
          </w:p>
        </w:tc>
        <w:tc>
          <w:tcPr>
            <w:tcW w:w="0" w:type="auto"/>
            <w:tcBorders>
              <w:top w:val="single" w:sz="4" w:space="0" w:color="auto"/>
              <w:left w:val="single" w:sz="4" w:space="0" w:color="auto"/>
              <w:bottom w:val="single" w:sz="4" w:space="0" w:color="auto"/>
              <w:right w:val="single" w:sz="4" w:space="0" w:color="auto"/>
            </w:tcBorders>
            <w:hideMark/>
          </w:tcPr>
          <w:p w14:paraId="26A53006" w14:textId="77777777" w:rsidR="00B46A03" w:rsidRDefault="00B46A03" w:rsidP="002A3075">
            <w:pPr>
              <w:jc w:val="left"/>
            </w:pPr>
            <w:r>
              <w:t>Non-negative Integer</w:t>
            </w:r>
          </w:p>
          <w:p w14:paraId="2A301785" w14:textId="77777777" w:rsidR="00B46A03" w:rsidRDefault="00B46A03" w:rsidP="002A3075">
            <w:pPr>
              <w:jc w:val="left"/>
            </w:pPr>
            <w:r>
              <w:t>Valid values 0 to 99.</w:t>
            </w:r>
          </w:p>
          <w:p w14:paraId="12030BC8" w14:textId="77777777" w:rsidR="00B46A03" w:rsidRDefault="00B46A03" w:rsidP="002A3075">
            <w:pPr>
              <w:jc w:val="left"/>
            </w:pPr>
            <w:r>
              <w:t>This property determines on parsing how two-digit years are interpreted. It specifies the two digits that start a 100-year window that contains the current year. For example, if 89 is specified, and the current year is 2006, all two-digit dates are interpreted as being in the range 1989 to 2088. A two-digit year less than 89 is interpreted as 20nn and a two-digit year more than or equal to 89 is treated as 19nn.</w:t>
            </w:r>
          </w:p>
          <w:p w14:paraId="19E7AF8E" w14:textId="77777777" w:rsidR="00B46A03" w:rsidRDefault="00B46A03" w:rsidP="002A3075">
            <w:pPr>
              <w:jc w:val="left"/>
            </w:pPr>
            <w:r>
              <w:t>Annotation: dfdl:element, dfdl:simpleType</w:t>
            </w:r>
          </w:p>
        </w:tc>
      </w:tr>
      <w:tr w:rsidR="00B46A03" w14:paraId="18ADB91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8AA6C1D" w14:textId="77777777" w:rsidR="00B46A03" w:rsidRDefault="00B46A03" w:rsidP="002A3075">
            <w:pPr>
              <w:jc w:val="left"/>
            </w:pPr>
            <w:r>
              <w:t>calendarLanguage</w:t>
            </w:r>
          </w:p>
        </w:tc>
        <w:tc>
          <w:tcPr>
            <w:tcW w:w="0" w:type="auto"/>
            <w:tcBorders>
              <w:top w:val="single" w:sz="4" w:space="0" w:color="auto"/>
              <w:left w:val="single" w:sz="4" w:space="0" w:color="auto"/>
              <w:bottom w:val="single" w:sz="4" w:space="0" w:color="auto"/>
              <w:right w:val="single" w:sz="4" w:space="0" w:color="auto"/>
            </w:tcBorders>
            <w:hideMark/>
          </w:tcPr>
          <w:p w14:paraId="3D029F3A" w14:textId="77777777" w:rsidR="00B46A03" w:rsidRDefault="00B46A03" w:rsidP="002A3075">
            <w:pPr>
              <w:jc w:val="left"/>
            </w:pPr>
            <w:r>
              <w:t>String or DFDL Expression</w:t>
            </w:r>
          </w:p>
          <w:p w14:paraId="28A3564E" w14:textId="77777777" w:rsidR="00B46A03" w:rsidRDefault="00B46A03" w:rsidP="002A3075">
            <w:pPr>
              <w:jc w:val="left"/>
            </w:pPr>
            <w:r>
              <w:t xml:space="preserve">The language that is used when the pattern produces a presentation in text such as for names of the months, and names of days of the week. </w:t>
            </w:r>
          </w:p>
          <w:p w14:paraId="1D32A6D6" w14:textId="77777777" w:rsidR="00B46A03" w:rsidRDefault="00B46A03" w:rsidP="002A3075">
            <w:pPr>
              <w:jc w:val="left"/>
            </w:pPr>
            <w:r>
              <w:t xml:space="preserve">The value must match the regular expression: </w:t>
            </w:r>
          </w:p>
          <w:p w14:paraId="3B371192" w14:textId="77777777" w:rsidR="00B46A03" w:rsidRDefault="00B46A03" w:rsidP="002A3075">
            <w:pPr>
              <w:jc w:val="left"/>
              <w:rPr>
                <w:rStyle w:val="CodeCharacter"/>
                <w:sz w:val="20"/>
              </w:rPr>
            </w:pPr>
            <w:r>
              <w:rPr>
                <w:rStyle w:val="CodeCharacter"/>
                <w:sz w:val="20"/>
              </w:rPr>
              <w:t>([A-Za-z]{1,8}([\-_][A-Za-z0-9]{1,8})*)</w:t>
            </w:r>
          </w:p>
          <w:p w14:paraId="4AA9DFDC" w14:textId="77777777" w:rsidR="00B46A03" w:rsidRDefault="00B46A03" w:rsidP="002A3075">
            <w:pPr>
              <w:jc w:val="left"/>
            </w:pPr>
            <w:r>
              <w:t xml:space="preserve">It is a Schema Definition Error otherwise. </w:t>
            </w:r>
          </w:p>
          <w:p w14:paraId="71FDE23F" w14:textId="77777777" w:rsidR="00B46A03" w:rsidRDefault="00B46A03" w:rsidP="002A3075">
            <w:pPr>
              <w:jc w:val="left"/>
            </w:pPr>
            <w:r>
              <w:t>The expression must not contain forward references to elements which have not yet been processed.</w:t>
            </w:r>
          </w:p>
          <w:p w14:paraId="33DD773C" w14:textId="77777777" w:rsidR="00B46A03" w:rsidRDefault="00B46A03" w:rsidP="002A3075">
            <w:pPr>
              <w:autoSpaceDE w:val="0"/>
              <w:autoSpaceDN w:val="0"/>
              <w:adjustRightInd w:val="0"/>
              <w:jc w:val="left"/>
              <w:rPr>
                <w:rFonts w:cs="Arial"/>
              </w:rPr>
            </w:pPr>
            <w:r>
              <w:rPr>
                <w:rFonts w:cs="Arial"/>
              </w:rPr>
              <w:t xml:space="preserve">All DFDL Implementations MUST support dfdl:calendarLanguage value "en". </w:t>
            </w:r>
          </w:p>
          <w:p w14:paraId="52340573" w14:textId="1E9A0ADE" w:rsidR="00B46A03" w:rsidRDefault="00B46A03" w:rsidP="002A3075">
            <w:pPr>
              <w:autoSpaceDE w:val="0"/>
              <w:autoSpaceDN w:val="0"/>
              <w:adjustRightInd w:val="0"/>
              <w:jc w:val="left"/>
              <w:rPr>
                <w:rFonts w:cs="Arial"/>
              </w:rPr>
            </w:pPr>
            <w:r>
              <w:rPr>
                <w:rFonts w:cs="Arial"/>
              </w:rPr>
              <w:t xml:space="preserve">DFDL implementations MAY support additional values, however, the value of the dfdl:calendarLanguage property is always interpreted as a Unicode Language Identifier as defined by </w:t>
            </w:r>
            <w:r>
              <w:rPr>
                <w:rFonts w:cs="Arial"/>
                <w:noProof/>
              </w:rPr>
              <w:t>[</w:t>
            </w:r>
            <w:hyperlink w:anchor="a_LDML" w:history="1">
              <w:r>
                <w:rPr>
                  <w:rStyle w:val="Hyperlink"/>
                  <w:rFonts w:cs="Arial"/>
                  <w:noProof/>
                </w:rPr>
                <w:t>LDML</w:t>
              </w:r>
            </w:hyperlink>
            <w:r>
              <w:rPr>
                <w:rFonts w:cs="Arial"/>
                <w:noProof/>
              </w:rPr>
              <w:t>]</w:t>
            </w:r>
            <w:r>
              <w:rPr>
                <w:rFonts w:cs="Arial"/>
              </w:rPr>
              <w:t xml:space="preserve">, and </w:t>
            </w:r>
            <w:r>
              <w:rPr>
                <w:rFonts w:cs="Arial"/>
                <w:noProof/>
              </w:rPr>
              <w:t>[</w:t>
            </w:r>
            <w:hyperlink w:anchor="a_CLDR" w:history="1">
              <w:r>
                <w:rPr>
                  <w:rStyle w:val="Hyperlink"/>
                  <w:rFonts w:cs="Arial"/>
                  <w:noProof/>
                </w:rPr>
                <w:t>CLDR</w:t>
              </w:r>
            </w:hyperlink>
            <w:r>
              <w:rPr>
                <w:rFonts w:cs="Arial"/>
                <w:noProof/>
              </w:rPr>
              <w:t>]</w:t>
            </w:r>
            <w:r>
              <w:rPr>
                <w:rFonts w:cs="Arial"/>
              </w:rPr>
              <w:t>.</w:t>
            </w:r>
          </w:p>
          <w:p w14:paraId="30C1DFA6" w14:textId="77777777" w:rsidR="00B46A03" w:rsidRDefault="00B46A03" w:rsidP="002A3075">
            <w:pPr>
              <w:keepNext/>
              <w:jc w:val="left"/>
            </w:pPr>
            <w:r>
              <w:t>Annotation: dfdl:element, dfdl:simpleType</w:t>
            </w:r>
          </w:p>
        </w:tc>
      </w:tr>
    </w:tbl>
    <w:p w14:paraId="5BA2CD18" w14:textId="5C169293" w:rsidR="00B46A03" w:rsidRDefault="00B46A03" w:rsidP="00B46A03">
      <w:pPr>
        <w:pStyle w:val="Caption"/>
      </w:pPr>
      <w:bookmarkStart w:id="5274" w:name="_Toc142877208"/>
      <w:r>
        <w:t xml:space="preserve">Table </w:t>
      </w:r>
      <w:r>
        <w:fldChar w:fldCharType="begin"/>
      </w:r>
      <w:r>
        <w:instrText xml:space="preserve"> SEQ Table \* ARABIC </w:instrText>
      </w:r>
      <w:r>
        <w:fldChar w:fldCharType="separate"/>
      </w:r>
      <w:r w:rsidR="009D1493">
        <w:rPr>
          <w:noProof/>
        </w:rPr>
        <w:t>39</w:t>
      </w:r>
      <w:r>
        <w:rPr>
          <w:noProof/>
        </w:rPr>
        <w:fldChar w:fldCharType="end"/>
      </w:r>
      <w:r>
        <w:t xml:space="preserve"> Properties specific to Calendar with Text or Binary Representation</w:t>
      </w:r>
    </w:p>
    <w:p w14:paraId="0FA309D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5275" w:name="_Toc243112839"/>
      <w:bookmarkStart w:id="5276" w:name="_Toc349042765"/>
      <w:bookmarkStart w:id="5277" w:name="_Toc62570174"/>
      <w:bookmarkStart w:id="5278" w:name="_Toc210216896"/>
      <w:bookmarkStart w:id="5279" w:name="_Toc219441028"/>
      <w:r>
        <w:rPr>
          <w:rFonts w:eastAsia="Times New Roman"/>
        </w:rPr>
        <w:lastRenderedPageBreak/>
        <w:t>The dfdl:calendarPattern property</w:t>
      </w:r>
      <w:bookmarkEnd w:id="5275"/>
      <w:bookmarkEnd w:id="5276"/>
      <w:bookmarkEnd w:id="5277"/>
      <w:bookmarkEnd w:id="5278"/>
      <w:bookmarkEnd w:id="5279"/>
    </w:p>
    <w:p w14:paraId="7CBCEA5F" w14:textId="77777777" w:rsidR="00B46A03" w:rsidRDefault="00B46A03" w:rsidP="00B46A03">
      <w:r>
        <w:t>The dfdl:calendarPattern describes how to parse and unparse text and binary representations of dateTime, date and time logical types. The pattern is primarily used on unparsing to define the format but is also used to aid parsing.</w:t>
      </w:r>
    </w:p>
    <w:p w14:paraId="76782EFA" w14:textId="1F10B20B" w:rsidR="00B46A03" w:rsidRDefault="00B46A03" w:rsidP="00B46A03">
      <w:r>
        <w:t xml:space="preserve">The pattern is derived from the ICU SimpleDatetimeFormat class described here: </w:t>
      </w:r>
      <w:r>
        <w:rPr>
          <w:noProof/>
        </w:rPr>
        <w:t>[</w:t>
      </w:r>
      <w:hyperlink w:anchor="a_ICUDateTime" w:history="1">
        <w:r>
          <w:rPr>
            <w:rStyle w:val="Hyperlink"/>
            <w:noProof/>
          </w:rPr>
          <w:t>ICUDateTime</w:t>
        </w:r>
      </w:hyperlink>
      <w:r>
        <w:rPr>
          <w:noProof/>
        </w:rPr>
        <w:t>]</w:t>
      </w:r>
      <w:r>
        <w:t xml:space="preserve">, </w:t>
      </w:r>
      <w:r>
        <w:rPr>
          <w:rFonts w:cs="Arial"/>
        </w:rPr>
        <w:t xml:space="preserve">which uses symbols defined by </w:t>
      </w:r>
      <w:r>
        <w:rPr>
          <w:rFonts w:cs="Arial"/>
          <w:noProof/>
        </w:rPr>
        <w:t>[</w:t>
      </w:r>
      <w:hyperlink w:anchor="a_LDML" w:history="1">
        <w:r>
          <w:rPr>
            <w:rStyle w:val="Hyperlink"/>
            <w:rFonts w:cs="Arial"/>
            <w:noProof/>
          </w:rPr>
          <w:t>LDML</w:t>
        </w:r>
      </w:hyperlink>
      <w:r>
        <w:rPr>
          <w:rFonts w:cs="Arial"/>
          <w:noProof/>
        </w:rPr>
        <w:t>]</w:t>
      </w:r>
      <w:r>
        <w:rPr>
          <w:rFonts w:cs="Arial"/>
        </w:rPr>
        <w:t>.</w:t>
      </w:r>
    </w:p>
    <w:p w14:paraId="7BAF1F62" w14:textId="1A1BDC13" w:rsidR="00B46A03" w:rsidRDefault="00B46A03" w:rsidP="00B46A03">
      <w:r>
        <w:t>An extension is the formatting symbol I which means accept a subset of ISO 8601 [</w:t>
      </w:r>
      <w:hyperlink w:anchor="a_ISO8601" w:history="1">
        <w:r>
          <w:rPr>
            <w:rStyle w:val="Hyperlink"/>
          </w:rPr>
          <w:t>ISO8601</w:t>
        </w:r>
      </w:hyperlink>
      <w:r>
        <w:t xml:space="preserve">] compliant calendars  </w:t>
      </w:r>
    </w:p>
    <w:tbl>
      <w:tblPr>
        <w:tblStyle w:val="Table"/>
        <w:tblW w:w="0" w:type="auto"/>
        <w:tblInd w:w="0" w:type="dxa"/>
        <w:tblLayout w:type="fixed"/>
        <w:tblLook w:val="04A0" w:firstRow="1" w:lastRow="0" w:firstColumn="1" w:lastColumn="0" w:noHBand="0" w:noVBand="1"/>
      </w:tblPr>
      <w:tblGrid>
        <w:gridCol w:w="984"/>
        <w:gridCol w:w="1530"/>
        <w:gridCol w:w="2520"/>
        <w:gridCol w:w="1440"/>
        <w:gridCol w:w="4050"/>
      </w:tblGrid>
      <w:tr w:rsidR="00B46A03" w14:paraId="34E6A229" w14:textId="77777777" w:rsidTr="002D5B81">
        <w:trPr>
          <w:cnfStyle w:val="100000000000" w:firstRow="1" w:lastRow="0" w:firstColumn="0" w:lastColumn="0" w:oddVBand="0" w:evenVBand="0" w:oddHBand="0" w:evenHBand="0" w:firstRowFirstColumn="0" w:firstRowLastColumn="0" w:lastRowFirstColumn="0" w:lastRowLastColumn="0"/>
          <w:cantSplit/>
        </w:trPr>
        <w:tc>
          <w:tcPr>
            <w:tcW w:w="984" w:type="dxa"/>
            <w:noWrap/>
            <w:hideMark/>
          </w:tcPr>
          <w:p w14:paraId="0853E878" w14:textId="77777777" w:rsidR="00B46A03" w:rsidRPr="00E276B6" w:rsidRDefault="00B46A03" w:rsidP="002A3075">
            <w:pPr>
              <w:jc w:val="left"/>
              <w:rPr>
                <w:rFonts w:ascii="Cambria" w:hAnsi="Cambria"/>
              </w:rPr>
            </w:pPr>
            <w:r w:rsidRPr="00E276B6">
              <w:rPr>
                <w:rFonts w:ascii="Cambria" w:hAnsi="Cambria"/>
              </w:rPr>
              <w:t>Symbol</w:t>
            </w:r>
          </w:p>
        </w:tc>
        <w:tc>
          <w:tcPr>
            <w:tcW w:w="1530" w:type="dxa"/>
          </w:tcPr>
          <w:p w14:paraId="1609EC6F" w14:textId="77777777" w:rsidR="00B46A03" w:rsidRPr="00E276B6" w:rsidRDefault="00B46A03" w:rsidP="002A3075">
            <w:pPr>
              <w:jc w:val="left"/>
              <w:rPr>
                <w:rFonts w:ascii="Cambria" w:hAnsi="Cambria"/>
              </w:rPr>
            </w:pPr>
            <w:r w:rsidRPr="00E276B6">
              <w:rPr>
                <w:rFonts w:ascii="Cambria" w:hAnsi="Cambria"/>
              </w:rPr>
              <w:t>Presentation</w:t>
            </w:r>
          </w:p>
        </w:tc>
        <w:tc>
          <w:tcPr>
            <w:tcW w:w="2520" w:type="dxa"/>
            <w:noWrap/>
            <w:hideMark/>
          </w:tcPr>
          <w:p w14:paraId="15C01194" w14:textId="77777777" w:rsidR="00B46A03" w:rsidRPr="00E276B6" w:rsidRDefault="00B46A03" w:rsidP="002A3075">
            <w:pPr>
              <w:jc w:val="left"/>
              <w:rPr>
                <w:rFonts w:ascii="Cambria" w:hAnsi="Cambria"/>
              </w:rPr>
            </w:pPr>
            <w:r w:rsidRPr="00E276B6">
              <w:rPr>
                <w:rFonts w:ascii="Cambria" w:hAnsi="Cambria"/>
              </w:rPr>
              <w:t>Meaning</w:t>
            </w:r>
          </w:p>
        </w:tc>
        <w:tc>
          <w:tcPr>
            <w:tcW w:w="5490" w:type="dxa"/>
            <w:gridSpan w:val="2"/>
            <w:hideMark/>
          </w:tcPr>
          <w:p w14:paraId="046F1789" w14:textId="77777777" w:rsidR="00B46A03" w:rsidRPr="002D5B81" w:rsidRDefault="00B46A03" w:rsidP="002A3075">
            <w:pPr>
              <w:jc w:val="left"/>
              <w:rPr>
                <w:rFonts w:ascii="Cambria" w:hAnsi="Cambria"/>
                <w:sz w:val="20"/>
                <w:szCs w:val="20"/>
              </w:rPr>
            </w:pPr>
            <w:r w:rsidRPr="002D5B81">
              <w:rPr>
                <w:rFonts w:ascii="Cambria" w:hAnsi="Cambria"/>
                <w:sz w:val="20"/>
                <w:szCs w:val="20"/>
              </w:rPr>
              <w:t>Example</w:t>
            </w:r>
          </w:p>
        </w:tc>
      </w:tr>
      <w:tr w:rsidR="00B46A03" w14:paraId="534FA6D9"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0EE7CC00"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G</w:t>
            </w:r>
          </w:p>
        </w:tc>
        <w:tc>
          <w:tcPr>
            <w:tcW w:w="1530" w:type="dxa"/>
            <w:tcBorders>
              <w:top w:val="single" w:sz="4" w:space="0" w:color="auto"/>
              <w:left w:val="single" w:sz="4" w:space="0" w:color="auto"/>
              <w:bottom w:val="single" w:sz="4" w:space="0" w:color="auto"/>
              <w:right w:val="single" w:sz="4" w:space="0" w:color="auto"/>
            </w:tcBorders>
          </w:tcPr>
          <w:p w14:paraId="6D89CBF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tcBorders>
              <w:top w:val="single" w:sz="4" w:space="0" w:color="auto"/>
              <w:left w:val="single" w:sz="4" w:space="0" w:color="auto"/>
              <w:bottom w:val="single" w:sz="4" w:space="0" w:color="auto"/>
              <w:right w:val="single" w:sz="4" w:space="0" w:color="auto"/>
            </w:tcBorders>
            <w:noWrap/>
            <w:hideMark/>
          </w:tcPr>
          <w:p w14:paraId="5A623312"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 xml:space="preserve">era designator </w:t>
            </w:r>
          </w:p>
        </w:tc>
        <w:tc>
          <w:tcPr>
            <w:tcW w:w="1440" w:type="dxa"/>
            <w:tcBorders>
              <w:top w:val="single" w:sz="4" w:space="0" w:color="auto"/>
              <w:left w:val="single" w:sz="4" w:space="0" w:color="auto"/>
              <w:bottom w:val="single" w:sz="4" w:space="0" w:color="auto"/>
              <w:right w:val="single" w:sz="4" w:space="0" w:color="auto"/>
            </w:tcBorders>
            <w:hideMark/>
          </w:tcPr>
          <w:p w14:paraId="044E14E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G</w:t>
            </w:r>
          </w:p>
        </w:tc>
        <w:tc>
          <w:tcPr>
            <w:tcW w:w="4050" w:type="dxa"/>
            <w:tcBorders>
              <w:top w:val="single" w:sz="4" w:space="0" w:color="auto"/>
              <w:left w:val="single" w:sz="4" w:space="0" w:color="auto"/>
              <w:bottom w:val="single" w:sz="4" w:space="0" w:color="auto"/>
              <w:right w:val="single" w:sz="4" w:space="0" w:color="auto"/>
            </w:tcBorders>
            <w:noWrap/>
            <w:hideMark/>
          </w:tcPr>
          <w:p w14:paraId="4283BF5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AD</w:t>
            </w:r>
          </w:p>
        </w:tc>
      </w:tr>
      <w:tr w:rsidR="002D5B81" w14:paraId="6679C063"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31C0A88D"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y</w:t>
            </w:r>
          </w:p>
        </w:tc>
        <w:tc>
          <w:tcPr>
            <w:tcW w:w="1530" w:type="dxa"/>
            <w:vMerge w:val="restart"/>
            <w:tcBorders>
              <w:top w:val="single" w:sz="4" w:space="0" w:color="auto"/>
              <w:left w:val="single" w:sz="4" w:space="0" w:color="auto"/>
              <w:right w:val="single" w:sz="4" w:space="0" w:color="auto"/>
            </w:tcBorders>
          </w:tcPr>
          <w:p w14:paraId="470EFB45"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24CA5BF0"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year</w:t>
            </w:r>
          </w:p>
        </w:tc>
        <w:tc>
          <w:tcPr>
            <w:tcW w:w="1440" w:type="dxa"/>
            <w:tcBorders>
              <w:top w:val="single" w:sz="4" w:space="0" w:color="auto"/>
              <w:left w:val="single" w:sz="4" w:space="0" w:color="auto"/>
              <w:bottom w:val="single" w:sz="4" w:space="0" w:color="auto"/>
              <w:right w:val="single" w:sz="4" w:space="0" w:color="auto"/>
            </w:tcBorders>
            <w:hideMark/>
          </w:tcPr>
          <w:p w14:paraId="0235BFD0"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y</w:t>
            </w:r>
          </w:p>
        </w:tc>
        <w:tc>
          <w:tcPr>
            <w:tcW w:w="4050" w:type="dxa"/>
            <w:tcBorders>
              <w:top w:val="single" w:sz="4" w:space="0" w:color="auto"/>
              <w:left w:val="single" w:sz="4" w:space="0" w:color="auto"/>
              <w:bottom w:val="single" w:sz="4" w:space="0" w:color="auto"/>
              <w:right w:val="single" w:sz="4" w:space="0" w:color="auto"/>
            </w:tcBorders>
            <w:noWrap/>
            <w:hideMark/>
          </w:tcPr>
          <w:p w14:paraId="630C35D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1996</w:t>
            </w:r>
          </w:p>
        </w:tc>
      </w:tr>
      <w:tr w:rsidR="00B46A03" w14:paraId="68F9D009" w14:textId="77777777" w:rsidTr="002D5B81">
        <w:trPr>
          <w:cantSplit/>
        </w:trPr>
        <w:tc>
          <w:tcPr>
            <w:tcW w:w="984" w:type="dxa"/>
            <w:vMerge/>
            <w:tcBorders>
              <w:left w:val="single" w:sz="4" w:space="0" w:color="auto"/>
              <w:right w:val="single" w:sz="4" w:space="0" w:color="auto"/>
            </w:tcBorders>
            <w:noWrap/>
          </w:tcPr>
          <w:p w14:paraId="67D6738C"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291BBD0B"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28301A27"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86804C3"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yyyy</w:t>
            </w:r>
          </w:p>
        </w:tc>
        <w:tc>
          <w:tcPr>
            <w:tcW w:w="4050" w:type="dxa"/>
            <w:tcBorders>
              <w:top w:val="single" w:sz="4" w:space="0" w:color="auto"/>
              <w:left w:val="single" w:sz="4" w:space="0" w:color="auto"/>
              <w:bottom w:val="single" w:sz="4" w:space="0" w:color="auto"/>
              <w:right w:val="single" w:sz="4" w:space="0" w:color="auto"/>
            </w:tcBorders>
            <w:noWrap/>
          </w:tcPr>
          <w:p w14:paraId="298B8854"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1996</w:t>
            </w:r>
          </w:p>
        </w:tc>
      </w:tr>
      <w:tr w:rsidR="00B46A03" w14:paraId="794AC7FC" w14:textId="77777777" w:rsidTr="002D5B81">
        <w:trPr>
          <w:cantSplit/>
        </w:trPr>
        <w:tc>
          <w:tcPr>
            <w:tcW w:w="984" w:type="dxa"/>
            <w:vMerge/>
            <w:tcBorders>
              <w:left w:val="single" w:sz="4" w:space="0" w:color="auto"/>
              <w:bottom w:val="single" w:sz="4" w:space="0" w:color="auto"/>
              <w:right w:val="single" w:sz="4" w:space="0" w:color="auto"/>
            </w:tcBorders>
            <w:noWrap/>
          </w:tcPr>
          <w:p w14:paraId="52AEDB16"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1917B176"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3CFFC6DF"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B7D2C08" w14:textId="77777777" w:rsidR="00B46A03" w:rsidRPr="00356F2D" w:rsidDel="001F5CD3"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yy</w:t>
            </w:r>
          </w:p>
        </w:tc>
        <w:tc>
          <w:tcPr>
            <w:tcW w:w="4050" w:type="dxa"/>
            <w:tcBorders>
              <w:top w:val="single" w:sz="4" w:space="0" w:color="auto"/>
              <w:left w:val="single" w:sz="4" w:space="0" w:color="auto"/>
              <w:bottom w:val="single" w:sz="4" w:space="0" w:color="auto"/>
              <w:right w:val="single" w:sz="4" w:space="0" w:color="auto"/>
            </w:tcBorders>
            <w:noWrap/>
          </w:tcPr>
          <w:p w14:paraId="4C0F12A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96</w:t>
            </w:r>
          </w:p>
        </w:tc>
      </w:tr>
      <w:tr w:rsidR="00B46A03" w14:paraId="6C14D74A"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44E70768"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u</w:t>
            </w:r>
          </w:p>
        </w:tc>
        <w:tc>
          <w:tcPr>
            <w:tcW w:w="1530" w:type="dxa"/>
            <w:tcBorders>
              <w:top w:val="single" w:sz="4" w:space="0" w:color="auto"/>
              <w:left w:val="single" w:sz="4" w:space="0" w:color="auto"/>
              <w:bottom w:val="single" w:sz="4" w:space="0" w:color="auto"/>
              <w:right w:val="single" w:sz="4" w:space="0" w:color="auto"/>
            </w:tcBorders>
          </w:tcPr>
          <w:p w14:paraId="6E13FA2B"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0F713836"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year(allows negative years)</w:t>
            </w:r>
          </w:p>
        </w:tc>
        <w:tc>
          <w:tcPr>
            <w:tcW w:w="1440" w:type="dxa"/>
            <w:tcBorders>
              <w:top w:val="single" w:sz="4" w:space="0" w:color="auto"/>
              <w:left w:val="single" w:sz="4" w:space="0" w:color="auto"/>
              <w:bottom w:val="single" w:sz="4" w:space="0" w:color="auto"/>
              <w:right w:val="single" w:sz="4" w:space="0" w:color="auto"/>
            </w:tcBorders>
            <w:hideMark/>
          </w:tcPr>
          <w:p w14:paraId="05863B60"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u</w:t>
            </w:r>
          </w:p>
        </w:tc>
        <w:tc>
          <w:tcPr>
            <w:tcW w:w="4050" w:type="dxa"/>
            <w:tcBorders>
              <w:top w:val="single" w:sz="4" w:space="0" w:color="auto"/>
              <w:left w:val="single" w:sz="4" w:space="0" w:color="auto"/>
              <w:bottom w:val="single" w:sz="4" w:space="0" w:color="auto"/>
              <w:right w:val="single" w:sz="4" w:space="0" w:color="auto"/>
            </w:tcBorders>
            <w:noWrap/>
            <w:hideMark/>
          </w:tcPr>
          <w:p w14:paraId="09A0777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1900, 0, -500</w:t>
            </w:r>
          </w:p>
        </w:tc>
      </w:tr>
      <w:tr w:rsidR="00B46A03" w14:paraId="093A3D39"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76942CC3"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Y</w:t>
            </w:r>
          </w:p>
        </w:tc>
        <w:tc>
          <w:tcPr>
            <w:tcW w:w="1530" w:type="dxa"/>
            <w:tcBorders>
              <w:top w:val="single" w:sz="4" w:space="0" w:color="auto"/>
              <w:left w:val="single" w:sz="4" w:space="0" w:color="auto"/>
              <w:bottom w:val="single" w:sz="4" w:space="0" w:color="auto"/>
              <w:right w:val="single" w:sz="4" w:space="0" w:color="auto"/>
            </w:tcBorders>
          </w:tcPr>
          <w:p w14:paraId="2D8630D9"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100CBFFD"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year (of the week of year)</w:t>
            </w:r>
          </w:p>
        </w:tc>
        <w:tc>
          <w:tcPr>
            <w:tcW w:w="1440" w:type="dxa"/>
            <w:tcBorders>
              <w:top w:val="single" w:sz="4" w:space="0" w:color="auto"/>
              <w:left w:val="single" w:sz="4" w:space="0" w:color="auto"/>
              <w:bottom w:val="single" w:sz="4" w:space="0" w:color="auto"/>
              <w:right w:val="single" w:sz="4" w:space="0" w:color="auto"/>
            </w:tcBorders>
            <w:hideMark/>
          </w:tcPr>
          <w:p w14:paraId="542E078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Y</w:t>
            </w:r>
          </w:p>
        </w:tc>
        <w:tc>
          <w:tcPr>
            <w:tcW w:w="4050" w:type="dxa"/>
            <w:tcBorders>
              <w:top w:val="single" w:sz="4" w:space="0" w:color="auto"/>
              <w:left w:val="single" w:sz="4" w:space="0" w:color="auto"/>
              <w:bottom w:val="single" w:sz="4" w:space="0" w:color="auto"/>
              <w:right w:val="single" w:sz="4" w:space="0" w:color="auto"/>
            </w:tcBorders>
            <w:noWrap/>
            <w:hideMark/>
          </w:tcPr>
          <w:p w14:paraId="04E2BB5B"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1997</w:t>
            </w:r>
          </w:p>
        </w:tc>
      </w:tr>
      <w:tr w:rsidR="002D5B81" w14:paraId="5930D17B"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1A4B58CD"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M</w:t>
            </w:r>
          </w:p>
        </w:tc>
        <w:tc>
          <w:tcPr>
            <w:tcW w:w="1530" w:type="dxa"/>
            <w:vMerge w:val="restart"/>
            <w:tcBorders>
              <w:top w:val="single" w:sz="4" w:space="0" w:color="auto"/>
              <w:left w:val="single" w:sz="4" w:space="0" w:color="auto"/>
              <w:right w:val="single" w:sz="4" w:space="0" w:color="auto"/>
            </w:tcBorders>
          </w:tcPr>
          <w:p w14:paraId="579A6093"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 &amp; Number</w:t>
            </w:r>
          </w:p>
        </w:tc>
        <w:tc>
          <w:tcPr>
            <w:tcW w:w="2520" w:type="dxa"/>
            <w:vMerge w:val="restart"/>
            <w:tcBorders>
              <w:top w:val="single" w:sz="4" w:space="0" w:color="auto"/>
              <w:left w:val="single" w:sz="4" w:space="0" w:color="auto"/>
              <w:right w:val="single" w:sz="4" w:space="0" w:color="auto"/>
            </w:tcBorders>
            <w:noWrap/>
            <w:hideMark/>
          </w:tcPr>
          <w:p w14:paraId="5877D8C5"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month in year</w:t>
            </w:r>
          </w:p>
        </w:tc>
        <w:tc>
          <w:tcPr>
            <w:tcW w:w="1440" w:type="dxa"/>
            <w:tcBorders>
              <w:top w:val="single" w:sz="4" w:space="0" w:color="auto"/>
              <w:left w:val="single" w:sz="4" w:space="0" w:color="auto"/>
              <w:bottom w:val="single" w:sz="4" w:space="0" w:color="auto"/>
              <w:right w:val="single" w:sz="4" w:space="0" w:color="auto"/>
            </w:tcBorders>
            <w:hideMark/>
          </w:tcPr>
          <w:p w14:paraId="08C3D09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w:t>
            </w:r>
          </w:p>
        </w:tc>
        <w:tc>
          <w:tcPr>
            <w:tcW w:w="4050" w:type="dxa"/>
            <w:tcBorders>
              <w:top w:val="single" w:sz="4" w:space="0" w:color="auto"/>
              <w:left w:val="single" w:sz="4" w:space="0" w:color="auto"/>
              <w:bottom w:val="single" w:sz="4" w:space="0" w:color="auto"/>
              <w:right w:val="single" w:sz="4" w:space="0" w:color="auto"/>
            </w:tcBorders>
            <w:noWrap/>
            <w:hideMark/>
          </w:tcPr>
          <w:p w14:paraId="5B25EE38"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9, 12</w:t>
            </w:r>
          </w:p>
        </w:tc>
      </w:tr>
      <w:tr w:rsidR="00B46A03" w14:paraId="01174D3B" w14:textId="77777777" w:rsidTr="002D5B81">
        <w:trPr>
          <w:cantSplit/>
        </w:trPr>
        <w:tc>
          <w:tcPr>
            <w:tcW w:w="984" w:type="dxa"/>
            <w:vMerge/>
            <w:tcBorders>
              <w:left w:val="single" w:sz="4" w:space="0" w:color="auto"/>
              <w:right w:val="single" w:sz="4" w:space="0" w:color="auto"/>
            </w:tcBorders>
            <w:noWrap/>
          </w:tcPr>
          <w:p w14:paraId="40E12E2E"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19B57407"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6130F7CC"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2E9F4359"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MM</w:t>
            </w:r>
          </w:p>
        </w:tc>
        <w:tc>
          <w:tcPr>
            <w:tcW w:w="4050" w:type="dxa"/>
            <w:tcBorders>
              <w:top w:val="single" w:sz="4" w:space="0" w:color="auto"/>
              <w:left w:val="single" w:sz="4" w:space="0" w:color="auto"/>
              <w:bottom w:val="single" w:sz="4" w:space="0" w:color="auto"/>
              <w:right w:val="single" w:sz="4" w:space="0" w:color="auto"/>
            </w:tcBorders>
            <w:noWrap/>
          </w:tcPr>
          <w:p w14:paraId="2EE778F0" w14:textId="77777777" w:rsidR="00B46A03" w:rsidRPr="002D5B81" w:rsidDel="001F5CD3"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09, 12</w:t>
            </w:r>
          </w:p>
        </w:tc>
      </w:tr>
      <w:tr w:rsidR="00B46A03" w14:paraId="0DEABFDB" w14:textId="77777777" w:rsidTr="002D5B81">
        <w:trPr>
          <w:cantSplit/>
        </w:trPr>
        <w:tc>
          <w:tcPr>
            <w:tcW w:w="984" w:type="dxa"/>
            <w:vMerge/>
            <w:tcBorders>
              <w:left w:val="single" w:sz="4" w:space="0" w:color="auto"/>
              <w:right w:val="single" w:sz="4" w:space="0" w:color="auto"/>
            </w:tcBorders>
            <w:noWrap/>
          </w:tcPr>
          <w:p w14:paraId="75FA9331"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28EDB8F0"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42DC910D"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22B56C9A"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MMM</w:t>
            </w:r>
          </w:p>
        </w:tc>
        <w:tc>
          <w:tcPr>
            <w:tcW w:w="4050" w:type="dxa"/>
            <w:tcBorders>
              <w:top w:val="single" w:sz="4" w:space="0" w:color="auto"/>
              <w:left w:val="single" w:sz="4" w:space="0" w:color="auto"/>
              <w:bottom w:val="single" w:sz="4" w:space="0" w:color="auto"/>
              <w:right w:val="single" w:sz="4" w:space="0" w:color="auto"/>
            </w:tcBorders>
            <w:noWrap/>
          </w:tcPr>
          <w:p w14:paraId="2514115C" w14:textId="77777777" w:rsidR="00B46A03" w:rsidRPr="002D5B81" w:rsidDel="001F5CD3"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Sep</w:t>
            </w:r>
          </w:p>
        </w:tc>
      </w:tr>
      <w:tr w:rsidR="00B46A03" w14:paraId="5B776965" w14:textId="77777777" w:rsidTr="002D5B81">
        <w:trPr>
          <w:cantSplit/>
        </w:trPr>
        <w:tc>
          <w:tcPr>
            <w:tcW w:w="984" w:type="dxa"/>
            <w:vMerge/>
            <w:tcBorders>
              <w:left w:val="single" w:sz="4" w:space="0" w:color="auto"/>
              <w:right w:val="single" w:sz="4" w:space="0" w:color="auto"/>
            </w:tcBorders>
            <w:noWrap/>
          </w:tcPr>
          <w:p w14:paraId="01CEE857"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79B3F26C"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07680882"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D1B239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MMMM</w:t>
            </w:r>
          </w:p>
        </w:tc>
        <w:tc>
          <w:tcPr>
            <w:tcW w:w="4050" w:type="dxa"/>
            <w:tcBorders>
              <w:top w:val="single" w:sz="4" w:space="0" w:color="auto"/>
              <w:left w:val="single" w:sz="4" w:space="0" w:color="auto"/>
              <w:bottom w:val="single" w:sz="4" w:space="0" w:color="auto"/>
              <w:right w:val="single" w:sz="4" w:space="0" w:color="auto"/>
            </w:tcBorders>
            <w:noWrap/>
          </w:tcPr>
          <w:p w14:paraId="553132D1"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September</w:t>
            </w:r>
          </w:p>
        </w:tc>
      </w:tr>
      <w:tr w:rsidR="00B46A03" w14:paraId="22C724A3" w14:textId="77777777" w:rsidTr="002D5B81">
        <w:trPr>
          <w:cantSplit/>
        </w:trPr>
        <w:tc>
          <w:tcPr>
            <w:tcW w:w="984" w:type="dxa"/>
            <w:vMerge/>
            <w:tcBorders>
              <w:left w:val="single" w:sz="4" w:space="0" w:color="auto"/>
              <w:bottom w:val="single" w:sz="4" w:space="0" w:color="auto"/>
              <w:right w:val="single" w:sz="4" w:space="0" w:color="auto"/>
            </w:tcBorders>
            <w:noWrap/>
          </w:tcPr>
          <w:p w14:paraId="0F132FFF"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6E24F71E"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1B291D8E"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135F9A8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MMMMM</w:t>
            </w:r>
          </w:p>
        </w:tc>
        <w:tc>
          <w:tcPr>
            <w:tcW w:w="4050" w:type="dxa"/>
            <w:tcBorders>
              <w:top w:val="single" w:sz="4" w:space="0" w:color="auto"/>
              <w:left w:val="single" w:sz="4" w:space="0" w:color="auto"/>
              <w:bottom w:val="single" w:sz="4" w:space="0" w:color="auto"/>
              <w:right w:val="single" w:sz="4" w:space="0" w:color="auto"/>
            </w:tcBorders>
            <w:noWrap/>
          </w:tcPr>
          <w:p w14:paraId="55B884B0" w14:textId="77777777" w:rsidR="00B46A03" w:rsidRPr="002D5B81" w:rsidDel="001F5CD3"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S</w:t>
            </w:r>
          </w:p>
        </w:tc>
      </w:tr>
      <w:tr w:rsidR="002D5B81" w14:paraId="1AF79DD7"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4CD54CBE"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d</w:t>
            </w:r>
          </w:p>
        </w:tc>
        <w:tc>
          <w:tcPr>
            <w:tcW w:w="1530" w:type="dxa"/>
            <w:vMerge w:val="restart"/>
            <w:tcBorders>
              <w:top w:val="single" w:sz="4" w:space="0" w:color="auto"/>
              <w:left w:val="single" w:sz="4" w:space="0" w:color="auto"/>
              <w:right w:val="single" w:sz="4" w:space="0" w:color="auto"/>
            </w:tcBorders>
          </w:tcPr>
          <w:p w14:paraId="2DEDF276"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1C7B5FC0"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day in month</w:t>
            </w:r>
          </w:p>
        </w:tc>
        <w:tc>
          <w:tcPr>
            <w:tcW w:w="1440" w:type="dxa"/>
            <w:tcBorders>
              <w:top w:val="single" w:sz="4" w:space="0" w:color="auto"/>
              <w:left w:val="single" w:sz="4" w:space="0" w:color="auto"/>
              <w:bottom w:val="single" w:sz="4" w:space="0" w:color="auto"/>
              <w:right w:val="single" w:sz="4" w:space="0" w:color="auto"/>
            </w:tcBorders>
            <w:hideMark/>
          </w:tcPr>
          <w:p w14:paraId="44151C2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d</w:t>
            </w:r>
          </w:p>
        </w:tc>
        <w:tc>
          <w:tcPr>
            <w:tcW w:w="4050" w:type="dxa"/>
            <w:tcBorders>
              <w:top w:val="single" w:sz="4" w:space="0" w:color="auto"/>
              <w:left w:val="single" w:sz="4" w:space="0" w:color="auto"/>
              <w:bottom w:val="single" w:sz="4" w:space="0" w:color="auto"/>
              <w:right w:val="single" w:sz="4" w:space="0" w:color="auto"/>
            </w:tcBorders>
            <w:noWrap/>
            <w:hideMark/>
          </w:tcPr>
          <w:p w14:paraId="78E597A5"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w:t>
            </w:r>
          </w:p>
        </w:tc>
      </w:tr>
      <w:tr w:rsidR="00B46A03" w14:paraId="7D34FDC1" w14:textId="77777777" w:rsidTr="002D5B81">
        <w:trPr>
          <w:cantSplit/>
        </w:trPr>
        <w:tc>
          <w:tcPr>
            <w:tcW w:w="984" w:type="dxa"/>
            <w:vMerge/>
            <w:tcBorders>
              <w:left w:val="single" w:sz="4" w:space="0" w:color="auto"/>
              <w:bottom w:val="single" w:sz="4" w:space="0" w:color="auto"/>
              <w:right w:val="single" w:sz="4" w:space="0" w:color="auto"/>
            </w:tcBorders>
            <w:noWrap/>
          </w:tcPr>
          <w:p w14:paraId="286EEF30"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42DAD31D"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5FE1CEBC"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4C4DBE9"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dd</w:t>
            </w:r>
          </w:p>
        </w:tc>
        <w:tc>
          <w:tcPr>
            <w:tcW w:w="4050" w:type="dxa"/>
            <w:tcBorders>
              <w:top w:val="single" w:sz="4" w:space="0" w:color="auto"/>
              <w:left w:val="single" w:sz="4" w:space="0" w:color="auto"/>
              <w:bottom w:val="single" w:sz="4" w:space="0" w:color="auto"/>
              <w:right w:val="single" w:sz="4" w:space="0" w:color="auto"/>
            </w:tcBorders>
            <w:noWrap/>
          </w:tcPr>
          <w:p w14:paraId="3F355CC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02</w:t>
            </w:r>
          </w:p>
        </w:tc>
      </w:tr>
      <w:tr w:rsidR="002D5B81" w14:paraId="7F4DCC22"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74F7CF8B"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h</w:t>
            </w:r>
          </w:p>
        </w:tc>
        <w:tc>
          <w:tcPr>
            <w:tcW w:w="1530" w:type="dxa"/>
            <w:vMerge w:val="restart"/>
            <w:tcBorders>
              <w:top w:val="single" w:sz="4" w:space="0" w:color="auto"/>
              <w:left w:val="single" w:sz="4" w:space="0" w:color="auto"/>
              <w:right w:val="single" w:sz="4" w:space="0" w:color="auto"/>
            </w:tcBorders>
          </w:tcPr>
          <w:p w14:paraId="61E2003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362EBCB5"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hour in am/pm (1~12)</w:t>
            </w:r>
          </w:p>
        </w:tc>
        <w:tc>
          <w:tcPr>
            <w:tcW w:w="1440" w:type="dxa"/>
            <w:tcBorders>
              <w:top w:val="single" w:sz="4" w:space="0" w:color="auto"/>
              <w:left w:val="single" w:sz="4" w:space="0" w:color="auto"/>
              <w:bottom w:val="single" w:sz="4" w:space="0" w:color="auto"/>
              <w:right w:val="single" w:sz="4" w:space="0" w:color="auto"/>
            </w:tcBorders>
            <w:hideMark/>
          </w:tcPr>
          <w:p w14:paraId="3A0A4239"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h</w:t>
            </w:r>
          </w:p>
        </w:tc>
        <w:tc>
          <w:tcPr>
            <w:tcW w:w="4050" w:type="dxa"/>
            <w:tcBorders>
              <w:top w:val="single" w:sz="4" w:space="0" w:color="auto"/>
              <w:left w:val="single" w:sz="4" w:space="0" w:color="auto"/>
              <w:bottom w:val="single" w:sz="4" w:space="0" w:color="auto"/>
              <w:right w:val="single" w:sz="4" w:space="0" w:color="auto"/>
            </w:tcBorders>
            <w:noWrap/>
            <w:hideMark/>
          </w:tcPr>
          <w:p w14:paraId="369B4FB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7</w:t>
            </w:r>
          </w:p>
        </w:tc>
      </w:tr>
      <w:tr w:rsidR="00B46A03" w14:paraId="715D3B7B" w14:textId="77777777" w:rsidTr="002D5B81">
        <w:trPr>
          <w:cantSplit/>
        </w:trPr>
        <w:tc>
          <w:tcPr>
            <w:tcW w:w="984" w:type="dxa"/>
            <w:vMerge/>
            <w:tcBorders>
              <w:left w:val="single" w:sz="4" w:space="0" w:color="auto"/>
              <w:bottom w:val="single" w:sz="4" w:space="0" w:color="auto"/>
              <w:right w:val="single" w:sz="4" w:space="0" w:color="auto"/>
            </w:tcBorders>
            <w:noWrap/>
          </w:tcPr>
          <w:p w14:paraId="669D3E71"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39716C4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4F531FCE"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42F7F708"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hh</w:t>
            </w:r>
          </w:p>
        </w:tc>
        <w:tc>
          <w:tcPr>
            <w:tcW w:w="4050" w:type="dxa"/>
            <w:tcBorders>
              <w:top w:val="single" w:sz="4" w:space="0" w:color="auto"/>
              <w:left w:val="single" w:sz="4" w:space="0" w:color="auto"/>
              <w:bottom w:val="single" w:sz="4" w:space="0" w:color="auto"/>
              <w:right w:val="single" w:sz="4" w:space="0" w:color="auto"/>
            </w:tcBorders>
            <w:noWrap/>
          </w:tcPr>
          <w:p w14:paraId="3DCCB58A"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07</w:t>
            </w:r>
          </w:p>
        </w:tc>
      </w:tr>
      <w:tr w:rsidR="002D5B81" w14:paraId="3DD0BF26"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20BFE169"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H</w:t>
            </w:r>
          </w:p>
        </w:tc>
        <w:tc>
          <w:tcPr>
            <w:tcW w:w="1530" w:type="dxa"/>
            <w:vMerge w:val="restart"/>
            <w:tcBorders>
              <w:top w:val="single" w:sz="4" w:space="0" w:color="auto"/>
              <w:left w:val="single" w:sz="4" w:space="0" w:color="auto"/>
              <w:right w:val="single" w:sz="4" w:space="0" w:color="auto"/>
            </w:tcBorders>
          </w:tcPr>
          <w:p w14:paraId="7C37393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6D9A8BB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hour in day (0~23)</w:t>
            </w:r>
          </w:p>
        </w:tc>
        <w:tc>
          <w:tcPr>
            <w:tcW w:w="1440" w:type="dxa"/>
            <w:tcBorders>
              <w:top w:val="single" w:sz="4" w:space="0" w:color="auto"/>
              <w:left w:val="single" w:sz="4" w:space="0" w:color="auto"/>
              <w:bottom w:val="single" w:sz="4" w:space="0" w:color="auto"/>
              <w:right w:val="single" w:sz="4" w:space="0" w:color="auto"/>
            </w:tcBorders>
            <w:hideMark/>
          </w:tcPr>
          <w:p w14:paraId="5CEE767E"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H</w:t>
            </w:r>
          </w:p>
        </w:tc>
        <w:tc>
          <w:tcPr>
            <w:tcW w:w="4050" w:type="dxa"/>
            <w:tcBorders>
              <w:top w:val="single" w:sz="4" w:space="0" w:color="auto"/>
              <w:left w:val="single" w:sz="4" w:space="0" w:color="auto"/>
              <w:bottom w:val="single" w:sz="4" w:space="0" w:color="auto"/>
              <w:right w:val="single" w:sz="4" w:space="0" w:color="auto"/>
            </w:tcBorders>
            <w:noWrap/>
            <w:hideMark/>
          </w:tcPr>
          <w:p w14:paraId="4344B49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w:t>
            </w:r>
          </w:p>
        </w:tc>
      </w:tr>
      <w:tr w:rsidR="00B46A03" w14:paraId="0B83669B" w14:textId="77777777" w:rsidTr="002D5B81">
        <w:trPr>
          <w:cantSplit/>
        </w:trPr>
        <w:tc>
          <w:tcPr>
            <w:tcW w:w="984" w:type="dxa"/>
            <w:vMerge/>
            <w:tcBorders>
              <w:left w:val="single" w:sz="4" w:space="0" w:color="auto"/>
              <w:bottom w:val="single" w:sz="4" w:space="0" w:color="auto"/>
              <w:right w:val="single" w:sz="4" w:space="0" w:color="auto"/>
            </w:tcBorders>
            <w:noWrap/>
          </w:tcPr>
          <w:p w14:paraId="0C41FAC9"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5A3EACA9"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3172BFB7"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1A318DAC"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HH</w:t>
            </w:r>
          </w:p>
        </w:tc>
        <w:tc>
          <w:tcPr>
            <w:tcW w:w="4050" w:type="dxa"/>
            <w:tcBorders>
              <w:top w:val="single" w:sz="4" w:space="0" w:color="auto"/>
              <w:left w:val="single" w:sz="4" w:space="0" w:color="auto"/>
              <w:bottom w:val="single" w:sz="4" w:space="0" w:color="auto"/>
              <w:right w:val="single" w:sz="4" w:space="0" w:color="auto"/>
            </w:tcBorders>
            <w:noWrap/>
          </w:tcPr>
          <w:p w14:paraId="7A14D02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00</w:t>
            </w:r>
          </w:p>
        </w:tc>
      </w:tr>
      <w:tr w:rsidR="002D5B81" w14:paraId="6A049F7C"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4B03FF61"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m</w:t>
            </w:r>
          </w:p>
        </w:tc>
        <w:tc>
          <w:tcPr>
            <w:tcW w:w="1530" w:type="dxa"/>
            <w:vMerge w:val="restart"/>
            <w:tcBorders>
              <w:top w:val="single" w:sz="4" w:space="0" w:color="auto"/>
              <w:left w:val="single" w:sz="4" w:space="0" w:color="auto"/>
              <w:right w:val="single" w:sz="4" w:space="0" w:color="auto"/>
            </w:tcBorders>
          </w:tcPr>
          <w:p w14:paraId="7369197B"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22037D72"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minute in hour</w:t>
            </w:r>
          </w:p>
        </w:tc>
        <w:tc>
          <w:tcPr>
            <w:tcW w:w="1440" w:type="dxa"/>
            <w:tcBorders>
              <w:top w:val="single" w:sz="4" w:space="0" w:color="auto"/>
              <w:left w:val="single" w:sz="4" w:space="0" w:color="auto"/>
              <w:bottom w:val="single" w:sz="4" w:space="0" w:color="auto"/>
              <w:right w:val="single" w:sz="4" w:space="0" w:color="auto"/>
            </w:tcBorders>
            <w:hideMark/>
          </w:tcPr>
          <w:p w14:paraId="7AF0385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w:t>
            </w:r>
          </w:p>
        </w:tc>
        <w:tc>
          <w:tcPr>
            <w:tcW w:w="4050" w:type="dxa"/>
            <w:tcBorders>
              <w:top w:val="single" w:sz="4" w:space="0" w:color="auto"/>
              <w:left w:val="single" w:sz="4" w:space="0" w:color="auto"/>
              <w:bottom w:val="single" w:sz="4" w:space="0" w:color="auto"/>
              <w:right w:val="single" w:sz="4" w:space="0" w:color="auto"/>
            </w:tcBorders>
            <w:noWrap/>
            <w:hideMark/>
          </w:tcPr>
          <w:p w14:paraId="6CADFE60"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4</w:t>
            </w:r>
          </w:p>
        </w:tc>
      </w:tr>
      <w:tr w:rsidR="00B46A03" w14:paraId="4358643A" w14:textId="77777777" w:rsidTr="002D5B81">
        <w:trPr>
          <w:cantSplit/>
        </w:trPr>
        <w:tc>
          <w:tcPr>
            <w:tcW w:w="984" w:type="dxa"/>
            <w:vMerge/>
            <w:tcBorders>
              <w:left w:val="single" w:sz="4" w:space="0" w:color="auto"/>
              <w:bottom w:val="single" w:sz="4" w:space="0" w:color="auto"/>
              <w:right w:val="single" w:sz="4" w:space="0" w:color="auto"/>
            </w:tcBorders>
            <w:noWrap/>
          </w:tcPr>
          <w:p w14:paraId="4E674691"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6B0AFF71"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1FF678EE"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4D8A0512"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mm</w:t>
            </w:r>
          </w:p>
        </w:tc>
        <w:tc>
          <w:tcPr>
            <w:tcW w:w="4050" w:type="dxa"/>
            <w:tcBorders>
              <w:top w:val="single" w:sz="4" w:space="0" w:color="auto"/>
              <w:left w:val="single" w:sz="4" w:space="0" w:color="auto"/>
              <w:bottom w:val="single" w:sz="4" w:space="0" w:color="auto"/>
              <w:right w:val="single" w:sz="4" w:space="0" w:color="auto"/>
            </w:tcBorders>
            <w:noWrap/>
          </w:tcPr>
          <w:p w14:paraId="42F16FBC"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04</w:t>
            </w:r>
          </w:p>
        </w:tc>
      </w:tr>
      <w:tr w:rsidR="002D5B81" w14:paraId="630E43AC"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3109D23F"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s</w:t>
            </w:r>
          </w:p>
        </w:tc>
        <w:tc>
          <w:tcPr>
            <w:tcW w:w="1530" w:type="dxa"/>
            <w:vMerge w:val="restart"/>
            <w:tcBorders>
              <w:top w:val="single" w:sz="4" w:space="0" w:color="auto"/>
              <w:left w:val="single" w:sz="4" w:space="0" w:color="auto"/>
              <w:right w:val="single" w:sz="4" w:space="0" w:color="auto"/>
            </w:tcBorders>
          </w:tcPr>
          <w:p w14:paraId="60D3982C"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3081AF4B"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second in minute</w:t>
            </w:r>
          </w:p>
        </w:tc>
        <w:tc>
          <w:tcPr>
            <w:tcW w:w="1440" w:type="dxa"/>
            <w:tcBorders>
              <w:top w:val="single" w:sz="4" w:space="0" w:color="auto"/>
              <w:left w:val="single" w:sz="4" w:space="0" w:color="auto"/>
              <w:bottom w:val="single" w:sz="4" w:space="0" w:color="auto"/>
              <w:right w:val="single" w:sz="4" w:space="0" w:color="auto"/>
            </w:tcBorders>
            <w:hideMark/>
          </w:tcPr>
          <w:p w14:paraId="7A2EABE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s</w:t>
            </w:r>
          </w:p>
        </w:tc>
        <w:tc>
          <w:tcPr>
            <w:tcW w:w="4050" w:type="dxa"/>
            <w:tcBorders>
              <w:top w:val="single" w:sz="4" w:space="0" w:color="auto"/>
              <w:left w:val="single" w:sz="4" w:space="0" w:color="auto"/>
              <w:bottom w:val="single" w:sz="4" w:space="0" w:color="auto"/>
              <w:right w:val="single" w:sz="4" w:space="0" w:color="auto"/>
            </w:tcBorders>
            <w:noWrap/>
            <w:hideMark/>
          </w:tcPr>
          <w:p w14:paraId="6B84DC8F"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5</w:t>
            </w:r>
          </w:p>
        </w:tc>
      </w:tr>
      <w:tr w:rsidR="00B46A03" w14:paraId="79F981CA" w14:textId="77777777" w:rsidTr="002D5B81">
        <w:trPr>
          <w:cantSplit/>
        </w:trPr>
        <w:tc>
          <w:tcPr>
            <w:tcW w:w="984" w:type="dxa"/>
            <w:vMerge/>
            <w:tcBorders>
              <w:left w:val="single" w:sz="4" w:space="0" w:color="auto"/>
              <w:bottom w:val="single" w:sz="4" w:space="0" w:color="auto"/>
              <w:right w:val="single" w:sz="4" w:space="0" w:color="auto"/>
            </w:tcBorders>
            <w:noWrap/>
          </w:tcPr>
          <w:p w14:paraId="354702B7"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003FE92C"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2EE0E36D"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481870C"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ss</w:t>
            </w:r>
          </w:p>
        </w:tc>
        <w:tc>
          <w:tcPr>
            <w:tcW w:w="4050" w:type="dxa"/>
            <w:tcBorders>
              <w:top w:val="single" w:sz="4" w:space="0" w:color="auto"/>
              <w:left w:val="single" w:sz="4" w:space="0" w:color="auto"/>
              <w:bottom w:val="single" w:sz="4" w:space="0" w:color="auto"/>
              <w:right w:val="single" w:sz="4" w:space="0" w:color="auto"/>
            </w:tcBorders>
            <w:noWrap/>
          </w:tcPr>
          <w:p w14:paraId="78268CE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05</w:t>
            </w:r>
          </w:p>
        </w:tc>
      </w:tr>
      <w:tr w:rsidR="002D5B81" w14:paraId="1B623245"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73F521FC"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S</w:t>
            </w:r>
          </w:p>
        </w:tc>
        <w:tc>
          <w:tcPr>
            <w:tcW w:w="1530" w:type="dxa"/>
            <w:vMerge w:val="restart"/>
            <w:tcBorders>
              <w:top w:val="single" w:sz="4" w:space="0" w:color="auto"/>
              <w:left w:val="single" w:sz="4" w:space="0" w:color="auto"/>
              <w:right w:val="single" w:sz="4" w:space="0" w:color="auto"/>
            </w:tcBorders>
          </w:tcPr>
          <w:p w14:paraId="1E25A747"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258F0378"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fractional second</w:t>
            </w:r>
          </w:p>
        </w:tc>
        <w:tc>
          <w:tcPr>
            <w:tcW w:w="1440" w:type="dxa"/>
            <w:tcBorders>
              <w:top w:val="single" w:sz="4" w:space="0" w:color="auto"/>
              <w:left w:val="single" w:sz="4" w:space="0" w:color="auto"/>
              <w:bottom w:val="single" w:sz="4" w:space="0" w:color="auto"/>
              <w:right w:val="single" w:sz="4" w:space="0" w:color="auto"/>
            </w:tcBorders>
            <w:hideMark/>
          </w:tcPr>
          <w:p w14:paraId="7A84E0AA"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S</w:t>
            </w:r>
          </w:p>
        </w:tc>
        <w:tc>
          <w:tcPr>
            <w:tcW w:w="4050" w:type="dxa"/>
            <w:tcBorders>
              <w:top w:val="single" w:sz="4" w:space="0" w:color="auto"/>
              <w:left w:val="single" w:sz="4" w:space="0" w:color="auto"/>
              <w:bottom w:val="single" w:sz="4" w:space="0" w:color="auto"/>
              <w:right w:val="single" w:sz="4" w:space="0" w:color="auto"/>
            </w:tcBorders>
            <w:noWrap/>
            <w:hideMark/>
          </w:tcPr>
          <w:p w14:paraId="56ABE44D"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w:t>
            </w:r>
          </w:p>
        </w:tc>
      </w:tr>
      <w:tr w:rsidR="00B46A03" w14:paraId="50D3F021" w14:textId="77777777" w:rsidTr="002D5B81">
        <w:trPr>
          <w:cantSplit/>
        </w:trPr>
        <w:tc>
          <w:tcPr>
            <w:tcW w:w="984" w:type="dxa"/>
            <w:vMerge/>
            <w:tcBorders>
              <w:left w:val="single" w:sz="4" w:space="0" w:color="auto"/>
              <w:right w:val="single" w:sz="4" w:space="0" w:color="auto"/>
            </w:tcBorders>
            <w:noWrap/>
          </w:tcPr>
          <w:p w14:paraId="212F41CF"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2CFC5347"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6713A3A8"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77A4E34"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SS</w:t>
            </w:r>
          </w:p>
        </w:tc>
        <w:tc>
          <w:tcPr>
            <w:tcW w:w="4050" w:type="dxa"/>
            <w:tcBorders>
              <w:top w:val="single" w:sz="4" w:space="0" w:color="auto"/>
              <w:left w:val="single" w:sz="4" w:space="0" w:color="auto"/>
              <w:bottom w:val="single" w:sz="4" w:space="0" w:color="auto"/>
              <w:right w:val="single" w:sz="4" w:space="0" w:color="auto"/>
            </w:tcBorders>
            <w:noWrap/>
          </w:tcPr>
          <w:p w14:paraId="2A17097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23</w:t>
            </w:r>
          </w:p>
        </w:tc>
      </w:tr>
      <w:tr w:rsidR="00B46A03" w14:paraId="7C0ED5CC" w14:textId="77777777" w:rsidTr="002D5B81">
        <w:trPr>
          <w:cantSplit/>
        </w:trPr>
        <w:tc>
          <w:tcPr>
            <w:tcW w:w="984" w:type="dxa"/>
            <w:vMerge/>
            <w:tcBorders>
              <w:left w:val="single" w:sz="4" w:space="0" w:color="auto"/>
              <w:bottom w:val="single" w:sz="4" w:space="0" w:color="auto"/>
              <w:right w:val="single" w:sz="4" w:space="0" w:color="auto"/>
            </w:tcBorders>
            <w:noWrap/>
          </w:tcPr>
          <w:p w14:paraId="6DAFF528"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125CF13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129DFA23"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191C49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SSS</w:t>
            </w:r>
          </w:p>
        </w:tc>
        <w:tc>
          <w:tcPr>
            <w:tcW w:w="4050" w:type="dxa"/>
            <w:tcBorders>
              <w:top w:val="single" w:sz="4" w:space="0" w:color="auto"/>
              <w:left w:val="single" w:sz="4" w:space="0" w:color="auto"/>
              <w:bottom w:val="single" w:sz="4" w:space="0" w:color="auto"/>
              <w:right w:val="single" w:sz="4" w:space="0" w:color="auto"/>
            </w:tcBorders>
            <w:noWrap/>
          </w:tcPr>
          <w:p w14:paraId="602EBCD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235</w:t>
            </w:r>
          </w:p>
        </w:tc>
      </w:tr>
      <w:tr w:rsidR="002D5B81" w14:paraId="5CBAD399"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602CE992"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E</w:t>
            </w:r>
          </w:p>
        </w:tc>
        <w:tc>
          <w:tcPr>
            <w:tcW w:w="1530" w:type="dxa"/>
            <w:vMerge w:val="restart"/>
            <w:tcBorders>
              <w:top w:val="single" w:sz="4" w:space="0" w:color="auto"/>
              <w:left w:val="single" w:sz="4" w:space="0" w:color="auto"/>
              <w:right w:val="single" w:sz="4" w:space="0" w:color="auto"/>
            </w:tcBorders>
          </w:tcPr>
          <w:p w14:paraId="3609669F"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21B2C0C6"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day of week</w:t>
            </w:r>
          </w:p>
        </w:tc>
        <w:tc>
          <w:tcPr>
            <w:tcW w:w="1440" w:type="dxa"/>
            <w:tcBorders>
              <w:top w:val="single" w:sz="4" w:space="0" w:color="auto"/>
              <w:left w:val="single" w:sz="4" w:space="0" w:color="auto"/>
              <w:bottom w:val="single" w:sz="4" w:space="0" w:color="auto"/>
              <w:right w:val="single" w:sz="4" w:space="0" w:color="auto"/>
            </w:tcBorders>
            <w:hideMark/>
          </w:tcPr>
          <w:p w14:paraId="619A2BB1"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w:t>
            </w:r>
          </w:p>
        </w:tc>
        <w:tc>
          <w:tcPr>
            <w:tcW w:w="4050" w:type="dxa"/>
            <w:tcBorders>
              <w:top w:val="single" w:sz="4" w:space="0" w:color="auto"/>
              <w:left w:val="single" w:sz="4" w:space="0" w:color="auto"/>
              <w:bottom w:val="single" w:sz="4" w:space="0" w:color="auto"/>
              <w:right w:val="single" w:sz="4" w:space="0" w:color="auto"/>
            </w:tcBorders>
            <w:noWrap/>
            <w:hideMark/>
          </w:tcPr>
          <w:p w14:paraId="728B153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val="de-DE" w:eastAsia="ja-JP"/>
              </w:rPr>
              <w:t>Tue</w:t>
            </w:r>
          </w:p>
        </w:tc>
      </w:tr>
      <w:tr w:rsidR="00B46A03" w14:paraId="2FD3086B" w14:textId="77777777" w:rsidTr="002D5B81">
        <w:trPr>
          <w:cantSplit/>
        </w:trPr>
        <w:tc>
          <w:tcPr>
            <w:tcW w:w="984" w:type="dxa"/>
            <w:vMerge/>
            <w:tcBorders>
              <w:left w:val="single" w:sz="4" w:space="0" w:color="auto"/>
              <w:right w:val="single" w:sz="4" w:space="0" w:color="auto"/>
            </w:tcBorders>
            <w:noWrap/>
          </w:tcPr>
          <w:p w14:paraId="065479F7"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71D7A2FD"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7894AED4"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B040302"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w:t>
            </w:r>
          </w:p>
        </w:tc>
        <w:tc>
          <w:tcPr>
            <w:tcW w:w="4050" w:type="dxa"/>
            <w:tcBorders>
              <w:top w:val="single" w:sz="4" w:space="0" w:color="auto"/>
              <w:left w:val="single" w:sz="4" w:space="0" w:color="auto"/>
              <w:bottom w:val="single" w:sz="4" w:space="0" w:color="auto"/>
              <w:right w:val="single" w:sz="4" w:space="0" w:color="auto"/>
            </w:tcBorders>
            <w:noWrap/>
          </w:tcPr>
          <w:p w14:paraId="63F457A4" w14:textId="77777777" w:rsidR="00B46A03" w:rsidRPr="002D5B81" w:rsidRDefault="00B46A03" w:rsidP="002A3075">
            <w:pPr>
              <w:jc w:val="left"/>
              <w:rPr>
                <w:rFonts w:ascii="Courier New" w:eastAsia="MS Mincho" w:hAnsi="Courier New" w:cs="Courier New"/>
                <w:sz w:val="20"/>
                <w:szCs w:val="20"/>
                <w:lang w:val="de-DE" w:eastAsia="ja-JP"/>
              </w:rPr>
            </w:pPr>
            <w:r w:rsidRPr="002D5B81">
              <w:rPr>
                <w:rFonts w:ascii="Courier New" w:eastAsia="MS Mincho" w:hAnsi="Courier New" w:cs="Courier New"/>
                <w:sz w:val="20"/>
                <w:szCs w:val="20"/>
                <w:lang w:val="de-DE" w:eastAsia="ja-JP"/>
              </w:rPr>
              <w:t>Tue</w:t>
            </w:r>
          </w:p>
        </w:tc>
      </w:tr>
      <w:tr w:rsidR="00B46A03" w14:paraId="71DCCAB1" w14:textId="77777777" w:rsidTr="002D5B81">
        <w:trPr>
          <w:cantSplit/>
        </w:trPr>
        <w:tc>
          <w:tcPr>
            <w:tcW w:w="984" w:type="dxa"/>
            <w:vMerge/>
            <w:tcBorders>
              <w:left w:val="single" w:sz="4" w:space="0" w:color="auto"/>
              <w:right w:val="single" w:sz="4" w:space="0" w:color="auto"/>
            </w:tcBorders>
            <w:noWrap/>
          </w:tcPr>
          <w:p w14:paraId="4DF6C28B"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0E9227E4"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1810FDB1"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EE13B0D"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w:t>
            </w:r>
          </w:p>
        </w:tc>
        <w:tc>
          <w:tcPr>
            <w:tcW w:w="4050" w:type="dxa"/>
            <w:tcBorders>
              <w:top w:val="single" w:sz="4" w:space="0" w:color="auto"/>
              <w:left w:val="single" w:sz="4" w:space="0" w:color="auto"/>
              <w:bottom w:val="single" w:sz="4" w:space="0" w:color="auto"/>
              <w:right w:val="single" w:sz="4" w:space="0" w:color="auto"/>
            </w:tcBorders>
            <w:noWrap/>
          </w:tcPr>
          <w:p w14:paraId="01A35411" w14:textId="77777777" w:rsidR="00B46A03" w:rsidRPr="002D5B81" w:rsidDel="001F5CD3" w:rsidRDefault="00B46A03" w:rsidP="002A3075">
            <w:pPr>
              <w:jc w:val="left"/>
              <w:rPr>
                <w:rFonts w:ascii="Courier New" w:eastAsia="MS Mincho" w:hAnsi="Courier New" w:cs="Courier New"/>
                <w:sz w:val="20"/>
                <w:szCs w:val="20"/>
                <w:lang w:val="de-DE" w:eastAsia="ja-JP"/>
              </w:rPr>
            </w:pPr>
            <w:r w:rsidRPr="002D5B81">
              <w:rPr>
                <w:rFonts w:ascii="Courier New" w:eastAsia="MS Mincho" w:hAnsi="Courier New" w:cs="Courier New"/>
                <w:sz w:val="20"/>
                <w:szCs w:val="20"/>
                <w:lang w:val="de-DE" w:eastAsia="ja-JP"/>
              </w:rPr>
              <w:t>Tue</w:t>
            </w:r>
          </w:p>
        </w:tc>
      </w:tr>
      <w:tr w:rsidR="00B46A03" w14:paraId="117CF0E7" w14:textId="77777777" w:rsidTr="002D5B81">
        <w:trPr>
          <w:cantSplit/>
        </w:trPr>
        <w:tc>
          <w:tcPr>
            <w:tcW w:w="984" w:type="dxa"/>
            <w:vMerge/>
            <w:tcBorders>
              <w:left w:val="single" w:sz="4" w:space="0" w:color="auto"/>
              <w:right w:val="single" w:sz="4" w:space="0" w:color="auto"/>
            </w:tcBorders>
            <w:noWrap/>
          </w:tcPr>
          <w:p w14:paraId="3E58E32F"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73106341"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56BCA501"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1E1302E3" w14:textId="77777777" w:rsidR="00B46A03" w:rsidRPr="00356F2D" w:rsidDel="001F5CD3"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w:t>
            </w:r>
          </w:p>
        </w:tc>
        <w:tc>
          <w:tcPr>
            <w:tcW w:w="4050" w:type="dxa"/>
            <w:tcBorders>
              <w:top w:val="single" w:sz="4" w:space="0" w:color="auto"/>
              <w:left w:val="single" w:sz="4" w:space="0" w:color="auto"/>
              <w:bottom w:val="single" w:sz="4" w:space="0" w:color="auto"/>
              <w:right w:val="single" w:sz="4" w:space="0" w:color="auto"/>
            </w:tcBorders>
            <w:noWrap/>
          </w:tcPr>
          <w:p w14:paraId="5A628B0A" w14:textId="77777777" w:rsidR="00B46A03" w:rsidRPr="002D5B81" w:rsidRDefault="00B46A03" w:rsidP="002A3075">
            <w:pPr>
              <w:jc w:val="left"/>
              <w:rPr>
                <w:rFonts w:ascii="Courier New" w:eastAsia="MS Mincho" w:hAnsi="Courier New" w:cs="Courier New"/>
                <w:sz w:val="20"/>
                <w:szCs w:val="20"/>
                <w:lang w:val="de-DE" w:eastAsia="ja-JP"/>
              </w:rPr>
            </w:pPr>
            <w:r w:rsidRPr="002D5B81">
              <w:rPr>
                <w:rFonts w:ascii="Courier New" w:eastAsia="MS Mincho" w:hAnsi="Courier New" w:cs="Courier New"/>
                <w:sz w:val="20"/>
                <w:szCs w:val="20"/>
                <w:lang w:eastAsia="ja-JP"/>
              </w:rPr>
              <w:t>Tuesday</w:t>
            </w:r>
          </w:p>
        </w:tc>
      </w:tr>
      <w:tr w:rsidR="00B46A03" w14:paraId="0F68B823" w14:textId="77777777" w:rsidTr="002D5B81">
        <w:trPr>
          <w:cantSplit/>
        </w:trPr>
        <w:tc>
          <w:tcPr>
            <w:tcW w:w="984" w:type="dxa"/>
            <w:vMerge/>
            <w:tcBorders>
              <w:left w:val="single" w:sz="4" w:space="0" w:color="auto"/>
              <w:right w:val="single" w:sz="4" w:space="0" w:color="auto"/>
            </w:tcBorders>
            <w:noWrap/>
          </w:tcPr>
          <w:p w14:paraId="01328179"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099DB13D"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01A52012"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6CC0647"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EEEEE</w:t>
            </w:r>
          </w:p>
        </w:tc>
        <w:tc>
          <w:tcPr>
            <w:tcW w:w="4050" w:type="dxa"/>
            <w:tcBorders>
              <w:top w:val="single" w:sz="4" w:space="0" w:color="auto"/>
              <w:left w:val="single" w:sz="4" w:space="0" w:color="auto"/>
              <w:bottom w:val="single" w:sz="4" w:space="0" w:color="auto"/>
              <w:right w:val="single" w:sz="4" w:space="0" w:color="auto"/>
            </w:tcBorders>
            <w:noWrap/>
          </w:tcPr>
          <w:p w14:paraId="4C19A8AC"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w:t>
            </w:r>
          </w:p>
        </w:tc>
      </w:tr>
      <w:tr w:rsidR="00B46A03" w14:paraId="3F0848F1" w14:textId="77777777" w:rsidTr="002D5B81">
        <w:trPr>
          <w:cantSplit/>
        </w:trPr>
        <w:tc>
          <w:tcPr>
            <w:tcW w:w="984" w:type="dxa"/>
            <w:vMerge/>
            <w:tcBorders>
              <w:left w:val="single" w:sz="4" w:space="0" w:color="auto"/>
              <w:bottom w:val="single" w:sz="4" w:space="0" w:color="auto"/>
              <w:right w:val="single" w:sz="4" w:space="0" w:color="auto"/>
            </w:tcBorders>
            <w:noWrap/>
          </w:tcPr>
          <w:p w14:paraId="3F6CCE89"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4C3C43F9"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3F087801"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42F0A251"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EEEEEE</w:t>
            </w:r>
          </w:p>
        </w:tc>
        <w:tc>
          <w:tcPr>
            <w:tcW w:w="4050" w:type="dxa"/>
            <w:tcBorders>
              <w:top w:val="single" w:sz="4" w:space="0" w:color="auto"/>
              <w:left w:val="single" w:sz="4" w:space="0" w:color="auto"/>
              <w:bottom w:val="single" w:sz="4" w:space="0" w:color="auto"/>
              <w:right w:val="single" w:sz="4" w:space="0" w:color="auto"/>
            </w:tcBorders>
            <w:noWrap/>
          </w:tcPr>
          <w:p w14:paraId="248FE31B"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Tu</w:t>
            </w:r>
          </w:p>
        </w:tc>
      </w:tr>
      <w:tr w:rsidR="002D5B81" w14:paraId="16D78BD6"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3BE31FFD"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e</w:t>
            </w:r>
          </w:p>
        </w:tc>
        <w:tc>
          <w:tcPr>
            <w:tcW w:w="1530" w:type="dxa"/>
            <w:vMerge w:val="restart"/>
            <w:tcBorders>
              <w:top w:val="single" w:sz="4" w:space="0" w:color="auto"/>
              <w:left w:val="single" w:sz="4" w:space="0" w:color="auto"/>
              <w:right w:val="single" w:sz="4" w:space="0" w:color="auto"/>
            </w:tcBorders>
          </w:tcPr>
          <w:p w14:paraId="134F0FF8"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 &amp; Number</w:t>
            </w:r>
          </w:p>
        </w:tc>
        <w:tc>
          <w:tcPr>
            <w:tcW w:w="2520" w:type="dxa"/>
            <w:vMerge w:val="restart"/>
            <w:tcBorders>
              <w:top w:val="single" w:sz="4" w:space="0" w:color="auto"/>
              <w:left w:val="single" w:sz="4" w:space="0" w:color="auto"/>
              <w:right w:val="single" w:sz="4" w:space="0" w:color="auto"/>
            </w:tcBorders>
            <w:noWrap/>
            <w:hideMark/>
          </w:tcPr>
          <w:p w14:paraId="5B245583"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day of week (local)</w:t>
            </w:r>
          </w:p>
        </w:tc>
        <w:tc>
          <w:tcPr>
            <w:tcW w:w="1440" w:type="dxa"/>
            <w:tcBorders>
              <w:top w:val="single" w:sz="4" w:space="0" w:color="auto"/>
              <w:left w:val="single" w:sz="4" w:space="0" w:color="auto"/>
              <w:bottom w:val="single" w:sz="4" w:space="0" w:color="auto"/>
              <w:right w:val="single" w:sz="4" w:space="0" w:color="auto"/>
            </w:tcBorders>
            <w:hideMark/>
          </w:tcPr>
          <w:p w14:paraId="1BF17A2E"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w:t>
            </w:r>
          </w:p>
        </w:tc>
        <w:tc>
          <w:tcPr>
            <w:tcW w:w="4050" w:type="dxa"/>
            <w:tcBorders>
              <w:top w:val="single" w:sz="4" w:space="0" w:color="auto"/>
              <w:left w:val="single" w:sz="4" w:space="0" w:color="auto"/>
              <w:bottom w:val="single" w:sz="4" w:space="0" w:color="auto"/>
              <w:right w:val="single" w:sz="4" w:space="0" w:color="auto"/>
            </w:tcBorders>
            <w:noWrap/>
            <w:hideMark/>
          </w:tcPr>
          <w:p w14:paraId="19E8E64B"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w:t>
            </w:r>
          </w:p>
        </w:tc>
      </w:tr>
      <w:tr w:rsidR="00B46A03" w14:paraId="63212A58" w14:textId="77777777" w:rsidTr="002D5B81">
        <w:trPr>
          <w:cantSplit/>
        </w:trPr>
        <w:tc>
          <w:tcPr>
            <w:tcW w:w="984" w:type="dxa"/>
            <w:vMerge/>
            <w:tcBorders>
              <w:top w:val="single" w:sz="4" w:space="0" w:color="auto"/>
              <w:left w:val="single" w:sz="4" w:space="0" w:color="auto"/>
              <w:right w:val="single" w:sz="4" w:space="0" w:color="auto"/>
            </w:tcBorders>
            <w:noWrap/>
          </w:tcPr>
          <w:p w14:paraId="661C5A3F" w14:textId="77777777" w:rsidR="00B46A03" w:rsidRPr="00356F2D" w:rsidRDefault="00B46A03" w:rsidP="002A3075">
            <w:pPr>
              <w:pStyle w:val="TableContents"/>
              <w:rPr>
                <w:rFonts w:ascii="Courier New" w:hAnsi="Courier New" w:cs="Courier New"/>
                <w:sz w:val="22"/>
                <w:szCs w:val="22"/>
              </w:rPr>
            </w:pPr>
          </w:p>
        </w:tc>
        <w:tc>
          <w:tcPr>
            <w:tcW w:w="1530" w:type="dxa"/>
            <w:vMerge/>
            <w:tcBorders>
              <w:top w:val="single" w:sz="4" w:space="0" w:color="auto"/>
              <w:left w:val="single" w:sz="4" w:space="0" w:color="auto"/>
              <w:right w:val="single" w:sz="4" w:space="0" w:color="auto"/>
            </w:tcBorders>
          </w:tcPr>
          <w:p w14:paraId="68BF03FE" w14:textId="77777777" w:rsidR="00B46A03" w:rsidRPr="00356F2D" w:rsidRDefault="00B46A03" w:rsidP="002A3075">
            <w:pPr>
              <w:pStyle w:val="TableContents"/>
              <w:rPr>
                <w:rFonts w:ascii="Cambria" w:hAnsi="Cambria"/>
                <w:sz w:val="22"/>
                <w:szCs w:val="22"/>
              </w:rPr>
            </w:pPr>
          </w:p>
        </w:tc>
        <w:tc>
          <w:tcPr>
            <w:tcW w:w="2520" w:type="dxa"/>
            <w:vMerge/>
            <w:tcBorders>
              <w:top w:val="single" w:sz="4" w:space="0" w:color="auto"/>
              <w:left w:val="single" w:sz="4" w:space="0" w:color="auto"/>
              <w:right w:val="single" w:sz="4" w:space="0" w:color="auto"/>
            </w:tcBorders>
            <w:noWrap/>
          </w:tcPr>
          <w:p w14:paraId="030910B4"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DD26C50"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w:t>
            </w:r>
          </w:p>
        </w:tc>
        <w:tc>
          <w:tcPr>
            <w:tcW w:w="4050" w:type="dxa"/>
            <w:tcBorders>
              <w:top w:val="single" w:sz="4" w:space="0" w:color="auto"/>
              <w:left w:val="single" w:sz="4" w:space="0" w:color="auto"/>
              <w:bottom w:val="single" w:sz="4" w:space="0" w:color="auto"/>
              <w:right w:val="single" w:sz="4" w:space="0" w:color="auto"/>
            </w:tcBorders>
            <w:noWrap/>
          </w:tcPr>
          <w:p w14:paraId="5C91DEE7"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02</w:t>
            </w:r>
          </w:p>
        </w:tc>
      </w:tr>
      <w:tr w:rsidR="00B46A03" w14:paraId="15A78A03" w14:textId="77777777" w:rsidTr="002D5B81">
        <w:trPr>
          <w:cantSplit/>
        </w:trPr>
        <w:tc>
          <w:tcPr>
            <w:tcW w:w="984" w:type="dxa"/>
            <w:vMerge/>
            <w:tcBorders>
              <w:left w:val="single" w:sz="4" w:space="0" w:color="auto"/>
              <w:right w:val="single" w:sz="4" w:space="0" w:color="auto"/>
            </w:tcBorders>
            <w:noWrap/>
          </w:tcPr>
          <w:p w14:paraId="0A62576D"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79C0A1D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6E0D0274"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423FE13"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w:t>
            </w:r>
          </w:p>
        </w:tc>
        <w:tc>
          <w:tcPr>
            <w:tcW w:w="4050" w:type="dxa"/>
            <w:tcBorders>
              <w:top w:val="single" w:sz="4" w:space="0" w:color="auto"/>
              <w:left w:val="single" w:sz="4" w:space="0" w:color="auto"/>
              <w:bottom w:val="single" w:sz="4" w:space="0" w:color="auto"/>
              <w:right w:val="single" w:sz="4" w:space="0" w:color="auto"/>
            </w:tcBorders>
            <w:noWrap/>
          </w:tcPr>
          <w:p w14:paraId="73D6E1F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Tue</w:t>
            </w:r>
          </w:p>
        </w:tc>
      </w:tr>
      <w:tr w:rsidR="00B46A03" w14:paraId="6C84642E" w14:textId="77777777" w:rsidTr="002D5B81">
        <w:trPr>
          <w:cantSplit/>
        </w:trPr>
        <w:tc>
          <w:tcPr>
            <w:tcW w:w="984" w:type="dxa"/>
            <w:vMerge/>
            <w:tcBorders>
              <w:left w:val="single" w:sz="4" w:space="0" w:color="auto"/>
              <w:right w:val="single" w:sz="4" w:space="0" w:color="auto"/>
            </w:tcBorders>
            <w:noWrap/>
          </w:tcPr>
          <w:p w14:paraId="57666171"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0DB5096A"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7536E76B"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658F1C0"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w:t>
            </w:r>
          </w:p>
        </w:tc>
        <w:tc>
          <w:tcPr>
            <w:tcW w:w="4050" w:type="dxa"/>
            <w:tcBorders>
              <w:top w:val="single" w:sz="4" w:space="0" w:color="auto"/>
              <w:left w:val="single" w:sz="4" w:space="0" w:color="auto"/>
              <w:bottom w:val="single" w:sz="4" w:space="0" w:color="auto"/>
              <w:right w:val="single" w:sz="4" w:space="0" w:color="auto"/>
            </w:tcBorders>
            <w:noWrap/>
          </w:tcPr>
          <w:p w14:paraId="2D3F329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Tuesday</w:t>
            </w:r>
          </w:p>
        </w:tc>
      </w:tr>
      <w:tr w:rsidR="00B46A03" w14:paraId="04E85004" w14:textId="77777777" w:rsidTr="002D5B81">
        <w:trPr>
          <w:cantSplit/>
        </w:trPr>
        <w:tc>
          <w:tcPr>
            <w:tcW w:w="984" w:type="dxa"/>
            <w:vMerge/>
            <w:tcBorders>
              <w:left w:val="single" w:sz="4" w:space="0" w:color="auto"/>
              <w:right w:val="single" w:sz="4" w:space="0" w:color="auto"/>
            </w:tcBorders>
            <w:noWrap/>
          </w:tcPr>
          <w:p w14:paraId="2E0421B0"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6F8D22D8"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147EA45E"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9747334"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eeeee</w:t>
            </w:r>
          </w:p>
        </w:tc>
        <w:tc>
          <w:tcPr>
            <w:tcW w:w="4050" w:type="dxa"/>
            <w:tcBorders>
              <w:top w:val="single" w:sz="4" w:space="0" w:color="auto"/>
              <w:left w:val="single" w:sz="4" w:space="0" w:color="auto"/>
              <w:bottom w:val="single" w:sz="4" w:space="0" w:color="auto"/>
              <w:right w:val="single" w:sz="4" w:space="0" w:color="auto"/>
            </w:tcBorders>
            <w:noWrap/>
          </w:tcPr>
          <w:p w14:paraId="63746F8D" w14:textId="77777777" w:rsidR="00B46A03" w:rsidRPr="002D5B81" w:rsidDel="001F5CD3"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w:t>
            </w:r>
          </w:p>
        </w:tc>
      </w:tr>
      <w:tr w:rsidR="00B46A03" w14:paraId="10E7FF9C" w14:textId="77777777" w:rsidTr="002D5B81">
        <w:trPr>
          <w:cantSplit/>
        </w:trPr>
        <w:tc>
          <w:tcPr>
            <w:tcW w:w="984" w:type="dxa"/>
            <w:vMerge/>
            <w:tcBorders>
              <w:left w:val="single" w:sz="4" w:space="0" w:color="auto"/>
              <w:bottom w:val="single" w:sz="4" w:space="0" w:color="auto"/>
              <w:right w:val="single" w:sz="4" w:space="0" w:color="auto"/>
            </w:tcBorders>
            <w:noWrap/>
          </w:tcPr>
          <w:p w14:paraId="5F524A1F"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72F26897"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58A3672F"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FBA5982" w14:textId="77777777" w:rsidR="00B46A03" w:rsidRPr="00356F2D" w:rsidRDefault="00B46A03" w:rsidP="002A3075">
            <w:pPr>
              <w:jc w:val="left"/>
              <w:rPr>
                <w:rFonts w:ascii="Courier New" w:eastAsia="MS Mincho" w:hAnsi="Courier New" w:cs="Courier New"/>
                <w:lang w:val="de-DE" w:eastAsia="ja-JP"/>
              </w:rPr>
            </w:pPr>
            <w:r w:rsidRPr="00356F2D">
              <w:rPr>
                <w:rFonts w:ascii="Courier New" w:eastAsia="MS Mincho" w:hAnsi="Courier New" w:cs="Courier New"/>
                <w:lang w:val="de-DE" w:eastAsia="ja-JP"/>
              </w:rPr>
              <w:t>eeeeee</w:t>
            </w:r>
          </w:p>
        </w:tc>
        <w:tc>
          <w:tcPr>
            <w:tcW w:w="4050" w:type="dxa"/>
            <w:tcBorders>
              <w:top w:val="single" w:sz="4" w:space="0" w:color="auto"/>
              <w:left w:val="single" w:sz="4" w:space="0" w:color="auto"/>
              <w:bottom w:val="single" w:sz="4" w:space="0" w:color="auto"/>
              <w:right w:val="single" w:sz="4" w:space="0" w:color="auto"/>
            </w:tcBorders>
            <w:noWrap/>
          </w:tcPr>
          <w:p w14:paraId="7B08851F"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Tu</w:t>
            </w:r>
          </w:p>
        </w:tc>
      </w:tr>
      <w:tr w:rsidR="002D5B81" w14:paraId="1AD79F9F"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2F45B533"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D</w:t>
            </w:r>
          </w:p>
        </w:tc>
        <w:tc>
          <w:tcPr>
            <w:tcW w:w="1530" w:type="dxa"/>
            <w:tcBorders>
              <w:top w:val="single" w:sz="4" w:space="0" w:color="auto"/>
              <w:left w:val="single" w:sz="4" w:space="0" w:color="auto"/>
              <w:bottom w:val="single" w:sz="4" w:space="0" w:color="auto"/>
              <w:right w:val="single" w:sz="4" w:space="0" w:color="auto"/>
            </w:tcBorders>
          </w:tcPr>
          <w:p w14:paraId="204541D7"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1BFBA68E"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day in year</w:t>
            </w:r>
          </w:p>
        </w:tc>
        <w:tc>
          <w:tcPr>
            <w:tcW w:w="1440" w:type="dxa"/>
            <w:tcBorders>
              <w:top w:val="single" w:sz="4" w:space="0" w:color="auto"/>
              <w:left w:val="single" w:sz="4" w:space="0" w:color="auto"/>
              <w:bottom w:val="single" w:sz="4" w:space="0" w:color="auto"/>
              <w:right w:val="single" w:sz="4" w:space="0" w:color="auto"/>
            </w:tcBorders>
            <w:hideMark/>
          </w:tcPr>
          <w:p w14:paraId="20315A13"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D</w:t>
            </w:r>
          </w:p>
        </w:tc>
        <w:tc>
          <w:tcPr>
            <w:tcW w:w="4050" w:type="dxa"/>
            <w:tcBorders>
              <w:top w:val="single" w:sz="4" w:space="0" w:color="auto"/>
              <w:left w:val="single" w:sz="4" w:space="0" w:color="auto"/>
              <w:bottom w:val="single" w:sz="4" w:space="0" w:color="auto"/>
              <w:right w:val="single" w:sz="4" w:space="0" w:color="auto"/>
            </w:tcBorders>
            <w:noWrap/>
            <w:hideMark/>
          </w:tcPr>
          <w:p w14:paraId="20593F21"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3, 24, 189</w:t>
            </w:r>
          </w:p>
        </w:tc>
      </w:tr>
      <w:tr w:rsidR="00B46A03" w14:paraId="339EFB98" w14:textId="77777777" w:rsidTr="002D5B81">
        <w:trPr>
          <w:cantSplit/>
        </w:trPr>
        <w:tc>
          <w:tcPr>
            <w:tcW w:w="984" w:type="dxa"/>
            <w:vMerge/>
            <w:tcBorders>
              <w:left w:val="single" w:sz="4" w:space="0" w:color="auto"/>
              <w:right w:val="single" w:sz="4" w:space="0" w:color="auto"/>
            </w:tcBorders>
            <w:noWrap/>
          </w:tcPr>
          <w:p w14:paraId="5D1346F0" w14:textId="77777777" w:rsidR="00B46A03" w:rsidRPr="00356F2D" w:rsidRDefault="00B46A03" w:rsidP="002A3075">
            <w:pPr>
              <w:pStyle w:val="TableContents"/>
              <w:rPr>
                <w:rFonts w:ascii="Courier New" w:hAnsi="Courier New" w:cs="Courier New"/>
                <w:sz w:val="22"/>
                <w:szCs w:val="22"/>
              </w:rPr>
            </w:pPr>
          </w:p>
        </w:tc>
        <w:tc>
          <w:tcPr>
            <w:tcW w:w="1530" w:type="dxa"/>
            <w:tcBorders>
              <w:top w:val="single" w:sz="4" w:space="0" w:color="auto"/>
              <w:left w:val="single" w:sz="4" w:space="0" w:color="auto"/>
              <w:bottom w:val="single" w:sz="4" w:space="0" w:color="auto"/>
              <w:right w:val="single" w:sz="4" w:space="0" w:color="auto"/>
            </w:tcBorders>
          </w:tcPr>
          <w:p w14:paraId="47955D86"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bottom w:val="single" w:sz="4" w:space="0" w:color="auto"/>
              <w:right w:val="single" w:sz="4" w:space="0" w:color="auto"/>
            </w:tcBorders>
            <w:noWrap/>
          </w:tcPr>
          <w:p w14:paraId="4831AC94"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4B68DDF"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DD</w:t>
            </w:r>
          </w:p>
        </w:tc>
        <w:tc>
          <w:tcPr>
            <w:tcW w:w="4050" w:type="dxa"/>
            <w:tcBorders>
              <w:top w:val="single" w:sz="4" w:space="0" w:color="auto"/>
              <w:left w:val="single" w:sz="4" w:space="0" w:color="auto"/>
              <w:bottom w:val="single" w:sz="4" w:space="0" w:color="auto"/>
              <w:right w:val="single" w:sz="4" w:space="0" w:color="auto"/>
            </w:tcBorders>
            <w:noWrap/>
          </w:tcPr>
          <w:p w14:paraId="5A6D714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03, 24, 189</w:t>
            </w:r>
          </w:p>
        </w:tc>
      </w:tr>
      <w:tr w:rsidR="00B46A03" w14:paraId="11BEB51A" w14:textId="77777777" w:rsidTr="002D5B81">
        <w:trPr>
          <w:cantSplit/>
        </w:trPr>
        <w:tc>
          <w:tcPr>
            <w:tcW w:w="984" w:type="dxa"/>
            <w:vMerge/>
            <w:tcBorders>
              <w:left w:val="single" w:sz="4" w:space="0" w:color="auto"/>
              <w:bottom w:val="single" w:sz="4" w:space="0" w:color="auto"/>
              <w:right w:val="single" w:sz="4" w:space="0" w:color="auto"/>
            </w:tcBorders>
            <w:noWrap/>
          </w:tcPr>
          <w:p w14:paraId="7526D167" w14:textId="77777777" w:rsidR="00B46A03" w:rsidRPr="00356F2D" w:rsidRDefault="00B46A03" w:rsidP="002A3075">
            <w:pPr>
              <w:pStyle w:val="TableContents"/>
              <w:rPr>
                <w:rFonts w:ascii="Courier New" w:hAnsi="Courier New" w:cs="Courier New"/>
                <w:sz w:val="22"/>
                <w:szCs w:val="22"/>
              </w:rPr>
            </w:pPr>
          </w:p>
        </w:tc>
        <w:tc>
          <w:tcPr>
            <w:tcW w:w="1530" w:type="dxa"/>
            <w:tcBorders>
              <w:top w:val="single" w:sz="4" w:space="0" w:color="auto"/>
              <w:left w:val="single" w:sz="4" w:space="0" w:color="auto"/>
              <w:bottom w:val="single" w:sz="4" w:space="0" w:color="auto"/>
              <w:right w:val="single" w:sz="4" w:space="0" w:color="auto"/>
            </w:tcBorders>
          </w:tcPr>
          <w:p w14:paraId="6D3C5ECA"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bottom w:val="single" w:sz="4" w:space="0" w:color="auto"/>
              <w:right w:val="single" w:sz="4" w:space="0" w:color="auto"/>
            </w:tcBorders>
            <w:noWrap/>
          </w:tcPr>
          <w:p w14:paraId="400D6DAF"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E35A79E"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DDD</w:t>
            </w:r>
          </w:p>
        </w:tc>
        <w:tc>
          <w:tcPr>
            <w:tcW w:w="4050" w:type="dxa"/>
            <w:tcBorders>
              <w:top w:val="single" w:sz="4" w:space="0" w:color="auto"/>
              <w:left w:val="single" w:sz="4" w:space="0" w:color="auto"/>
              <w:bottom w:val="single" w:sz="4" w:space="0" w:color="auto"/>
              <w:right w:val="single" w:sz="4" w:space="0" w:color="auto"/>
            </w:tcBorders>
            <w:noWrap/>
          </w:tcPr>
          <w:p w14:paraId="4B6C3875"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003, 024, 189</w:t>
            </w:r>
          </w:p>
        </w:tc>
      </w:tr>
      <w:tr w:rsidR="00B46A03" w14:paraId="26E63E6A"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5C365CB1"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F</w:t>
            </w:r>
          </w:p>
        </w:tc>
        <w:tc>
          <w:tcPr>
            <w:tcW w:w="1530" w:type="dxa"/>
            <w:tcBorders>
              <w:top w:val="single" w:sz="4" w:space="0" w:color="auto"/>
              <w:left w:val="single" w:sz="4" w:space="0" w:color="auto"/>
              <w:bottom w:val="single" w:sz="4" w:space="0" w:color="auto"/>
              <w:right w:val="single" w:sz="4" w:space="0" w:color="auto"/>
            </w:tcBorders>
          </w:tcPr>
          <w:p w14:paraId="2C8EDF9F"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0025B121"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day of week in month</w:t>
            </w:r>
          </w:p>
        </w:tc>
        <w:tc>
          <w:tcPr>
            <w:tcW w:w="1440" w:type="dxa"/>
            <w:tcBorders>
              <w:top w:val="single" w:sz="4" w:space="0" w:color="auto"/>
              <w:left w:val="single" w:sz="4" w:space="0" w:color="auto"/>
              <w:bottom w:val="single" w:sz="4" w:space="0" w:color="auto"/>
              <w:right w:val="single" w:sz="4" w:space="0" w:color="auto"/>
            </w:tcBorders>
            <w:hideMark/>
          </w:tcPr>
          <w:p w14:paraId="4108F4B6"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F</w:t>
            </w:r>
          </w:p>
        </w:tc>
        <w:tc>
          <w:tcPr>
            <w:tcW w:w="4050" w:type="dxa"/>
            <w:tcBorders>
              <w:top w:val="single" w:sz="4" w:space="0" w:color="auto"/>
              <w:left w:val="single" w:sz="4" w:space="0" w:color="auto"/>
              <w:bottom w:val="single" w:sz="4" w:space="0" w:color="auto"/>
              <w:right w:val="single" w:sz="4" w:space="0" w:color="auto"/>
            </w:tcBorders>
            <w:noWrap/>
            <w:hideMark/>
          </w:tcPr>
          <w:p w14:paraId="0FA0CD07"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 (2nd Wed in July)</w:t>
            </w:r>
          </w:p>
        </w:tc>
      </w:tr>
      <w:tr w:rsidR="00B46A03" w14:paraId="42399C2D"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69F53D2D"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w</w:t>
            </w:r>
          </w:p>
        </w:tc>
        <w:tc>
          <w:tcPr>
            <w:tcW w:w="1530" w:type="dxa"/>
            <w:tcBorders>
              <w:top w:val="single" w:sz="4" w:space="0" w:color="auto"/>
              <w:left w:val="single" w:sz="4" w:space="0" w:color="auto"/>
              <w:bottom w:val="single" w:sz="4" w:space="0" w:color="auto"/>
              <w:right w:val="single" w:sz="4" w:space="0" w:color="auto"/>
            </w:tcBorders>
          </w:tcPr>
          <w:p w14:paraId="0038CAEE"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1DCDCF4D"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week in year</w:t>
            </w:r>
          </w:p>
        </w:tc>
        <w:tc>
          <w:tcPr>
            <w:tcW w:w="1440" w:type="dxa"/>
            <w:tcBorders>
              <w:top w:val="single" w:sz="4" w:space="0" w:color="auto"/>
              <w:left w:val="single" w:sz="4" w:space="0" w:color="auto"/>
              <w:bottom w:val="single" w:sz="4" w:space="0" w:color="auto"/>
              <w:right w:val="single" w:sz="4" w:space="0" w:color="auto"/>
            </w:tcBorders>
            <w:hideMark/>
          </w:tcPr>
          <w:p w14:paraId="7B967158"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 ww</w:t>
            </w:r>
          </w:p>
        </w:tc>
        <w:tc>
          <w:tcPr>
            <w:tcW w:w="4050" w:type="dxa"/>
            <w:tcBorders>
              <w:top w:val="single" w:sz="4" w:space="0" w:color="auto"/>
              <w:left w:val="single" w:sz="4" w:space="0" w:color="auto"/>
              <w:bottom w:val="single" w:sz="4" w:space="0" w:color="auto"/>
              <w:right w:val="single" w:sz="4" w:space="0" w:color="auto"/>
            </w:tcBorders>
            <w:noWrap/>
            <w:hideMark/>
          </w:tcPr>
          <w:p w14:paraId="55874A48"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27</w:t>
            </w:r>
          </w:p>
        </w:tc>
      </w:tr>
      <w:tr w:rsidR="00B46A03" w14:paraId="01C97BDF"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37293307"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W</w:t>
            </w:r>
          </w:p>
        </w:tc>
        <w:tc>
          <w:tcPr>
            <w:tcW w:w="1530" w:type="dxa"/>
            <w:tcBorders>
              <w:top w:val="single" w:sz="4" w:space="0" w:color="auto"/>
              <w:left w:val="single" w:sz="4" w:space="0" w:color="auto"/>
              <w:bottom w:val="single" w:sz="4" w:space="0" w:color="auto"/>
              <w:right w:val="single" w:sz="4" w:space="0" w:color="auto"/>
            </w:tcBorders>
          </w:tcPr>
          <w:p w14:paraId="429774BA"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tcBorders>
              <w:top w:val="single" w:sz="4" w:space="0" w:color="auto"/>
              <w:left w:val="single" w:sz="4" w:space="0" w:color="auto"/>
              <w:bottom w:val="single" w:sz="4" w:space="0" w:color="auto"/>
              <w:right w:val="single" w:sz="4" w:space="0" w:color="auto"/>
            </w:tcBorders>
            <w:noWrap/>
            <w:hideMark/>
          </w:tcPr>
          <w:p w14:paraId="4765CD99"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week in month</w:t>
            </w:r>
          </w:p>
        </w:tc>
        <w:tc>
          <w:tcPr>
            <w:tcW w:w="1440" w:type="dxa"/>
            <w:tcBorders>
              <w:top w:val="single" w:sz="4" w:space="0" w:color="auto"/>
              <w:left w:val="single" w:sz="4" w:space="0" w:color="auto"/>
              <w:bottom w:val="single" w:sz="4" w:space="0" w:color="auto"/>
              <w:right w:val="single" w:sz="4" w:space="0" w:color="auto"/>
            </w:tcBorders>
            <w:hideMark/>
          </w:tcPr>
          <w:p w14:paraId="278D521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w:t>
            </w:r>
          </w:p>
        </w:tc>
        <w:tc>
          <w:tcPr>
            <w:tcW w:w="4050" w:type="dxa"/>
            <w:tcBorders>
              <w:top w:val="single" w:sz="4" w:space="0" w:color="auto"/>
              <w:left w:val="single" w:sz="4" w:space="0" w:color="auto"/>
              <w:bottom w:val="single" w:sz="4" w:space="0" w:color="auto"/>
              <w:right w:val="single" w:sz="4" w:space="0" w:color="auto"/>
            </w:tcBorders>
            <w:noWrap/>
            <w:hideMark/>
          </w:tcPr>
          <w:p w14:paraId="7393A262"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w:t>
            </w:r>
          </w:p>
        </w:tc>
      </w:tr>
      <w:tr w:rsidR="00B46A03" w14:paraId="2855B1CB"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29A1CDA4"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a</w:t>
            </w:r>
          </w:p>
        </w:tc>
        <w:tc>
          <w:tcPr>
            <w:tcW w:w="1530" w:type="dxa"/>
            <w:tcBorders>
              <w:top w:val="single" w:sz="4" w:space="0" w:color="auto"/>
              <w:left w:val="single" w:sz="4" w:space="0" w:color="auto"/>
              <w:bottom w:val="single" w:sz="4" w:space="0" w:color="auto"/>
              <w:right w:val="single" w:sz="4" w:space="0" w:color="auto"/>
            </w:tcBorders>
          </w:tcPr>
          <w:p w14:paraId="3F5AC5D3"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tcBorders>
              <w:top w:val="single" w:sz="4" w:space="0" w:color="auto"/>
              <w:left w:val="single" w:sz="4" w:space="0" w:color="auto"/>
              <w:bottom w:val="single" w:sz="4" w:space="0" w:color="auto"/>
              <w:right w:val="single" w:sz="4" w:space="0" w:color="auto"/>
            </w:tcBorders>
            <w:noWrap/>
            <w:hideMark/>
          </w:tcPr>
          <w:p w14:paraId="186417CE"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am/pm marker</w:t>
            </w:r>
          </w:p>
        </w:tc>
        <w:tc>
          <w:tcPr>
            <w:tcW w:w="1440" w:type="dxa"/>
            <w:tcBorders>
              <w:top w:val="single" w:sz="4" w:space="0" w:color="auto"/>
              <w:left w:val="single" w:sz="4" w:space="0" w:color="auto"/>
              <w:bottom w:val="single" w:sz="4" w:space="0" w:color="auto"/>
              <w:right w:val="single" w:sz="4" w:space="0" w:color="auto"/>
            </w:tcBorders>
            <w:hideMark/>
          </w:tcPr>
          <w:p w14:paraId="52F1FFBE"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A</w:t>
            </w:r>
          </w:p>
        </w:tc>
        <w:tc>
          <w:tcPr>
            <w:tcW w:w="4050" w:type="dxa"/>
            <w:tcBorders>
              <w:top w:val="single" w:sz="4" w:space="0" w:color="auto"/>
              <w:left w:val="single" w:sz="4" w:space="0" w:color="auto"/>
              <w:bottom w:val="single" w:sz="4" w:space="0" w:color="auto"/>
              <w:right w:val="single" w:sz="4" w:space="0" w:color="auto"/>
            </w:tcBorders>
            <w:noWrap/>
            <w:hideMark/>
          </w:tcPr>
          <w:p w14:paraId="28ED07EC"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pm</w:t>
            </w:r>
          </w:p>
        </w:tc>
      </w:tr>
      <w:tr w:rsidR="002D5B81" w14:paraId="55CDB497"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7A92700A"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k</w:t>
            </w:r>
          </w:p>
        </w:tc>
        <w:tc>
          <w:tcPr>
            <w:tcW w:w="1530" w:type="dxa"/>
            <w:vMerge w:val="restart"/>
            <w:tcBorders>
              <w:top w:val="single" w:sz="4" w:space="0" w:color="auto"/>
              <w:left w:val="single" w:sz="4" w:space="0" w:color="auto"/>
              <w:right w:val="single" w:sz="4" w:space="0" w:color="auto"/>
            </w:tcBorders>
          </w:tcPr>
          <w:p w14:paraId="5EE131C8"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003FB321"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hour in day (0~24 )</w:t>
            </w:r>
          </w:p>
        </w:tc>
        <w:tc>
          <w:tcPr>
            <w:tcW w:w="1440" w:type="dxa"/>
            <w:tcBorders>
              <w:top w:val="single" w:sz="4" w:space="0" w:color="auto"/>
              <w:left w:val="single" w:sz="4" w:space="0" w:color="auto"/>
              <w:bottom w:val="single" w:sz="4" w:space="0" w:color="auto"/>
              <w:right w:val="single" w:sz="4" w:space="0" w:color="auto"/>
            </w:tcBorders>
            <w:hideMark/>
          </w:tcPr>
          <w:p w14:paraId="26C7BAED"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k</w:t>
            </w:r>
          </w:p>
        </w:tc>
        <w:tc>
          <w:tcPr>
            <w:tcW w:w="4050" w:type="dxa"/>
            <w:tcBorders>
              <w:top w:val="single" w:sz="4" w:space="0" w:color="auto"/>
              <w:left w:val="single" w:sz="4" w:space="0" w:color="auto"/>
              <w:bottom w:val="single" w:sz="4" w:space="0" w:color="auto"/>
              <w:right w:val="single" w:sz="4" w:space="0" w:color="auto"/>
            </w:tcBorders>
            <w:noWrap/>
            <w:hideMark/>
          </w:tcPr>
          <w:p w14:paraId="575AE9F1"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2, 24</w:t>
            </w:r>
          </w:p>
        </w:tc>
      </w:tr>
      <w:tr w:rsidR="00B46A03" w14:paraId="571AFFE6" w14:textId="77777777" w:rsidTr="002D5B81">
        <w:trPr>
          <w:cantSplit/>
        </w:trPr>
        <w:tc>
          <w:tcPr>
            <w:tcW w:w="984" w:type="dxa"/>
            <w:vMerge/>
            <w:tcBorders>
              <w:left w:val="single" w:sz="4" w:space="0" w:color="auto"/>
              <w:bottom w:val="single" w:sz="4" w:space="0" w:color="auto"/>
              <w:right w:val="single" w:sz="4" w:space="0" w:color="auto"/>
            </w:tcBorders>
            <w:noWrap/>
          </w:tcPr>
          <w:p w14:paraId="4F95F03A"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462DC61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65149B0B"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628CF486"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kk</w:t>
            </w:r>
          </w:p>
        </w:tc>
        <w:tc>
          <w:tcPr>
            <w:tcW w:w="4050" w:type="dxa"/>
            <w:tcBorders>
              <w:top w:val="single" w:sz="4" w:space="0" w:color="auto"/>
              <w:left w:val="single" w:sz="4" w:space="0" w:color="auto"/>
              <w:bottom w:val="single" w:sz="4" w:space="0" w:color="auto"/>
              <w:right w:val="single" w:sz="4" w:space="0" w:color="auto"/>
            </w:tcBorders>
            <w:noWrap/>
          </w:tcPr>
          <w:p w14:paraId="548D985D"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02, 24</w:t>
            </w:r>
          </w:p>
        </w:tc>
      </w:tr>
      <w:tr w:rsidR="002D5B81" w14:paraId="680AED51"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41D80BC6"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K</w:t>
            </w:r>
          </w:p>
        </w:tc>
        <w:tc>
          <w:tcPr>
            <w:tcW w:w="1530" w:type="dxa"/>
            <w:vMerge w:val="restart"/>
            <w:tcBorders>
              <w:top w:val="single" w:sz="4" w:space="0" w:color="auto"/>
              <w:left w:val="single" w:sz="4" w:space="0" w:color="auto"/>
              <w:right w:val="single" w:sz="4" w:space="0" w:color="auto"/>
            </w:tcBorders>
          </w:tcPr>
          <w:p w14:paraId="1848700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Number</w:t>
            </w:r>
          </w:p>
        </w:tc>
        <w:tc>
          <w:tcPr>
            <w:tcW w:w="2520" w:type="dxa"/>
            <w:vMerge w:val="restart"/>
            <w:tcBorders>
              <w:top w:val="single" w:sz="4" w:space="0" w:color="auto"/>
              <w:left w:val="single" w:sz="4" w:space="0" w:color="auto"/>
              <w:right w:val="single" w:sz="4" w:space="0" w:color="auto"/>
            </w:tcBorders>
            <w:noWrap/>
            <w:hideMark/>
          </w:tcPr>
          <w:p w14:paraId="2DFE0F10"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hour in am/pm (0~11)</w:t>
            </w:r>
          </w:p>
        </w:tc>
        <w:tc>
          <w:tcPr>
            <w:tcW w:w="1440" w:type="dxa"/>
            <w:tcBorders>
              <w:top w:val="single" w:sz="4" w:space="0" w:color="auto"/>
              <w:left w:val="single" w:sz="4" w:space="0" w:color="auto"/>
              <w:bottom w:val="single" w:sz="4" w:space="0" w:color="auto"/>
              <w:right w:val="single" w:sz="4" w:space="0" w:color="auto"/>
            </w:tcBorders>
            <w:hideMark/>
          </w:tcPr>
          <w:p w14:paraId="0694A8D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K</w:t>
            </w:r>
          </w:p>
        </w:tc>
        <w:tc>
          <w:tcPr>
            <w:tcW w:w="4050" w:type="dxa"/>
            <w:tcBorders>
              <w:top w:val="single" w:sz="4" w:space="0" w:color="auto"/>
              <w:left w:val="single" w:sz="4" w:space="0" w:color="auto"/>
              <w:bottom w:val="single" w:sz="4" w:space="0" w:color="auto"/>
              <w:right w:val="single" w:sz="4" w:space="0" w:color="auto"/>
            </w:tcBorders>
            <w:noWrap/>
            <w:hideMark/>
          </w:tcPr>
          <w:p w14:paraId="101DF349"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w:t>
            </w:r>
          </w:p>
        </w:tc>
      </w:tr>
      <w:tr w:rsidR="00B46A03" w14:paraId="65D72FAD" w14:textId="77777777" w:rsidTr="002D5B81">
        <w:trPr>
          <w:cantSplit/>
        </w:trPr>
        <w:tc>
          <w:tcPr>
            <w:tcW w:w="984" w:type="dxa"/>
            <w:vMerge/>
            <w:tcBorders>
              <w:left w:val="single" w:sz="4" w:space="0" w:color="auto"/>
              <w:bottom w:val="single" w:sz="4" w:space="0" w:color="auto"/>
              <w:right w:val="single" w:sz="4" w:space="0" w:color="auto"/>
            </w:tcBorders>
            <w:noWrap/>
          </w:tcPr>
          <w:p w14:paraId="063F264E"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3FAD24B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7065C0DD"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AA4D653"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KK</w:t>
            </w:r>
          </w:p>
        </w:tc>
        <w:tc>
          <w:tcPr>
            <w:tcW w:w="4050" w:type="dxa"/>
            <w:tcBorders>
              <w:top w:val="single" w:sz="4" w:space="0" w:color="auto"/>
              <w:left w:val="single" w:sz="4" w:space="0" w:color="auto"/>
              <w:bottom w:val="single" w:sz="4" w:space="0" w:color="auto"/>
              <w:right w:val="single" w:sz="4" w:space="0" w:color="auto"/>
            </w:tcBorders>
            <w:noWrap/>
          </w:tcPr>
          <w:p w14:paraId="70BEE153"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00</w:t>
            </w:r>
          </w:p>
        </w:tc>
      </w:tr>
      <w:tr w:rsidR="002D5B81" w14:paraId="7F4730BB"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0B4CE9E0"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z</w:t>
            </w:r>
          </w:p>
        </w:tc>
        <w:tc>
          <w:tcPr>
            <w:tcW w:w="1530" w:type="dxa"/>
            <w:vMerge w:val="restart"/>
            <w:tcBorders>
              <w:top w:val="single" w:sz="4" w:space="0" w:color="auto"/>
              <w:left w:val="single" w:sz="4" w:space="0" w:color="auto"/>
              <w:right w:val="single" w:sz="4" w:space="0" w:color="auto"/>
            </w:tcBorders>
          </w:tcPr>
          <w:p w14:paraId="20B4EAAD"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579BC072"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specific non-location</w:t>
            </w:r>
          </w:p>
        </w:tc>
        <w:tc>
          <w:tcPr>
            <w:tcW w:w="1440" w:type="dxa"/>
            <w:tcBorders>
              <w:top w:val="single" w:sz="4" w:space="0" w:color="auto"/>
              <w:left w:val="single" w:sz="4" w:space="0" w:color="auto"/>
              <w:bottom w:val="single" w:sz="4" w:space="0" w:color="auto"/>
              <w:right w:val="single" w:sz="4" w:space="0" w:color="auto"/>
            </w:tcBorders>
            <w:hideMark/>
          </w:tcPr>
          <w:p w14:paraId="0D32A7D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z, zz, zzz</w:t>
            </w:r>
          </w:p>
        </w:tc>
        <w:tc>
          <w:tcPr>
            <w:tcW w:w="4050" w:type="dxa"/>
            <w:tcBorders>
              <w:top w:val="single" w:sz="4" w:space="0" w:color="auto"/>
              <w:left w:val="single" w:sz="4" w:space="0" w:color="auto"/>
              <w:bottom w:val="single" w:sz="4" w:space="0" w:color="auto"/>
              <w:right w:val="single" w:sz="4" w:space="0" w:color="auto"/>
            </w:tcBorders>
            <w:noWrap/>
            <w:hideMark/>
          </w:tcPr>
          <w:p w14:paraId="6B5D8F1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PDT</w:t>
            </w:r>
          </w:p>
        </w:tc>
      </w:tr>
      <w:tr w:rsidR="00B46A03" w14:paraId="76E3537F" w14:textId="77777777" w:rsidTr="002D5B81">
        <w:trPr>
          <w:cantSplit/>
        </w:trPr>
        <w:tc>
          <w:tcPr>
            <w:tcW w:w="984" w:type="dxa"/>
            <w:vMerge/>
            <w:tcBorders>
              <w:left w:val="single" w:sz="4" w:space="0" w:color="auto"/>
              <w:bottom w:val="single" w:sz="4" w:space="0" w:color="auto"/>
              <w:right w:val="single" w:sz="4" w:space="0" w:color="auto"/>
            </w:tcBorders>
            <w:noWrap/>
          </w:tcPr>
          <w:p w14:paraId="69256BF2"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5BAB000C"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4A2DC418"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58C8B099"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zzzz</w:t>
            </w:r>
          </w:p>
        </w:tc>
        <w:tc>
          <w:tcPr>
            <w:tcW w:w="4050" w:type="dxa"/>
            <w:tcBorders>
              <w:top w:val="single" w:sz="4" w:space="0" w:color="auto"/>
              <w:left w:val="single" w:sz="4" w:space="0" w:color="auto"/>
              <w:bottom w:val="single" w:sz="4" w:space="0" w:color="auto"/>
              <w:right w:val="single" w:sz="4" w:space="0" w:color="auto"/>
            </w:tcBorders>
            <w:noWrap/>
          </w:tcPr>
          <w:p w14:paraId="262BBC4B"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Pacific Daylight Time</w:t>
            </w:r>
          </w:p>
        </w:tc>
      </w:tr>
      <w:tr w:rsidR="00B46A03" w14:paraId="175D2402"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0A072F91"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Z</w:t>
            </w:r>
          </w:p>
        </w:tc>
        <w:tc>
          <w:tcPr>
            <w:tcW w:w="1530" w:type="dxa"/>
            <w:vMerge w:val="restart"/>
            <w:tcBorders>
              <w:top w:val="single" w:sz="4" w:space="0" w:color="auto"/>
              <w:left w:val="single" w:sz="4" w:space="0" w:color="auto"/>
              <w:right w:val="single" w:sz="4" w:space="0" w:color="auto"/>
            </w:tcBorders>
          </w:tcPr>
          <w:p w14:paraId="50B88E0A" w14:textId="77777777" w:rsidR="00B46A03" w:rsidRPr="00356F2D" w:rsidRDefault="00B46A03" w:rsidP="002A3075">
            <w:pPr>
              <w:jc w:val="left"/>
              <w:rPr>
                <w:rFonts w:ascii="Cambria" w:hAnsi="Cambria"/>
              </w:rPr>
            </w:pPr>
            <w:r w:rsidRPr="00356F2D">
              <w:rPr>
                <w:rFonts w:ascii="Cambria" w:eastAsia="MS Mincho" w:hAnsi="Cambria"/>
                <w:lang w:eastAsia="ja-JP"/>
              </w:rPr>
              <w:t>Text</w:t>
            </w:r>
          </w:p>
        </w:tc>
        <w:tc>
          <w:tcPr>
            <w:tcW w:w="2520" w:type="dxa"/>
            <w:tcBorders>
              <w:top w:val="single" w:sz="4" w:space="0" w:color="auto"/>
              <w:left w:val="single" w:sz="4" w:space="0" w:color="auto"/>
              <w:right w:val="single" w:sz="4" w:space="0" w:color="auto"/>
            </w:tcBorders>
            <w:noWrap/>
            <w:hideMark/>
          </w:tcPr>
          <w:p w14:paraId="532DF098" w14:textId="380F471E" w:rsidR="00B46A03" w:rsidRPr="00356F2D" w:rsidRDefault="00B46A03" w:rsidP="002A3075">
            <w:pPr>
              <w:pStyle w:val="TableContents"/>
              <w:rPr>
                <w:rFonts w:ascii="Cambria" w:hAnsi="Cambria"/>
                <w:sz w:val="22"/>
                <w:szCs w:val="22"/>
              </w:rPr>
            </w:pPr>
            <w:r w:rsidRPr="00356F2D">
              <w:rPr>
                <w:rFonts w:ascii="Cambria" w:hAnsi="Cambria"/>
                <w:sz w:val="22"/>
                <w:szCs w:val="22"/>
              </w:rPr>
              <w:t>time zone: ISO</w:t>
            </w:r>
            <w:r w:rsidR="002D74BB" w:rsidRPr="00356F2D">
              <w:rPr>
                <w:rFonts w:ascii="Cambria" w:hAnsi="Cambria"/>
                <w:sz w:val="22"/>
                <w:szCs w:val="22"/>
              </w:rPr>
              <w:t xml:space="preserve"> </w:t>
            </w:r>
            <w:r w:rsidRPr="00356F2D">
              <w:rPr>
                <w:rFonts w:ascii="Cambria" w:hAnsi="Cambria"/>
                <w:sz w:val="22"/>
                <w:szCs w:val="22"/>
              </w:rPr>
              <w:t>8601 basic format</w:t>
            </w:r>
          </w:p>
        </w:tc>
        <w:tc>
          <w:tcPr>
            <w:tcW w:w="1440" w:type="dxa"/>
            <w:tcBorders>
              <w:top w:val="single" w:sz="4" w:space="0" w:color="auto"/>
              <w:left w:val="single" w:sz="4" w:space="0" w:color="auto"/>
              <w:right w:val="single" w:sz="4" w:space="0" w:color="auto"/>
            </w:tcBorders>
            <w:hideMark/>
          </w:tcPr>
          <w:p w14:paraId="2473E4B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Z, ZZ, ZZZ</w:t>
            </w:r>
          </w:p>
        </w:tc>
        <w:tc>
          <w:tcPr>
            <w:tcW w:w="4050" w:type="dxa"/>
            <w:tcBorders>
              <w:top w:val="single" w:sz="4" w:space="0" w:color="auto"/>
              <w:left w:val="single" w:sz="4" w:space="0" w:color="auto"/>
              <w:right w:val="single" w:sz="4" w:space="0" w:color="auto"/>
            </w:tcBorders>
            <w:noWrap/>
            <w:hideMark/>
          </w:tcPr>
          <w:p w14:paraId="0D191C3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-0800, +0000</w:t>
            </w:r>
          </w:p>
        </w:tc>
      </w:tr>
      <w:tr w:rsidR="00B46A03" w14:paraId="04DC6618" w14:textId="77777777" w:rsidTr="002D5B81">
        <w:trPr>
          <w:cantSplit/>
        </w:trPr>
        <w:tc>
          <w:tcPr>
            <w:tcW w:w="984" w:type="dxa"/>
            <w:vMerge/>
            <w:tcBorders>
              <w:left w:val="single" w:sz="4" w:space="0" w:color="auto"/>
              <w:right w:val="single" w:sz="4" w:space="0" w:color="auto"/>
            </w:tcBorders>
            <w:noWrap/>
          </w:tcPr>
          <w:p w14:paraId="6B3B1E04"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right w:val="single" w:sz="4" w:space="0" w:color="auto"/>
            </w:tcBorders>
          </w:tcPr>
          <w:p w14:paraId="55FB6F9F"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right w:val="single" w:sz="4" w:space="0" w:color="auto"/>
            </w:tcBorders>
            <w:noWrap/>
          </w:tcPr>
          <w:p w14:paraId="29F5FD75"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long localized GMT</w:t>
            </w:r>
          </w:p>
        </w:tc>
        <w:tc>
          <w:tcPr>
            <w:tcW w:w="1440" w:type="dxa"/>
            <w:tcBorders>
              <w:top w:val="single" w:sz="4" w:space="0" w:color="auto"/>
              <w:left w:val="single" w:sz="4" w:space="0" w:color="auto"/>
              <w:right w:val="single" w:sz="4" w:space="0" w:color="auto"/>
            </w:tcBorders>
          </w:tcPr>
          <w:p w14:paraId="5D092B0C"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ZZZZ</w:t>
            </w:r>
          </w:p>
        </w:tc>
        <w:tc>
          <w:tcPr>
            <w:tcW w:w="4050" w:type="dxa"/>
            <w:tcBorders>
              <w:top w:val="single" w:sz="4" w:space="0" w:color="auto"/>
              <w:left w:val="single" w:sz="4" w:space="0" w:color="auto"/>
              <w:right w:val="single" w:sz="4" w:space="0" w:color="auto"/>
            </w:tcBorders>
            <w:noWrap/>
          </w:tcPr>
          <w:p w14:paraId="43C55861"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GMT-08:00, GMT+00:00</w:t>
            </w:r>
          </w:p>
        </w:tc>
      </w:tr>
      <w:tr w:rsidR="002D5B81" w14:paraId="1F612FFD"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16456CEE" w14:textId="77777777" w:rsidR="00B46A03" w:rsidRPr="00356F2D" w:rsidRDefault="00B46A03" w:rsidP="002A3075">
            <w:pPr>
              <w:pStyle w:val="TableContents"/>
              <w:rPr>
                <w:rFonts w:ascii="Courier New" w:hAnsi="Courier New" w:cs="Courier New"/>
                <w:sz w:val="22"/>
                <w:szCs w:val="22"/>
              </w:rPr>
            </w:pPr>
            <w:r w:rsidRPr="00356F2D">
              <w:rPr>
                <w:rFonts w:ascii="Courier New" w:hAnsi="Courier New" w:cs="Courier New"/>
                <w:sz w:val="22"/>
                <w:szCs w:val="22"/>
              </w:rPr>
              <w:t>O</w:t>
            </w:r>
          </w:p>
        </w:tc>
        <w:tc>
          <w:tcPr>
            <w:tcW w:w="1530" w:type="dxa"/>
            <w:vMerge w:val="restart"/>
            <w:tcBorders>
              <w:top w:val="single" w:sz="4" w:space="0" w:color="auto"/>
              <w:left w:val="single" w:sz="4" w:space="0" w:color="auto"/>
              <w:right w:val="single" w:sz="4" w:space="0" w:color="auto"/>
            </w:tcBorders>
          </w:tcPr>
          <w:p w14:paraId="0070A182"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7BF0B0CB"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localized GMT</w:t>
            </w:r>
          </w:p>
        </w:tc>
        <w:tc>
          <w:tcPr>
            <w:tcW w:w="1440" w:type="dxa"/>
            <w:tcBorders>
              <w:top w:val="single" w:sz="4" w:space="0" w:color="auto"/>
              <w:left w:val="single" w:sz="4" w:space="0" w:color="auto"/>
              <w:bottom w:val="single" w:sz="4" w:space="0" w:color="auto"/>
              <w:right w:val="single" w:sz="4" w:space="0" w:color="auto"/>
            </w:tcBorders>
            <w:hideMark/>
          </w:tcPr>
          <w:p w14:paraId="5BBB614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O</w:t>
            </w:r>
          </w:p>
        </w:tc>
        <w:tc>
          <w:tcPr>
            <w:tcW w:w="4050" w:type="dxa"/>
            <w:tcBorders>
              <w:top w:val="single" w:sz="4" w:space="0" w:color="auto"/>
              <w:left w:val="single" w:sz="4" w:space="0" w:color="auto"/>
              <w:bottom w:val="single" w:sz="4" w:space="0" w:color="auto"/>
              <w:right w:val="single" w:sz="4" w:space="0" w:color="auto"/>
            </w:tcBorders>
            <w:noWrap/>
            <w:hideMark/>
          </w:tcPr>
          <w:p w14:paraId="3E8F6D4E"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GMT-8</w:t>
            </w:r>
          </w:p>
        </w:tc>
      </w:tr>
      <w:tr w:rsidR="00B46A03" w14:paraId="7067CC17" w14:textId="77777777" w:rsidTr="002D5B81">
        <w:trPr>
          <w:cantSplit/>
        </w:trPr>
        <w:tc>
          <w:tcPr>
            <w:tcW w:w="984" w:type="dxa"/>
            <w:vMerge/>
            <w:tcBorders>
              <w:left w:val="single" w:sz="4" w:space="0" w:color="auto"/>
              <w:bottom w:val="single" w:sz="4" w:space="0" w:color="auto"/>
              <w:right w:val="single" w:sz="4" w:space="0" w:color="auto"/>
            </w:tcBorders>
            <w:noWrap/>
          </w:tcPr>
          <w:p w14:paraId="6E7AD0E7" w14:textId="77777777" w:rsidR="00B46A03" w:rsidRPr="00356F2D" w:rsidRDefault="00B46A03" w:rsidP="002A3075">
            <w:pPr>
              <w:pStyle w:val="TableContents"/>
              <w:rPr>
                <w:rFonts w:ascii="Courier New" w:hAnsi="Courier New" w:cs="Courier New"/>
                <w:sz w:val="22"/>
                <w:szCs w:val="22"/>
              </w:rPr>
            </w:pPr>
          </w:p>
        </w:tc>
        <w:tc>
          <w:tcPr>
            <w:tcW w:w="1530" w:type="dxa"/>
            <w:vMerge/>
            <w:tcBorders>
              <w:left w:val="single" w:sz="4" w:space="0" w:color="auto"/>
              <w:bottom w:val="single" w:sz="4" w:space="0" w:color="auto"/>
              <w:right w:val="single" w:sz="4" w:space="0" w:color="auto"/>
            </w:tcBorders>
          </w:tcPr>
          <w:p w14:paraId="78AD1F82"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249EA627"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558FD9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OOOO</w:t>
            </w:r>
          </w:p>
        </w:tc>
        <w:tc>
          <w:tcPr>
            <w:tcW w:w="4050" w:type="dxa"/>
            <w:tcBorders>
              <w:top w:val="single" w:sz="4" w:space="0" w:color="auto"/>
              <w:left w:val="single" w:sz="4" w:space="0" w:color="auto"/>
              <w:bottom w:val="single" w:sz="4" w:space="0" w:color="auto"/>
              <w:right w:val="single" w:sz="4" w:space="0" w:color="auto"/>
            </w:tcBorders>
            <w:noWrap/>
          </w:tcPr>
          <w:p w14:paraId="72062289"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GMT-08:00</w:t>
            </w:r>
          </w:p>
        </w:tc>
      </w:tr>
      <w:tr w:rsidR="002D5B81" w14:paraId="27D82A85"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590D84F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w:t>
            </w:r>
          </w:p>
        </w:tc>
        <w:tc>
          <w:tcPr>
            <w:tcW w:w="1530" w:type="dxa"/>
            <w:vMerge w:val="restart"/>
            <w:tcBorders>
              <w:top w:val="single" w:sz="4" w:space="0" w:color="auto"/>
              <w:left w:val="single" w:sz="4" w:space="0" w:color="auto"/>
              <w:right w:val="single" w:sz="4" w:space="0" w:color="auto"/>
            </w:tcBorders>
          </w:tcPr>
          <w:p w14:paraId="76B2E63F"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4837FC0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generic non-location</w:t>
            </w:r>
          </w:p>
        </w:tc>
        <w:tc>
          <w:tcPr>
            <w:tcW w:w="1440" w:type="dxa"/>
            <w:tcBorders>
              <w:top w:val="single" w:sz="4" w:space="0" w:color="auto"/>
              <w:left w:val="single" w:sz="4" w:space="0" w:color="auto"/>
              <w:bottom w:val="single" w:sz="4" w:space="0" w:color="auto"/>
              <w:right w:val="single" w:sz="4" w:space="0" w:color="auto"/>
            </w:tcBorders>
            <w:hideMark/>
          </w:tcPr>
          <w:p w14:paraId="26CC0C7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w:t>
            </w:r>
          </w:p>
        </w:tc>
        <w:tc>
          <w:tcPr>
            <w:tcW w:w="4050" w:type="dxa"/>
            <w:tcBorders>
              <w:top w:val="single" w:sz="4" w:space="0" w:color="auto"/>
              <w:left w:val="single" w:sz="4" w:space="0" w:color="auto"/>
              <w:bottom w:val="single" w:sz="4" w:space="0" w:color="auto"/>
              <w:right w:val="single" w:sz="4" w:space="0" w:color="auto"/>
            </w:tcBorders>
            <w:noWrap/>
            <w:hideMark/>
          </w:tcPr>
          <w:p w14:paraId="7D079B27"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PT</w:t>
            </w:r>
          </w:p>
        </w:tc>
      </w:tr>
      <w:tr w:rsidR="00B46A03" w14:paraId="5214D9EA" w14:textId="77777777" w:rsidTr="002D5B81">
        <w:trPr>
          <w:cantSplit/>
        </w:trPr>
        <w:tc>
          <w:tcPr>
            <w:tcW w:w="984" w:type="dxa"/>
            <w:vMerge/>
            <w:tcBorders>
              <w:left w:val="single" w:sz="4" w:space="0" w:color="auto"/>
              <w:bottom w:val="single" w:sz="4" w:space="0" w:color="auto"/>
              <w:right w:val="single" w:sz="4" w:space="0" w:color="auto"/>
            </w:tcBorders>
            <w:noWrap/>
          </w:tcPr>
          <w:p w14:paraId="2AE3F3D4"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bottom w:val="single" w:sz="4" w:space="0" w:color="auto"/>
              <w:right w:val="single" w:sz="4" w:space="0" w:color="auto"/>
            </w:tcBorders>
          </w:tcPr>
          <w:p w14:paraId="060DD8BF"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5C40CADC"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CB351F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vvvv</w:t>
            </w:r>
          </w:p>
        </w:tc>
        <w:tc>
          <w:tcPr>
            <w:tcW w:w="4050" w:type="dxa"/>
            <w:tcBorders>
              <w:top w:val="single" w:sz="4" w:space="0" w:color="auto"/>
              <w:left w:val="single" w:sz="4" w:space="0" w:color="auto"/>
              <w:bottom w:val="single" w:sz="4" w:space="0" w:color="auto"/>
              <w:right w:val="single" w:sz="4" w:space="0" w:color="auto"/>
            </w:tcBorders>
            <w:noWrap/>
          </w:tcPr>
          <w:p w14:paraId="465BFD65"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Pacific Time</w:t>
            </w:r>
          </w:p>
        </w:tc>
      </w:tr>
      <w:tr w:rsidR="00B46A03" w14:paraId="44739A96"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04F8D82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w:t>
            </w:r>
          </w:p>
        </w:tc>
        <w:tc>
          <w:tcPr>
            <w:tcW w:w="1530" w:type="dxa"/>
            <w:vMerge w:val="restart"/>
            <w:tcBorders>
              <w:top w:val="single" w:sz="4" w:space="0" w:color="auto"/>
              <w:left w:val="single" w:sz="4" w:space="0" w:color="auto"/>
              <w:right w:val="single" w:sz="4" w:space="0" w:color="auto"/>
            </w:tcBorders>
          </w:tcPr>
          <w:p w14:paraId="59880F9A"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tcBorders>
              <w:top w:val="single" w:sz="4" w:space="0" w:color="auto"/>
              <w:left w:val="single" w:sz="4" w:space="0" w:color="auto"/>
              <w:right w:val="single" w:sz="4" w:space="0" w:color="auto"/>
            </w:tcBorders>
            <w:noWrap/>
            <w:hideMark/>
          </w:tcPr>
          <w:p w14:paraId="53CB67D4"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short time zone ID</w:t>
            </w:r>
          </w:p>
        </w:tc>
        <w:tc>
          <w:tcPr>
            <w:tcW w:w="1440" w:type="dxa"/>
            <w:tcBorders>
              <w:top w:val="single" w:sz="4" w:space="0" w:color="auto"/>
              <w:left w:val="single" w:sz="4" w:space="0" w:color="auto"/>
              <w:right w:val="single" w:sz="4" w:space="0" w:color="auto"/>
            </w:tcBorders>
            <w:hideMark/>
          </w:tcPr>
          <w:p w14:paraId="3D5B0489"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w:t>
            </w:r>
          </w:p>
        </w:tc>
        <w:tc>
          <w:tcPr>
            <w:tcW w:w="4050" w:type="dxa"/>
            <w:tcBorders>
              <w:top w:val="single" w:sz="4" w:space="0" w:color="auto"/>
              <w:left w:val="single" w:sz="4" w:space="0" w:color="auto"/>
              <w:right w:val="single" w:sz="4" w:space="0" w:color="auto"/>
            </w:tcBorders>
            <w:noWrap/>
            <w:hideMark/>
          </w:tcPr>
          <w:p w14:paraId="67C9D169"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uslax</w:t>
            </w:r>
          </w:p>
        </w:tc>
      </w:tr>
      <w:tr w:rsidR="00B46A03" w14:paraId="04FC0383" w14:textId="77777777" w:rsidTr="002D5B81">
        <w:trPr>
          <w:cantSplit/>
        </w:trPr>
        <w:tc>
          <w:tcPr>
            <w:tcW w:w="984" w:type="dxa"/>
            <w:vMerge/>
            <w:tcBorders>
              <w:left w:val="single" w:sz="4" w:space="0" w:color="auto"/>
              <w:right w:val="single" w:sz="4" w:space="0" w:color="auto"/>
            </w:tcBorders>
            <w:noWrap/>
          </w:tcPr>
          <w:p w14:paraId="21FE467C"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right w:val="single" w:sz="4" w:space="0" w:color="auto"/>
            </w:tcBorders>
          </w:tcPr>
          <w:p w14:paraId="32E2BC4B"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right w:val="single" w:sz="4" w:space="0" w:color="auto"/>
            </w:tcBorders>
            <w:noWrap/>
          </w:tcPr>
          <w:p w14:paraId="3F5E5A65"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long time zone ID</w:t>
            </w:r>
          </w:p>
        </w:tc>
        <w:tc>
          <w:tcPr>
            <w:tcW w:w="1440" w:type="dxa"/>
            <w:tcBorders>
              <w:top w:val="single" w:sz="4" w:space="0" w:color="auto"/>
              <w:left w:val="single" w:sz="4" w:space="0" w:color="auto"/>
              <w:right w:val="single" w:sz="4" w:space="0" w:color="auto"/>
            </w:tcBorders>
          </w:tcPr>
          <w:p w14:paraId="21BEA3A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VV</w:t>
            </w:r>
          </w:p>
        </w:tc>
        <w:tc>
          <w:tcPr>
            <w:tcW w:w="4050" w:type="dxa"/>
            <w:tcBorders>
              <w:top w:val="single" w:sz="4" w:space="0" w:color="auto"/>
              <w:left w:val="single" w:sz="4" w:space="0" w:color="auto"/>
              <w:right w:val="single" w:sz="4" w:space="0" w:color="auto"/>
            </w:tcBorders>
            <w:noWrap/>
          </w:tcPr>
          <w:p w14:paraId="29999BD5"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America/Los_Angeles</w:t>
            </w:r>
          </w:p>
        </w:tc>
      </w:tr>
      <w:tr w:rsidR="00B46A03" w14:paraId="51298929" w14:textId="77777777" w:rsidTr="002D5B81">
        <w:trPr>
          <w:cantSplit/>
        </w:trPr>
        <w:tc>
          <w:tcPr>
            <w:tcW w:w="984" w:type="dxa"/>
            <w:vMerge/>
            <w:tcBorders>
              <w:left w:val="single" w:sz="4" w:space="0" w:color="auto"/>
              <w:right w:val="single" w:sz="4" w:space="0" w:color="auto"/>
            </w:tcBorders>
            <w:noWrap/>
          </w:tcPr>
          <w:p w14:paraId="531F76DB"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right w:val="single" w:sz="4" w:space="0" w:color="auto"/>
            </w:tcBorders>
          </w:tcPr>
          <w:p w14:paraId="791F8739"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right w:val="single" w:sz="4" w:space="0" w:color="auto"/>
            </w:tcBorders>
            <w:noWrap/>
          </w:tcPr>
          <w:p w14:paraId="4993837A"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exemplar city</w:t>
            </w:r>
          </w:p>
        </w:tc>
        <w:tc>
          <w:tcPr>
            <w:tcW w:w="1440" w:type="dxa"/>
            <w:tcBorders>
              <w:top w:val="single" w:sz="4" w:space="0" w:color="auto"/>
              <w:left w:val="single" w:sz="4" w:space="0" w:color="auto"/>
              <w:right w:val="single" w:sz="4" w:space="0" w:color="auto"/>
            </w:tcBorders>
          </w:tcPr>
          <w:p w14:paraId="3B27BD3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VVV</w:t>
            </w:r>
          </w:p>
        </w:tc>
        <w:tc>
          <w:tcPr>
            <w:tcW w:w="4050" w:type="dxa"/>
            <w:tcBorders>
              <w:top w:val="single" w:sz="4" w:space="0" w:color="auto"/>
              <w:left w:val="single" w:sz="4" w:space="0" w:color="auto"/>
              <w:right w:val="single" w:sz="4" w:space="0" w:color="auto"/>
            </w:tcBorders>
            <w:noWrap/>
          </w:tcPr>
          <w:p w14:paraId="7E926494"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Los Angeles</w:t>
            </w:r>
          </w:p>
        </w:tc>
      </w:tr>
      <w:tr w:rsidR="00B46A03" w14:paraId="68808B32" w14:textId="77777777" w:rsidTr="002D5B81">
        <w:trPr>
          <w:cantSplit/>
        </w:trPr>
        <w:tc>
          <w:tcPr>
            <w:tcW w:w="984" w:type="dxa"/>
            <w:vMerge/>
            <w:tcBorders>
              <w:left w:val="single" w:sz="4" w:space="0" w:color="auto"/>
              <w:right w:val="single" w:sz="4" w:space="0" w:color="auto"/>
            </w:tcBorders>
            <w:noWrap/>
          </w:tcPr>
          <w:p w14:paraId="417FCC6D"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right w:val="single" w:sz="4" w:space="0" w:color="auto"/>
            </w:tcBorders>
          </w:tcPr>
          <w:p w14:paraId="5ED245F7" w14:textId="77777777" w:rsidR="00B46A03" w:rsidRPr="00356F2D" w:rsidRDefault="00B46A03" w:rsidP="002A3075">
            <w:pPr>
              <w:pStyle w:val="TableContents"/>
              <w:rPr>
                <w:rFonts w:ascii="Cambria" w:hAnsi="Cambria"/>
                <w:sz w:val="22"/>
                <w:szCs w:val="22"/>
              </w:rPr>
            </w:pPr>
          </w:p>
        </w:tc>
        <w:tc>
          <w:tcPr>
            <w:tcW w:w="2520" w:type="dxa"/>
            <w:tcBorders>
              <w:top w:val="single" w:sz="4" w:space="0" w:color="auto"/>
              <w:left w:val="single" w:sz="4" w:space="0" w:color="auto"/>
              <w:right w:val="single" w:sz="4" w:space="0" w:color="auto"/>
            </w:tcBorders>
            <w:noWrap/>
          </w:tcPr>
          <w:p w14:paraId="43D302CD"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time zone: generic location.</w:t>
            </w:r>
          </w:p>
        </w:tc>
        <w:tc>
          <w:tcPr>
            <w:tcW w:w="1440" w:type="dxa"/>
            <w:tcBorders>
              <w:top w:val="single" w:sz="4" w:space="0" w:color="auto"/>
              <w:left w:val="single" w:sz="4" w:space="0" w:color="auto"/>
              <w:right w:val="single" w:sz="4" w:space="0" w:color="auto"/>
            </w:tcBorders>
          </w:tcPr>
          <w:p w14:paraId="111F45CC"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VVVV</w:t>
            </w:r>
          </w:p>
        </w:tc>
        <w:tc>
          <w:tcPr>
            <w:tcW w:w="4050" w:type="dxa"/>
            <w:tcBorders>
              <w:top w:val="single" w:sz="4" w:space="0" w:color="auto"/>
              <w:left w:val="single" w:sz="4" w:space="0" w:color="auto"/>
              <w:right w:val="single" w:sz="4" w:space="0" w:color="auto"/>
            </w:tcBorders>
            <w:noWrap/>
          </w:tcPr>
          <w:p w14:paraId="77C555FC"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Los Angeles Time</w:t>
            </w:r>
          </w:p>
        </w:tc>
      </w:tr>
      <w:tr w:rsidR="002D5B81" w14:paraId="1C27B024"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2668F7AC"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lastRenderedPageBreak/>
              <w:t>x</w:t>
            </w:r>
          </w:p>
        </w:tc>
        <w:tc>
          <w:tcPr>
            <w:tcW w:w="1530" w:type="dxa"/>
            <w:vMerge w:val="restart"/>
            <w:tcBorders>
              <w:top w:val="single" w:sz="4" w:space="0" w:color="auto"/>
              <w:left w:val="single" w:sz="4" w:space="0" w:color="auto"/>
              <w:right w:val="single" w:sz="4" w:space="0" w:color="auto"/>
            </w:tcBorders>
          </w:tcPr>
          <w:p w14:paraId="23F25AA7"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238C71FD" w14:textId="60ABC0C6" w:rsidR="00B46A03" w:rsidRPr="00356F2D" w:rsidRDefault="00B46A03" w:rsidP="002A3075">
            <w:pPr>
              <w:pStyle w:val="TableContents"/>
              <w:rPr>
                <w:rFonts w:ascii="Cambria" w:hAnsi="Cambria"/>
                <w:sz w:val="22"/>
                <w:szCs w:val="22"/>
              </w:rPr>
            </w:pPr>
            <w:r w:rsidRPr="00356F2D">
              <w:rPr>
                <w:rFonts w:ascii="Cambria" w:hAnsi="Cambria"/>
                <w:sz w:val="22"/>
                <w:szCs w:val="22"/>
              </w:rPr>
              <w:t>time zone: ISO</w:t>
            </w:r>
            <w:r w:rsidR="002D74BB" w:rsidRPr="00356F2D">
              <w:rPr>
                <w:rFonts w:ascii="Cambria" w:hAnsi="Cambria"/>
                <w:sz w:val="22"/>
                <w:szCs w:val="22"/>
              </w:rPr>
              <w:t xml:space="preserve"> </w:t>
            </w:r>
            <w:r w:rsidRPr="00356F2D">
              <w:rPr>
                <w:rFonts w:ascii="Cambria" w:hAnsi="Cambria"/>
                <w:sz w:val="22"/>
                <w:szCs w:val="22"/>
              </w:rPr>
              <w:t xml:space="preserve">8601 basic or extended format </w:t>
            </w:r>
          </w:p>
        </w:tc>
        <w:tc>
          <w:tcPr>
            <w:tcW w:w="1440" w:type="dxa"/>
            <w:tcBorders>
              <w:top w:val="single" w:sz="4" w:space="0" w:color="auto"/>
              <w:left w:val="single" w:sz="4" w:space="0" w:color="auto"/>
              <w:bottom w:val="single" w:sz="4" w:space="0" w:color="auto"/>
              <w:right w:val="single" w:sz="4" w:space="0" w:color="auto"/>
            </w:tcBorders>
            <w:hideMark/>
          </w:tcPr>
          <w:p w14:paraId="5DFDCF06"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w:t>
            </w:r>
          </w:p>
        </w:tc>
        <w:tc>
          <w:tcPr>
            <w:tcW w:w="4050" w:type="dxa"/>
            <w:tcBorders>
              <w:top w:val="single" w:sz="4" w:space="0" w:color="auto"/>
              <w:left w:val="single" w:sz="4" w:space="0" w:color="auto"/>
              <w:bottom w:val="single" w:sz="4" w:space="0" w:color="auto"/>
              <w:right w:val="single" w:sz="4" w:space="0" w:color="auto"/>
            </w:tcBorders>
            <w:noWrap/>
            <w:hideMark/>
          </w:tcPr>
          <w:p w14:paraId="6CFC0A65" w14:textId="77777777" w:rsidR="00B46A03" w:rsidRPr="002D5B81" w:rsidRDefault="00B46A03" w:rsidP="002A3075">
            <w:pPr>
              <w:jc w:val="left"/>
              <w:rPr>
                <w:rFonts w:ascii="Courier New" w:hAnsi="Courier New" w:cs="Courier New"/>
                <w:sz w:val="20"/>
                <w:szCs w:val="20"/>
              </w:rPr>
            </w:pPr>
            <w:r w:rsidRPr="002D5B81">
              <w:rPr>
                <w:rFonts w:ascii="Courier New" w:hAnsi="Courier New" w:cs="Courier New"/>
                <w:sz w:val="20"/>
                <w:szCs w:val="20"/>
              </w:rPr>
              <w:t>-08, +0530, +0000</w:t>
            </w:r>
          </w:p>
        </w:tc>
      </w:tr>
      <w:tr w:rsidR="00B46A03" w14:paraId="6600EDB6" w14:textId="77777777" w:rsidTr="002D5B81">
        <w:trPr>
          <w:cantSplit/>
        </w:trPr>
        <w:tc>
          <w:tcPr>
            <w:tcW w:w="984" w:type="dxa"/>
            <w:vMerge/>
            <w:tcBorders>
              <w:left w:val="single" w:sz="4" w:space="0" w:color="auto"/>
              <w:right w:val="single" w:sz="4" w:space="0" w:color="auto"/>
            </w:tcBorders>
            <w:noWrap/>
          </w:tcPr>
          <w:p w14:paraId="399D1AD6"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right w:val="single" w:sz="4" w:space="0" w:color="auto"/>
            </w:tcBorders>
          </w:tcPr>
          <w:p w14:paraId="5B1B61B3"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448007B0"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EB3C7D8"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xx</w:t>
            </w:r>
          </w:p>
        </w:tc>
        <w:tc>
          <w:tcPr>
            <w:tcW w:w="4050" w:type="dxa"/>
            <w:tcBorders>
              <w:top w:val="single" w:sz="4" w:space="0" w:color="auto"/>
              <w:left w:val="single" w:sz="4" w:space="0" w:color="auto"/>
              <w:bottom w:val="single" w:sz="4" w:space="0" w:color="auto"/>
              <w:right w:val="single" w:sz="4" w:space="0" w:color="auto"/>
            </w:tcBorders>
            <w:noWrap/>
          </w:tcPr>
          <w:p w14:paraId="5206B2A9" w14:textId="77777777" w:rsidR="00B46A03" w:rsidRPr="002D5B81" w:rsidRDefault="00B46A03" w:rsidP="002A3075">
            <w:pPr>
              <w:jc w:val="left"/>
              <w:rPr>
                <w:rFonts w:ascii="Courier New" w:hAnsi="Courier New" w:cs="Courier New"/>
                <w:sz w:val="20"/>
                <w:szCs w:val="20"/>
              </w:rPr>
            </w:pPr>
            <w:r w:rsidRPr="002D5B81">
              <w:rPr>
                <w:rFonts w:ascii="Courier New" w:hAnsi="Courier New" w:cs="Courier New"/>
                <w:sz w:val="20"/>
                <w:szCs w:val="20"/>
              </w:rPr>
              <w:t>-0800, +0000</w:t>
            </w:r>
          </w:p>
        </w:tc>
      </w:tr>
      <w:tr w:rsidR="00B46A03" w14:paraId="2F45FB72" w14:textId="77777777" w:rsidTr="002D5B81">
        <w:trPr>
          <w:cantSplit/>
        </w:trPr>
        <w:tc>
          <w:tcPr>
            <w:tcW w:w="984" w:type="dxa"/>
            <w:vMerge/>
            <w:tcBorders>
              <w:left w:val="single" w:sz="4" w:space="0" w:color="auto"/>
              <w:bottom w:val="single" w:sz="4" w:space="0" w:color="auto"/>
              <w:right w:val="single" w:sz="4" w:space="0" w:color="auto"/>
            </w:tcBorders>
            <w:noWrap/>
          </w:tcPr>
          <w:p w14:paraId="4CAC43AC"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bottom w:val="single" w:sz="4" w:space="0" w:color="auto"/>
              <w:right w:val="single" w:sz="4" w:space="0" w:color="auto"/>
            </w:tcBorders>
          </w:tcPr>
          <w:p w14:paraId="07ACEE30"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103A4C9B"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27998D62"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xxx</w:t>
            </w:r>
          </w:p>
        </w:tc>
        <w:tc>
          <w:tcPr>
            <w:tcW w:w="4050" w:type="dxa"/>
            <w:tcBorders>
              <w:top w:val="single" w:sz="4" w:space="0" w:color="auto"/>
              <w:left w:val="single" w:sz="4" w:space="0" w:color="auto"/>
              <w:bottom w:val="single" w:sz="4" w:space="0" w:color="auto"/>
              <w:right w:val="single" w:sz="4" w:space="0" w:color="auto"/>
            </w:tcBorders>
            <w:noWrap/>
          </w:tcPr>
          <w:p w14:paraId="48D1AF7C" w14:textId="77777777" w:rsidR="00B46A03" w:rsidRPr="002D5B81" w:rsidRDefault="00B46A03" w:rsidP="002A3075">
            <w:pPr>
              <w:jc w:val="left"/>
              <w:rPr>
                <w:rFonts w:ascii="Courier New" w:hAnsi="Courier New" w:cs="Courier New"/>
                <w:sz w:val="20"/>
                <w:szCs w:val="20"/>
              </w:rPr>
            </w:pPr>
            <w:r w:rsidRPr="002D5B81">
              <w:rPr>
                <w:rFonts w:ascii="Courier New" w:hAnsi="Courier New" w:cs="Courier New"/>
                <w:sz w:val="20"/>
                <w:szCs w:val="20"/>
              </w:rPr>
              <w:t>-08:00, +00:00</w:t>
            </w:r>
          </w:p>
        </w:tc>
      </w:tr>
      <w:tr w:rsidR="002D5B81" w14:paraId="0DB4EDEA" w14:textId="77777777" w:rsidTr="002D5B81">
        <w:trPr>
          <w:cantSplit/>
        </w:trPr>
        <w:tc>
          <w:tcPr>
            <w:tcW w:w="984" w:type="dxa"/>
            <w:vMerge w:val="restart"/>
            <w:tcBorders>
              <w:top w:val="single" w:sz="4" w:space="0" w:color="auto"/>
              <w:left w:val="single" w:sz="4" w:space="0" w:color="auto"/>
              <w:right w:val="single" w:sz="4" w:space="0" w:color="auto"/>
            </w:tcBorders>
            <w:noWrap/>
            <w:hideMark/>
          </w:tcPr>
          <w:p w14:paraId="2ACBFE43"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w:t>
            </w:r>
          </w:p>
        </w:tc>
        <w:tc>
          <w:tcPr>
            <w:tcW w:w="1530" w:type="dxa"/>
            <w:vMerge w:val="restart"/>
            <w:tcBorders>
              <w:top w:val="single" w:sz="4" w:space="0" w:color="auto"/>
              <w:left w:val="single" w:sz="4" w:space="0" w:color="auto"/>
              <w:right w:val="single" w:sz="4" w:space="0" w:color="auto"/>
            </w:tcBorders>
          </w:tcPr>
          <w:p w14:paraId="6EE60C81"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vMerge w:val="restart"/>
            <w:tcBorders>
              <w:top w:val="single" w:sz="4" w:space="0" w:color="auto"/>
              <w:left w:val="single" w:sz="4" w:space="0" w:color="auto"/>
              <w:right w:val="single" w:sz="4" w:space="0" w:color="auto"/>
            </w:tcBorders>
            <w:noWrap/>
            <w:hideMark/>
          </w:tcPr>
          <w:p w14:paraId="0A7AAB99" w14:textId="354CDC4A" w:rsidR="00B46A03" w:rsidRPr="00356F2D" w:rsidRDefault="00B46A03" w:rsidP="002A3075">
            <w:pPr>
              <w:pStyle w:val="TableContents"/>
              <w:rPr>
                <w:rFonts w:ascii="Cambria" w:hAnsi="Cambria"/>
                <w:sz w:val="22"/>
                <w:szCs w:val="22"/>
              </w:rPr>
            </w:pPr>
            <w:r w:rsidRPr="00356F2D">
              <w:rPr>
                <w:rFonts w:ascii="Cambria" w:hAnsi="Cambria"/>
                <w:sz w:val="22"/>
                <w:szCs w:val="22"/>
              </w:rPr>
              <w:t>Time Zone: ISO</w:t>
            </w:r>
            <w:r w:rsidR="002D74BB" w:rsidRPr="00356F2D">
              <w:rPr>
                <w:rFonts w:ascii="Cambria" w:hAnsi="Cambria"/>
                <w:sz w:val="22"/>
                <w:szCs w:val="22"/>
              </w:rPr>
              <w:t xml:space="preserve"> </w:t>
            </w:r>
            <w:r w:rsidRPr="00356F2D">
              <w:rPr>
                <w:rFonts w:ascii="Cambria" w:hAnsi="Cambria"/>
                <w:sz w:val="22"/>
                <w:szCs w:val="22"/>
              </w:rPr>
              <w:t>8601 basic or extended format .The UTC indicator "Z" is used when local time offset is 0.</w:t>
            </w:r>
          </w:p>
        </w:tc>
        <w:tc>
          <w:tcPr>
            <w:tcW w:w="1440" w:type="dxa"/>
            <w:tcBorders>
              <w:top w:val="single" w:sz="4" w:space="0" w:color="auto"/>
              <w:left w:val="single" w:sz="4" w:space="0" w:color="auto"/>
              <w:bottom w:val="single" w:sz="4" w:space="0" w:color="auto"/>
              <w:right w:val="single" w:sz="4" w:space="0" w:color="auto"/>
            </w:tcBorders>
            <w:hideMark/>
          </w:tcPr>
          <w:p w14:paraId="1F15D47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w:t>
            </w:r>
          </w:p>
        </w:tc>
        <w:tc>
          <w:tcPr>
            <w:tcW w:w="4050" w:type="dxa"/>
            <w:tcBorders>
              <w:top w:val="single" w:sz="4" w:space="0" w:color="auto"/>
              <w:left w:val="single" w:sz="4" w:space="0" w:color="auto"/>
              <w:bottom w:val="single" w:sz="4" w:space="0" w:color="auto"/>
              <w:right w:val="single" w:sz="4" w:space="0" w:color="auto"/>
            </w:tcBorders>
            <w:noWrap/>
            <w:hideMark/>
          </w:tcPr>
          <w:p w14:paraId="2383ADF2"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hAnsi="Courier New" w:cs="Courier New"/>
                <w:sz w:val="20"/>
                <w:szCs w:val="20"/>
              </w:rPr>
              <w:t>-08, +0530, Z</w:t>
            </w:r>
          </w:p>
        </w:tc>
      </w:tr>
      <w:tr w:rsidR="00B46A03" w14:paraId="50FCAF12" w14:textId="77777777" w:rsidTr="002D5B81">
        <w:trPr>
          <w:cantSplit/>
        </w:trPr>
        <w:tc>
          <w:tcPr>
            <w:tcW w:w="984" w:type="dxa"/>
            <w:vMerge/>
            <w:tcBorders>
              <w:left w:val="single" w:sz="4" w:space="0" w:color="auto"/>
              <w:right w:val="single" w:sz="4" w:space="0" w:color="auto"/>
            </w:tcBorders>
            <w:noWrap/>
          </w:tcPr>
          <w:p w14:paraId="7117EB0B"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right w:val="single" w:sz="4" w:space="0" w:color="auto"/>
            </w:tcBorders>
          </w:tcPr>
          <w:p w14:paraId="3DA0F850"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right w:val="single" w:sz="4" w:space="0" w:color="auto"/>
            </w:tcBorders>
            <w:noWrap/>
          </w:tcPr>
          <w:p w14:paraId="6362DD84"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62D90397"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XX</w:t>
            </w:r>
          </w:p>
        </w:tc>
        <w:tc>
          <w:tcPr>
            <w:tcW w:w="4050" w:type="dxa"/>
            <w:tcBorders>
              <w:top w:val="single" w:sz="4" w:space="0" w:color="auto"/>
              <w:left w:val="single" w:sz="4" w:space="0" w:color="auto"/>
              <w:bottom w:val="single" w:sz="4" w:space="0" w:color="auto"/>
              <w:right w:val="single" w:sz="4" w:space="0" w:color="auto"/>
            </w:tcBorders>
            <w:noWrap/>
          </w:tcPr>
          <w:p w14:paraId="3A6BB49D" w14:textId="77777777" w:rsidR="00B46A03" w:rsidRPr="002D5B81" w:rsidRDefault="00B46A03" w:rsidP="002A3075">
            <w:pPr>
              <w:jc w:val="left"/>
              <w:rPr>
                <w:rFonts w:ascii="Courier New" w:hAnsi="Courier New" w:cs="Courier New"/>
                <w:sz w:val="20"/>
                <w:szCs w:val="20"/>
              </w:rPr>
            </w:pPr>
            <w:r w:rsidRPr="002D5B81">
              <w:rPr>
                <w:rFonts w:ascii="Courier New" w:hAnsi="Courier New" w:cs="Courier New"/>
                <w:sz w:val="20"/>
                <w:szCs w:val="20"/>
              </w:rPr>
              <w:t>-0800, Z</w:t>
            </w:r>
          </w:p>
        </w:tc>
      </w:tr>
      <w:tr w:rsidR="00B46A03" w14:paraId="42883F10" w14:textId="77777777" w:rsidTr="002D5B81">
        <w:trPr>
          <w:cantSplit/>
        </w:trPr>
        <w:tc>
          <w:tcPr>
            <w:tcW w:w="984" w:type="dxa"/>
            <w:vMerge/>
            <w:tcBorders>
              <w:left w:val="single" w:sz="4" w:space="0" w:color="auto"/>
              <w:bottom w:val="single" w:sz="4" w:space="0" w:color="auto"/>
              <w:right w:val="single" w:sz="4" w:space="0" w:color="auto"/>
            </w:tcBorders>
            <w:noWrap/>
          </w:tcPr>
          <w:p w14:paraId="08D51CAF" w14:textId="77777777" w:rsidR="00B46A03" w:rsidRPr="00356F2D" w:rsidRDefault="00B46A03" w:rsidP="002A3075">
            <w:pPr>
              <w:jc w:val="left"/>
              <w:rPr>
                <w:rFonts w:ascii="Courier New" w:eastAsia="MS Mincho" w:hAnsi="Courier New" w:cs="Courier New"/>
                <w:lang w:eastAsia="ja-JP"/>
              </w:rPr>
            </w:pPr>
          </w:p>
        </w:tc>
        <w:tc>
          <w:tcPr>
            <w:tcW w:w="1530" w:type="dxa"/>
            <w:vMerge/>
            <w:tcBorders>
              <w:left w:val="single" w:sz="4" w:space="0" w:color="auto"/>
              <w:bottom w:val="single" w:sz="4" w:space="0" w:color="auto"/>
              <w:right w:val="single" w:sz="4" w:space="0" w:color="auto"/>
            </w:tcBorders>
          </w:tcPr>
          <w:p w14:paraId="72BA2290" w14:textId="77777777" w:rsidR="00B46A03" w:rsidRPr="00356F2D" w:rsidRDefault="00B46A03" w:rsidP="002A3075">
            <w:pPr>
              <w:pStyle w:val="TableContents"/>
              <w:rPr>
                <w:rFonts w:ascii="Cambria" w:hAnsi="Cambria"/>
                <w:sz w:val="22"/>
                <w:szCs w:val="22"/>
              </w:rPr>
            </w:pPr>
          </w:p>
        </w:tc>
        <w:tc>
          <w:tcPr>
            <w:tcW w:w="2520" w:type="dxa"/>
            <w:vMerge/>
            <w:tcBorders>
              <w:left w:val="single" w:sz="4" w:space="0" w:color="auto"/>
              <w:bottom w:val="single" w:sz="4" w:space="0" w:color="auto"/>
              <w:right w:val="single" w:sz="4" w:space="0" w:color="auto"/>
            </w:tcBorders>
            <w:noWrap/>
          </w:tcPr>
          <w:p w14:paraId="69CCE8F8" w14:textId="77777777" w:rsidR="00B46A03" w:rsidRPr="00356F2D" w:rsidRDefault="00B46A03" w:rsidP="002A3075">
            <w:pPr>
              <w:pStyle w:val="TableContents"/>
              <w:rPr>
                <w:rFonts w:ascii="Cambria" w:hAnsi="Cambria"/>
                <w:sz w:val="22"/>
                <w:szCs w:val="22"/>
              </w:rPr>
            </w:pPr>
          </w:p>
        </w:tc>
        <w:tc>
          <w:tcPr>
            <w:tcW w:w="1440" w:type="dxa"/>
            <w:tcBorders>
              <w:top w:val="single" w:sz="4" w:space="0" w:color="auto"/>
              <w:left w:val="single" w:sz="4" w:space="0" w:color="auto"/>
              <w:bottom w:val="single" w:sz="4" w:space="0" w:color="auto"/>
              <w:right w:val="single" w:sz="4" w:space="0" w:color="auto"/>
            </w:tcBorders>
          </w:tcPr>
          <w:p w14:paraId="75125944"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XXX</w:t>
            </w:r>
          </w:p>
        </w:tc>
        <w:tc>
          <w:tcPr>
            <w:tcW w:w="4050" w:type="dxa"/>
            <w:tcBorders>
              <w:top w:val="single" w:sz="4" w:space="0" w:color="auto"/>
              <w:left w:val="single" w:sz="4" w:space="0" w:color="auto"/>
              <w:bottom w:val="single" w:sz="4" w:space="0" w:color="auto"/>
              <w:right w:val="single" w:sz="4" w:space="0" w:color="auto"/>
            </w:tcBorders>
            <w:noWrap/>
          </w:tcPr>
          <w:p w14:paraId="5BF78A7A" w14:textId="77777777" w:rsidR="00B46A03" w:rsidRPr="002D5B81" w:rsidRDefault="00B46A03" w:rsidP="002A3075">
            <w:pPr>
              <w:jc w:val="left"/>
              <w:rPr>
                <w:rFonts w:ascii="Courier New" w:hAnsi="Courier New" w:cs="Courier New"/>
                <w:sz w:val="20"/>
                <w:szCs w:val="20"/>
              </w:rPr>
            </w:pPr>
            <w:r w:rsidRPr="002D5B81">
              <w:rPr>
                <w:rFonts w:ascii="Courier New" w:hAnsi="Courier New" w:cs="Courier New"/>
                <w:sz w:val="20"/>
                <w:szCs w:val="20"/>
              </w:rPr>
              <w:t>-08:00, Z</w:t>
            </w:r>
          </w:p>
        </w:tc>
      </w:tr>
      <w:tr w:rsidR="00B46A03" w14:paraId="49994606"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7FE8335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I</w:t>
            </w:r>
          </w:p>
        </w:tc>
        <w:tc>
          <w:tcPr>
            <w:tcW w:w="1530" w:type="dxa"/>
            <w:tcBorders>
              <w:top w:val="single" w:sz="4" w:space="0" w:color="auto"/>
              <w:left w:val="single" w:sz="4" w:space="0" w:color="auto"/>
              <w:bottom w:val="single" w:sz="4" w:space="0" w:color="auto"/>
              <w:right w:val="single" w:sz="4" w:space="0" w:color="auto"/>
            </w:tcBorders>
          </w:tcPr>
          <w:p w14:paraId="0A073581"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Text</w:t>
            </w:r>
          </w:p>
        </w:tc>
        <w:tc>
          <w:tcPr>
            <w:tcW w:w="2520" w:type="dxa"/>
            <w:tcBorders>
              <w:top w:val="single" w:sz="4" w:space="0" w:color="auto"/>
              <w:left w:val="single" w:sz="4" w:space="0" w:color="auto"/>
              <w:bottom w:val="single" w:sz="4" w:space="0" w:color="auto"/>
              <w:right w:val="single" w:sz="4" w:space="0" w:color="auto"/>
            </w:tcBorders>
            <w:noWrap/>
            <w:hideMark/>
          </w:tcPr>
          <w:p w14:paraId="519C4AB0" w14:textId="0E32289E" w:rsidR="00B46A03" w:rsidRPr="00356F2D" w:rsidRDefault="00B46A03" w:rsidP="002A3075">
            <w:pPr>
              <w:pStyle w:val="TableContents"/>
              <w:rPr>
                <w:rFonts w:ascii="Cambria" w:hAnsi="Cambria"/>
                <w:sz w:val="22"/>
                <w:szCs w:val="22"/>
              </w:rPr>
            </w:pPr>
            <w:r w:rsidRPr="00356F2D">
              <w:rPr>
                <w:rFonts w:ascii="Cambria" w:hAnsi="Cambria"/>
                <w:sz w:val="22"/>
                <w:szCs w:val="22"/>
              </w:rPr>
              <w:t>ISO</w:t>
            </w:r>
            <w:r w:rsidR="002D74BB" w:rsidRPr="00356F2D">
              <w:rPr>
                <w:rFonts w:ascii="Cambria" w:hAnsi="Cambria"/>
                <w:sz w:val="22"/>
                <w:szCs w:val="22"/>
              </w:rPr>
              <w:t xml:space="preserve"> </w:t>
            </w:r>
            <w:r w:rsidRPr="00356F2D">
              <w:rPr>
                <w:rFonts w:ascii="Cambria" w:hAnsi="Cambria"/>
                <w:sz w:val="22"/>
                <w:szCs w:val="22"/>
              </w:rPr>
              <w:t xml:space="preserve">8601 date/time </w:t>
            </w:r>
          </w:p>
        </w:tc>
        <w:tc>
          <w:tcPr>
            <w:tcW w:w="1440" w:type="dxa"/>
            <w:tcBorders>
              <w:top w:val="single" w:sz="4" w:space="0" w:color="auto"/>
              <w:left w:val="single" w:sz="4" w:space="0" w:color="auto"/>
              <w:bottom w:val="single" w:sz="4" w:space="0" w:color="auto"/>
              <w:right w:val="single" w:sz="4" w:space="0" w:color="auto"/>
            </w:tcBorders>
            <w:hideMark/>
          </w:tcPr>
          <w:p w14:paraId="73EA1DF2"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I</w:t>
            </w:r>
          </w:p>
        </w:tc>
        <w:tc>
          <w:tcPr>
            <w:tcW w:w="4050" w:type="dxa"/>
            <w:tcBorders>
              <w:top w:val="single" w:sz="4" w:space="0" w:color="auto"/>
              <w:left w:val="single" w:sz="4" w:space="0" w:color="auto"/>
              <w:bottom w:val="single" w:sz="4" w:space="0" w:color="auto"/>
              <w:right w:val="single" w:sz="4" w:space="0" w:color="auto"/>
            </w:tcBorders>
            <w:noWrap/>
            <w:hideMark/>
          </w:tcPr>
          <w:p w14:paraId="778BCF36"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2006</w:t>
            </w:r>
            <w:r w:rsidRPr="002D5B81">
              <w:rPr>
                <w:rFonts w:ascii="Courier New" w:eastAsia="MS Mincho" w:hAnsi="Courier New" w:cs="Courier New"/>
                <w:sz w:val="20"/>
                <w:szCs w:val="20"/>
                <w:lang w:eastAsia="ja-JP"/>
              </w:rPr>
              <w:noBreakHyphen/>
              <w:t>10</w:t>
            </w:r>
            <w:r w:rsidRPr="002D5B81">
              <w:rPr>
                <w:rFonts w:ascii="Courier New" w:eastAsia="MS Mincho" w:hAnsi="Courier New" w:cs="Courier New"/>
                <w:sz w:val="20"/>
                <w:szCs w:val="20"/>
                <w:lang w:eastAsia="ja-JP"/>
              </w:rPr>
              <w:noBreakHyphen/>
              <w:t>07T12:06:56.568+01:00</w:t>
            </w:r>
          </w:p>
        </w:tc>
      </w:tr>
      <w:tr w:rsidR="00B46A03" w14:paraId="22E62FC7"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18203451"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t>
            </w:r>
          </w:p>
        </w:tc>
        <w:tc>
          <w:tcPr>
            <w:tcW w:w="1530" w:type="dxa"/>
            <w:tcBorders>
              <w:top w:val="single" w:sz="4" w:space="0" w:color="auto"/>
              <w:left w:val="single" w:sz="4" w:space="0" w:color="auto"/>
              <w:bottom w:val="single" w:sz="4" w:space="0" w:color="auto"/>
              <w:right w:val="single" w:sz="4" w:space="0" w:color="auto"/>
            </w:tcBorders>
          </w:tcPr>
          <w:p w14:paraId="2683BCA0"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Delimiter</w:t>
            </w:r>
          </w:p>
        </w:tc>
        <w:tc>
          <w:tcPr>
            <w:tcW w:w="2520" w:type="dxa"/>
            <w:tcBorders>
              <w:top w:val="single" w:sz="4" w:space="0" w:color="auto"/>
              <w:left w:val="single" w:sz="4" w:space="0" w:color="auto"/>
              <w:bottom w:val="single" w:sz="4" w:space="0" w:color="auto"/>
              <w:right w:val="single" w:sz="4" w:space="0" w:color="auto"/>
            </w:tcBorders>
            <w:noWrap/>
            <w:hideMark/>
          </w:tcPr>
          <w:p w14:paraId="26E81E9E"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 xml:space="preserve">escape for text    </w:t>
            </w:r>
          </w:p>
        </w:tc>
        <w:tc>
          <w:tcPr>
            <w:tcW w:w="1440" w:type="dxa"/>
            <w:tcBorders>
              <w:top w:val="single" w:sz="4" w:space="0" w:color="auto"/>
              <w:left w:val="single" w:sz="4" w:space="0" w:color="auto"/>
              <w:bottom w:val="single" w:sz="4" w:space="0" w:color="auto"/>
              <w:right w:val="single" w:sz="4" w:space="0" w:color="auto"/>
            </w:tcBorders>
            <w:hideMark/>
          </w:tcPr>
          <w:p w14:paraId="31EB5ABB"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t>
            </w:r>
          </w:p>
        </w:tc>
        <w:tc>
          <w:tcPr>
            <w:tcW w:w="4050" w:type="dxa"/>
            <w:tcBorders>
              <w:top w:val="single" w:sz="4" w:space="0" w:color="auto"/>
              <w:left w:val="single" w:sz="4" w:space="0" w:color="auto"/>
              <w:bottom w:val="single" w:sz="4" w:space="0" w:color="auto"/>
              <w:right w:val="single" w:sz="4" w:space="0" w:color="auto"/>
            </w:tcBorders>
            <w:noWrap/>
            <w:hideMark/>
          </w:tcPr>
          <w:p w14:paraId="2D048EC7" w14:textId="77777777" w:rsidR="00B46A03" w:rsidRPr="002D5B81" w:rsidRDefault="00B46A03" w:rsidP="002A3075">
            <w:pPr>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'Date='</w:t>
            </w:r>
          </w:p>
        </w:tc>
      </w:tr>
      <w:tr w:rsidR="00B46A03" w14:paraId="52D937CC" w14:textId="77777777" w:rsidTr="002D5B81">
        <w:trPr>
          <w:cantSplit/>
        </w:trPr>
        <w:tc>
          <w:tcPr>
            <w:tcW w:w="984" w:type="dxa"/>
            <w:tcBorders>
              <w:top w:val="single" w:sz="4" w:space="0" w:color="auto"/>
              <w:left w:val="single" w:sz="4" w:space="0" w:color="auto"/>
              <w:bottom w:val="single" w:sz="4" w:space="0" w:color="auto"/>
              <w:right w:val="single" w:sz="4" w:space="0" w:color="auto"/>
            </w:tcBorders>
            <w:noWrap/>
            <w:hideMark/>
          </w:tcPr>
          <w:p w14:paraId="73C3A3B5"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t>
            </w:r>
          </w:p>
        </w:tc>
        <w:tc>
          <w:tcPr>
            <w:tcW w:w="1530" w:type="dxa"/>
            <w:tcBorders>
              <w:top w:val="single" w:sz="4" w:space="0" w:color="auto"/>
              <w:left w:val="single" w:sz="4" w:space="0" w:color="auto"/>
              <w:bottom w:val="single" w:sz="4" w:space="0" w:color="auto"/>
              <w:right w:val="single" w:sz="4" w:space="0" w:color="auto"/>
            </w:tcBorders>
          </w:tcPr>
          <w:p w14:paraId="336C3C5C"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Literal</w:t>
            </w:r>
          </w:p>
        </w:tc>
        <w:tc>
          <w:tcPr>
            <w:tcW w:w="2520" w:type="dxa"/>
            <w:tcBorders>
              <w:top w:val="single" w:sz="4" w:space="0" w:color="auto"/>
              <w:left w:val="single" w:sz="4" w:space="0" w:color="auto"/>
              <w:bottom w:val="single" w:sz="4" w:space="0" w:color="auto"/>
              <w:right w:val="single" w:sz="4" w:space="0" w:color="auto"/>
            </w:tcBorders>
            <w:noWrap/>
            <w:hideMark/>
          </w:tcPr>
          <w:p w14:paraId="5A545496" w14:textId="77777777" w:rsidR="00B46A03" w:rsidRPr="00356F2D" w:rsidRDefault="00B46A03" w:rsidP="002A3075">
            <w:pPr>
              <w:pStyle w:val="TableContents"/>
              <w:rPr>
                <w:rFonts w:ascii="Cambria" w:hAnsi="Cambria"/>
                <w:sz w:val="22"/>
                <w:szCs w:val="22"/>
              </w:rPr>
            </w:pPr>
            <w:r w:rsidRPr="00356F2D">
              <w:rPr>
                <w:rFonts w:ascii="Cambria" w:hAnsi="Cambria"/>
                <w:sz w:val="22"/>
                <w:szCs w:val="22"/>
              </w:rPr>
              <w:t xml:space="preserve">single quote  </w:t>
            </w:r>
          </w:p>
        </w:tc>
        <w:tc>
          <w:tcPr>
            <w:tcW w:w="1440" w:type="dxa"/>
            <w:tcBorders>
              <w:top w:val="single" w:sz="4" w:space="0" w:color="auto"/>
              <w:left w:val="single" w:sz="4" w:space="0" w:color="auto"/>
              <w:bottom w:val="single" w:sz="4" w:space="0" w:color="auto"/>
              <w:right w:val="single" w:sz="4" w:space="0" w:color="auto"/>
            </w:tcBorders>
            <w:hideMark/>
          </w:tcPr>
          <w:p w14:paraId="703DDD0D" w14:textId="77777777" w:rsidR="00B46A03" w:rsidRPr="00356F2D" w:rsidRDefault="00B46A03" w:rsidP="002A3075">
            <w:pPr>
              <w:jc w:val="left"/>
              <w:rPr>
                <w:rFonts w:ascii="Courier New" w:eastAsia="MS Mincho" w:hAnsi="Courier New" w:cs="Courier New"/>
                <w:lang w:eastAsia="ja-JP"/>
              </w:rPr>
            </w:pPr>
            <w:r w:rsidRPr="00356F2D">
              <w:rPr>
                <w:rFonts w:ascii="Courier New" w:eastAsia="MS Mincho" w:hAnsi="Courier New" w:cs="Courier New"/>
                <w:lang w:eastAsia="ja-JP"/>
              </w:rPr>
              <w:t>''</w:t>
            </w:r>
          </w:p>
        </w:tc>
        <w:tc>
          <w:tcPr>
            <w:tcW w:w="4050" w:type="dxa"/>
            <w:tcBorders>
              <w:top w:val="single" w:sz="4" w:space="0" w:color="auto"/>
              <w:left w:val="single" w:sz="4" w:space="0" w:color="auto"/>
              <w:bottom w:val="single" w:sz="4" w:space="0" w:color="auto"/>
              <w:right w:val="single" w:sz="4" w:space="0" w:color="auto"/>
            </w:tcBorders>
            <w:noWrap/>
            <w:hideMark/>
          </w:tcPr>
          <w:p w14:paraId="10561E68" w14:textId="77777777" w:rsidR="00B46A03" w:rsidRPr="002D5B81" w:rsidRDefault="00B46A03" w:rsidP="002A3075">
            <w:pPr>
              <w:keepNext/>
              <w:jc w:val="left"/>
              <w:rPr>
                <w:rFonts w:ascii="Courier New" w:eastAsia="MS Mincho" w:hAnsi="Courier New" w:cs="Courier New"/>
                <w:sz w:val="20"/>
                <w:szCs w:val="20"/>
                <w:lang w:eastAsia="ja-JP"/>
              </w:rPr>
            </w:pPr>
            <w:r w:rsidRPr="002D5B81">
              <w:rPr>
                <w:rFonts w:ascii="Courier New" w:eastAsia="MS Mincho" w:hAnsi="Courier New" w:cs="Courier New"/>
                <w:sz w:val="20"/>
                <w:szCs w:val="20"/>
                <w:lang w:eastAsia="ja-JP"/>
              </w:rPr>
              <w:t xml:space="preserve"> 'o''clock'</w:t>
            </w:r>
          </w:p>
        </w:tc>
      </w:tr>
    </w:tbl>
    <w:p w14:paraId="723E79E7" w14:textId="5FA71E6B" w:rsidR="00B46A03" w:rsidRDefault="00B46A03" w:rsidP="00B46A03">
      <w:pPr>
        <w:pStyle w:val="Caption"/>
        <w:rPr>
          <w:rFonts w:eastAsia="MS Mincho" w:cs="Arial"/>
          <w:lang w:eastAsia="ja-JP"/>
        </w:rPr>
      </w:pPr>
      <w:r>
        <w:t xml:space="preserve">Table </w:t>
      </w:r>
      <w:r>
        <w:fldChar w:fldCharType="begin"/>
      </w:r>
      <w:r>
        <w:instrText xml:space="preserve"> SEQ Table \* ARABIC </w:instrText>
      </w:r>
      <w:r>
        <w:fldChar w:fldCharType="separate"/>
      </w:r>
      <w:r w:rsidR="009D1493">
        <w:rPr>
          <w:noProof/>
        </w:rPr>
        <w:t>40</w:t>
      </w:r>
      <w:r>
        <w:rPr>
          <w:noProof/>
        </w:rPr>
        <w:fldChar w:fldCharType="end"/>
      </w:r>
      <w:r w:rsidR="001A615E">
        <w:rPr>
          <w:noProof/>
        </w:rPr>
        <w:t>:</w:t>
      </w:r>
      <w:r>
        <w:t xml:space="preserve"> Symbols in the dfdl:calendarPattern Property</w:t>
      </w:r>
    </w:p>
    <w:p w14:paraId="61D7893A" w14:textId="77777777" w:rsidR="00B46A03" w:rsidRDefault="00B46A03" w:rsidP="00B46A03">
      <w:r>
        <w:t>The count of pattern letters determines the format as indicated in the table.</w:t>
      </w:r>
    </w:p>
    <w:p w14:paraId="24B86F15" w14:textId="1B3B638B" w:rsidR="00B46A03" w:rsidRDefault="00B46A03" w:rsidP="00B46A03">
      <w:r>
        <w:t>When numeric fields abut one another directly, with no intervening delimiter characters, they constitute a run of abutting numeric fields. Such runs are parsed specially as described at</w:t>
      </w:r>
      <w:r>
        <w:rPr>
          <w:rFonts w:cs="Arial"/>
          <w:lang w:eastAsia="en-GB"/>
        </w:rPr>
        <w:t xml:space="preserve"> </w:t>
      </w:r>
      <w:r>
        <w:rPr>
          <w:rFonts w:cs="Arial"/>
          <w:noProof/>
          <w:lang w:eastAsia="en-GB"/>
        </w:rPr>
        <w:t>[</w:t>
      </w:r>
      <w:hyperlink w:anchor="a_ICUDateTime" w:history="1">
        <w:r>
          <w:rPr>
            <w:rStyle w:val="Hyperlink"/>
            <w:rFonts w:cs="Arial"/>
            <w:noProof/>
            <w:lang w:eastAsia="en-GB"/>
          </w:rPr>
          <w:t>ICUDateTime</w:t>
        </w:r>
      </w:hyperlink>
      <w:r>
        <w:rPr>
          <w:rFonts w:cs="Arial"/>
          <w:noProof/>
          <w:lang w:eastAsia="en-GB"/>
        </w:rPr>
        <w:t>]</w:t>
      </w:r>
      <w:r>
        <w:rPr>
          <w:rFonts w:cs="Arial"/>
          <w:lang w:eastAsia="en-GB"/>
        </w:rPr>
        <w:t>.</w:t>
      </w:r>
    </w:p>
    <w:p w14:paraId="528A3984" w14:textId="77777777" w:rsidR="00B46A03" w:rsidRDefault="00B46A03" w:rsidP="00B46A03">
      <w:r>
        <w:t>The maximum number of "S" symbols that may appear in the pattern is implementation-defined but MUST be at least three. The stored accuracy for fractional seconds is also implementation-defined but MUST be at least millisecond accuracy. When the number of "S" symbols in a pattern exceeds the supported accuracy, excess fractional seconds are truncated from the right (not rounded) when parsing, and zeros are added to the right when unparsing. For example, a DFDL processor allows up to six "S" symbols and has millisecond accuracy; for pattern "ss.SSSSSS", data "12.345678" would be parsed into Infoset xs:time "00:00:12:345", which would be unparsed into data "12.345000".</w:t>
      </w:r>
    </w:p>
    <w:p w14:paraId="1BCD6255" w14:textId="77777777" w:rsidR="00B46A03" w:rsidRDefault="00B46A03" w:rsidP="00B46A03">
      <w:pPr>
        <w:rPr>
          <w:rFonts w:eastAsia="MS Mincho"/>
        </w:rPr>
      </w:pPr>
      <w:r>
        <w:rPr>
          <w:rFonts w:eastAsia="MS Mincho"/>
        </w:rPr>
        <w:t>Unlike other fields, fractional seconds, “S”, are padded on the right with zero.</w:t>
      </w:r>
    </w:p>
    <w:p w14:paraId="31422781" w14:textId="77777777" w:rsidR="00B46A03" w:rsidRDefault="00B46A03" w:rsidP="00B46A03">
      <w:pPr>
        <w:rPr>
          <w:rFonts w:eastAsia="MS Mincho"/>
        </w:rPr>
      </w:pPr>
      <w:r>
        <w:t>It is a Processing Error if seconds appear in that part of the SimpleContent region that represents a time zone.</w:t>
      </w:r>
    </w:p>
    <w:p w14:paraId="51F2446C" w14:textId="77777777" w:rsidR="00B46A03" w:rsidRDefault="00B46A03" w:rsidP="00B46A03">
      <w:pPr>
        <w:rPr>
          <w:rFonts w:eastAsia="MS Mincho"/>
        </w:rPr>
      </w:pPr>
      <w:r>
        <w:rPr>
          <w:rFonts w:eastAsia="MS Mincho"/>
        </w:rPr>
        <w:t xml:space="preserve">The count of pattern letters determines the format as indicated in the table. </w:t>
      </w:r>
    </w:p>
    <w:p w14:paraId="5637C4CA" w14:textId="77777777" w:rsidR="00B46A03" w:rsidRDefault="00B46A03" w:rsidP="00B46A03">
      <w:pPr>
        <w:rPr>
          <w:rFonts w:eastAsia="MS Mincho"/>
        </w:rPr>
      </w:pPr>
      <w:r>
        <w:rPr>
          <w:rFonts w:eastAsia="MS Mincho"/>
        </w:rPr>
        <w:t>If dfdl:representation is text, any characters in the pattern that are not in the ranges of ['a'..'z'] and ['A'..'Z'] are treated as quoted text. For instance, characters like ':', '.', ' ', '#' and '@' appear in the formatted output even if they are not embraced within single quotes. T</w:t>
      </w:r>
      <w:r>
        <w:t>he single quote is used to 'escape' letters. Two single quotes in a row, whether inside or outside a quoted sequence, represent a 'real' single quote.</w:t>
      </w:r>
    </w:p>
    <w:p w14:paraId="34856641" w14:textId="77777777" w:rsidR="00B46A03" w:rsidRDefault="00B46A03" w:rsidP="00B46A03">
      <w:r>
        <w:rPr>
          <w:color w:val="000000"/>
        </w:rPr>
        <w:t>If dfdl:representation is binary, then the pattern can contain only characters and symbols that always result in the presentation of digits.</w:t>
      </w:r>
      <w:r>
        <w:t xml:space="preserve"> </w:t>
      </w:r>
    </w:p>
    <w:p w14:paraId="7CB0A287" w14:textId="77777777" w:rsidR="00B46A03" w:rsidRDefault="00B46A03" w:rsidP="00B46A03">
      <w:r>
        <w:t>The symbols 'z', 'zz', and 'zzz' have identical meaning, as do 'Z', 'ZZ', and 'ZZZ'.</w:t>
      </w:r>
    </w:p>
    <w:p w14:paraId="1F5809DC" w14:textId="07BA4147" w:rsidR="00B46A03" w:rsidRDefault="00B46A03" w:rsidP="00B46A03">
      <w:r>
        <w:t xml:space="preserve">The 'I' symbol must not be used with any other symbol except for 'escape for text'. It represents calendar formats that match those defined in the restricted profile of the ISO 8601 standard proposed by the W3C at </w:t>
      </w:r>
      <w:r w:rsidR="004474FE">
        <w:rPr>
          <w:rFonts w:cs="Arial"/>
          <w:noProof/>
          <w:lang w:eastAsia="en-GB"/>
        </w:rPr>
        <w:t>[</w:t>
      </w:r>
      <w:hyperlink w:anchor="a_W3DateTime" w:history="1">
        <w:r w:rsidR="00D4113C" w:rsidRPr="00D4113C">
          <w:rPr>
            <w:rStyle w:val="Hyperlink"/>
            <w:rFonts w:cs="Arial"/>
            <w:noProof/>
            <w:lang w:val="en-GB" w:eastAsia="en-GB"/>
          </w:rPr>
          <w:t>W3DateTime</w:t>
        </w:r>
      </w:hyperlink>
      <w:r w:rsidR="004474FE">
        <w:rPr>
          <w:rFonts w:cs="Arial"/>
          <w:noProof/>
          <w:lang w:eastAsia="en-GB"/>
        </w:rPr>
        <w:t>]</w:t>
      </w:r>
      <w:r w:rsidR="004474FE">
        <w:rPr>
          <w:rFonts w:cs="Arial"/>
          <w:lang w:eastAsia="en-GB"/>
        </w:rPr>
        <w:t>.</w:t>
      </w:r>
      <w:r>
        <w:t xml:space="preserve"> The formats are referred to as 'granularities'. </w:t>
      </w:r>
    </w:p>
    <w:p w14:paraId="0F7EF74B" w14:textId="77777777" w:rsidR="00B46A03" w:rsidRDefault="00B46A03" w:rsidP="00EB2287">
      <w:pPr>
        <w:numPr>
          <w:ilvl w:val="0"/>
          <w:numId w:val="82"/>
        </w:numPr>
        <w:tabs>
          <w:tab w:val="clear" w:pos="403"/>
        </w:tabs>
        <w:spacing w:before="60" w:after="60" w:line="240" w:lineRule="auto"/>
        <w:jc w:val="left"/>
      </w:pPr>
      <w:r>
        <w:t xml:space="preserve">xs:dateTime. When parsing, the data must match one of the granularities. When unparsing, the fullest granularity is used. </w:t>
      </w:r>
    </w:p>
    <w:p w14:paraId="14E1BED5" w14:textId="77777777" w:rsidR="00B46A03" w:rsidRDefault="00B46A03" w:rsidP="00EB2287">
      <w:pPr>
        <w:numPr>
          <w:ilvl w:val="0"/>
          <w:numId w:val="82"/>
        </w:numPr>
        <w:tabs>
          <w:tab w:val="clear" w:pos="403"/>
        </w:tabs>
        <w:spacing w:before="60" w:after="60" w:line="240" w:lineRule="auto"/>
        <w:jc w:val="left"/>
      </w:pPr>
      <w:r>
        <w:t xml:space="preserve">xs:date. When parsing, the data must match one of the date-only granularities. When unparsing, the fullest date-only granularity is used. </w:t>
      </w:r>
    </w:p>
    <w:p w14:paraId="3362A8E7" w14:textId="77777777" w:rsidR="00B46A03" w:rsidRDefault="00B46A03" w:rsidP="00EB2287">
      <w:pPr>
        <w:numPr>
          <w:ilvl w:val="0"/>
          <w:numId w:val="82"/>
        </w:numPr>
        <w:tabs>
          <w:tab w:val="clear" w:pos="403"/>
        </w:tabs>
        <w:spacing w:before="60" w:after="60" w:line="240" w:lineRule="auto"/>
        <w:jc w:val="left"/>
      </w:pPr>
      <w:r>
        <w:t xml:space="preserve">xs:time. When parsing, the data must match only the time components of one of the granularities that contains time components. When unparsing, the time components of the fullest granularity are used. The literal 'T' character is not expected in the data when parsing and is not output when unparsing. </w:t>
      </w:r>
    </w:p>
    <w:p w14:paraId="6AF6703F" w14:textId="77777777" w:rsidR="00B46A03" w:rsidRDefault="00B46A03" w:rsidP="00EB2287">
      <w:pPr>
        <w:numPr>
          <w:ilvl w:val="0"/>
          <w:numId w:val="82"/>
        </w:numPr>
        <w:tabs>
          <w:tab w:val="clear" w:pos="403"/>
        </w:tabs>
        <w:spacing w:before="60" w:after="60" w:line="240" w:lineRule="auto"/>
        <w:jc w:val="left"/>
      </w:pPr>
      <w:r>
        <w:lastRenderedPageBreak/>
        <w:t>The number of fractional second digits supported is the same as for the “S” fractional seconds specifier described above.</w:t>
      </w:r>
    </w:p>
    <w:p w14:paraId="0B3D01EC" w14:textId="77777777" w:rsidR="00B46A03" w:rsidRDefault="00B46A03" w:rsidP="00EB2287">
      <w:pPr>
        <w:numPr>
          <w:ilvl w:val="0"/>
          <w:numId w:val="82"/>
        </w:numPr>
        <w:tabs>
          <w:tab w:val="clear" w:pos="403"/>
        </w:tabs>
        <w:spacing w:before="60" w:after="60" w:line="240" w:lineRule="auto"/>
        <w:jc w:val="left"/>
      </w:pPr>
      <w:r>
        <w:t>The omission of time zone from the input data when the type is xs:dateTime or xs:time is not a Processing Error. If that occurs then the time zone is obtained from the calendarTimeZone property.</w:t>
      </w:r>
    </w:p>
    <w:p w14:paraId="3E7F76E7" w14:textId="77777777" w:rsidR="00B46A03" w:rsidRDefault="00B46A03" w:rsidP="00EB2287">
      <w:pPr>
        <w:numPr>
          <w:ilvl w:val="0"/>
          <w:numId w:val="82"/>
        </w:numPr>
        <w:tabs>
          <w:tab w:val="clear" w:pos="403"/>
        </w:tabs>
        <w:spacing w:before="60" w:after="60" w:line="240" w:lineRule="auto"/>
        <w:jc w:val="left"/>
        <w:rPr>
          <w:lang w:eastAsia="en-GB"/>
        </w:rPr>
      </w:pPr>
      <w:r>
        <w:rPr>
          <w:lang w:eastAsia="en-GB"/>
        </w:rPr>
        <w:t>When unparsing and the time zone is UTC, the time zone is output as ‘+00:00’.</w:t>
      </w:r>
    </w:p>
    <w:p w14:paraId="3B01504A" w14:textId="77777777" w:rsidR="00B46A03" w:rsidRDefault="00B46A03" w:rsidP="00B46A03">
      <w:pPr>
        <w:rPr>
          <w:lang w:eastAsia="en-GB"/>
        </w:rPr>
      </w:pPr>
      <w:r>
        <w:rPr>
          <w:lang w:eastAsia="en-GB"/>
        </w:rPr>
        <w:t>When parsing, for any pattern that omits components the values for the omitted components are supplied from the Unix epoch 1970-01-01T00:00:00.000.</w:t>
      </w:r>
      <w:r>
        <w:rPr>
          <w:rStyle w:val="FootnoteReference"/>
          <w:rFonts w:cs="Arial"/>
          <w:iCs/>
          <w:lang w:eastAsia="en-GB"/>
        </w:rPr>
        <w:footnoteReference w:id="44"/>
      </w:r>
    </w:p>
    <w:p w14:paraId="3C71EE97" w14:textId="77777777" w:rsidR="00B46A03" w:rsidRDefault="00B46A03" w:rsidP="00404546">
      <w:pPr>
        <w:pStyle w:val="nobreak"/>
      </w:pPr>
      <w:r>
        <w:rPr>
          <w:rFonts w:cs="Arial"/>
          <w:szCs w:val="20"/>
        </w:rPr>
        <w:t xml:space="preserve">When unparsing, and the pattern contains a formatting </w:t>
      </w:r>
      <w:r>
        <w:t>symbol</w:t>
      </w:r>
      <w:r>
        <w:rPr>
          <w:rFonts w:eastAsia="Helv"/>
        </w:rPr>
        <w:t xml:space="preserve"> that requires a component of the date/time </w:t>
      </w:r>
      <w:r>
        <w:t>and</w:t>
      </w:r>
      <w:r>
        <w:rPr>
          <w:rFonts w:eastAsia="Helv"/>
        </w:rPr>
        <w:t xml:space="preserve"> </w:t>
      </w:r>
      <w:r>
        <w:t>the</w:t>
      </w:r>
      <w:r>
        <w:rPr>
          <w:rFonts w:eastAsia="Helv"/>
        </w:rPr>
        <w:t xml:space="preserve"> </w:t>
      </w:r>
      <w:r>
        <w:t>Infoset</w:t>
      </w:r>
      <w:r>
        <w:rPr>
          <w:rFonts w:eastAsia="Helv"/>
        </w:rPr>
        <w:t xml:space="preserve"> </w:t>
      </w:r>
      <w:r>
        <w:t>value</w:t>
      </w:r>
      <w:r>
        <w:rPr>
          <w:rFonts w:eastAsia="Helv"/>
        </w:rPr>
        <w:t xml:space="preserve"> </w:t>
      </w:r>
      <w:r>
        <w:t>does</w:t>
      </w:r>
      <w:r>
        <w:rPr>
          <w:rFonts w:eastAsia="Helv"/>
        </w:rPr>
        <w:t xml:space="preserve"> </w:t>
      </w:r>
      <w:r>
        <w:t>not</w:t>
      </w:r>
      <w:r>
        <w:rPr>
          <w:rFonts w:eastAsia="Helv"/>
        </w:rPr>
        <w:t xml:space="preserve"> </w:t>
      </w:r>
      <w:r>
        <w:t>contain</w:t>
      </w:r>
      <w:r>
        <w:rPr>
          <w:rFonts w:eastAsia="Helv"/>
        </w:rPr>
        <w:t xml:space="preserve"> </w:t>
      </w:r>
      <w:r>
        <w:t>that component,</w:t>
      </w:r>
      <w:r>
        <w:rPr>
          <w:rFonts w:eastAsia="Helv"/>
        </w:rPr>
        <w:t xml:space="preserve"> </w:t>
      </w:r>
      <w:r>
        <w:t>it</w:t>
      </w:r>
      <w:r>
        <w:rPr>
          <w:rFonts w:eastAsia="Helv"/>
        </w:rPr>
        <w:t xml:space="preserve"> </w:t>
      </w:r>
      <w:r>
        <w:t>is</w:t>
      </w:r>
      <w:r>
        <w:rPr>
          <w:rFonts w:eastAsia="Helv"/>
        </w:rPr>
        <w:t xml:space="preserve"> </w:t>
      </w:r>
      <w:r>
        <w:t>a</w:t>
      </w:r>
      <w:r>
        <w:rPr>
          <w:rFonts w:eastAsia="Helv"/>
        </w:rPr>
        <w:t xml:space="preserve"> </w:t>
      </w:r>
      <w:r>
        <w:t>Processing Error.</w:t>
      </w:r>
    </w:p>
    <w:p w14:paraId="79DAEA2C" w14:textId="77777777" w:rsidR="00B46A03" w:rsidRDefault="00B46A03" w:rsidP="00B46A03">
      <w:pPr>
        <w:rPr>
          <w:rFonts w:cs="Arial"/>
          <w:lang w:eastAsia="en-GB"/>
        </w:rPr>
      </w:pPr>
      <w:r>
        <w:rPr>
          <w:rFonts w:cs="Arial"/>
          <w:lang w:eastAsia="en-GB"/>
        </w:rPr>
        <w:t>When parsing a calendar element with a packed decimal representation then the nibbles from the data are converted to text digits without any trimming of leading or trailing zeros, and the result is then matched against the pattern according to the usual rules.</w:t>
      </w:r>
    </w:p>
    <w:p w14:paraId="5E569996" w14:textId="7D67D935" w:rsidR="00B46A03" w:rsidRDefault="00B46A03" w:rsidP="00B46A03">
      <w:pPr>
        <w:rPr>
          <w:rFonts w:cs="Arial"/>
          <w:lang w:eastAsia="en-GB"/>
        </w:rPr>
      </w:pPr>
      <w:r>
        <w:rPr>
          <w:rFonts w:cs="Arial"/>
          <w:lang w:eastAsia="en-GB"/>
        </w:rPr>
        <w:t xml:space="preserve">When unparsing, if a time zone symbol is not available for a particular time zone, a fallback may be used as defined in </w:t>
      </w:r>
      <w:r>
        <w:rPr>
          <w:rFonts w:cs="Arial"/>
          <w:noProof/>
          <w:lang w:eastAsia="en-GB"/>
        </w:rPr>
        <w:t>[</w:t>
      </w:r>
      <w:hyperlink w:anchor="a_ICUDateTime" w:history="1">
        <w:r>
          <w:rPr>
            <w:rStyle w:val="Hyperlink"/>
            <w:rFonts w:cs="Arial"/>
            <w:noProof/>
            <w:lang w:eastAsia="en-GB"/>
          </w:rPr>
          <w:t>ICUDateTime</w:t>
        </w:r>
      </w:hyperlink>
      <w:r>
        <w:rPr>
          <w:rFonts w:cs="Arial"/>
          <w:noProof/>
          <w:lang w:eastAsia="en-GB"/>
        </w:rPr>
        <w:t>]</w:t>
      </w:r>
      <w:r>
        <w:rPr>
          <w:rFonts w:cs="Arial"/>
          <w:lang w:eastAsia="en-GB"/>
        </w:rPr>
        <w:t>.</w:t>
      </w:r>
    </w:p>
    <w:p w14:paraId="3B4EF638" w14:textId="77777777" w:rsidR="00B46A03" w:rsidRDefault="00B46A03" w:rsidP="00B46A03">
      <w:pPr>
        <w:pStyle w:val="Heading3"/>
        <w:tabs>
          <w:tab w:val="clear" w:pos="720"/>
          <w:tab w:val="clear" w:pos="880"/>
        </w:tabs>
        <w:suppressAutoHyphens w:val="0"/>
        <w:spacing w:line="240" w:lineRule="auto"/>
        <w:ind w:left="720" w:hanging="720"/>
        <w:rPr>
          <w:rFonts w:eastAsia="Times New Roman"/>
          <w:lang w:eastAsia="en-GB"/>
        </w:rPr>
      </w:pPr>
      <w:bookmarkStart w:id="5280" w:name="_Ref364431481"/>
      <w:bookmarkStart w:id="5281" w:name="_Toc62570175"/>
      <w:bookmarkStart w:id="5282" w:name="_Toc210216897"/>
      <w:bookmarkStart w:id="5283" w:name="_Toc219441029"/>
      <w:r>
        <w:rPr>
          <w:rFonts w:eastAsia="Times New Roman"/>
          <w:lang w:eastAsia="en-GB"/>
        </w:rPr>
        <w:t>The dfdl:calendarCheckPolicy Property</w:t>
      </w:r>
      <w:bookmarkEnd w:id="5280"/>
      <w:bookmarkEnd w:id="5281"/>
      <w:bookmarkEnd w:id="5282"/>
      <w:bookmarkEnd w:id="5283"/>
    </w:p>
    <w:p w14:paraId="5F489D4E" w14:textId="77777777" w:rsidR="00B46A03" w:rsidRDefault="00B46A03" w:rsidP="00404546">
      <w:pPr>
        <w:pStyle w:val="nobreak"/>
        <w:rPr>
          <w:lang w:eastAsia="en-GB"/>
        </w:rPr>
      </w:pPr>
      <w:r>
        <w:rPr>
          <w:lang w:eastAsia="en-GB"/>
        </w:rPr>
        <w:t>The differences in behavior between 'strict' and 'lax' for this property can be subtle. Both are quite lenient in enforcement of many variations in format, with the 'lax' value adding additional tolerance of more format variations to those already allowed by the 'strict' value.</w:t>
      </w:r>
    </w:p>
    <w:p w14:paraId="7FC7A6CD" w14:textId="77777777" w:rsidR="00B46A03" w:rsidRDefault="00B46A03" w:rsidP="00EB2287">
      <w:pPr>
        <w:numPr>
          <w:ilvl w:val="0"/>
          <w:numId w:val="83"/>
        </w:numPr>
        <w:tabs>
          <w:tab w:val="clear" w:pos="403"/>
        </w:tabs>
        <w:spacing w:before="60" w:after="60" w:line="240" w:lineRule="auto"/>
        <w:jc w:val="left"/>
        <w:rPr>
          <w:lang w:eastAsia="en-GB"/>
        </w:rPr>
      </w:pPr>
      <w:r>
        <w:t xml:space="preserve">Lenient parsing behaviour when in 'strict' policy: </w:t>
      </w:r>
    </w:p>
    <w:p w14:paraId="29571523" w14:textId="77777777" w:rsidR="00B46A03" w:rsidRDefault="00B46A03" w:rsidP="00EB2287">
      <w:pPr>
        <w:numPr>
          <w:ilvl w:val="1"/>
          <w:numId w:val="83"/>
        </w:numPr>
        <w:tabs>
          <w:tab w:val="clear" w:pos="403"/>
        </w:tabs>
        <w:spacing w:before="60" w:after="60" w:line="240" w:lineRule="auto"/>
        <w:jc w:val="left"/>
        <w:rPr>
          <w:lang w:eastAsia="en-GB"/>
        </w:rPr>
      </w:pPr>
      <w:r>
        <w:t xml:space="preserve">Case insensitive matching for text fields </w:t>
      </w:r>
    </w:p>
    <w:p w14:paraId="0CD2B390" w14:textId="77777777" w:rsidR="00B46A03" w:rsidRDefault="00B46A03" w:rsidP="00EB2287">
      <w:pPr>
        <w:numPr>
          <w:ilvl w:val="1"/>
          <w:numId w:val="83"/>
        </w:numPr>
        <w:tabs>
          <w:tab w:val="clear" w:pos="403"/>
        </w:tabs>
        <w:spacing w:before="60" w:after="60" w:line="240" w:lineRule="auto"/>
        <w:jc w:val="left"/>
        <w:rPr>
          <w:lang w:eastAsia="en-GB"/>
        </w:rPr>
      </w:pPr>
      <w:r>
        <w:t xml:space="preserve">MMM, MMMM, and MMMMM all accept either short or long form of Month </w:t>
      </w:r>
    </w:p>
    <w:p w14:paraId="0A3F589C" w14:textId="77777777" w:rsidR="00B46A03" w:rsidRDefault="00B46A03" w:rsidP="00EB2287">
      <w:pPr>
        <w:numPr>
          <w:ilvl w:val="1"/>
          <w:numId w:val="83"/>
        </w:numPr>
        <w:tabs>
          <w:tab w:val="clear" w:pos="403"/>
        </w:tabs>
        <w:spacing w:before="60" w:after="60" w:line="240" w:lineRule="auto"/>
        <w:jc w:val="left"/>
        <w:rPr>
          <w:lang w:eastAsia="en-GB"/>
        </w:rPr>
      </w:pPr>
      <w:r>
        <w:t xml:space="preserve">E, EE, EEE, EEEE, EEEEE , and EEEEEE all accept either abbreviated, full, narrow and short forms of Day of Week </w:t>
      </w:r>
    </w:p>
    <w:p w14:paraId="3B36FC1D" w14:textId="77777777" w:rsidR="00B46A03" w:rsidRDefault="00B46A03" w:rsidP="00EB2287">
      <w:pPr>
        <w:numPr>
          <w:ilvl w:val="1"/>
          <w:numId w:val="83"/>
        </w:numPr>
        <w:tabs>
          <w:tab w:val="clear" w:pos="403"/>
        </w:tabs>
        <w:spacing w:before="60" w:after="60" w:line="240" w:lineRule="auto"/>
        <w:jc w:val="left"/>
        <w:rPr>
          <w:lang w:eastAsia="en-GB"/>
        </w:rPr>
      </w:pPr>
      <w:r>
        <w:t xml:space="preserve">Accepts truncated leftmost numeric field (e.g., pattern "HHmmss" allows "123456" (12:34:56) and "23456" (2:34:56) but not "3456") </w:t>
      </w:r>
    </w:p>
    <w:p w14:paraId="4772BB27" w14:textId="77777777" w:rsidR="00B46A03" w:rsidRDefault="00B46A03" w:rsidP="00EB2287">
      <w:pPr>
        <w:numPr>
          <w:ilvl w:val="0"/>
          <w:numId w:val="83"/>
        </w:numPr>
        <w:tabs>
          <w:tab w:val="clear" w:pos="403"/>
        </w:tabs>
        <w:spacing w:before="60" w:after="60" w:line="240" w:lineRule="auto"/>
        <w:jc w:val="left"/>
        <w:rPr>
          <w:lang w:eastAsia="en-GB"/>
        </w:rPr>
      </w:pPr>
      <w:r>
        <w:t xml:space="preserve">Additional lenient parsing behaviour when in 'lax' policy is implementation-defined, but typically includes: </w:t>
      </w:r>
    </w:p>
    <w:p w14:paraId="1782A01C" w14:textId="77777777" w:rsidR="00B46A03" w:rsidRDefault="00B46A03" w:rsidP="00EB2287">
      <w:pPr>
        <w:numPr>
          <w:ilvl w:val="1"/>
          <w:numId w:val="83"/>
        </w:numPr>
        <w:tabs>
          <w:tab w:val="clear" w:pos="403"/>
        </w:tabs>
        <w:spacing w:before="60" w:after="60" w:line="240" w:lineRule="auto"/>
        <w:jc w:val="left"/>
        <w:rPr>
          <w:lang w:eastAsia="en-GB"/>
        </w:rPr>
      </w:pPr>
      <w:r>
        <w:t xml:space="preserve">Values outside valid ranges are normalized (e.g., "March 32 1996" is treated as "April 1 1996") </w:t>
      </w:r>
    </w:p>
    <w:p w14:paraId="09451CF4" w14:textId="77777777" w:rsidR="00B46A03" w:rsidRDefault="00B46A03" w:rsidP="00EB2287">
      <w:pPr>
        <w:numPr>
          <w:ilvl w:val="1"/>
          <w:numId w:val="83"/>
        </w:numPr>
        <w:tabs>
          <w:tab w:val="clear" w:pos="403"/>
        </w:tabs>
        <w:spacing w:before="60" w:after="60" w:line="240" w:lineRule="auto"/>
        <w:jc w:val="left"/>
        <w:rPr>
          <w:lang w:eastAsia="en-GB"/>
        </w:rPr>
      </w:pPr>
      <w:r>
        <w:t>Ignoring a trailing dot after a non-numeric field</w:t>
      </w:r>
    </w:p>
    <w:p w14:paraId="3B747AC2" w14:textId="77777777" w:rsidR="00B46A03" w:rsidRDefault="00B46A03" w:rsidP="00EB2287">
      <w:pPr>
        <w:numPr>
          <w:ilvl w:val="1"/>
          <w:numId w:val="83"/>
        </w:numPr>
        <w:tabs>
          <w:tab w:val="clear" w:pos="403"/>
        </w:tabs>
        <w:spacing w:before="60" w:after="60" w:line="240" w:lineRule="auto"/>
        <w:jc w:val="left"/>
        <w:rPr>
          <w:lang w:eastAsia="en-GB"/>
        </w:rPr>
      </w:pPr>
      <w:r>
        <w:t>Leading and trailing whitespace in the data but not in the pattern is accepted</w:t>
      </w:r>
    </w:p>
    <w:p w14:paraId="7E962E34" w14:textId="77777777" w:rsidR="00B46A03" w:rsidRDefault="00B46A03" w:rsidP="00EB2287">
      <w:pPr>
        <w:numPr>
          <w:ilvl w:val="1"/>
          <w:numId w:val="83"/>
        </w:numPr>
        <w:tabs>
          <w:tab w:val="clear" w:pos="403"/>
        </w:tabs>
        <w:spacing w:before="60" w:after="60" w:line="240" w:lineRule="auto"/>
        <w:jc w:val="left"/>
      </w:pPr>
      <w:r>
        <w:t>Whitespace in the pattern can be missing in the data</w:t>
      </w:r>
    </w:p>
    <w:p w14:paraId="627776E7" w14:textId="77777777" w:rsidR="00B46A03" w:rsidRDefault="00B46A03" w:rsidP="00EB2287">
      <w:pPr>
        <w:numPr>
          <w:ilvl w:val="1"/>
          <w:numId w:val="83"/>
        </w:numPr>
        <w:tabs>
          <w:tab w:val="clear" w:pos="403"/>
        </w:tabs>
        <w:spacing w:before="60" w:after="60" w:line="240" w:lineRule="auto"/>
        <w:jc w:val="left"/>
      </w:pPr>
      <w:r>
        <w:t>Partial matching on literal strings. E.g., data "20130621d" allowed for pattern "yyyyMMdd'date' "</w:t>
      </w:r>
    </w:p>
    <w:p w14:paraId="1C19590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284" w:name="_Toc322014184"/>
      <w:bookmarkStart w:id="5285" w:name="_Toc322014368"/>
      <w:bookmarkStart w:id="5286" w:name="_Toc322014551"/>
      <w:bookmarkStart w:id="5287" w:name="_Toc322014733"/>
      <w:bookmarkStart w:id="5288" w:name="_Toc332711670"/>
      <w:bookmarkStart w:id="5289" w:name="_Toc322014185"/>
      <w:bookmarkStart w:id="5290" w:name="_Toc322014369"/>
      <w:bookmarkStart w:id="5291" w:name="_Toc322014552"/>
      <w:bookmarkStart w:id="5292" w:name="_Toc322014734"/>
      <w:bookmarkStart w:id="5293" w:name="_Toc332711671"/>
      <w:bookmarkStart w:id="5294" w:name="_Toc322014188"/>
      <w:bookmarkStart w:id="5295" w:name="_Toc322014372"/>
      <w:bookmarkStart w:id="5296" w:name="_Toc322014555"/>
      <w:bookmarkStart w:id="5297" w:name="_Toc322014737"/>
      <w:bookmarkStart w:id="5298" w:name="_Toc322911361"/>
      <w:bookmarkStart w:id="5299" w:name="_Toc322911923"/>
      <w:bookmarkStart w:id="5300" w:name="_Toc332711674"/>
      <w:bookmarkStart w:id="5301" w:name="_Toc349042766"/>
      <w:bookmarkStart w:id="5302" w:name="_Toc243112837"/>
      <w:bookmarkStart w:id="5303" w:name="_Ref38561053"/>
      <w:bookmarkStart w:id="5304" w:name="_Toc62570176"/>
      <w:bookmarkStart w:id="5305" w:name="_Toc210216898"/>
      <w:bookmarkStart w:id="5306" w:name="_Toc219441030"/>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r>
        <w:t xml:space="preserve">Properties Specific to Calendar with Text </w:t>
      </w:r>
      <w:bookmarkEnd w:id="5301"/>
      <w:bookmarkEnd w:id="5302"/>
      <w:r>
        <w:t>Representation</w:t>
      </w:r>
      <w:bookmarkEnd w:id="5303"/>
      <w:bookmarkEnd w:id="5304"/>
      <w:bookmarkEnd w:id="5305"/>
      <w:bookmarkEnd w:id="5306"/>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6"/>
        <w:gridCol w:w="7498"/>
      </w:tblGrid>
      <w:tr w:rsidR="00B46A03" w14:paraId="05AF4151"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137A3F76" w14:textId="77777777" w:rsidR="00B46A03" w:rsidRDefault="00B46A03" w:rsidP="002A3075">
            <w:pPr>
              <w:jc w:val="left"/>
              <w:rPr>
                <w:rFonts w:eastAsia="Arial Unicode MS"/>
                <w:b/>
                <w:bCs/>
              </w:rPr>
            </w:pPr>
            <w:r>
              <w:rPr>
                <w:rFonts w:eastAsia="Arial Unicode MS"/>
                <w:b/>
                <w:bCs/>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3E14F62" w14:textId="77777777" w:rsidR="00B46A03" w:rsidRDefault="00B46A03" w:rsidP="002A3075">
            <w:pPr>
              <w:jc w:val="left"/>
              <w:rPr>
                <w:rFonts w:eastAsia="Arial Unicode MS"/>
                <w:b/>
              </w:rPr>
            </w:pPr>
            <w:r>
              <w:rPr>
                <w:rFonts w:eastAsia="Arial Unicode MS"/>
                <w:b/>
              </w:rPr>
              <w:t>Description</w:t>
            </w:r>
          </w:p>
        </w:tc>
      </w:tr>
      <w:tr w:rsidR="00B46A03" w14:paraId="48BE39F4"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2F696451" w14:textId="77777777" w:rsidR="00B46A03" w:rsidRDefault="00B46A03" w:rsidP="002A3075">
            <w:pPr>
              <w:jc w:val="left"/>
              <w:rPr>
                <w:rFonts w:eastAsia="Arial Unicode MS"/>
              </w:rPr>
            </w:pPr>
            <w:r>
              <w:rPr>
                <w:rFonts w:eastAsia="Arial Unicode MS"/>
              </w:rPr>
              <w:t>textCalendarJustification</w:t>
            </w:r>
          </w:p>
        </w:tc>
        <w:tc>
          <w:tcPr>
            <w:tcW w:w="0" w:type="auto"/>
            <w:tcBorders>
              <w:top w:val="single" w:sz="4" w:space="0" w:color="auto"/>
              <w:left w:val="single" w:sz="4" w:space="0" w:color="auto"/>
              <w:bottom w:val="single" w:sz="4" w:space="0" w:color="auto"/>
              <w:right w:val="single" w:sz="4" w:space="0" w:color="auto"/>
            </w:tcBorders>
            <w:hideMark/>
          </w:tcPr>
          <w:p w14:paraId="793A517D" w14:textId="77777777" w:rsidR="00B46A03" w:rsidRDefault="00B46A03" w:rsidP="002A3075">
            <w:pPr>
              <w:jc w:val="left"/>
              <w:rPr>
                <w:rFonts w:cs="Arial"/>
              </w:rPr>
            </w:pPr>
            <w:r>
              <w:rPr>
                <w:rFonts w:cs="Arial"/>
              </w:rPr>
              <w:t xml:space="preserve">Enum </w:t>
            </w:r>
          </w:p>
          <w:p w14:paraId="4D550EFD" w14:textId="77777777" w:rsidR="00B46A03" w:rsidRDefault="00B46A03" w:rsidP="002A3075">
            <w:pPr>
              <w:jc w:val="left"/>
              <w:rPr>
                <w:rFonts w:cs="Arial"/>
              </w:rPr>
            </w:pPr>
            <w:r>
              <w:rPr>
                <w:rFonts w:cs="Arial"/>
              </w:rPr>
              <w:t xml:space="preserve">Valid values 'left', 'right',  'center' </w:t>
            </w:r>
          </w:p>
          <w:p w14:paraId="532CCD03" w14:textId="77777777" w:rsidR="00B46A03" w:rsidRDefault="00B46A03" w:rsidP="002A3075">
            <w:pPr>
              <w:jc w:val="left"/>
              <w:rPr>
                <w:rFonts w:cs="Arial"/>
              </w:rPr>
            </w:pPr>
            <w:r>
              <w:rPr>
                <w:rFonts w:cs="Arial"/>
              </w:rPr>
              <w:lastRenderedPageBreak/>
              <w:t>Controls</w:t>
            </w:r>
            <w:r>
              <w:t xml:space="preserve"> how the data </w:t>
            </w:r>
            <w:r>
              <w:rPr>
                <w:rFonts w:cs="Arial"/>
              </w:rPr>
              <w:t>is padded or trimmed on parsing and unparsing.</w:t>
            </w:r>
          </w:p>
          <w:p w14:paraId="78C1C267" w14:textId="77777777" w:rsidR="00B46A03" w:rsidRDefault="00B46A03" w:rsidP="002A3075">
            <w:pPr>
              <w:jc w:val="left"/>
              <w:rPr>
                <w:rFonts w:cs="Arial"/>
              </w:rPr>
            </w:pPr>
            <w:r>
              <w:rPr>
                <w:rFonts w:cs="Arial"/>
              </w:rPr>
              <w:t>Behavior as for dfdl:textStringJustification.</w:t>
            </w:r>
          </w:p>
          <w:p w14:paraId="3C4BF336" w14:textId="77777777" w:rsidR="00B46A03" w:rsidRDefault="00B46A03" w:rsidP="002A3075">
            <w:pPr>
              <w:jc w:val="left"/>
              <w:rPr>
                <w:rFonts w:eastAsia="Arial Unicode MS"/>
              </w:rPr>
            </w:pPr>
            <w:r>
              <w:rPr>
                <w:rFonts w:eastAsia="Arial Unicode MS"/>
              </w:rPr>
              <w:t>Annotation: dfdl:element, dfdl:simpleType</w:t>
            </w:r>
          </w:p>
        </w:tc>
      </w:tr>
      <w:tr w:rsidR="00B46A03" w14:paraId="1CBCB20B"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44C22F97" w14:textId="77777777" w:rsidR="00B46A03" w:rsidRDefault="00B46A03" w:rsidP="002A3075">
            <w:pPr>
              <w:jc w:val="left"/>
              <w:rPr>
                <w:rFonts w:eastAsia="Arial Unicode MS"/>
              </w:rPr>
            </w:pPr>
            <w:r>
              <w:rPr>
                <w:rFonts w:eastAsia="Arial Unicode MS"/>
              </w:rPr>
              <w:lastRenderedPageBreak/>
              <w:t>textCalendarPadCharacter</w:t>
            </w:r>
          </w:p>
        </w:tc>
        <w:tc>
          <w:tcPr>
            <w:tcW w:w="0" w:type="auto"/>
            <w:tcBorders>
              <w:top w:val="single" w:sz="4" w:space="0" w:color="auto"/>
              <w:left w:val="single" w:sz="4" w:space="0" w:color="auto"/>
              <w:bottom w:val="single" w:sz="4" w:space="0" w:color="auto"/>
              <w:right w:val="single" w:sz="4" w:space="0" w:color="auto"/>
            </w:tcBorders>
            <w:hideMark/>
          </w:tcPr>
          <w:p w14:paraId="68A8878C" w14:textId="77777777" w:rsidR="00B46A03" w:rsidRDefault="00B46A03" w:rsidP="002A3075">
            <w:pPr>
              <w:jc w:val="left"/>
              <w:rPr>
                <w:rFonts w:cs="Arial"/>
              </w:rPr>
            </w:pPr>
            <w:r>
              <w:rPr>
                <w:rFonts w:cs="Arial"/>
              </w:rPr>
              <w:t>DFDL String Literal</w:t>
            </w:r>
          </w:p>
          <w:p w14:paraId="246501F1" w14:textId="77777777" w:rsidR="00B46A03" w:rsidRDefault="00B46A03" w:rsidP="002A3075">
            <w:pPr>
              <w:jc w:val="left"/>
              <w:rPr>
                <w:rFonts w:eastAsia="MS Mincho"/>
              </w:rPr>
            </w:pPr>
            <w:r>
              <w:rPr>
                <w:rFonts w:eastAsia="Arial Unicode MS"/>
              </w:rPr>
              <w:t>The value that is used when padding or trimming calendar elements. The value can be a single character or a single byte.</w:t>
            </w:r>
            <w:r>
              <w:rPr>
                <w:rFonts w:eastAsia="Arial Unicode MS"/>
              </w:rPr>
              <w:br/>
            </w:r>
            <w:r>
              <w:rPr>
                <w:rFonts w:eastAsia="MS Mincho"/>
              </w:rPr>
              <w:t xml:space="preserve">If a character, then it can be specified using a literal character or using DFDL entities. </w:t>
            </w:r>
          </w:p>
          <w:p w14:paraId="52084C99" w14:textId="77777777" w:rsidR="00B46A03" w:rsidRDefault="00B46A03" w:rsidP="002A3075">
            <w:pPr>
              <w:jc w:val="left"/>
              <w:rPr>
                <w:rFonts w:eastAsia="MS Mincho"/>
              </w:rPr>
            </w:pPr>
            <w:r>
              <w:rPr>
                <w:rFonts w:eastAsia="MS Mincho"/>
              </w:rPr>
              <w:t>If a byte, then it must be specified using a single byte value entity</w:t>
            </w:r>
          </w:p>
          <w:p w14:paraId="236F5F74" w14:textId="77777777" w:rsidR="00B46A03" w:rsidRDefault="00B46A03" w:rsidP="002A3075">
            <w:pPr>
              <w:jc w:val="left"/>
              <w:rPr>
                <w:rFonts w:eastAsia="MS Mincho"/>
              </w:rPr>
            </w:pPr>
            <w:r>
              <w:rPr>
                <w:rFonts w:eastAsia="MS Mincho"/>
              </w:rPr>
              <w:t xml:space="preserve">If a pad character is specified when dfdl:lengthUnits is 'bytes' then the pad character must be a single-byte character. </w:t>
            </w:r>
          </w:p>
          <w:p w14:paraId="02AD9EC4" w14:textId="77777777" w:rsidR="00B46A03" w:rsidRDefault="00B46A03" w:rsidP="002A3075">
            <w:pPr>
              <w:jc w:val="left"/>
              <w:rPr>
                <w:rFonts w:eastAsia="MS Mincho"/>
              </w:rPr>
            </w:pPr>
            <w:r>
              <w:rPr>
                <w:rFonts w:eastAsia="MS Mincho"/>
              </w:rPr>
              <w:t xml:space="preserve">If a pad byte is specified when dfdl:lengthUnits is 'characters' then </w:t>
            </w:r>
          </w:p>
          <w:p w14:paraId="59B06C77" w14:textId="77777777" w:rsidR="00B46A03" w:rsidRDefault="00B46A03" w:rsidP="002A3075">
            <w:pPr>
              <w:numPr>
                <w:ilvl w:val="0"/>
                <w:numId w:val="84"/>
              </w:numPr>
              <w:tabs>
                <w:tab w:val="clear" w:pos="403"/>
              </w:tabs>
              <w:spacing w:before="60" w:after="60" w:line="240" w:lineRule="auto"/>
              <w:jc w:val="left"/>
              <w:rPr>
                <w:rFonts w:eastAsia="MS Mincho"/>
              </w:rPr>
            </w:pPr>
            <w:r>
              <w:rPr>
                <w:rFonts w:eastAsia="MS Mincho"/>
              </w:rPr>
              <w:t xml:space="preserve">the encoding must be a fixed-width encoding </w:t>
            </w:r>
          </w:p>
          <w:p w14:paraId="603DF1F7" w14:textId="77777777" w:rsidR="00B46A03" w:rsidRDefault="00B46A03" w:rsidP="002A3075">
            <w:pPr>
              <w:numPr>
                <w:ilvl w:val="0"/>
                <w:numId w:val="84"/>
              </w:numPr>
              <w:tabs>
                <w:tab w:val="clear" w:pos="403"/>
              </w:tabs>
              <w:spacing w:before="60" w:after="60" w:line="240" w:lineRule="auto"/>
              <w:jc w:val="left"/>
              <w:rPr>
                <w:rFonts w:eastAsia="Arial Unicode MS"/>
              </w:rPr>
            </w:pPr>
            <w:r>
              <w:rPr>
                <w:rFonts w:eastAsia="MS Mincho"/>
              </w:rPr>
              <w:t>padding and trimming must be applied using a sequence of N pad bytes, where N is the width of a character in the fixed-width encoding.</w:t>
            </w:r>
            <w:r>
              <w:rPr>
                <w:rFonts w:eastAsia="Arial Unicode MS"/>
              </w:rPr>
              <w:t xml:space="preserve"> </w:t>
            </w:r>
          </w:p>
          <w:p w14:paraId="43786E51" w14:textId="77777777" w:rsidR="00B46A03" w:rsidRDefault="00B46A03" w:rsidP="002A3075">
            <w:pPr>
              <w:jc w:val="left"/>
              <w:rPr>
                <w:rFonts w:eastAsia="MS Mincho"/>
              </w:rPr>
            </w:pPr>
            <w:r>
              <w:rPr>
                <w:rFonts w:eastAsia="Arial Unicode MS"/>
              </w:rPr>
              <w:t>The string literal value is restricted in the same way as described in "Pad Character Restrictions" in the description of the dfdl:</w:t>
            </w:r>
            <w:r>
              <w:rPr>
                <w:rFonts w:eastAsia="Arial"/>
              </w:rPr>
              <w:t>textStringPadCharacter</w:t>
            </w:r>
            <w:r>
              <w:rPr>
                <w:rFonts w:eastAsia="Arial Unicode MS"/>
              </w:rPr>
              <w:t xml:space="preserve"> property.</w:t>
            </w:r>
          </w:p>
          <w:p w14:paraId="7E2CEE3E" w14:textId="77777777" w:rsidR="00B46A03" w:rsidRDefault="00B46A03" w:rsidP="002A3075">
            <w:pPr>
              <w:keepNext/>
              <w:jc w:val="left"/>
              <w:rPr>
                <w:rFonts w:eastAsia="Arial Unicode MS"/>
              </w:rPr>
            </w:pPr>
            <w:r>
              <w:rPr>
                <w:rFonts w:eastAsia="Arial Unicode MS"/>
              </w:rPr>
              <w:t xml:space="preserve"> Annotation: dfdl:element, dfdl:simpleType</w:t>
            </w:r>
          </w:p>
        </w:tc>
      </w:tr>
    </w:tbl>
    <w:p w14:paraId="0E070AAB" w14:textId="7B463BC1"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41</w:t>
      </w:r>
      <w:r>
        <w:rPr>
          <w:noProof/>
        </w:rPr>
        <w:fldChar w:fldCharType="end"/>
      </w:r>
      <w:r>
        <w:t xml:space="preserve"> Properties Specific to Calendar with Text Representation</w:t>
      </w:r>
    </w:p>
    <w:p w14:paraId="3F30FE3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307" w:name="_Toc322912212"/>
      <w:bookmarkStart w:id="5308" w:name="_Toc329093061"/>
      <w:bookmarkStart w:id="5309" w:name="_Toc332701574"/>
      <w:bookmarkStart w:id="5310" w:name="_Toc332701878"/>
      <w:bookmarkStart w:id="5311" w:name="_Toc332711677"/>
      <w:bookmarkStart w:id="5312" w:name="_Toc332711979"/>
      <w:bookmarkStart w:id="5313" w:name="_Toc332712280"/>
      <w:bookmarkStart w:id="5314" w:name="_Toc332724196"/>
      <w:bookmarkStart w:id="5315" w:name="_Toc332724496"/>
      <w:bookmarkStart w:id="5316" w:name="_Toc341102792"/>
      <w:bookmarkStart w:id="5317" w:name="_Toc347241527"/>
      <w:bookmarkStart w:id="5318" w:name="_Toc347744720"/>
      <w:bookmarkStart w:id="5319" w:name="_Toc348984503"/>
      <w:bookmarkStart w:id="5320" w:name="_Toc348984808"/>
      <w:bookmarkStart w:id="5321" w:name="_Toc349037972"/>
      <w:bookmarkStart w:id="5322" w:name="_Toc349038274"/>
      <w:bookmarkStart w:id="5323" w:name="_Toc349042767"/>
      <w:bookmarkStart w:id="5324" w:name="_Toc351912765"/>
      <w:bookmarkStart w:id="5325" w:name="_Toc351914786"/>
      <w:bookmarkStart w:id="5326" w:name="_Toc351915252"/>
      <w:bookmarkStart w:id="5327" w:name="_Toc361231309"/>
      <w:bookmarkStart w:id="5328" w:name="_Toc361231835"/>
      <w:bookmarkStart w:id="5329" w:name="_Toc362445133"/>
      <w:bookmarkStart w:id="5330" w:name="_Toc363909055"/>
      <w:bookmarkStart w:id="5331" w:name="_Toc364463480"/>
      <w:bookmarkStart w:id="5332" w:name="_Toc366078084"/>
      <w:bookmarkStart w:id="5333" w:name="_Toc366078703"/>
      <w:bookmarkStart w:id="5334" w:name="_Toc366079688"/>
      <w:bookmarkStart w:id="5335" w:name="_Toc366080300"/>
      <w:bookmarkStart w:id="5336" w:name="_Toc366080909"/>
      <w:bookmarkStart w:id="5337" w:name="_Toc366505249"/>
      <w:bookmarkStart w:id="5338" w:name="_Toc366508618"/>
      <w:bookmarkStart w:id="5339" w:name="_Toc366513119"/>
      <w:bookmarkStart w:id="5340" w:name="_Toc366574308"/>
      <w:bookmarkStart w:id="5341" w:name="_Toc366578101"/>
      <w:bookmarkStart w:id="5342" w:name="_Toc366578695"/>
      <w:bookmarkStart w:id="5343" w:name="_Toc366579287"/>
      <w:bookmarkStart w:id="5344" w:name="_Toc366579878"/>
      <w:bookmarkStart w:id="5345" w:name="_Toc366580470"/>
      <w:bookmarkStart w:id="5346" w:name="_Toc366581061"/>
      <w:bookmarkStart w:id="5347" w:name="_Toc366581653"/>
      <w:bookmarkStart w:id="5348" w:name="_Toc349042768"/>
      <w:bookmarkStart w:id="5349" w:name="_Ref364443310"/>
      <w:bookmarkStart w:id="5350" w:name="_Ref364443313"/>
      <w:bookmarkStart w:id="5351" w:name="_Ref37179949"/>
      <w:bookmarkStart w:id="5352" w:name="_Ref37180064"/>
      <w:bookmarkStart w:id="5353" w:name="_Ref37180094"/>
      <w:bookmarkStart w:id="5354" w:name="_Toc62570177"/>
      <w:bookmarkStart w:id="5355" w:name="_Toc210216899"/>
      <w:bookmarkStart w:id="5356" w:name="_Toc219441031"/>
      <w:bookmarkEnd w:id="5274"/>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r>
        <w:t>Properties Specific to Calendar with Binary Representation</w:t>
      </w:r>
      <w:bookmarkEnd w:id="5348"/>
      <w:bookmarkEnd w:id="5349"/>
      <w:bookmarkEnd w:id="5350"/>
      <w:bookmarkEnd w:id="5351"/>
      <w:bookmarkEnd w:id="5352"/>
      <w:bookmarkEnd w:id="5353"/>
      <w:bookmarkEnd w:id="5354"/>
      <w:bookmarkEnd w:id="5355"/>
      <w:bookmarkEnd w:id="53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6"/>
        <w:gridCol w:w="7938"/>
      </w:tblGrid>
      <w:tr w:rsidR="00B46A03" w14:paraId="666496E8"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5955161" w14:textId="77777777" w:rsidR="00B46A03" w:rsidRDefault="00B46A03" w:rsidP="002A3075">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C5FE86D" w14:textId="77777777" w:rsidR="00B46A03" w:rsidRDefault="00B46A03" w:rsidP="002A3075">
            <w:pPr>
              <w:jc w:val="left"/>
              <w:rPr>
                <w:b/>
              </w:rPr>
            </w:pPr>
            <w:r>
              <w:rPr>
                <w:b/>
              </w:rPr>
              <w:t>Description</w:t>
            </w:r>
          </w:p>
        </w:tc>
      </w:tr>
      <w:tr w:rsidR="00B46A03" w14:paraId="69924226"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3BFE1F0B" w14:textId="77777777" w:rsidR="00B46A03" w:rsidRDefault="00B46A03" w:rsidP="002A3075">
            <w:pPr>
              <w:jc w:val="left"/>
            </w:pPr>
            <w:r>
              <w:t>binaryCalendarRep</w:t>
            </w:r>
          </w:p>
        </w:tc>
        <w:tc>
          <w:tcPr>
            <w:tcW w:w="0" w:type="auto"/>
            <w:tcBorders>
              <w:top w:val="single" w:sz="4" w:space="0" w:color="auto"/>
              <w:left w:val="single" w:sz="4" w:space="0" w:color="auto"/>
              <w:bottom w:val="single" w:sz="4" w:space="0" w:color="auto"/>
              <w:right w:val="single" w:sz="4" w:space="0" w:color="auto"/>
            </w:tcBorders>
            <w:hideMark/>
          </w:tcPr>
          <w:p w14:paraId="1EF9BDE4" w14:textId="77777777" w:rsidR="00B46A03" w:rsidRDefault="00B46A03" w:rsidP="002A3075">
            <w:pPr>
              <w:jc w:val="left"/>
              <w:rPr>
                <w:rFonts w:eastAsia="MS Mincho"/>
              </w:rPr>
            </w:pPr>
            <w:r>
              <w:rPr>
                <w:rFonts w:eastAsia="MS Mincho"/>
              </w:rPr>
              <w:t>Enum</w:t>
            </w:r>
          </w:p>
          <w:p w14:paraId="6DF6A5F2" w14:textId="77777777" w:rsidR="00B46A03" w:rsidRDefault="00B46A03" w:rsidP="002A3075">
            <w:pPr>
              <w:jc w:val="left"/>
              <w:rPr>
                <w:rFonts w:eastAsia="MS Mincho"/>
              </w:rPr>
            </w:pPr>
            <w:r>
              <w:rPr>
                <w:rFonts w:eastAsia="MS Mincho"/>
                <w:lang w:eastAsia="ja-JP" w:bidi="he-IL"/>
              </w:rPr>
              <w:t>Valid values are 'packed', 'bcd', 'ibm4690Packed', '</w:t>
            </w:r>
            <w:r>
              <w:t>binarySeconds', 'binaryMilliseconds</w:t>
            </w:r>
            <w:r>
              <w:rPr>
                <w:rFonts w:eastAsia="MS Mincho"/>
              </w:rPr>
              <w:t>'</w:t>
            </w:r>
          </w:p>
          <w:p w14:paraId="2A49381D" w14:textId="77777777" w:rsidR="00B46A03" w:rsidRDefault="00B46A03" w:rsidP="002A3075">
            <w:pPr>
              <w:jc w:val="left"/>
              <w:rPr>
                <w:rFonts w:eastAsia="MS Mincho"/>
                <w:lang w:eastAsia="ja-JP" w:bidi="he-IL"/>
              </w:rPr>
            </w:pPr>
            <w:r>
              <w:rPr>
                <w:rFonts w:eastAsia="MS Mincho"/>
                <w:lang w:eastAsia="ja-JP" w:bidi="he-IL"/>
              </w:rPr>
              <w:t>For all values, the dfdl:byteOrder property is used to determine the numeric significance of the bytes making up the representation.</w:t>
            </w:r>
          </w:p>
          <w:p w14:paraId="55FA8C79" w14:textId="77777777" w:rsidR="00B46A03" w:rsidRPr="00E112C9" w:rsidRDefault="00B46A03" w:rsidP="002A3075">
            <w:pPr>
              <w:pStyle w:val="ListParagraph"/>
              <w:numPr>
                <w:ilvl w:val="0"/>
                <w:numId w:val="174"/>
              </w:numPr>
              <w:tabs>
                <w:tab w:val="clear" w:pos="403"/>
              </w:tabs>
              <w:spacing w:before="60" w:after="60" w:line="240" w:lineRule="auto"/>
              <w:jc w:val="left"/>
            </w:pPr>
            <w:r w:rsidRPr="00E112C9">
              <w:rPr>
                <w:rFonts w:eastAsia="MS Mincho"/>
              </w:rPr>
              <w:t>'</w:t>
            </w:r>
            <w:r w:rsidRPr="00E112C9">
              <w:t>packed' means represented as an IBM 390 packed decimal. Each byte contains two decimal digits, except for the rightmost byte, which contains a sign to the right of a decimal digit. The digits are interpreted according to the dfdl:calendarPattern property. Property dfdl:binaryPackedSignCodes is applicable.</w:t>
            </w:r>
          </w:p>
          <w:p w14:paraId="07EBD2EE" w14:textId="77777777" w:rsidR="00B46A03" w:rsidRPr="00E112C9" w:rsidRDefault="00B46A03" w:rsidP="002A3075">
            <w:pPr>
              <w:pStyle w:val="ListParagraph"/>
              <w:numPr>
                <w:ilvl w:val="0"/>
                <w:numId w:val="174"/>
              </w:numPr>
              <w:tabs>
                <w:tab w:val="clear" w:pos="403"/>
              </w:tabs>
              <w:spacing w:before="60" w:after="60" w:line="240" w:lineRule="auto"/>
              <w:jc w:val="left"/>
            </w:pPr>
            <w:r w:rsidRPr="00E112C9">
              <w:rPr>
                <w:rFonts w:eastAsia="MS Mincho"/>
              </w:rPr>
              <w:t>'bcd</w:t>
            </w:r>
            <w:r w:rsidRPr="00E112C9">
              <w:t>' means represented as a binary coded decimal with two digits per byte. The digits are interpreted according to the dfdl:calendarPattern property</w:t>
            </w:r>
          </w:p>
          <w:p w14:paraId="7D07A72F" w14:textId="77777777" w:rsidR="00B46A03" w:rsidRPr="00E112C9" w:rsidRDefault="00B46A03" w:rsidP="002A3075">
            <w:pPr>
              <w:pStyle w:val="ListParagraph"/>
              <w:numPr>
                <w:ilvl w:val="0"/>
                <w:numId w:val="174"/>
              </w:numPr>
              <w:tabs>
                <w:tab w:val="clear" w:pos="403"/>
              </w:tabs>
              <w:spacing w:before="60" w:after="60" w:line="240" w:lineRule="auto"/>
              <w:jc w:val="left"/>
            </w:pPr>
            <w:r w:rsidRPr="00E112C9">
              <w:t>'ibm4690Packed' means represented as a variant of packed format as described in property dfdl:binaryNumberRep. The digits are interpreted according to the dfdl:calendarPattern property.</w:t>
            </w:r>
          </w:p>
          <w:p w14:paraId="29A5B527" w14:textId="77777777" w:rsidR="00B46A03" w:rsidRDefault="00B46A03" w:rsidP="002A3075">
            <w:pPr>
              <w:jc w:val="left"/>
              <w:rPr>
                <w:rFonts w:eastAsia="Arial"/>
              </w:rPr>
            </w:pPr>
            <w:r>
              <w:rPr>
                <w:rFonts w:cs="Arial"/>
                <w:lang w:eastAsia="en-GB"/>
              </w:rPr>
              <w:t>For all packed decimals, property dfdl:binaryNumberCheckPolicy is applicable.</w:t>
            </w:r>
            <w:r>
              <w:t xml:space="preserve"> </w:t>
            </w:r>
          </w:p>
          <w:p w14:paraId="55237567" w14:textId="77777777" w:rsidR="00B46A03" w:rsidRDefault="00B46A03" w:rsidP="002A3075">
            <w:pPr>
              <w:jc w:val="left"/>
            </w:pPr>
            <w:r>
              <w:rPr>
                <w:rFonts w:cs="Arial"/>
                <w:lang w:eastAsia="en-GB"/>
              </w:rPr>
              <w:t xml:space="preserve">For all these packed decimals, dfdl:calendarPattern can contain only characters and symbols that always result in the presentation of digits. It is a Schema Definition Error otherwise. This implies that property dfdl:calendarPatternKind </w:t>
            </w:r>
            <w:r>
              <w:rPr>
                <w:rFonts w:cs="Arial"/>
                <w:lang w:eastAsia="en-GB"/>
              </w:rPr>
              <w:lastRenderedPageBreak/>
              <w:t>must be 'explicit' because the default patterns for 'implicit' contain non-numeric characters. It is a Schema Definition Error otherwise.</w:t>
            </w:r>
          </w:p>
          <w:p w14:paraId="4C5BE142" w14:textId="0AE3A73C" w:rsidR="00B46A03" w:rsidRDefault="00B46A03" w:rsidP="002A3075">
            <w:pPr>
              <w:jc w:val="left"/>
            </w:pPr>
            <w:r>
              <w:t xml:space="preserve">See Section </w:t>
            </w:r>
            <w:r w:rsidRPr="00065302">
              <w:rPr>
                <w:rStyle w:val="Hyperlink"/>
              </w:rPr>
              <w:fldChar w:fldCharType="begin"/>
            </w:r>
            <w:r w:rsidRPr="00065302">
              <w:rPr>
                <w:rStyle w:val="Hyperlink"/>
              </w:rPr>
              <w:instrText xml:space="preserve"> REF _Ref251248830 \r \h  \* MERGEFORMAT </w:instrText>
            </w:r>
            <w:r w:rsidRPr="00065302">
              <w:rPr>
                <w:rStyle w:val="Hyperlink"/>
              </w:rPr>
            </w:r>
            <w:r w:rsidRPr="00065302">
              <w:rPr>
                <w:rStyle w:val="Hyperlink"/>
              </w:rPr>
              <w:fldChar w:fldCharType="separate"/>
            </w:r>
            <w:r w:rsidR="009D1493">
              <w:rPr>
                <w:rStyle w:val="Hyperlink"/>
              </w:rPr>
              <w:t>13.7</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_Ref274819885 \h  \* MERGEFORMAT </w:instrText>
            </w:r>
            <w:r w:rsidRPr="00065302">
              <w:rPr>
                <w:rStyle w:val="Hyperlink"/>
              </w:rPr>
            </w:r>
            <w:r w:rsidRPr="00065302">
              <w:rPr>
                <w:rStyle w:val="Hyperlink"/>
              </w:rPr>
              <w:fldChar w:fldCharType="separate"/>
            </w:r>
            <w:r w:rsidR="009D1493" w:rsidRPr="009D1493">
              <w:rPr>
                <w:rStyle w:val="Hyperlink"/>
              </w:rPr>
              <w:t>Properties Specific to Number with Binary Representation</w:t>
            </w:r>
            <w:r w:rsidRPr="00065302">
              <w:rPr>
                <w:rStyle w:val="Hyperlink"/>
              </w:rPr>
              <w:fldChar w:fldCharType="end"/>
            </w:r>
            <w:r>
              <w:t>.</w:t>
            </w:r>
          </w:p>
          <w:p w14:paraId="7BDD8FF1" w14:textId="77777777" w:rsidR="00B46A03" w:rsidRDefault="00B46A03" w:rsidP="002A3075">
            <w:pPr>
              <w:jc w:val="left"/>
            </w:pPr>
            <w:r>
              <w:t>Note also that a virtual decimal point for the boundary between seconds and fractional seconds is implied from the pattern at the boundary of 's' and 'S', i.e., where the substring 'sS' appears in the pattern.</w:t>
            </w:r>
          </w:p>
          <w:p w14:paraId="7DE81120" w14:textId="77777777" w:rsidR="00B46A03" w:rsidRPr="00E112C9" w:rsidRDefault="00B46A03" w:rsidP="002A3075">
            <w:pPr>
              <w:pStyle w:val="ListParagraph"/>
              <w:numPr>
                <w:ilvl w:val="0"/>
                <w:numId w:val="175"/>
              </w:numPr>
              <w:tabs>
                <w:tab w:val="clear" w:pos="403"/>
              </w:tabs>
              <w:spacing w:before="60" w:after="60" w:line="240" w:lineRule="auto"/>
              <w:jc w:val="left"/>
            </w:pPr>
            <w:r w:rsidRPr="00E112C9">
              <w:t>'binarySeconds' means represented as binary xs:int, that is, as a 4 byte signed integer that is the number of seconds from the epoch (positive or negative).  It is a Schema Definition Error if there is a specified length not equivalent to 4 bytes.</w:t>
            </w:r>
          </w:p>
          <w:p w14:paraId="4AE5ED23" w14:textId="77777777" w:rsidR="00B46A03" w:rsidRPr="00E112C9" w:rsidRDefault="00B46A03" w:rsidP="002A3075">
            <w:pPr>
              <w:pStyle w:val="ListParagraph"/>
              <w:numPr>
                <w:ilvl w:val="0"/>
                <w:numId w:val="175"/>
              </w:numPr>
              <w:tabs>
                <w:tab w:val="clear" w:pos="403"/>
              </w:tabs>
              <w:spacing w:before="60" w:after="60" w:line="240" w:lineRule="auto"/>
              <w:jc w:val="left"/>
            </w:pPr>
            <w:r w:rsidRPr="00E112C9">
              <w:t>'binaryMilliseconds'</w:t>
            </w:r>
            <w:r w:rsidRPr="00E112C9">
              <w:rPr>
                <w:rFonts w:eastAsia="MS Mincho"/>
              </w:rPr>
              <w:t xml:space="preserve"> </w:t>
            </w:r>
            <w:r w:rsidRPr="00E112C9">
              <w:t xml:space="preserve">means represented as binary xs:long, that is, as an 8 byte signed integer that is the number of milliseconds from the epoch (positive or negative).  It is a Schema Definition Error if there is a specified length not equivalent to 8 bytes.   </w:t>
            </w:r>
          </w:p>
          <w:p w14:paraId="71C742EF" w14:textId="77777777" w:rsidR="00B46A03" w:rsidRDefault="00B46A03" w:rsidP="002A3075">
            <w:pPr>
              <w:jc w:val="left"/>
            </w:pPr>
            <w:r>
              <w:t xml:space="preserve">Values binarySeconds and binaryMilliseconds may only be used when the type is xs:dateTime. (It is a Schema Definition Error otherwise.) </w:t>
            </w:r>
          </w:p>
          <w:p w14:paraId="045FC842" w14:textId="77777777" w:rsidR="00B46A03" w:rsidRDefault="00B46A03" w:rsidP="002A3075">
            <w:pPr>
              <w:jc w:val="left"/>
            </w:pPr>
            <w:r>
              <w:t>Annotation: dfdl:element, dfdl:simpleType</w:t>
            </w:r>
          </w:p>
        </w:tc>
      </w:tr>
      <w:tr w:rsidR="00B46A03" w14:paraId="00B87F28"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2B009229" w14:textId="77777777" w:rsidR="00B46A03" w:rsidRDefault="00B46A03" w:rsidP="002A3075">
            <w:pPr>
              <w:jc w:val="left"/>
            </w:pPr>
            <w:r>
              <w:lastRenderedPageBreak/>
              <w:t>binaryCalendarEpoch</w:t>
            </w:r>
          </w:p>
        </w:tc>
        <w:tc>
          <w:tcPr>
            <w:tcW w:w="0" w:type="auto"/>
            <w:tcBorders>
              <w:top w:val="single" w:sz="4" w:space="0" w:color="auto"/>
              <w:left w:val="single" w:sz="4" w:space="0" w:color="auto"/>
              <w:bottom w:val="single" w:sz="4" w:space="0" w:color="auto"/>
              <w:right w:val="single" w:sz="4" w:space="0" w:color="auto"/>
            </w:tcBorders>
            <w:hideMark/>
          </w:tcPr>
          <w:p w14:paraId="4FF3E704" w14:textId="77777777" w:rsidR="00B46A03" w:rsidRDefault="00B46A03" w:rsidP="002A3075">
            <w:pPr>
              <w:jc w:val="left"/>
            </w:pPr>
            <w:r>
              <w:t>DateTime</w:t>
            </w:r>
          </w:p>
          <w:p w14:paraId="5AF2602A" w14:textId="77777777" w:rsidR="00B46A03" w:rsidRDefault="00B46A03" w:rsidP="002A3075">
            <w:pPr>
              <w:jc w:val="left"/>
            </w:pPr>
            <w:r>
              <w:t>Used when dfdl:binaryCalendarRep is 'binarySeconds' or 'binaryMilliseconds'</w:t>
            </w:r>
          </w:p>
          <w:p w14:paraId="1F6011B0" w14:textId="77777777" w:rsidR="00B46A03" w:rsidRDefault="00B46A03" w:rsidP="002A3075">
            <w:pPr>
              <w:jc w:val="left"/>
            </w:pPr>
            <w:r>
              <w:t xml:space="preserve">The epoch from which to calculate dates and times.  </w:t>
            </w:r>
          </w:p>
          <w:p w14:paraId="43934C07" w14:textId="77777777" w:rsidR="00B46A03" w:rsidRDefault="00B46A03" w:rsidP="002A3075">
            <w:pPr>
              <w:jc w:val="left"/>
            </w:pPr>
            <w:r>
              <w:t>If the time zone is omitted from the value, then UTC is used.</w:t>
            </w:r>
          </w:p>
          <w:p w14:paraId="04D88023" w14:textId="77777777" w:rsidR="00B46A03" w:rsidRDefault="00B46A03" w:rsidP="002A3075">
            <w:pPr>
              <w:keepNext/>
              <w:jc w:val="left"/>
              <w:rPr>
                <w:rFonts w:eastAsia="MS Mincho"/>
              </w:rPr>
            </w:pPr>
            <w:r>
              <w:t>Annotation: dfdl:element, dfdl:simpleType</w:t>
            </w:r>
          </w:p>
        </w:tc>
      </w:tr>
    </w:tbl>
    <w:p w14:paraId="40F2DD19" w14:textId="390AB34F"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42</w:t>
      </w:r>
      <w:r>
        <w:rPr>
          <w:noProof/>
        </w:rPr>
        <w:fldChar w:fldCharType="end"/>
      </w:r>
      <w:r>
        <w:t xml:space="preserve"> Properties Specific to Calendar with Binary Representation</w:t>
      </w:r>
    </w:p>
    <w:p w14:paraId="4018F16F" w14:textId="77777777" w:rsidR="00B46A03" w:rsidRDefault="00B46A03" w:rsidP="00B46A03">
      <w:r>
        <w:t>Examples of packed decimal format calendars for December 14, 1923 and dfdl:calendarPattern of 'MMddyy' would be:</w:t>
      </w:r>
    </w:p>
    <w:p w14:paraId="17F2FD1A" w14:textId="77777777" w:rsidR="00B46A03" w:rsidRPr="00E112C9" w:rsidRDefault="00B46A03" w:rsidP="00EB2287">
      <w:pPr>
        <w:pStyle w:val="ListParagraph"/>
        <w:numPr>
          <w:ilvl w:val="0"/>
          <w:numId w:val="176"/>
        </w:numPr>
        <w:tabs>
          <w:tab w:val="clear" w:pos="403"/>
        </w:tabs>
        <w:spacing w:before="60" w:after="60" w:line="240" w:lineRule="auto"/>
        <w:jc w:val="left"/>
      </w:pPr>
      <w:r w:rsidRPr="00E112C9">
        <w:t xml:space="preserve">packed: (hexadecimal) </w:t>
      </w:r>
      <w:r w:rsidRPr="00E112C9">
        <w:rPr>
          <w:rFonts w:ascii="Courier New" w:hAnsi="Courier New" w:cs="Courier New"/>
        </w:rPr>
        <w:t>01 21 42 3C</w:t>
      </w:r>
      <w:r w:rsidRPr="00E112C9">
        <w:t xml:space="preserve"> </w:t>
      </w:r>
    </w:p>
    <w:p w14:paraId="5FE496C0" w14:textId="77777777" w:rsidR="00B46A03" w:rsidRPr="00E112C9" w:rsidRDefault="00B46A03" w:rsidP="00EB2287">
      <w:pPr>
        <w:pStyle w:val="ListParagraph"/>
        <w:numPr>
          <w:ilvl w:val="0"/>
          <w:numId w:val="176"/>
        </w:numPr>
        <w:tabs>
          <w:tab w:val="clear" w:pos="403"/>
        </w:tabs>
        <w:spacing w:before="60" w:after="60" w:line="240" w:lineRule="auto"/>
        <w:jc w:val="left"/>
      </w:pPr>
      <w:r w:rsidRPr="00E112C9">
        <w:t xml:space="preserve">bcd: (hexadecimal) </w:t>
      </w:r>
      <w:r w:rsidRPr="00E112C9">
        <w:rPr>
          <w:rFonts w:ascii="Courier New" w:hAnsi="Courier New" w:cs="Courier New"/>
        </w:rPr>
        <w:t>12 14 23</w:t>
      </w:r>
      <w:r w:rsidRPr="00E112C9">
        <w:t xml:space="preserve"> </w:t>
      </w:r>
    </w:p>
    <w:p w14:paraId="5F782874" w14:textId="77777777" w:rsidR="00B46A03" w:rsidRPr="00E112C9" w:rsidRDefault="00B46A03" w:rsidP="00EB2287">
      <w:pPr>
        <w:pStyle w:val="ListParagraph"/>
        <w:numPr>
          <w:ilvl w:val="0"/>
          <w:numId w:val="176"/>
        </w:numPr>
        <w:tabs>
          <w:tab w:val="clear" w:pos="403"/>
        </w:tabs>
        <w:spacing w:before="60" w:after="60" w:line="240" w:lineRule="auto"/>
        <w:jc w:val="left"/>
        <w:rPr>
          <w:rStyle w:val="CodeCharacter"/>
          <w:sz w:val="20"/>
        </w:rPr>
      </w:pPr>
      <w:r w:rsidRPr="00E112C9">
        <w:t xml:space="preserve">ibm4690Packed: (hexadecimal) </w:t>
      </w:r>
      <w:r w:rsidRPr="00E112C9">
        <w:rPr>
          <w:rFonts w:ascii="Courier New" w:hAnsi="Courier New" w:cs="Courier New"/>
        </w:rPr>
        <w:t>12 14 23</w:t>
      </w:r>
      <w:r w:rsidRPr="00E112C9">
        <w:rPr>
          <w:rStyle w:val="CodeCharacter"/>
          <w:sz w:val="20"/>
        </w:rPr>
        <w:t xml:space="preserve"> </w:t>
      </w:r>
    </w:p>
    <w:p w14:paraId="1FB4C8C7" w14:textId="77777777" w:rsidR="00B46A03" w:rsidRDefault="00B46A03" w:rsidP="00B46A03">
      <w:r>
        <w:t>The 'C' nibble at the end of the 'packed' representation is a sign nibble, and the leading 0 nibble is just to align to a byte boundary..</w:t>
      </w:r>
    </w:p>
    <w:p w14:paraId="75873D9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357" w:name="_Toc243112841"/>
      <w:bookmarkStart w:id="5358" w:name="_Toc349042769"/>
      <w:bookmarkStart w:id="5359" w:name="_Toc62570178"/>
      <w:bookmarkStart w:id="5360" w:name="_Toc210216900"/>
      <w:bookmarkStart w:id="5361" w:name="_Toc219441032"/>
      <w:r>
        <w:t xml:space="preserve">Properties Specific to </w:t>
      </w:r>
      <w:bookmarkEnd w:id="5261"/>
      <w:bookmarkEnd w:id="5262"/>
      <w:bookmarkEnd w:id="5263"/>
      <w:bookmarkEnd w:id="5264"/>
      <w:r>
        <w:t>Opaque Types (xs:hexBinary)</w:t>
      </w:r>
      <w:bookmarkEnd w:id="5265"/>
      <w:bookmarkEnd w:id="5266"/>
      <w:bookmarkEnd w:id="5357"/>
      <w:bookmarkEnd w:id="5358"/>
      <w:bookmarkEnd w:id="5359"/>
      <w:bookmarkEnd w:id="5360"/>
      <w:bookmarkEnd w:id="5361"/>
    </w:p>
    <w:p w14:paraId="605234F3" w14:textId="77777777" w:rsidR="00B46A03" w:rsidRDefault="00B46A03" w:rsidP="00B46A03">
      <w:r>
        <w:t>There are no properties specific to opaque types</w:t>
      </w:r>
    </w:p>
    <w:p w14:paraId="4CC6348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362" w:name="_Toc322911367"/>
      <w:bookmarkStart w:id="5363" w:name="_Toc322911676"/>
      <w:bookmarkStart w:id="5364" w:name="_Toc322911928"/>
      <w:bookmarkStart w:id="5365" w:name="_Toc322912215"/>
      <w:bookmarkStart w:id="5366" w:name="_Toc329093064"/>
      <w:bookmarkStart w:id="5367" w:name="_Toc332701577"/>
      <w:bookmarkStart w:id="5368" w:name="_Toc332701881"/>
      <w:bookmarkStart w:id="5369" w:name="_Toc332711680"/>
      <w:bookmarkStart w:id="5370" w:name="_Toc332711982"/>
      <w:bookmarkStart w:id="5371" w:name="_Toc332712283"/>
      <w:bookmarkStart w:id="5372" w:name="_Toc332724199"/>
      <w:bookmarkStart w:id="5373" w:name="_Toc332724499"/>
      <w:bookmarkStart w:id="5374" w:name="_Toc341102795"/>
      <w:bookmarkStart w:id="5375" w:name="_Toc347241530"/>
      <w:bookmarkStart w:id="5376" w:name="_Toc347744723"/>
      <w:bookmarkStart w:id="5377" w:name="_Toc348984506"/>
      <w:bookmarkStart w:id="5378" w:name="_Toc348984811"/>
      <w:bookmarkStart w:id="5379" w:name="_Toc349037975"/>
      <w:bookmarkStart w:id="5380" w:name="_Toc349038277"/>
      <w:bookmarkStart w:id="5381" w:name="_Toc349042770"/>
      <w:bookmarkStart w:id="5382" w:name="_Toc349642184"/>
      <w:bookmarkStart w:id="5383" w:name="_Toc351912768"/>
      <w:bookmarkStart w:id="5384" w:name="_Toc351914789"/>
      <w:bookmarkStart w:id="5385" w:name="_Toc351915255"/>
      <w:bookmarkStart w:id="5386" w:name="_Toc361231312"/>
      <w:bookmarkStart w:id="5387" w:name="_Toc361231838"/>
      <w:bookmarkStart w:id="5388" w:name="_Toc362445136"/>
      <w:bookmarkStart w:id="5389" w:name="_Toc363909058"/>
      <w:bookmarkStart w:id="5390" w:name="_Toc364463483"/>
      <w:bookmarkStart w:id="5391" w:name="_Toc366078087"/>
      <w:bookmarkStart w:id="5392" w:name="_Toc366078706"/>
      <w:bookmarkStart w:id="5393" w:name="_Toc366079691"/>
      <w:bookmarkStart w:id="5394" w:name="_Toc366080303"/>
      <w:bookmarkStart w:id="5395" w:name="_Toc366080912"/>
      <w:bookmarkStart w:id="5396" w:name="_Toc366505252"/>
      <w:bookmarkStart w:id="5397" w:name="_Toc366508621"/>
      <w:bookmarkStart w:id="5398" w:name="_Toc366513122"/>
      <w:bookmarkStart w:id="5399" w:name="_Toc366574311"/>
      <w:bookmarkStart w:id="5400" w:name="_Toc366578104"/>
      <w:bookmarkStart w:id="5401" w:name="_Toc366578698"/>
      <w:bookmarkStart w:id="5402" w:name="_Toc366579290"/>
      <w:bookmarkStart w:id="5403" w:name="_Toc366579881"/>
      <w:bookmarkStart w:id="5404" w:name="_Toc366580473"/>
      <w:bookmarkStart w:id="5405" w:name="_Toc366581064"/>
      <w:bookmarkStart w:id="5406" w:name="_Toc366581656"/>
      <w:bookmarkStart w:id="5407" w:name="_Toc322911368"/>
      <w:bookmarkStart w:id="5408" w:name="_Toc322911677"/>
      <w:bookmarkStart w:id="5409" w:name="_Toc322911929"/>
      <w:bookmarkStart w:id="5410" w:name="_Toc322912216"/>
      <w:bookmarkStart w:id="5411" w:name="_Toc329093065"/>
      <w:bookmarkStart w:id="5412" w:name="_Toc332701578"/>
      <w:bookmarkStart w:id="5413" w:name="_Toc332701882"/>
      <w:bookmarkStart w:id="5414" w:name="_Toc332711681"/>
      <w:bookmarkStart w:id="5415" w:name="_Toc332711983"/>
      <w:bookmarkStart w:id="5416" w:name="_Toc332712284"/>
      <w:bookmarkStart w:id="5417" w:name="_Toc332724200"/>
      <w:bookmarkStart w:id="5418" w:name="_Toc332724500"/>
      <w:bookmarkStart w:id="5419" w:name="_Toc341102796"/>
      <w:bookmarkStart w:id="5420" w:name="_Toc347241531"/>
      <w:bookmarkStart w:id="5421" w:name="_Toc347744724"/>
      <w:bookmarkStart w:id="5422" w:name="_Toc348984507"/>
      <w:bookmarkStart w:id="5423" w:name="_Toc348984812"/>
      <w:bookmarkStart w:id="5424" w:name="_Toc349037976"/>
      <w:bookmarkStart w:id="5425" w:name="_Toc349038278"/>
      <w:bookmarkStart w:id="5426" w:name="_Toc349042771"/>
      <w:bookmarkStart w:id="5427" w:name="_Toc349642185"/>
      <w:bookmarkStart w:id="5428" w:name="_Toc351912769"/>
      <w:bookmarkStart w:id="5429" w:name="_Toc351914790"/>
      <w:bookmarkStart w:id="5430" w:name="_Toc351915256"/>
      <w:bookmarkStart w:id="5431" w:name="_Toc361231313"/>
      <w:bookmarkStart w:id="5432" w:name="_Toc361231839"/>
      <w:bookmarkStart w:id="5433" w:name="_Toc362445137"/>
      <w:bookmarkStart w:id="5434" w:name="_Toc363909059"/>
      <w:bookmarkStart w:id="5435" w:name="_Toc364463484"/>
      <w:bookmarkStart w:id="5436" w:name="_Toc366078088"/>
      <w:bookmarkStart w:id="5437" w:name="_Toc366078707"/>
      <w:bookmarkStart w:id="5438" w:name="_Toc366079692"/>
      <w:bookmarkStart w:id="5439" w:name="_Toc366080304"/>
      <w:bookmarkStart w:id="5440" w:name="_Toc366080913"/>
      <w:bookmarkStart w:id="5441" w:name="_Toc366505253"/>
      <w:bookmarkStart w:id="5442" w:name="_Toc366508622"/>
      <w:bookmarkStart w:id="5443" w:name="_Toc366513123"/>
      <w:bookmarkStart w:id="5444" w:name="_Toc366574312"/>
      <w:bookmarkStart w:id="5445" w:name="_Toc366578105"/>
      <w:bookmarkStart w:id="5446" w:name="_Toc366578699"/>
      <w:bookmarkStart w:id="5447" w:name="_Toc366579291"/>
      <w:bookmarkStart w:id="5448" w:name="_Toc366579882"/>
      <w:bookmarkStart w:id="5449" w:name="_Toc366580474"/>
      <w:bookmarkStart w:id="5450" w:name="_Toc366581065"/>
      <w:bookmarkStart w:id="5451" w:name="_Toc366581657"/>
      <w:bookmarkStart w:id="5452" w:name="_Ref268264542"/>
      <w:bookmarkStart w:id="5453" w:name="_Toc349042772"/>
      <w:bookmarkStart w:id="5454" w:name="_Toc62570179"/>
      <w:bookmarkStart w:id="5455" w:name="_Toc210216901"/>
      <w:bookmarkStart w:id="5456" w:name="_Toc219441033"/>
      <w:bookmarkStart w:id="5457" w:name="_Toc177399106"/>
      <w:bookmarkStart w:id="5458" w:name="_Toc175057393"/>
      <w:bookmarkStart w:id="5459" w:name="_Toc199516330"/>
      <w:bookmarkStart w:id="5460" w:name="_Toc194983993"/>
      <w:bookmarkStart w:id="5461" w:name="_Toc243112842"/>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r>
        <w:t>Nil Value Processing</w:t>
      </w:r>
      <w:bookmarkEnd w:id="5452"/>
      <w:bookmarkEnd w:id="5453"/>
      <w:bookmarkEnd w:id="5454"/>
      <w:bookmarkEnd w:id="5455"/>
      <w:bookmarkEnd w:id="5456"/>
    </w:p>
    <w:p w14:paraId="6ADB031A" w14:textId="77777777" w:rsidR="00B46A03" w:rsidRDefault="00B46A03" w:rsidP="00404546">
      <w:pPr>
        <w:pStyle w:val="nobreak"/>
      </w:pPr>
      <w:r>
        <w:t xml:space="preserve">Sometimes it is desirable to represent an unused element, place-holder for unknown information, or inapplicable information </w:t>
      </w:r>
      <w:r>
        <w:rPr>
          <w:i/>
          <w:iCs/>
        </w:rPr>
        <w:t>explicitly</w:t>
      </w:r>
      <w:r>
        <w:t xml:space="preserve"> with an element, rather than by the lack of an element. </w:t>
      </w:r>
    </w:p>
    <w:p w14:paraId="6F12DC47" w14:textId="77777777" w:rsidR="00B46A03" w:rsidRDefault="00B46A03" w:rsidP="00404546">
      <w:pPr>
        <w:pStyle w:val="nobreak"/>
      </w:pPr>
      <w:r>
        <w:t>For example, it may be desirable to represent a sparsely populated array of data  using a distinguished nil element to fill the locations where data is absent, thereby preserving the position for the elements that are present.</w:t>
      </w:r>
    </w:p>
    <w:p w14:paraId="419975EC" w14:textId="77777777" w:rsidR="00B46A03" w:rsidRDefault="00B46A03" w:rsidP="00B46A03">
      <w:r>
        <w:t xml:space="preserve">As another example, it may be desirable to represent an unused simple element by a value which is not conformant to the logical type of the element. </w:t>
      </w:r>
    </w:p>
    <w:p w14:paraId="374DA864" w14:textId="77777777" w:rsidR="00B46A03" w:rsidRDefault="00B46A03" w:rsidP="00404546">
      <w:pPr>
        <w:pStyle w:val="nobreak"/>
      </w:pPr>
      <w:r>
        <w:t xml:space="preserve">Such cases can be represented using the DFDL nil mechanism which is based on the XML Schema nil mechanism. DFDL provides what are commonly called "in-band" nil values by way of dfdl:nilKind </w:t>
      </w:r>
      <w:r>
        <w:lastRenderedPageBreak/>
        <w:t xml:space="preserve">'logicalValue', and also provides for two kinds of literal indicators of nil through dfdl:nilKind 'literalValue' and dfdl:nilKind 'literalCharacter'. Nil processing is used when the XSD 'nillable' property of an element is true. </w:t>
      </w:r>
    </w:p>
    <w:p w14:paraId="3941CD02" w14:textId="77777777" w:rsidR="00B46A03" w:rsidRDefault="00B46A03" w:rsidP="00B46A03">
      <w:r>
        <w:t xml:space="preserve">DFDL allows elements of complex type to be nillable. However, </w:t>
      </w:r>
      <w:r>
        <w:rPr>
          <w:rFonts w:cs="Arial"/>
        </w:rPr>
        <w:t>to</w:t>
      </w:r>
      <w:r>
        <w:rPr>
          <w:rFonts w:eastAsia="Arial" w:cs="Arial"/>
        </w:rPr>
        <w:t xml:space="preserve"> </w:t>
      </w:r>
      <w:r>
        <w:rPr>
          <w:rFonts w:cs="Arial"/>
        </w:rPr>
        <w:t>avoid</w:t>
      </w:r>
      <w:r>
        <w:rPr>
          <w:rFonts w:eastAsia="Arial" w:cs="Arial"/>
        </w:rPr>
        <w:t xml:space="preserve"> </w:t>
      </w:r>
      <w:r>
        <w:rPr>
          <w:rFonts w:cs="Arial"/>
        </w:rPr>
        <w:t>the</w:t>
      </w:r>
      <w:r>
        <w:rPr>
          <w:rFonts w:eastAsia="Arial" w:cs="Arial"/>
        </w:rPr>
        <w:t xml:space="preserve"> </w:t>
      </w:r>
      <w:r>
        <w:rPr>
          <w:rFonts w:cs="Arial"/>
        </w:rPr>
        <w:t>concept</w:t>
      </w:r>
      <w:r>
        <w:rPr>
          <w:rFonts w:eastAsia="Arial" w:cs="Arial"/>
        </w:rPr>
        <w:t xml:space="preserve"> </w:t>
      </w:r>
      <w:r>
        <w:rPr>
          <w:rFonts w:cs="Arial"/>
        </w:rPr>
        <w:t>of</w:t>
      </w:r>
      <w:r>
        <w:rPr>
          <w:rFonts w:eastAsia="Arial" w:cs="Arial"/>
        </w:rPr>
        <w:t xml:space="preserve"> </w:t>
      </w:r>
      <w:r>
        <w:rPr>
          <w:rFonts w:cs="Arial"/>
        </w:rPr>
        <w:t>a</w:t>
      </w:r>
      <w:r>
        <w:rPr>
          <w:rFonts w:eastAsia="Arial" w:cs="Arial"/>
        </w:rPr>
        <w:t xml:space="preserve"> </w:t>
      </w:r>
      <w:r>
        <w:rPr>
          <w:rFonts w:cs="Arial"/>
        </w:rPr>
        <w:t>complex</w:t>
      </w:r>
      <w:r>
        <w:rPr>
          <w:rFonts w:eastAsia="Arial" w:cs="Arial"/>
        </w:rPr>
        <w:t xml:space="preserve"> </w:t>
      </w:r>
      <w:r>
        <w:rPr>
          <w:rFonts w:cs="Arial"/>
        </w:rPr>
        <w:t>element</w:t>
      </w:r>
      <w:r>
        <w:rPr>
          <w:rFonts w:eastAsia="Arial" w:cs="Arial"/>
        </w:rPr>
        <w:t xml:space="preserve"> </w:t>
      </w:r>
      <w:r>
        <w:rPr>
          <w:rFonts w:cs="Arial"/>
        </w:rPr>
        <w:t>having</w:t>
      </w:r>
      <w:r>
        <w:rPr>
          <w:rFonts w:eastAsia="Arial" w:cs="Arial"/>
        </w:rPr>
        <w:t xml:space="preserve"> </w:t>
      </w:r>
      <w:r>
        <w:rPr>
          <w:rFonts w:cs="Arial"/>
        </w:rPr>
        <w:t>a</w:t>
      </w:r>
      <w:r>
        <w:rPr>
          <w:rFonts w:eastAsia="Arial" w:cs="Arial"/>
        </w:rPr>
        <w:t xml:space="preserve"> </w:t>
      </w:r>
      <w:r>
        <w:rPr>
          <w:rFonts w:cs="Arial"/>
        </w:rPr>
        <w:t>value,</w:t>
      </w:r>
      <w:r>
        <w:rPr>
          <w:rFonts w:eastAsia="Arial" w:cs="Arial"/>
        </w:rPr>
        <w:t xml:space="preserve"> </w:t>
      </w:r>
      <w:r>
        <w:rPr>
          <w:rFonts w:cs="Arial"/>
        </w:rPr>
        <w:t>which</w:t>
      </w:r>
      <w:r>
        <w:rPr>
          <w:rFonts w:eastAsia="Arial" w:cs="Arial"/>
        </w:rPr>
        <w:t xml:space="preserve"> does not exist </w:t>
      </w:r>
      <w:r>
        <w:rPr>
          <w:rFonts w:cs="Arial"/>
        </w:rPr>
        <w:t>in</w:t>
      </w:r>
      <w:r>
        <w:rPr>
          <w:rFonts w:eastAsia="Arial" w:cs="Arial"/>
        </w:rPr>
        <w:t xml:space="preserve"> </w:t>
      </w:r>
      <w:r>
        <w:rPr>
          <w:rFonts w:cs="Arial"/>
        </w:rPr>
        <w:t>DFDL,</w:t>
      </w:r>
      <w:r>
        <w:rPr>
          <w:rFonts w:eastAsia="Arial" w:cs="Arial"/>
        </w:rPr>
        <w:t xml:space="preserve"> </w:t>
      </w:r>
      <w:r>
        <w:rPr>
          <w:rFonts w:cs="Arial"/>
        </w:rPr>
        <w:t>the</w:t>
      </w:r>
      <w:r>
        <w:rPr>
          <w:rFonts w:eastAsia="Arial" w:cs="Arial"/>
        </w:rPr>
        <w:t xml:space="preserve"> </w:t>
      </w:r>
      <w:r>
        <w:rPr>
          <w:rFonts w:cs="Arial"/>
        </w:rPr>
        <w:t>only</w:t>
      </w:r>
      <w:r>
        <w:rPr>
          <w:rFonts w:eastAsia="Arial" w:cs="Arial"/>
        </w:rPr>
        <w:t xml:space="preserve"> </w:t>
      </w:r>
      <w:r>
        <w:rPr>
          <w:rFonts w:cs="Arial"/>
        </w:rPr>
        <w:t>permissible</w:t>
      </w:r>
      <w:r>
        <w:rPr>
          <w:rFonts w:eastAsia="Arial" w:cs="Arial"/>
        </w:rPr>
        <w:t xml:space="preserve"> </w:t>
      </w:r>
      <w:r>
        <w:rPr>
          <w:rFonts w:cs="Arial"/>
        </w:rPr>
        <w:t>nil</w:t>
      </w:r>
      <w:r>
        <w:rPr>
          <w:rFonts w:eastAsia="Arial" w:cs="Arial"/>
        </w:rPr>
        <w:t xml:space="preserve"> </w:t>
      </w:r>
      <w:r>
        <w:rPr>
          <w:rFonts w:cs="Arial"/>
        </w:rPr>
        <w:t>value</w:t>
      </w:r>
      <w:r>
        <w:rPr>
          <w:rFonts w:eastAsia="Arial" w:cs="Arial"/>
        </w:rPr>
        <w:t xml:space="preserve"> </w:t>
      </w:r>
      <w:r>
        <w:rPr>
          <w:rFonts w:cs="Arial"/>
        </w:rPr>
        <w:t>is</w:t>
      </w:r>
      <w:r>
        <w:rPr>
          <w:rFonts w:eastAsia="Arial" w:cs="Arial"/>
        </w:rPr>
        <w:t xml:space="preserve"> </w:t>
      </w:r>
      <w:r>
        <w:rPr>
          <w:rFonts w:cs="Arial"/>
        </w:rPr>
        <w:t>the empty</w:t>
      </w:r>
      <w:r>
        <w:rPr>
          <w:rFonts w:eastAsia="Arial" w:cs="Arial"/>
        </w:rPr>
        <w:t xml:space="preserve"> </w:t>
      </w:r>
      <w:r>
        <w:rPr>
          <w:rFonts w:cs="Arial"/>
        </w:rPr>
        <w:t>string,</w:t>
      </w:r>
      <w:r>
        <w:rPr>
          <w:rFonts w:eastAsia="Arial" w:cs="Arial"/>
        </w:rPr>
        <w:t xml:space="preserve"> </w:t>
      </w:r>
      <w:r>
        <w:rPr>
          <w:rFonts w:cs="Arial"/>
        </w:rPr>
        <w:t>represented</w:t>
      </w:r>
      <w:r>
        <w:rPr>
          <w:rFonts w:eastAsia="Arial" w:cs="Arial"/>
        </w:rPr>
        <w:t xml:space="preserve"> </w:t>
      </w:r>
      <w:r>
        <w:rPr>
          <w:rFonts w:cs="Arial"/>
        </w:rPr>
        <w:t>by</w:t>
      </w:r>
      <w:r>
        <w:rPr>
          <w:rFonts w:eastAsia="Arial" w:cs="Arial"/>
        </w:rPr>
        <w:t xml:space="preserve"> </w:t>
      </w:r>
      <w:r>
        <w:rPr>
          <w:rFonts w:cs="Arial"/>
        </w:rPr>
        <w:t>the</w:t>
      </w:r>
      <w:r>
        <w:rPr>
          <w:rFonts w:eastAsia="Arial" w:cs="Arial"/>
        </w:rPr>
        <w:t xml:space="preserve"> </w:t>
      </w:r>
      <w:r>
        <w:rPr>
          <w:rFonts w:cs="Arial"/>
        </w:rPr>
        <w:t>DFDL</w:t>
      </w:r>
      <w:r>
        <w:rPr>
          <w:rFonts w:eastAsia="Arial" w:cs="Arial"/>
        </w:rPr>
        <w:t xml:space="preserve"> </w:t>
      </w:r>
      <w:r>
        <w:rPr>
          <w:rFonts w:cs="Arial"/>
        </w:rPr>
        <w:t>%ES;</w:t>
      </w:r>
      <w:r>
        <w:rPr>
          <w:rFonts w:eastAsia="Arial" w:cs="Arial"/>
        </w:rPr>
        <w:t xml:space="preserve"> </w:t>
      </w:r>
      <w:r>
        <w:rPr>
          <w:rFonts w:cs="Arial"/>
        </w:rPr>
        <w:t>entity and using dfdl:nilKind 'literalValue'.</w:t>
      </w:r>
    </w:p>
    <w:p w14:paraId="2C62A6E9" w14:textId="5981FDE8" w:rsidR="00B46A03" w:rsidRDefault="00B46A03" w:rsidP="00404546">
      <w:pPr>
        <w:pStyle w:val="nobreak"/>
      </w:pPr>
      <w:r>
        <w:t xml:space="preserve">On parsing, an element occurrence is nil if the element has XSD nillable 'true' and the data is a nil representation as defined in Section </w:t>
      </w:r>
      <w:r w:rsidRPr="00065302">
        <w:rPr>
          <w:rStyle w:val="Hyperlink"/>
          <w:rFonts w:eastAsia="MS Mincho"/>
        </w:rPr>
        <w:fldChar w:fldCharType="begin"/>
      </w:r>
      <w:r w:rsidRPr="00065302">
        <w:rPr>
          <w:rStyle w:val="Hyperlink"/>
          <w:rFonts w:eastAsia="MS Mincho"/>
        </w:rPr>
        <w:instrText xml:space="preserve"> REF _Ref50556410 \r \h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9.2.1</w:t>
      </w:r>
      <w:r w:rsidRPr="00065302">
        <w:rPr>
          <w:rStyle w:val="Hyperlink"/>
          <w:rFonts w:eastAsia="MS Mincho"/>
        </w:rPr>
        <w:fldChar w:fldCharType="end"/>
      </w:r>
      <w:r>
        <w:t>. Specifically:</w:t>
      </w:r>
    </w:p>
    <w:p w14:paraId="5FAA02AC" w14:textId="77777777" w:rsidR="00B46A03" w:rsidRDefault="00B46A03" w:rsidP="00EB2287">
      <w:pPr>
        <w:numPr>
          <w:ilvl w:val="0"/>
          <w:numId w:val="85"/>
        </w:numPr>
        <w:tabs>
          <w:tab w:val="clear" w:pos="403"/>
        </w:tabs>
        <w:spacing w:before="60" w:after="60" w:line="240" w:lineRule="auto"/>
        <w:jc w:val="left"/>
      </w:pPr>
      <w:r>
        <w:t xml:space="preserve">When dfdl:nilKind is 'literalValue', the </w:t>
      </w:r>
      <w:r>
        <w:rPr>
          <w:rFonts w:cs="Arial"/>
          <w:b/>
          <w:i/>
          <w:lang w:eastAsia="ja-JP" w:bidi="he-IL"/>
        </w:rPr>
        <w:t xml:space="preserve">NilLiteralValue </w:t>
      </w:r>
      <w:r>
        <w:t xml:space="preserve">region of the data stream matches any of the dfdl:nilValue values. </w:t>
      </w:r>
    </w:p>
    <w:p w14:paraId="18356C02" w14:textId="77777777" w:rsidR="00B46A03" w:rsidRDefault="00B46A03" w:rsidP="00EB2287">
      <w:pPr>
        <w:numPr>
          <w:ilvl w:val="0"/>
          <w:numId w:val="85"/>
        </w:numPr>
        <w:tabs>
          <w:tab w:val="clear" w:pos="403"/>
        </w:tabs>
        <w:spacing w:before="60" w:after="60" w:line="240" w:lineRule="auto"/>
        <w:jc w:val="left"/>
      </w:pPr>
      <w:r>
        <w:t xml:space="preserve">When dfdl:nilKind is 'literalCharacter', all characters in the </w:t>
      </w:r>
      <w:r>
        <w:rPr>
          <w:rFonts w:cs="Arial"/>
          <w:b/>
          <w:i/>
          <w:lang w:eastAsia="ja-JP" w:bidi="he-IL"/>
        </w:rPr>
        <w:t xml:space="preserve">NilLiteralCharacters </w:t>
      </w:r>
      <w:r>
        <w:t>region of the data stream match the dfdl:nilValue character.</w:t>
      </w:r>
    </w:p>
    <w:p w14:paraId="547D554D" w14:textId="77777777" w:rsidR="00B46A03" w:rsidRDefault="00B46A03" w:rsidP="00EB2287">
      <w:pPr>
        <w:numPr>
          <w:ilvl w:val="0"/>
          <w:numId w:val="85"/>
        </w:numPr>
        <w:tabs>
          <w:tab w:val="clear" w:pos="403"/>
        </w:tabs>
        <w:spacing w:before="60" w:after="60" w:line="240" w:lineRule="auto"/>
        <w:jc w:val="left"/>
      </w:pPr>
      <w:r>
        <w:t xml:space="preserve">When dfdl:nilKind is 'logicalValue', the data contains a normal representation, and the </w:t>
      </w:r>
      <w:r>
        <w:rPr>
          <w:rFonts w:cs="Arial"/>
          <w:b/>
          <w:i/>
          <w:lang w:eastAsia="ja-JP" w:bidi="he-IL"/>
        </w:rPr>
        <w:t xml:space="preserve">NilLogicalValue </w:t>
      </w:r>
      <w:r>
        <w:t>region of the data stream, converted to the element's logical type, matches any of the dfdl:nilValue values.</w:t>
      </w:r>
    </w:p>
    <w:p w14:paraId="673E5D3C" w14:textId="77777777" w:rsidR="00B46A03" w:rsidRDefault="00B46A03" w:rsidP="00B46A03">
      <w:r>
        <w:t>For dfdl:nilKind 'literalValue' or 'literalCharacter':</w:t>
      </w:r>
    </w:p>
    <w:p w14:paraId="5E8BC713" w14:textId="77777777" w:rsidR="00B46A03" w:rsidRDefault="00B46A03" w:rsidP="00EB2287">
      <w:pPr>
        <w:numPr>
          <w:ilvl w:val="0"/>
          <w:numId w:val="86"/>
        </w:numPr>
        <w:tabs>
          <w:tab w:val="clear" w:pos="403"/>
        </w:tabs>
        <w:spacing w:before="60" w:after="60" w:line="240" w:lineRule="auto"/>
        <w:jc w:val="left"/>
      </w:pPr>
      <w:r>
        <w:t xml:space="preserve">Determination of whether the data is a nil representation for a literal nil happens first before any consideration of whether the representation is the empty, normal, or absent representations. </w:t>
      </w:r>
    </w:p>
    <w:p w14:paraId="3360FC8B" w14:textId="77777777" w:rsidR="00B46A03" w:rsidRDefault="00B46A03" w:rsidP="00EB2287">
      <w:pPr>
        <w:numPr>
          <w:ilvl w:val="0"/>
          <w:numId w:val="86"/>
        </w:numPr>
        <w:tabs>
          <w:tab w:val="clear" w:pos="403"/>
        </w:tabs>
        <w:spacing w:before="60" w:after="60" w:line="240" w:lineRule="auto"/>
        <w:jc w:val="left"/>
      </w:pPr>
      <w:r>
        <w:t>Property dfdl:nilValueDelimiterPolicy controls whether matching one of the nil values also involves matching the initiator or terminator specified by the element. This gives control over whether a nil indicator may or may not also require the delimiters that a normal data element requires.</w:t>
      </w:r>
    </w:p>
    <w:p w14:paraId="2AC535C4" w14:textId="77777777" w:rsidR="00B46A03" w:rsidRDefault="00B46A03" w:rsidP="00B46A03">
      <w:r>
        <w:t xml:space="preserve">On unparsing, an element is nil if XSD nillable is 'true' AND the element information item in the augmented Infoset has the </w:t>
      </w:r>
      <w:r>
        <w:rPr>
          <w:b/>
        </w:rPr>
        <w:t xml:space="preserve">[nilled] </w:t>
      </w:r>
      <w:r>
        <w:t>member as true, in which case what is output to the data stream is one of the following:</w:t>
      </w:r>
    </w:p>
    <w:p w14:paraId="6AAC6ECD" w14:textId="77777777" w:rsidR="00B46A03" w:rsidRDefault="00B46A03" w:rsidP="00EB2287">
      <w:pPr>
        <w:numPr>
          <w:ilvl w:val="0"/>
          <w:numId w:val="87"/>
        </w:numPr>
        <w:tabs>
          <w:tab w:val="clear" w:pos="403"/>
        </w:tabs>
        <w:spacing w:before="60" w:after="60" w:line="240" w:lineRule="auto"/>
        <w:jc w:val="left"/>
      </w:pPr>
      <w:r>
        <w:t xml:space="preserve">When dfdl:nilKind is 'logicalValue' then the first value of dfdl:nilValue converted to the physical representation is output as the </w:t>
      </w:r>
      <w:r>
        <w:rPr>
          <w:b/>
          <w:i/>
        </w:rPr>
        <w:t>NilLogicalValue</w:t>
      </w:r>
      <w:r>
        <w:t xml:space="preserve"> region.</w:t>
      </w:r>
    </w:p>
    <w:p w14:paraId="74239D10" w14:textId="77777777" w:rsidR="00B46A03" w:rsidRDefault="00B46A03" w:rsidP="00EB2287">
      <w:pPr>
        <w:numPr>
          <w:ilvl w:val="0"/>
          <w:numId w:val="87"/>
        </w:numPr>
        <w:tabs>
          <w:tab w:val="clear" w:pos="403"/>
        </w:tabs>
        <w:spacing w:before="60" w:after="60" w:line="240" w:lineRule="auto"/>
        <w:jc w:val="left"/>
      </w:pPr>
      <w:r>
        <w:t xml:space="preserve">When dfdl:nilKind is 'literalValue' then the first value of dfdl:nilValue is output as the </w:t>
      </w:r>
      <w:r>
        <w:rPr>
          <w:b/>
          <w:i/>
        </w:rPr>
        <w:t>NilLiteralValue</w:t>
      </w:r>
      <w:r>
        <w:t xml:space="preserve"> region.</w:t>
      </w:r>
    </w:p>
    <w:p w14:paraId="154D72EA" w14:textId="77777777" w:rsidR="00B46A03" w:rsidRDefault="00B46A03" w:rsidP="00EB2287">
      <w:pPr>
        <w:numPr>
          <w:ilvl w:val="0"/>
          <w:numId w:val="87"/>
        </w:numPr>
        <w:tabs>
          <w:tab w:val="clear" w:pos="403"/>
        </w:tabs>
        <w:spacing w:before="60" w:after="60" w:line="240" w:lineRule="auto"/>
        <w:jc w:val="left"/>
      </w:pPr>
      <w:r>
        <w:t xml:space="preserve">When dfdl:nilKind is 'literalCharacter' then the character from dfdl:nilValue, repeated to the needed length, is output as the </w:t>
      </w:r>
      <w:r>
        <w:rPr>
          <w:b/>
          <w:i/>
        </w:rPr>
        <w:t xml:space="preserve">NilLiteralCharacters </w:t>
      </w:r>
      <w:r>
        <w:t>region.</w:t>
      </w:r>
    </w:p>
    <w:p w14:paraId="573E3779" w14:textId="77777777" w:rsidR="00B46A03" w:rsidRDefault="00B46A03" w:rsidP="00B46A03">
      <w:r>
        <w:t>For dfdl:nilKind 'literalValue' or 'literalCharacter' then dfdl:nilValueDelimiterPolicy determines whether any initiator or terminator also appear surrounding the literal nil in the output data.</w:t>
      </w:r>
    </w:p>
    <w:p w14:paraId="08E30D34"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5462" w:name="_Toc25586310"/>
      <w:bookmarkStart w:id="5463" w:name="_Toc25586555"/>
      <w:bookmarkStart w:id="5464" w:name="_Toc25589838"/>
      <w:bookmarkStart w:id="5465" w:name="_Toc27061105"/>
      <w:bookmarkStart w:id="5466" w:name="_Toc322911679"/>
      <w:bookmarkStart w:id="5467" w:name="_Toc322912218"/>
      <w:bookmarkStart w:id="5468" w:name="_Toc329093067"/>
      <w:bookmarkStart w:id="5469" w:name="_Toc332701580"/>
      <w:bookmarkStart w:id="5470" w:name="_Toc332701884"/>
      <w:bookmarkStart w:id="5471" w:name="_Toc332711683"/>
      <w:bookmarkStart w:id="5472" w:name="_Toc332711985"/>
      <w:bookmarkStart w:id="5473" w:name="_Toc332712286"/>
      <w:bookmarkStart w:id="5474" w:name="_Toc332724202"/>
      <w:bookmarkStart w:id="5475" w:name="_Toc332724502"/>
      <w:bookmarkStart w:id="5476" w:name="_Toc341102798"/>
      <w:bookmarkStart w:id="5477" w:name="_Toc347241533"/>
      <w:bookmarkStart w:id="5478" w:name="_Toc347744726"/>
      <w:bookmarkStart w:id="5479" w:name="_Toc348984509"/>
      <w:bookmarkStart w:id="5480" w:name="_Toc348984814"/>
      <w:bookmarkStart w:id="5481" w:name="_Toc349037978"/>
      <w:bookmarkStart w:id="5482" w:name="_Toc349038280"/>
      <w:bookmarkStart w:id="5483" w:name="_Toc349042773"/>
      <w:bookmarkStart w:id="5484" w:name="_Toc351912771"/>
      <w:bookmarkStart w:id="5485" w:name="_Toc351914792"/>
      <w:bookmarkStart w:id="5486" w:name="_Toc351915258"/>
      <w:bookmarkStart w:id="5487" w:name="_Toc361231315"/>
      <w:bookmarkStart w:id="5488" w:name="_Toc361231841"/>
      <w:bookmarkStart w:id="5489" w:name="_Toc362445139"/>
      <w:bookmarkStart w:id="5490" w:name="_Toc363909061"/>
      <w:bookmarkStart w:id="5491" w:name="_Toc364463486"/>
      <w:bookmarkStart w:id="5492" w:name="_Toc366078090"/>
      <w:bookmarkStart w:id="5493" w:name="_Toc366078709"/>
      <w:bookmarkStart w:id="5494" w:name="_Toc366079694"/>
      <w:bookmarkStart w:id="5495" w:name="_Toc366080306"/>
      <w:bookmarkStart w:id="5496" w:name="_Toc366080915"/>
      <w:bookmarkStart w:id="5497" w:name="_Toc366505255"/>
      <w:bookmarkStart w:id="5498" w:name="_Toc366508624"/>
      <w:bookmarkStart w:id="5499" w:name="_Toc366513125"/>
      <w:bookmarkStart w:id="5500" w:name="_Toc366574314"/>
      <w:bookmarkStart w:id="5501" w:name="_Toc366578107"/>
      <w:bookmarkStart w:id="5502" w:name="_Toc366578701"/>
      <w:bookmarkStart w:id="5503" w:name="_Toc366579293"/>
      <w:bookmarkStart w:id="5504" w:name="_Toc366579884"/>
      <w:bookmarkStart w:id="5505" w:name="_Toc366580476"/>
      <w:bookmarkStart w:id="5506" w:name="_Toc366581067"/>
      <w:bookmarkStart w:id="5507" w:name="_Toc366581659"/>
      <w:bookmarkStart w:id="5508" w:name="_Toc351912772"/>
      <w:bookmarkStart w:id="5509" w:name="_Toc351914793"/>
      <w:bookmarkStart w:id="5510" w:name="_Toc351915259"/>
      <w:bookmarkStart w:id="5511" w:name="_Toc361231316"/>
      <w:bookmarkStart w:id="5512" w:name="_Toc361231842"/>
      <w:bookmarkStart w:id="5513" w:name="_Toc362445140"/>
      <w:bookmarkStart w:id="5514" w:name="_Toc363909062"/>
      <w:bookmarkStart w:id="5515" w:name="_Toc364463487"/>
      <w:bookmarkStart w:id="5516" w:name="_Toc366078091"/>
      <w:bookmarkStart w:id="5517" w:name="_Toc366078710"/>
      <w:bookmarkStart w:id="5518" w:name="_Toc366079695"/>
      <w:bookmarkStart w:id="5519" w:name="_Toc366080307"/>
      <w:bookmarkStart w:id="5520" w:name="_Toc366080916"/>
      <w:bookmarkStart w:id="5521" w:name="_Toc366505256"/>
      <w:bookmarkStart w:id="5522" w:name="_Toc366508625"/>
      <w:bookmarkStart w:id="5523" w:name="_Toc366513126"/>
      <w:bookmarkStart w:id="5524" w:name="_Toc366574315"/>
      <w:bookmarkStart w:id="5525" w:name="_Toc366578108"/>
      <w:bookmarkStart w:id="5526" w:name="_Toc366578702"/>
      <w:bookmarkStart w:id="5527" w:name="_Toc366579294"/>
      <w:bookmarkStart w:id="5528" w:name="_Toc366579885"/>
      <w:bookmarkStart w:id="5529" w:name="_Toc366580477"/>
      <w:bookmarkStart w:id="5530" w:name="_Toc366581068"/>
      <w:bookmarkStart w:id="5531" w:name="_Toc366581660"/>
      <w:bookmarkStart w:id="5532" w:name="_Toc351912773"/>
      <w:bookmarkStart w:id="5533" w:name="_Toc351914794"/>
      <w:bookmarkStart w:id="5534" w:name="_Toc351915260"/>
      <w:bookmarkStart w:id="5535" w:name="_Toc361231317"/>
      <w:bookmarkStart w:id="5536" w:name="_Toc361231843"/>
      <w:bookmarkStart w:id="5537" w:name="_Toc362445141"/>
      <w:bookmarkStart w:id="5538" w:name="_Toc363909063"/>
      <w:bookmarkStart w:id="5539" w:name="_Toc364463488"/>
      <w:bookmarkStart w:id="5540" w:name="_Toc366078092"/>
      <w:bookmarkStart w:id="5541" w:name="_Toc366078711"/>
      <w:bookmarkStart w:id="5542" w:name="_Toc366079696"/>
      <w:bookmarkStart w:id="5543" w:name="_Toc366080308"/>
      <w:bookmarkStart w:id="5544" w:name="_Toc366080917"/>
      <w:bookmarkStart w:id="5545" w:name="_Toc366505257"/>
      <w:bookmarkStart w:id="5546" w:name="_Toc366508626"/>
      <w:bookmarkStart w:id="5547" w:name="_Toc366513127"/>
      <w:bookmarkStart w:id="5548" w:name="_Toc366574316"/>
      <w:bookmarkStart w:id="5549" w:name="_Toc366578109"/>
      <w:bookmarkStart w:id="5550" w:name="_Toc366578703"/>
      <w:bookmarkStart w:id="5551" w:name="_Toc366579295"/>
      <w:bookmarkStart w:id="5552" w:name="_Toc366579886"/>
      <w:bookmarkStart w:id="5553" w:name="_Toc366580478"/>
      <w:bookmarkStart w:id="5554" w:name="_Toc366581069"/>
      <w:bookmarkStart w:id="5555" w:name="_Toc366581661"/>
      <w:bookmarkStart w:id="5556" w:name="_Toc351912774"/>
      <w:bookmarkStart w:id="5557" w:name="_Toc351914795"/>
      <w:bookmarkStart w:id="5558" w:name="_Toc351915261"/>
      <w:bookmarkStart w:id="5559" w:name="_Toc361231318"/>
      <w:bookmarkStart w:id="5560" w:name="_Toc361231844"/>
      <w:bookmarkStart w:id="5561" w:name="_Toc362445142"/>
      <w:bookmarkStart w:id="5562" w:name="_Toc363909064"/>
      <w:bookmarkStart w:id="5563" w:name="_Toc364463489"/>
      <w:bookmarkStart w:id="5564" w:name="_Toc366078093"/>
      <w:bookmarkStart w:id="5565" w:name="_Toc366078712"/>
      <w:bookmarkStart w:id="5566" w:name="_Toc366079697"/>
      <w:bookmarkStart w:id="5567" w:name="_Toc366080309"/>
      <w:bookmarkStart w:id="5568" w:name="_Toc366080918"/>
      <w:bookmarkStart w:id="5569" w:name="_Toc366505258"/>
      <w:bookmarkStart w:id="5570" w:name="_Toc366508627"/>
      <w:bookmarkStart w:id="5571" w:name="_Toc366513128"/>
      <w:bookmarkStart w:id="5572" w:name="_Toc366574317"/>
      <w:bookmarkStart w:id="5573" w:name="_Toc366578110"/>
      <w:bookmarkStart w:id="5574" w:name="_Toc366578704"/>
      <w:bookmarkStart w:id="5575" w:name="_Toc366579296"/>
      <w:bookmarkStart w:id="5576" w:name="_Toc366579887"/>
      <w:bookmarkStart w:id="5577" w:name="_Toc366580479"/>
      <w:bookmarkStart w:id="5578" w:name="_Toc366581070"/>
      <w:bookmarkStart w:id="5579" w:name="_Toc366581662"/>
      <w:bookmarkStart w:id="5580" w:name="_Toc351912775"/>
      <w:bookmarkStart w:id="5581" w:name="_Toc351914796"/>
      <w:bookmarkStart w:id="5582" w:name="_Toc351915262"/>
      <w:bookmarkStart w:id="5583" w:name="_Toc361231319"/>
      <w:bookmarkStart w:id="5584" w:name="_Toc361231845"/>
      <w:bookmarkStart w:id="5585" w:name="_Toc362445143"/>
      <w:bookmarkStart w:id="5586" w:name="_Toc363909065"/>
      <w:bookmarkStart w:id="5587" w:name="_Toc364463490"/>
      <w:bookmarkStart w:id="5588" w:name="_Toc366078094"/>
      <w:bookmarkStart w:id="5589" w:name="_Toc366078713"/>
      <w:bookmarkStart w:id="5590" w:name="_Toc366079698"/>
      <w:bookmarkStart w:id="5591" w:name="_Toc366080310"/>
      <w:bookmarkStart w:id="5592" w:name="_Toc366080919"/>
      <w:bookmarkStart w:id="5593" w:name="_Toc366505259"/>
      <w:bookmarkStart w:id="5594" w:name="_Toc366508628"/>
      <w:bookmarkStart w:id="5595" w:name="_Toc366513129"/>
      <w:bookmarkStart w:id="5596" w:name="_Toc366574318"/>
      <w:bookmarkStart w:id="5597" w:name="_Toc366578111"/>
      <w:bookmarkStart w:id="5598" w:name="_Toc366578705"/>
      <w:bookmarkStart w:id="5599" w:name="_Toc366579297"/>
      <w:bookmarkStart w:id="5600" w:name="_Toc366579888"/>
      <w:bookmarkStart w:id="5601" w:name="_Toc366580480"/>
      <w:bookmarkStart w:id="5602" w:name="_Toc366581071"/>
      <w:bookmarkStart w:id="5603" w:name="_Toc366581663"/>
      <w:bookmarkStart w:id="5604" w:name="_Toc351912776"/>
      <w:bookmarkStart w:id="5605" w:name="_Toc351914797"/>
      <w:bookmarkStart w:id="5606" w:name="_Toc351915263"/>
      <w:bookmarkStart w:id="5607" w:name="_Toc361231320"/>
      <w:bookmarkStart w:id="5608" w:name="_Toc361231846"/>
      <w:bookmarkStart w:id="5609" w:name="_Toc362445144"/>
      <w:bookmarkStart w:id="5610" w:name="_Toc363909066"/>
      <w:bookmarkStart w:id="5611" w:name="_Toc364463491"/>
      <w:bookmarkStart w:id="5612" w:name="_Toc366078095"/>
      <w:bookmarkStart w:id="5613" w:name="_Toc366078714"/>
      <w:bookmarkStart w:id="5614" w:name="_Toc366079699"/>
      <w:bookmarkStart w:id="5615" w:name="_Toc366080311"/>
      <w:bookmarkStart w:id="5616" w:name="_Toc366080920"/>
      <w:bookmarkStart w:id="5617" w:name="_Toc366505260"/>
      <w:bookmarkStart w:id="5618" w:name="_Toc366508629"/>
      <w:bookmarkStart w:id="5619" w:name="_Toc366513130"/>
      <w:bookmarkStart w:id="5620" w:name="_Toc366574319"/>
      <w:bookmarkStart w:id="5621" w:name="_Toc366578112"/>
      <w:bookmarkStart w:id="5622" w:name="_Toc366578706"/>
      <w:bookmarkStart w:id="5623" w:name="_Toc366579298"/>
      <w:bookmarkStart w:id="5624" w:name="_Toc366579889"/>
      <w:bookmarkStart w:id="5625" w:name="_Toc366580481"/>
      <w:bookmarkStart w:id="5626" w:name="_Toc366581072"/>
      <w:bookmarkStart w:id="5627" w:name="_Toc366581664"/>
      <w:bookmarkStart w:id="5628" w:name="_Toc351912777"/>
      <w:bookmarkStart w:id="5629" w:name="_Toc351914798"/>
      <w:bookmarkStart w:id="5630" w:name="_Toc351915264"/>
      <w:bookmarkStart w:id="5631" w:name="_Toc361231321"/>
      <w:bookmarkStart w:id="5632" w:name="_Toc361231847"/>
      <w:bookmarkStart w:id="5633" w:name="_Toc362445145"/>
      <w:bookmarkStart w:id="5634" w:name="_Toc363909067"/>
      <w:bookmarkStart w:id="5635" w:name="_Toc364463492"/>
      <w:bookmarkStart w:id="5636" w:name="_Toc366078096"/>
      <w:bookmarkStart w:id="5637" w:name="_Toc366078715"/>
      <w:bookmarkStart w:id="5638" w:name="_Toc366079700"/>
      <w:bookmarkStart w:id="5639" w:name="_Toc366080312"/>
      <w:bookmarkStart w:id="5640" w:name="_Toc366080921"/>
      <w:bookmarkStart w:id="5641" w:name="_Toc366505261"/>
      <w:bookmarkStart w:id="5642" w:name="_Toc366508630"/>
      <w:bookmarkStart w:id="5643" w:name="_Toc366513131"/>
      <w:bookmarkStart w:id="5644" w:name="_Toc366574320"/>
      <w:bookmarkStart w:id="5645" w:name="_Toc366578113"/>
      <w:bookmarkStart w:id="5646" w:name="_Toc366578707"/>
      <w:bookmarkStart w:id="5647" w:name="_Toc366579299"/>
      <w:bookmarkStart w:id="5648" w:name="_Toc366579890"/>
      <w:bookmarkStart w:id="5649" w:name="_Toc366580482"/>
      <w:bookmarkStart w:id="5650" w:name="_Toc366581073"/>
      <w:bookmarkStart w:id="5651" w:name="_Toc366581665"/>
      <w:bookmarkStart w:id="5652" w:name="_Toc351912778"/>
      <w:bookmarkStart w:id="5653" w:name="_Toc351914799"/>
      <w:bookmarkStart w:id="5654" w:name="_Toc351915265"/>
      <w:bookmarkStart w:id="5655" w:name="_Toc361231322"/>
      <w:bookmarkStart w:id="5656" w:name="_Toc361231848"/>
      <w:bookmarkStart w:id="5657" w:name="_Toc362445146"/>
      <w:bookmarkStart w:id="5658" w:name="_Toc363909068"/>
      <w:bookmarkStart w:id="5659" w:name="_Toc364463493"/>
      <w:bookmarkStart w:id="5660" w:name="_Toc366078097"/>
      <w:bookmarkStart w:id="5661" w:name="_Toc366078716"/>
      <w:bookmarkStart w:id="5662" w:name="_Toc366079701"/>
      <w:bookmarkStart w:id="5663" w:name="_Toc366080313"/>
      <w:bookmarkStart w:id="5664" w:name="_Toc366080922"/>
      <w:bookmarkStart w:id="5665" w:name="_Toc366505262"/>
      <w:bookmarkStart w:id="5666" w:name="_Toc366508631"/>
      <w:bookmarkStart w:id="5667" w:name="_Toc366513132"/>
      <w:bookmarkStart w:id="5668" w:name="_Toc366574321"/>
      <w:bookmarkStart w:id="5669" w:name="_Toc366578114"/>
      <w:bookmarkStart w:id="5670" w:name="_Toc366578708"/>
      <w:bookmarkStart w:id="5671" w:name="_Toc366579300"/>
      <w:bookmarkStart w:id="5672" w:name="_Toc366579891"/>
      <w:bookmarkStart w:id="5673" w:name="_Toc366580483"/>
      <w:bookmarkStart w:id="5674" w:name="_Toc366581074"/>
      <w:bookmarkStart w:id="5675" w:name="_Toc366581666"/>
      <w:bookmarkStart w:id="5676" w:name="_Toc351912779"/>
      <w:bookmarkStart w:id="5677" w:name="_Toc351914800"/>
      <w:bookmarkStart w:id="5678" w:name="_Toc351915266"/>
      <w:bookmarkStart w:id="5679" w:name="_Toc361231323"/>
      <w:bookmarkStart w:id="5680" w:name="_Toc361231849"/>
      <w:bookmarkStart w:id="5681" w:name="_Toc362445147"/>
      <w:bookmarkStart w:id="5682" w:name="_Toc363909069"/>
      <w:bookmarkStart w:id="5683" w:name="_Toc364463494"/>
      <w:bookmarkStart w:id="5684" w:name="_Toc366078098"/>
      <w:bookmarkStart w:id="5685" w:name="_Toc366078717"/>
      <w:bookmarkStart w:id="5686" w:name="_Toc366079702"/>
      <w:bookmarkStart w:id="5687" w:name="_Toc366080314"/>
      <w:bookmarkStart w:id="5688" w:name="_Toc366080923"/>
      <w:bookmarkStart w:id="5689" w:name="_Toc366505263"/>
      <w:bookmarkStart w:id="5690" w:name="_Toc366508632"/>
      <w:bookmarkStart w:id="5691" w:name="_Toc366513133"/>
      <w:bookmarkStart w:id="5692" w:name="_Toc366574322"/>
      <w:bookmarkStart w:id="5693" w:name="_Toc366578115"/>
      <w:bookmarkStart w:id="5694" w:name="_Toc366578709"/>
      <w:bookmarkStart w:id="5695" w:name="_Toc366579301"/>
      <w:bookmarkStart w:id="5696" w:name="_Toc366579892"/>
      <w:bookmarkStart w:id="5697" w:name="_Toc366580484"/>
      <w:bookmarkStart w:id="5698" w:name="_Toc366581075"/>
      <w:bookmarkStart w:id="5699" w:name="_Toc366581667"/>
      <w:bookmarkStart w:id="5700" w:name="_Toc351912780"/>
      <w:bookmarkStart w:id="5701" w:name="_Toc351914801"/>
      <w:bookmarkStart w:id="5702" w:name="_Toc351915267"/>
      <w:bookmarkStart w:id="5703" w:name="_Toc361231324"/>
      <w:bookmarkStart w:id="5704" w:name="_Toc361231850"/>
      <w:bookmarkStart w:id="5705" w:name="_Toc362445148"/>
      <w:bookmarkStart w:id="5706" w:name="_Toc363909070"/>
      <w:bookmarkStart w:id="5707" w:name="_Toc364463495"/>
      <w:bookmarkStart w:id="5708" w:name="_Toc366078099"/>
      <w:bookmarkStart w:id="5709" w:name="_Toc366078718"/>
      <w:bookmarkStart w:id="5710" w:name="_Toc366079703"/>
      <w:bookmarkStart w:id="5711" w:name="_Toc366080315"/>
      <w:bookmarkStart w:id="5712" w:name="_Toc366080924"/>
      <w:bookmarkStart w:id="5713" w:name="_Toc366505264"/>
      <w:bookmarkStart w:id="5714" w:name="_Toc366508633"/>
      <w:bookmarkStart w:id="5715" w:name="_Toc366513134"/>
      <w:bookmarkStart w:id="5716" w:name="_Toc366574323"/>
      <w:bookmarkStart w:id="5717" w:name="_Toc366578116"/>
      <w:bookmarkStart w:id="5718" w:name="_Toc366578710"/>
      <w:bookmarkStart w:id="5719" w:name="_Toc366579302"/>
      <w:bookmarkStart w:id="5720" w:name="_Toc366579893"/>
      <w:bookmarkStart w:id="5721" w:name="_Toc366580485"/>
      <w:bookmarkStart w:id="5722" w:name="_Toc366581076"/>
      <w:bookmarkStart w:id="5723" w:name="_Toc366581668"/>
      <w:bookmarkStart w:id="5724" w:name="_Toc351912781"/>
      <w:bookmarkStart w:id="5725" w:name="_Toc351914802"/>
      <w:bookmarkStart w:id="5726" w:name="_Toc351915268"/>
      <w:bookmarkStart w:id="5727" w:name="_Toc361231325"/>
      <w:bookmarkStart w:id="5728" w:name="_Toc361231851"/>
      <w:bookmarkStart w:id="5729" w:name="_Toc362445149"/>
      <w:bookmarkStart w:id="5730" w:name="_Toc363909071"/>
      <w:bookmarkStart w:id="5731" w:name="_Toc364463496"/>
      <w:bookmarkStart w:id="5732" w:name="_Toc366078100"/>
      <w:bookmarkStart w:id="5733" w:name="_Toc366078719"/>
      <w:bookmarkStart w:id="5734" w:name="_Toc366079704"/>
      <w:bookmarkStart w:id="5735" w:name="_Toc366080316"/>
      <w:bookmarkStart w:id="5736" w:name="_Toc366080925"/>
      <w:bookmarkStart w:id="5737" w:name="_Toc366505265"/>
      <w:bookmarkStart w:id="5738" w:name="_Toc366508634"/>
      <w:bookmarkStart w:id="5739" w:name="_Toc366513135"/>
      <w:bookmarkStart w:id="5740" w:name="_Toc366574324"/>
      <w:bookmarkStart w:id="5741" w:name="_Toc366578117"/>
      <w:bookmarkStart w:id="5742" w:name="_Toc366578711"/>
      <w:bookmarkStart w:id="5743" w:name="_Toc366579303"/>
      <w:bookmarkStart w:id="5744" w:name="_Toc366579894"/>
      <w:bookmarkStart w:id="5745" w:name="_Toc366580486"/>
      <w:bookmarkStart w:id="5746" w:name="_Toc366581077"/>
      <w:bookmarkStart w:id="5747" w:name="_Toc366581669"/>
      <w:bookmarkStart w:id="5748" w:name="_Toc351912782"/>
      <w:bookmarkStart w:id="5749" w:name="_Toc351914803"/>
      <w:bookmarkStart w:id="5750" w:name="_Toc351915269"/>
      <w:bookmarkStart w:id="5751" w:name="_Toc361231326"/>
      <w:bookmarkStart w:id="5752" w:name="_Toc361231852"/>
      <w:bookmarkStart w:id="5753" w:name="_Toc362445150"/>
      <w:bookmarkStart w:id="5754" w:name="_Toc363909072"/>
      <w:bookmarkStart w:id="5755" w:name="_Toc364463497"/>
      <w:bookmarkStart w:id="5756" w:name="_Toc366078101"/>
      <w:bookmarkStart w:id="5757" w:name="_Toc366078720"/>
      <w:bookmarkStart w:id="5758" w:name="_Toc366079705"/>
      <w:bookmarkStart w:id="5759" w:name="_Toc366080317"/>
      <w:bookmarkStart w:id="5760" w:name="_Toc366080926"/>
      <w:bookmarkStart w:id="5761" w:name="_Toc366505266"/>
      <w:bookmarkStart w:id="5762" w:name="_Toc366508635"/>
      <w:bookmarkStart w:id="5763" w:name="_Toc366513136"/>
      <w:bookmarkStart w:id="5764" w:name="_Toc366574325"/>
      <w:bookmarkStart w:id="5765" w:name="_Toc366578118"/>
      <w:bookmarkStart w:id="5766" w:name="_Toc366578712"/>
      <w:bookmarkStart w:id="5767" w:name="_Toc366579304"/>
      <w:bookmarkStart w:id="5768" w:name="_Toc366579895"/>
      <w:bookmarkStart w:id="5769" w:name="_Toc366580487"/>
      <w:bookmarkStart w:id="5770" w:name="_Toc366581078"/>
      <w:bookmarkStart w:id="5771" w:name="_Toc366581670"/>
      <w:bookmarkStart w:id="5772" w:name="_Toc351912783"/>
      <w:bookmarkStart w:id="5773" w:name="_Toc351914804"/>
      <w:bookmarkStart w:id="5774" w:name="_Toc351915270"/>
      <w:bookmarkStart w:id="5775" w:name="_Toc361231327"/>
      <w:bookmarkStart w:id="5776" w:name="_Toc361231853"/>
      <w:bookmarkStart w:id="5777" w:name="_Toc362445151"/>
      <w:bookmarkStart w:id="5778" w:name="_Toc363909073"/>
      <w:bookmarkStart w:id="5779" w:name="_Toc364463498"/>
      <w:bookmarkStart w:id="5780" w:name="_Toc366078102"/>
      <w:bookmarkStart w:id="5781" w:name="_Toc366078721"/>
      <w:bookmarkStart w:id="5782" w:name="_Toc366079706"/>
      <w:bookmarkStart w:id="5783" w:name="_Toc366080318"/>
      <w:bookmarkStart w:id="5784" w:name="_Toc366080927"/>
      <w:bookmarkStart w:id="5785" w:name="_Toc366505267"/>
      <w:bookmarkStart w:id="5786" w:name="_Toc366508636"/>
      <w:bookmarkStart w:id="5787" w:name="_Toc366513137"/>
      <w:bookmarkStart w:id="5788" w:name="_Toc366574326"/>
      <w:bookmarkStart w:id="5789" w:name="_Toc366578119"/>
      <w:bookmarkStart w:id="5790" w:name="_Toc366578713"/>
      <w:bookmarkStart w:id="5791" w:name="_Toc366579305"/>
      <w:bookmarkStart w:id="5792" w:name="_Toc366579896"/>
      <w:bookmarkStart w:id="5793" w:name="_Toc366580488"/>
      <w:bookmarkStart w:id="5794" w:name="_Toc366581079"/>
      <w:bookmarkStart w:id="5795" w:name="_Toc366581671"/>
      <w:bookmarkStart w:id="5796" w:name="_Toc351912784"/>
      <w:bookmarkStart w:id="5797" w:name="_Toc351914805"/>
      <w:bookmarkStart w:id="5798" w:name="_Toc351915271"/>
      <w:bookmarkStart w:id="5799" w:name="_Toc361231328"/>
      <w:bookmarkStart w:id="5800" w:name="_Toc361231854"/>
      <w:bookmarkStart w:id="5801" w:name="_Toc362445152"/>
      <w:bookmarkStart w:id="5802" w:name="_Toc363909074"/>
      <w:bookmarkStart w:id="5803" w:name="_Toc364463499"/>
      <w:bookmarkStart w:id="5804" w:name="_Toc366078103"/>
      <w:bookmarkStart w:id="5805" w:name="_Toc366078722"/>
      <w:bookmarkStart w:id="5806" w:name="_Toc366079707"/>
      <w:bookmarkStart w:id="5807" w:name="_Toc366080319"/>
      <w:bookmarkStart w:id="5808" w:name="_Toc366080928"/>
      <w:bookmarkStart w:id="5809" w:name="_Toc366505268"/>
      <w:bookmarkStart w:id="5810" w:name="_Toc366508637"/>
      <w:bookmarkStart w:id="5811" w:name="_Toc366513138"/>
      <w:bookmarkStart w:id="5812" w:name="_Toc366574327"/>
      <w:bookmarkStart w:id="5813" w:name="_Toc366578120"/>
      <w:bookmarkStart w:id="5814" w:name="_Toc366578714"/>
      <w:bookmarkStart w:id="5815" w:name="_Toc366579306"/>
      <w:bookmarkStart w:id="5816" w:name="_Toc366579897"/>
      <w:bookmarkStart w:id="5817" w:name="_Toc366580489"/>
      <w:bookmarkStart w:id="5818" w:name="_Toc366581080"/>
      <w:bookmarkStart w:id="5819" w:name="_Toc366581672"/>
      <w:bookmarkStart w:id="5820" w:name="_Toc351912785"/>
      <w:bookmarkStart w:id="5821" w:name="_Toc351914806"/>
      <w:bookmarkStart w:id="5822" w:name="_Toc351915272"/>
      <w:bookmarkStart w:id="5823" w:name="_Toc361231329"/>
      <w:bookmarkStart w:id="5824" w:name="_Toc361231855"/>
      <w:bookmarkStart w:id="5825" w:name="_Toc362445153"/>
      <w:bookmarkStart w:id="5826" w:name="_Toc363909075"/>
      <w:bookmarkStart w:id="5827" w:name="_Toc364463500"/>
      <w:bookmarkStart w:id="5828" w:name="_Toc366078104"/>
      <w:bookmarkStart w:id="5829" w:name="_Toc366078723"/>
      <w:bookmarkStart w:id="5830" w:name="_Toc366079708"/>
      <w:bookmarkStart w:id="5831" w:name="_Toc366080320"/>
      <w:bookmarkStart w:id="5832" w:name="_Toc366080929"/>
      <w:bookmarkStart w:id="5833" w:name="_Toc366505269"/>
      <w:bookmarkStart w:id="5834" w:name="_Toc366508638"/>
      <w:bookmarkStart w:id="5835" w:name="_Toc366513139"/>
      <w:bookmarkStart w:id="5836" w:name="_Toc366574328"/>
      <w:bookmarkStart w:id="5837" w:name="_Toc366578121"/>
      <w:bookmarkStart w:id="5838" w:name="_Toc366578715"/>
      <w:bookmarkStart w:id="5839" w:name="_Toc366579307"/>
      <w:bookmarkStart w:id="5840" w:name="_Toc366579898"/>
      <w:bookmarkStart w:id="5841" w:name="_Toc366580490"/>
      <w:bookmarkStart w:id="5842" w:name="_Toc366581081"/>
      <w:bookmarkStart w:id="5843" w:name="_Toc366581673"/>
      <w:bookmarkStart w:id="5844" w:name="_Toc351912786"/>
      <w:bookmarkStart w:id="5845" w:name="_Toc351914807"/>
      <w:bookmarkStart w:id="5846" w:name="_Toc351915273"/>
      <w:bookmarkStart w:id="5847" w:name="_Toc361231330"/>
      <w:bookmarkStart w:id="5848" w:name="_Toc361231856"/>
      <w:bookmarkStart w:id="5849" w:name="_Toc362445154"/>
      <w:bookmarkStart w:id="5850" w:name="_Toc363909076"/>
      <w:bookmarkStart w:id="5851" w:name="_Toc364463501"/>
      <w:bookmarkStart w:id="5852" w:name="_Toc366078105"/>
      <w:bookmarkStart w:id="5853" w:name="_Toc366078724"/>
      <w:bookmarkStart w:id="5854" w:name="_Toc366079709"/>
      <w:bookmarkStart w:id="5855" w:name="_Toc366080321"/>
      <w:bookmarkStart w:id="5856" w:name="_Toc366080930"/>
      <w:bookmarkStart w:id="5857" w:name="_Toc366505270"/>
      <w:bookmarkStart w:id="5858" w:name="_Toc366508639"/>
      <w:bookmarkStart w:id="5859" w:name="_Toc366513140"/>
      <w:bookmarkStart w:id="5860" w:name="_Toc366574329"/>
      <w:bookmarkStart w:id="5861" w:name="_Toc366578122"/>
      <w:bookmarkStart w:id="5862" w:name="_Toc366578716"/>
      <w:bookmarkStart w:id="5863" w:name="_Toc366579308"/>
      <w:bookmarkStart w:id="5864" w:name="_Toc366579899"/>
      <w:bookmarkStart w:id="5865" w:name="_Toc366580491"/>
      <w:bookmarkStart w:id="5866" w:name="_Toc366581082"/>
      <w:bookmarkStart w:id="5867" w:name="_Toc366581674"/>
      <w:bookmarkStart w:id="5868" w:name="_Toc351912787"/>
      <w:bookmarkStart w:id="5869" w:name="_Toc351914808"/>
      <w:bookmarkStart w:id="5870" w:name="_Toc351915274"/>
      <w:bookmarkStart w:id="5871" w:name="_Toc361231331"/>
      <w:bookmarkStart w:id="5872" w:name="_Toc361231857"/>
      <w:bookmarkStart w:id="5873" w:name="_Toc362445155"/>
      <w:bookmarkStart w:id="5874" w:name="_Toc363909077"/>
      <w:bookmarkStart w:id="5875" w:name="_Toc364463502"/>
      <w:bookmarkStart w:id="5876" w:name="_Toc366078106"/>
      <w:bookmarkStart w:id="5877" w:name="_Toc366078725"/>
      <w:bookmarkStart w:id="5878" w:name="_Toc366079710"/>
      <w:bookmarkStart w:id="5879" w:name="_Toc366080322"/>
      <w:bookmarkStart w:id="5880" w:name="_Toc366080931"/>
      <w:bookmarkStart w:id="5881" w:name="_Toc366505271"/>
      <w:bookmarkStart w:id="5882" w:name="_Toc366508640"/>
      <w:bookmarkStart w:id="5883" w:name="_Toc366513141"/>
      <w:bookmarkStart w:id="5884" w:name="_Toc366574330"/>
      <w:bookmarkStart w:id="5885" w:name="_Toc366578123"/>
      <w:bookmarkStart w:id="5886" w:name="_Toc366578717"/>
      <w:bookmarkStart w:id="5887" w:name="_Toc366579309"/>
      <w:bookmarkStart w:id="5888" w:name="_Toc366579900"/>
      <w:bookmarkStart w:id="5889" w:name="_Toc366580492"/>
      <w:bookmarkStart w:id="5890" w:name="_Toc366581083"/>
      <w:bookmarkStart w:id="5891" w:name="_Toc366581675"/>
      <w:bookmarkStart w:id="5892" w:name="_Toc351912788"/>
      <w:bookmarkStart w:id="5893" w:name="_Toc351914809"/>
      <w:bookmarkStart w:id="5894" w:name="_Toc351915275"/>
      <w:bookmarkStart w:id="5895" w:name="_Toc361231332"/>
      <w:bookmarkStart w:id="5896" w:name="_Toc361231858"/>
      <w:bookmarkStart w:id="5897" w:name="_Toc362445156"/>
      <w:bookmarkStart w:id="5898" w:name="_Toc363909078"/>
      <w:bookmarkStart w:id="5899" w:name="_Toc364463503"/>
      <w:bookmarkStart w:id="5900" w:name="_Toc366078107"/>
      <w:bookmarkStart w:id="5901" w:name="_Toc366078726"/>
      <w:bookmarkStart w:id="5902" w:name="_Toc366079711"/>
      <w:bookmarkStart w:id="5903" w:name="_Toc366080323"/>
      <w:bookmarkStart w:id="5904" w:name="_Toc366080932"/>
      <w:bookmarkStart w:id="5905" w:name="_Toc366505272"/>
      <w:bookmarkStart w:id="5906" w:name="_Toc366508641"/>
      <w:bookmarkStart w:id="5907" w:name="_Toc366513142"/>
      <w:bookmarkStart w:id="5908" w:name="_Toc366574331"/>
      <w:bookmarkStart w:id="5909" w:name="_Toc366578124"/>
      <w:bookmarkStart w:id="5910" w:name="_Toc366578718"/>
      <w:bookmarkStart w:id="5911" w:name="_Toc366579310"/>
      <w:bookmarkStart w:id="5912" w:name="_Toc366579901"/>
      <w:bookmarkStart w:id="5913" w:name="_Toc366580493"/>
      <w:bookmarkStart w:id="5914" w:name="_Toc366581084"/>
      <w:bookmarkStart w:id="5915" w:name="_Toc366581676"/>
      <w:bookmarkStart w:id="5916" w:name="_Toc351912789"/>
      <w:bookmarkStart w:id="5917" w:name="_Toc351914810"/>
      <w:bookmarkStart w:id="5918" w:name="_Toc351915276"/>
      <w:bookmarkStart w:id="5919" w:name="_Toc361231333"/>
      <w:bookmarkStart w:id="5920" w:name="_Toc361231859"/>
      <w:bookmarkStart w:id="5921" w:name="_Toc362445157"/>
      <w:bookmarkStart w:id="5922" w:name="_Toc363909079"/>
      <w:bookmarkStart w:id="5923" w:name="_Toc364463504"/>
      <w:bookmarkStart w:id="5924" w:name="_Toc366078108"/>
      <w:bookmarkStart w:id="5925" w:name="_Toc366078727"/>
      <w:bookmarkStart w:id="5926" w:name="_Toc366079712"/>
      <w:bookmarkStart w:id="5927" w:name="_Toc366080324"/>
      <w:bookmarkStart w:id="5928" w:name="_Toc366080933"/>
      <w:bookmarkStart w:id="5929" w:name="_Toc366505273"/>
      <w:bookmarkStart w:id="5930" w:name="_Toc366508642"/>
      <w:bookmarkStart w:id="5931" w:name="_Toc366513143"/>
      <w:bookmarkStart w:id="5932" w:name="_Toc366574332"/>
      <w:bookmarkStart w:id="5933" w:name="_Toc366578125"/>
      <w:bookmarkStart w:id="5934" w:name="_Toc366578719"/>
      <w:bookmarkStart w:id="5935" w:name="_Toc366579311"/>
      <w:bookmarkStart w:id="5936" w:name="_Toc366579902"/>
      <w:bookmarkStart w:id="5937" w:name="_Toc366580494"/>
      <w:bookmarkStart w:id="5938" w:name="_Toc366581085"/>
      <w:bookmarkStart w:id="5939" w:name="_Toc366581677"/>
      <w:bookmarkStart w:id="5940" w:name="_Toc351912790"/>
      <w:bookmarkStart w:id="5941" w:name="_Toc351914811"/>
      <w:bookmarkStart w:id="5942" w:name="_Toc351915277"/>
      <w:bookmarkStart w:id="5943" w:name="_Toc361231334"/>
      <w:bookmarkStart w:id="5944" w:name="_Toc361231860"/>
      <w:bookmarkStart w:id="5945" w:name="_Toc362445158"/>
      <w:bookmarkStart w:id="5946" w:name="_Toc363909080"/>
      <w:bookmarkStart w:id="5947" w:name="_Toc364463505"/>
      <w:bookmarkStart w:id="5948" w:name="_Toc366078109"/>
      <w:bookmarkStart w:id="5949" w:name="_Toc366078728"/>
      <w:bookmarkStart w:id="5950" w:name="_Toc366079713"/>
      <w:bookmarkStart w:id="5951" w:name="_Toc366080325"/>
      <w:bookmarkStart w:id="5952" w:name="_Toc366080934"/>
      <w:bookmarkStart w:id="5953" w:name="_Toc366505274"/>
      <w:bookmarkStart w:id="5954" w:name="_Toc366508643"/>
      <w:bookmarkStart w:id="5955" w:name="_Toc366513144"/>
      <w:bookmarkStart w:id="5956" w:name="_Toc366574333"/>
      <w:bookmarkStart w:id="5957" w:name="_Toc366578126"/>
      <w:bookmarkStart w:id="5958" w:name="_Toc366578720"/>
      <w:bookmarkStart w:id="5959" w:name="_Toc366579312"/>
      <w:bookmarkStart w:id="5960" w:name="_Toc366579903"/>
      <w:bookmarkStart w:id="5961" w:name="_Toc366580495"/>
      <w:bookmarkStart w:id="5962" w:name="_Toc366581086"/>
      <w:bookmarkStart w:id="5963" w:name="_Toc366581678"/>
      <w:bookmarkStart w:id="5964" w:name="_Toc351912791"/>
      <w:bookmarkStart w:id="5965" w:name="_Toc351914812"/>
      <w:bookmarkStart w:id="5966" w:name="_Toc351915278"/>
      <w:bookmarkStart w:id="5967" w:name="_Toc361231335"/>
      <w:bookmarkStart w:id="5968" w:name="_Toc361231861"/>
      <w:bookmarkStart w:id="5969" w:name="_Toc362445159"/>
      <w:bookmarkStart w:id="5970" w:name="_Toc363909081"/>
      <w:bookmarkStart w:id="5971" w:name="_Toc364463506"/>
      <w:bookmarkStart w:id="5972" w:name="_Toc366078110"/>
      <w:bookmarkStart w:id="5973" w:name="_Toc366078729"/>
      <w:bookmarkStart w:id="5974" w:name="_Toc366079714"/>
      <w:bookmarkStart w:id="5975" w:name="_Toc366080326"/>
      <w:bookmarkStart w:id="5976" w:name="_Toc366080935"/>
      <w:bookmarkStart w:id="5977" w:name="_Toc366505275"/>
      <w:bookmarkStart w:id="5978" w:name="_Toc366508644"/>
      <w:bookmarkStart w:id="5979" w:name="_Toc366513145"/>
      <w:bookmarkStart w:id="5980" w:name="_Toc366574334"/>
      <w:bookmarkStart w:id="5981" w:name="_Toc366578127"/>
      <w:bookmarkStart w:id="5982" w:name="_Toc366578721"/>
      <w:bookmarkStart w:id="5983" w:name="_Toc366579313"/>
      <w:bookmarkStart w:id="5984" w:name="_Toc366579904"/>
      <w:bookmarkStart w:id="5985" w:name="_Toc366580496"/>
      <w:bookmarkStart w:id="5986" w:name="_Toc366581087"/>
      <w:bookmarkStart w:id="5987" w:name="_Toc366581679"/>
      <w:bookmarkStart w:id="5988" w:name="_Toc351912792"/>
      <w:bookmarkStart w:id="5989" w:name="_Toc351914813"/>
      <w:bookmarkStart w:id="5990" w:name="_Toc351915279"/>
      <w:bookmarkStart w:id="5991" w:name="_Toc361231336"/>
      <w:bookmarkStart w:id="5992" w:name="_Toc361231862"/>
      <w:bookmarkStart w:id="5993" w:name="_Toc362445160"/>
      <w:bookmarkStart w:id="5994" w:name="_Toc363909082"/>
      <w:bookmarkStart w:id="5995" w:name="_Toc364463507"/>
      <w:bookmarkStart w:id="5996" w:name="_Toc366078111"/>
      <w:bookmarkStart w:id="5997" w:name="_Toc366078730"/>
      <w:bookmarkStart w:id="5998" w:name="_Toc366079715"/>
      <w:bookmarkStart w:id="5999" w:name="_Toc366080327"/>
      <w:bookmarkStart w:id="6000" w:name="_Toc366080936"/>
      <w:bookmarkStart w:id="6001" w:name="_Toc366505276"/>
      <w:bookmarkStart w:id="6002" w:name="_Toc366508645"/>
      <w:bookmarkStart w:id="6003" w:name="_Toc366513146"/>
      <w:bookmarkStart w:id="6004" w:name="_Toc366574335"/>
      <w:bookmarkStart w:id="6005" w:name="_Toc366578128"/>
      <w:bookmarkStart w:id="6006" w:name="_Toc366578722"/>
      <w:bookmarkStart w:id="6007" w:name="_Toc366579314"/>
      <w:bookmarkStart w:id="6008" w:name="_Toc366579905"/>
      <w:bookmarkStart w:id="6009" w:name="_Toc366580497"/>
      <w:bookmarkStart w:id="6010" w:name="_Toc366581088"/>
      <w:bookmarkStart w:id="6011" w:name="_Toc366581680"/>
      <w:bookmarkStart w:id="6012" w:name="_Toc351912793"/>
      <w:bookmarkStart w:id="6013" w:name="_Toc351914814"/>
      <w:bookmarkStart w:id="6014" w:name="_Toc351915280"/>
      <w:bookmarkStart w:id="6015" w:name="_Toc361231337"/>
      <w:bookmarkStart w:id="6016" w:name="_Toc361231863"/>
      <w:bookmarkStart w:id="6017" w:name="_Toc362445161"/>
      <w:bookmarkStart w:id="6018" w:name="_Toc363909083"/>
      <w:bookmarkStart w:id="6019" w:name="_Toc364463508"/>
      <w:bookmarkStart w:id="6020" w:name="_Toc366078112"/>
      <w:bookmarkStart w:id="6021" w:name="_Toc366078731"/>
      <w:bookmarkStart w:id="6022" w:name="_Toc366079716"/>
      <w:bookmarkStart w:id="6023" w:name="_Toc366080328"/>
      <w:bookmarkStart w:id="6024" w:name="_Toc366080937"/>
      <w:bookmarkStart w:id="6025" w:name="_Toc366505277"/>
      <w:bookmarkStart w:id="6026" w:name="_Toc366508646"/>
      <w:bookmarkStart w:id="6027" w:name="_Toc366513147"/>
      <w:bookmarkStart w:id="6028" w:name="_Toc366574336"/>
      <w:bookmarkStart w:id="6029" w:name="_Toc366578129"/>
      <w:bookmarkStart w:id="6030" w:name="_Toc366578723"/>
      <w:bookmarkStart w:id="6031" w:name="_Toc366579315"/>
      <w:bookmarkStart w:id="6032" w:name="_Toc366579906"/>
      <w:bookmarkStart w:id="6033" w:name="_Toc366580498"/>
      <w:bookmarkStart w:id="6034" w:name="_Toc366581089"/>
      <w:bookmarkStart w:id="6035" w:name="_Toc366581681"/>
      <w:bookmarkStart w:id="6036" w:name="_Toc351912794"/>
      <w:bookmarkStart w:id="6037" w:name="_Toc351914815"/>
      <w:bookmarkStart w:id="6038" w:name="_Toc351915281"/>
      <w:bookmarkStart w:id="6039" w:name="_Toc361231338"/>
      <w:bookmarkStart w:id="6040" w:name="_Toc361231864"/>
      <w:bookmarkStart w:id="6041" w:name="_Toc362445162"/>
      <w:bookmarkStart w:id="6042" w:name="_Toc363909084"/>
      <w:bookmarkStart w:id="6043" w:name="_Toc364463509"/>
      <w:bookmarkStart w:id="6044" w:name="_Toc366078113"/>
      <w:bookmarkStart w:id="6045" w:name="_Toc366078732"/>
      <w:bookmarkStart w:id="6046" w:name="_Toc366079717"/>
      <w:bookmarkStart w:id="6047" w:name="_Toc366080329"/>
      <w:bookmarkStart w:id="6048" w:name="_Toc366080938"/>
      <w:bookmarkStart w:id="6049" w:name="_Toc366505278"/>
      <w:bookmarkStart w:id="6050" w:name="_Toc366508647"/>
      <w:bookmarkStart w:id="6051" w:name="_Toc366513148"/>
      <w:bookmarkStart w:id="6052" w:name="_Toc366574337"/>
      <w:bookmarkStart w:id="6053" w:name="_Toc366578130"/>
      <w:bookmarkStart w:id="6054" w:name="_Toc366578724"/>
      <w:bookmarkStart w:id="6055" w:name="_Toc366579316"/>
      <w:bookmarkStart w:id="6056" w:name="_Toc366579907"/>
      <w:bookmarkStart w:id="6057" w:name="_Toc366580499"/>
      <w:bookmarkStart w:id="6058" w:name="_Toc366581090"/>
      <w:bookmarkStart w:id="6059" w:name="_Toc366581682"/>
      <w:bookmarkStart w:id="6060" w:name="_Toc351912795"/>
      <w:bookmarkStart w:id="6061" w:name="_Toc351914816"/>
      <w:bookmarkStart w:id="6062" w:name="_Toc351915282"/>
      <w:bookmarkStart w:id="6063" w:name="_Toc361231339"/>
      <w:bookmarkStart w:id="6064" w:name="_Toc361231865"/>
      <w:bookmarkStart w:id="6065" w:name="_Toc362445163"/>
      <w:bookmarkStart w:id="6066" w:name="_Toc363909085"/>
      <w:bookmarkStart w:id="6067" w:name="_Toc364463510"/>
      <w:bookmarkStart w:id="6068" w:name="_Toc366078114"/>
      <w:bookmarkStart w:id="6069" w:name="_Toc366078733"/>
      <w:bookmarkStart w:id="6070" w:name="_Toc366079718"/>
      <w:bookmarkStart w:id="6071" w:name="_Toc366080330"/>
      <w:bookmarkStart w:id="6072" w:name="_Toc366080939"/>
      <w:bookmarkStart w:id="6073" w:name="_Toc366505279"/>
      <w:bookmarkStart w:id="6074" w:name="_Toc366508648"/>
      <w:bookmarkStart w:id="6075" w:name="_Toc366513149"/>
      <w:bookmarkStart w:id="6076" w:name="_Toc366574338"/>
      <w:bookmarkStart w:id="6077" w:name="_Toc366578131"/>
      <w:bookmarkStart w:id="6078" w:name="_Toc366578725"/>
      <w:bookmarkStart w:id="6079" w:name="_Toc366579317"/>
      <w:bookmarkStart w:id="6080" w:name="_Toc366579908"/>
      <w:bookmarkStart w:id="6081" w:name="_Toc366580500"/>
      <w:bookmarkStart w:id="6082" w:name="_Toc366581091"/>
      <w:bookmarkStart w:id="6083" w:name="_Toc366581683"/>
      <w:bookmarkStart w:id="6084" w:name="_Toc351912796"/>
      <w:bookmarkStart w:id="6085" w:name="_Toc351914817"/>
      <w:bookmarkStart w:id="6086" w:name="_Toc351915283"/>
      <w:bookmarkStart w:id="6087" w:name="_Toc361231340"/>
      <w:bookmarkStart w:id="6088" w:name="_Toc361231866"/>
      <w:bookmarkStart w:id="6089" w:name="_Toc362445164"/>
      <w:bookmarkStart w:id="6090" w:name="_Toc363909086"/>
      <w:bookmarkStart w:id="6091" w:name="_Toc364463511"/>
      <w:bookmarkStart w:id="6092" w:name="_Toc366078115"/>
      <w:bookmarkStart w:id="6093" w:name="_Toc366078734"/>
      <w:bookmarkStart w:id="6094" w:name="_Toc366079719"/>
      <w:bookmarkStart w:id="6095" w:name="_Toc366080331"/>
      <w:bookmarkStart w:id="6096" w:name="_Toc366080940"/>
      <w:bookmarkStart w:id="6097" w:name="_Toc366505280"/>
      <w:bookmarkStart w:id="6098" w:name="_Toc366508649"/>
      <w:bookmarkStart w:id="6099" w:name="_Toc366513150"/>
      <w:bookmarkStart w:id="6100" w:name="_Toc366574339"/>
      <w:bookmarkStart w:id="6101" w:name="_Toc366578132"/>
      <w:bookmarkStart w:id="6102" w:name="_Toc366578726"/>
      <w:bookmarkStart w:id="6103" w:name="_Toc366579318"/>
      <w:bookmarkStart w:id="6104" w:name="_Toc366579909"/>
      <w:bookmarkStart w:id="6105" w:name="_Toc366580501"/>
      <w:bookmarkStart w:id="6106" w:name="_Toc366581092"/>
      <w:bookmarkStart w:id="6107" w:name="_Toc366581684"/>
      <w:bookmarkStart w:id="6108" w:name="_Toc351912797"/>
      <w:bookmarkStart w:id="6109" w:name="_Toc351914818"/>
      <w:bookmarkStart w:id="6110" w:name="_Toc351915284"/>
      <w:bookmarkStart w:id="6111" w:name="_Toc361231341"/>
      <w:bookmarkStart w:id="6112" w:name="_Toc361231867"/>
      <w:bookmarkStart w:id="6113" w:name="_Toc362445165"/>
      <w:bookmarkStart w:id="6114" w:name="_Toc363909087"/>
      <w:bookmarkStart w:id="6115" w:name="_Toc364463512"/>
      <w:bookmarkStart w:id="6116" w:name="_Toc366078116"/>
      <w:bookmarkStart w:id="6117" w:name="_Toc366078735"/>
      <w:bookmarkStart w:id="6118" w:name="_Toc366079720"/>
      <w:bookmarkStart w:id="6119" w:name="_Toc366080332"/>
      <w:bookmarkStart w:id="6120" w:name="_Toc366080941"/>
      <w:bookmarkStart w:id="6121" w:name="_Toc366505281"/>
      <w:bookmarkStart w:id="6122" w:name="_Toc366508650"/>
      <w:bookmarkStart w:id="6123" w:name="_Toc366513151"/>
      <w:bookmarkStart w:id="6124" w:name="_Toc366574340"/>
      <w:bookmarkStart w:id="6125" w:name="_Toc366578133"/>
      <w:bookmarkStart w:id="6126" w:name="_Toc366578727"/>
      <w:bookmarkStart w:id="6127" w:name="_Toc366579319"/>
      <w:bookmarkStart w:id="6128" w:name="_Toc366579910"/>
      <w:bookmarkStart w:id="6129" w:name="_Toc366580502"/>
      <w:bookmarkStart w:id="6130" w:name="_Toc366581093"/>
      <w:bookmarkStart w:id="6131" w:name="_Toc366581685"/>
      <w:bookmarkStart w:id="6132" w:name="_Toc351912798"/>
      <w:bookmarkStart w:id="6133" w:name="_Toc351914819"/>
      <w:bookmarkStart w:id="6134" w:name="_Toc351915285"/>
      <w:bookmarkStart w:id="6135" w:name="_Toc361231342"/>
      <w:bookmarkStart w:id="6136" w:name="_Toc361231868"/>
      <w:bookmarkStart w:id="6137" w:name="_Toc362445166"/>
      <w:bookmarkStart w:id="6138" w:name="_Toc363909088"/>
      <w:bookmarkStart w:id="6139" w:name="_Toc364463513"/>
      <w:bookmarkStart w:id="6140" w:name="_Toc366078117"/>
      <w:bookmarkStart w:id="6141" w:name="_Toc366078736"/>
      <w:bookmarkStart w:id="6142" w:name="_Toc366079721"/>
      <w:bookmarkStart w:id="6143" w:name="_Toc366080333"/>
      <w:bookmarkStart w:id="6144" w:name="_Toc366080942"/>
      <w:bookmarkStart w:id="6145" w:name="_Toc366505282"/>
      <w:bookmarkStart w:id="6146" w:name="_Toc366508651"/>
      <w:bookmarkStart w:id="6147" w:name="_Toc366513152"/>
      <w:bookmarkStart w:id="6148" w:name="_Toc366574341"/>
      <w:bookmarkStart w:id="6149" w:name="_Toc366578134"/>
      <w:bookmarkStart w:id="6150" w:name="_Toc366578728"/>
      <w:bookmarkStart w:id="6151" w:name="_Toc366579320"/>
      <w:bookmarkStart w:id="6152" w:name="_Toc366579911"/>
      <w:bookmarkStart w:id="6153" w:name="_Toc366580503"/>
      <w:bookmarkStart w:id="6154" w:name="_Toc366581094"/>
      <w:bookmarkStart w:id="6155" w:name="_Toc366581686"/>
      <w:bookmarkStart w:id="6156" w:name="_Toc351912799"/>
      <w:bookmarkStart w:id="6157" w:name="_Toc351914820"/>
      <w:bookmarkStart w:id="6158" w:name="_Toc351915286"/>
      <w:bookmarkStart w:id="6159" w:name="_Toc361231343"/>
      <w:bookmarkStart w:id="6160" w:name="_Toc361231869"/>
      <w:bookmarkStart w:id="6161" w:name="_Toc362445167"/>
      <w:bookmarkStart w:id="6162" w:name="_Toc363909089"/>
      <w:bookmarkStart w:id="6163" w:name="_Toc364463514"/>
      <w:bookmarkStart w:id="6164" w:name="_Toc366078118"/>
      <w:bookmarkStart w:id="6165" w:name="_Toc366078737"/>
      <w:bookmarkStart w:id="6166" w:name="_Toc366079722"/>
      <w:bookmarkStart w:id="6167" w:name="_Toc366080334"/>
      <w:bookmarkStart w:id="6168" w:name="_Toc366080943"/>
      <w:bookmarkStart w:id="6169" w:name="_Toc366505283"/>
      <w:bookmarkStart w:id="6170" w:name="_Toc366508652"/>
      <w:bookmarkStart w:id="6171" w:name="_Toc366513153"/>
      <w:bookmarkStart w:id="6172" w:name="_Toc366574342"/>
      <w:bookmarkStart w:id="6173" w:name="_Toc366578135"/>
      <w:bookmarkStart w:id="6174" w:name="_Toc366578729"/>
      <w:bookmarkStart w:id="6175" w:name="_Toc366579321"/>
      <w:bookmarkStart w:id="6176" w:name="_Toc366579912"/>
      <w:bookmarkStart w:id="6177" w:name="_Toc366580504"/>
      <w:bookmarkStart w:id="6178" w:name="_Toc366581095"/>
      <w:bookmarkStart w:id="6179" w:name="_Toc366581687"/>
      <w:bookmarkStart w:id="6180" w:name="_Toc351912800"/>
      <w:bookmarkStart w:id="6181" w:name="_Toc351914821"/>
      <w:bookmarkStart w:id="6182" w:name="_Toc351915287"/>
      <w:bookmarkStart w:id="6183" w:name="_Toc361231344"/>
      <w:bookmarkStart w:id="6184" w:name="_Toc361231870"/>
      <w:bookmarkStart w:id="6185" w:name="_Toc362445168"/>
      <w:bookmarkStart w:id="6186" w:name="_Toc363909090"/>
      <w:bookmarkStart w:id="6187" w:name="_Toc364463515"/>
      <w:bookmarkStart w:id="6188" w:name="_Toc366078119"/>
      <w:bookmarkStart w:id="6189" w:name="_Toc366078738"/>
      <w:bookmarkStart w:id="6190" w:name="_Toc366079723"/>
      <w:bookmarkStart w:id="6191" w:name="_Toc366080335"/>
      <w:bookmarkStart w:id="6192" w:name="_Toc366080944"/>
      <w:bookmarkStart w:id="6193" w:name="_Toc366505284"/>
      <w:bookmarkStart w:id="6194" w:name="_Toc366508653"/>
      <w:bookmarkStart w:id="6195" w:name="_Toc366513154"/>
      <w:bookmarkStart w:id="6196" w:name="_Toc366574343"/>
      <w:bookmarkStart w:id="6197" w:name="_Toc366578136"/>
      <w:bookmarkStart w:id="6198" w:name="_Toc366578730"/>
      <w:bookmarkStart w:id="6199" w:name="_Toc366579322"/>
      <w:bookmarkStart w:id="6200" w:name="_Toc366579913"/>
      <w:bookmarkStart w:id="6201" w:name="_Toc366580505"/>
      <w:bookmarkStart w:id="6202" w:name="_Toc366581096"/>
      <w:bookmarkStart w:id="6203" w:name="_Toc366581688"/>
      <w:bookmarkStart w:id="6204" w:name="_Toc351912801"/>
      <w:bookmarkStart w:id="6205" w:name="_Toc351914822"/>
      <w:bookmarkStart w:id="6206" w:name="_Toc351915288"/>
      <w:bookmarkStart w:id="6207" w:name="_Toc361231345"/>
      <w:bookmarkStart w:id="6208" w:name="_Toc361231871"/>
      <w:bookmarkStart w:id="6209" w:name="_Toc362445169"/>
      <w:bookmarkStart w:id="6210" w:name="_Toc363909091"/>
      <w:bookmarkStart w:id="6211" w:name="_Toc364463516"/>
      <w:bookmarkStart w:id="6212" w:name="_Toc366078120"/>
      <w:bookmarkStart w:id="6213" w:name="_Toc366078739"/>
      <w:bookmarkStart w:id="6214" w:name="_Toc366079724"/>
      <w:bookmarkStart w:id="6215" w:name="_Toc366080336"/>
      <w:bookmarkStart w:id="6216" w:name="_Toc366080945"/>
      <w:bookmarkStart w:id="6217" w:name="_Toc366505285"/>
      <w:bookmarkStart w:id="6218" w:name="_Toc366508654"/>
      <w:bookmarkStart w:id="6219" w:name="_Toc366513155"/>
      <w:bookmarkStart w:id="6220" w:name="_Toc366574344"/>
      <w:bookmarkStart w:id="6221" w:name="_Toc366578137"/>
      <w:bookmarkStart w:id="6222" w:name="_Toc366578731"/>
      <w:bookmarkStart w:id="6223" w:name="_Toc366579323"/>
      <w:bookmarkStart w:id="6224" w:name="_Toc366579914"/>
      <w:bookmarkStart w:id="6225" w:name="_Toc366580506"/>
      <w:bookmarkStart w:id="6226" w:name="_Toc366581097"/>
      <w:bookmarkStart w:id="6227" w:name="_Toc366581689"/>
      <w:bookmarkStart w:id="6228" w:name="_Toc351912802"/>
      <w:bookmarkStart w:id="6229" w:name="_Toc351914823"/>
      <w:bookmarkStart w:id="6230" w:name="_Toc351915289"/>
      <w:bookmarkStart w:id="6231" w:name="_Toc361231346"/>
      <w:bookmarkStart w:id="6232" w:name="_Toc361231872"/>
      <w:bookmarkStart w:id="6233" w:name="_Toc362445170"/>
      <w:bookmarkStart w:id="6234" w:name="_Toc363909092"/>
      <w:bookmarkStart w:id="6235" w:name="_Toc364463517"/>
      <w:bookmarkStart w:id="6236" w:name="_Toc366078121"/>
      <w:bookmarkStart w:id="6237" w:name="_Toc366078740"/>
      <w:bookmarkStart w:id="6238" w:name="_Toc366079725"/>
      <w:bookmarkStart w:id="6239" w:name="_Toc366080337"/>
      <w:bookmarkStart w:id="6240" w:name="_Toc366080946"/>
      <w:bookmarkStart w:id="6241" w:name="_Toc366505286"/>
      <w:bookmarkStart w:id="6242" w:name="_Toc366508655"/>
      <w:bookmarkStart w:id="6243" w:name="_Toc366513156"/>
      <w:bookmarkStart w:id="6244" w:name="_Toc366574345"/>
      <w:bookmarkStart w:id="6245" w:name="_Toc366578138"/>
      <w:bookmarkStart w:id="6246" w:name="_Toc366578732"/>
      <w:bookmarkStart w:id="6247" w:name="_Toc366579324"/>
      <w:bookmarkStart w:id="6248" w:name="_Toc366579915"/>
      <w:bookmarkStart w:id="6249" w:name="_Toc366580507"/>
      <w:bookmarkStart w:id="6250" w:name="_Toc366581098"/>
      <w:bookmarkStart w:id="6251" w:name="_Toc366581690"/>
      <w:bookmarkStart w:id="6252" w:name="_Toc351912803"/>
      <w:bookmarkStart w:id="6253" w:name="_Toc351914824"/>
      <w:bookmarkStart w:id="6254" w:name="_Toc351915290"/>
      <w:bookmarkStart w:id="6255" w:name="_Toc361231347"/>
      <w:bookmarkStart w:id="6256" w:name="_Toc361231873"/>
      <w:bookmarkStart w:id="6257" w:name="_Toc362445171"/>
      <w:bookmarkStart w:id="6258" w:name="_Toc363909093"/>
      <w:bookmarkStart w:id="6259" w:name="_Toc364463518"/>
      <w:bookmarkStart w:id="6260" w:name="_Toc366078122"/>
      <w:bookmarkStart w:id="6261" w:name="_Toc366078741"/>
      <w:bookmarkStart w:id="6262" w:name="_Toc366079726"/>
      <w:bookmarkStart w:id="6263" w:name="_Toc366080338"/>
      <w:bookmarkStart w:id="6264" w:name="_Toc366080947"/>
      <w:bookmarkStart w:id="6265" w:name="_Toc366505287"/>
      <w:bookmarkStart w:id="6266" w:name="_Toc366508656"/>
      <w:bookmarkStart w:id="6267" w:name="_Toc366513157"/>
      <w:bookmarkStart w:id="6268" w:name="_Toc366574346"/>
      <w:bookmarkStart w:id="6269" w:name="_Toc366578139"/>
      <w:bookmarkStart w:id="6270" w:name="_Toc366578733"/>
      <w:bookmarkStart w:id="6271" w:name="_Toc366579325"/>
      <w:bookmarkStart w:id="6272" w:name="_Toc366579916"/>
      <w:bookmarkStart w:id="6273" w:name="_Toc366580508"/>
      <w:bookmarkStart w:id="6274" w:name="_Toc366581099"/>
      <w:bookmarkStart w:id="6275" w:name="_Toc366581691"/>
      <w:bookmarkStart w:id="6276" w:name="_Toc351912804"/>
      <w:bookmarkStart w:id="6277" w:name="_Toc351914825"/>
      <w:bookmarkStart w:id="6278" w:name="_Toc351915291"/>
      <w:bookmarkStart w:id="6279" w:name="_Toc361231348"/>
      <w:bookmarkStart w:id="6280" w:name="_Toc361231874"/>
      <w:bookmarkStart w:id="6281" w:name="_Toc362445172"/>
      <w:bookmarkStart w:id="6282" w:name="_Toc363909094"/>
      <w:bookmarkStart w:id="6283" w:name="_Toc364463519"/>
      <w:bookmarkStart w:id="6284" w:name="_Toc366078123"/>
      <w:bookmarkStart w:id="6285" w:name="_Toc366078742"/>
      <w:bookmarkStart w:id="6286" w:name="_Toc366079727"/>
      <w:bookmarkStart w:id="6287" w:name="_Toc366080339"/>
      <w:bookmarkStart w:id="6288" w:name="_Toc366080948"/>
      <w:bookmarkStart w:id="6289" w:name="_Toc366505288"/>
      <w:bookmarkStart w:id="6290" w:name="_Toc366508657"/>
      <w:bookmarkStart w:id="6291" w:name="_Toc366513158"/>
      <w:bookmarkStart w:id="6292" w:name="_Toc366574347"/>
      <w:bookmarkStart w:id="6293" w:name="_Toc366578140"/>
      <w:bookmarkStart w:id="6294" w:name="_Toc366578734"/>
      <w:bookmarkStart w:id="6295" w:name="_Toc366579326"/>
      <w:bookmarkStart w:id="6296" w:name="_Toc366579917"/>
      <w:bookmarkStart w:id="6297" w:name="_Toc366580509"/>
      <w:bookmarkStart w:id="6298" w:name="_Toc366581100"/>
      <w:bookmarkStart w:id="6299" w:name="_Toc366581692"/>
      <w:bookmarkStart w:id="6300" w:name="_Toc351912805"/>
      <w:bookmarkStart w:id="6301" w:name="_Toc351914826"/>
      <w:bookmarkStart w:id="6302" w:name="_Toc351915292"/>
      <w:bookmarkStart w:id="6303" w:name="_Toc361231349"/>
      <w:bookmarkStart w:id="6304" w:name="_Toc361231875"/>
      <w:bookmarkStart w:id="6305" w:name="_Toc362445173"/>
      <w:bookmarkStart w:id="6306" w:name="_Toc363909095"/>
      <w:bookmarkStart w:id="6307" w:name="_Toc364463520"/>
      <w:bookmarkStart w:id="6308" w:name="_Toc366078124"/>
      <w:bookmarkStart w:id="6309" w:name="_Toc366078743"/>
      <w:bookmarkStart w:id="6310" w:name="_Toc366079728"/>
      <w:bookmarkStart w:id="6311" w:name="_Toc366080340"/>
      <w:bookmarkStart w:id="6312" w:name="_Toc366080949"/>
      <w:bookmarkStart w:id="6313" w:name="_Toc366505289"/>
      <w:bookmarkStart w:id="6314" w:name="_Toc366508658"/>
      <w:bookmarkStart w:id="6315" w:name="_Toc366513159"/>
      <w:bookmarkStart w:id="6316" w:name="_Toc366574348"/>
      <w:bookmarkStart w:id="6317" w:name="_Toc366578141"/>
      <w:bookmarkStart w:id="6318" w:name="_Toc366578735"/>
      <w:bookmarkStart w:id="6319" w:name="_Toc366579327"/>
      <w:bookmarkStart w:id="6320" w:name="_Toc366579918"/>
      <w:bookmarkStart w:id="6321" w:name="_Toc366580510"/>
      <w:bookmarkStart w:id="6322" w:name="_Toc366581101"/>
      <w:bookmarkStart w:id="6323" w:name="_Toc366581693"/>
      <w:bookmarkStart w:id="6324" w:name="_Toc351912806"/>
      <w:bookmarkStart w:id="6325" w:name="_Toc351914827"/>
      <w:bookmarkStart w:id="6326" w:name="_Toc351915293"/>
      <w:bookmarkStart w:id="6327" w:name="_Toc361231350"/>
      <w:bookmarkStart w:id="6328" w:name="_Toc361231876"/>
      <w:bookmarkStart w:id="6329" w:name="_Toc362445174"/>
      <w:bookmarkStart w:id="6330" w:name="_Toc363909096"/>
      <w:bookmarkStart w:id="6331" w:name="_Toc364463521"/>
      <w:bookmarkStart w:id="6332" w:name="_Toc366078125"/>
      <w:bookmarkStart w:id="6333" w:name="_Toc366078744"/>
      <w:bookmarkStart w:id="6334" w:name="_Toc366079729"/>
      <w:bookmarkStart w:id="6335" w:name="_Toc366080341"/>
      <w:bookmarkStart w:id="6336" w:name="_Toc366080950"/>
      <w:bookmarkStart w:id="6337" w:name="_Toc366505290"/>
      <w:bookmarkStart w:id="6338" w:name="_Toc366508659"/>
      <w:bookmarkStart w:id="6339" w:name="_Toc366513160"/>
      <w:bookmarkStart w:id="6340" w:name="_Toc366574349"/>
      <w:bookmarkStart w:id="6341" w:name="_Toc366578142"/>
      <w:bookmarkStart w:id="6342" w:name="_Toc366578736"/>
      <w:bookmarkStart w:id="6343" w:name="_Toc366579328"/>
      <w:bookmarkStart w:id="6344" w:name="_Toc366579919"/>
      <w:bookmarkStart w:id="6345" w:name="_Toc366580511"/>
      <w:bookmarkStart w:id="6346" w:name="_Toc366581102"/>
      <w:bookmarkStart w:id="6347" w:name="_Toc366581694"/>
      <w:bookmarkStart w:id="6348" w:name="_Toc351912807"/>
      <w:bookmarkStart w:id="6349" w:name="_Toc351914828"/>
      <w:bookmarkStart w:id="6350" w:name="_Toc351915294"/>
      <w:bookmarkStart w:id="6351" w:name="_Toc361231351"/>
      <w:bookmarkStart w:id="6352" w:name="_Toc361231877"/>
      <w:bookmarkStart w:id="6353" w:name="_Toc362445175"/>
      <w:bookmarkStart w:id="6354" w:name="_Toc363909097"/>
      <w:bookmarkStart w:id="6355" w:name="_Toc364463522"/>
      <w:bookmarkStart w:id="6356" w:name="_Toc366078126"/>
      <w:bookmarkStart w:id="6357" w:name="_Toc366078745"/>
      <w:bookmarkStart w:id="6358" w:name="_Toc366079730"/>
      <w:bookmarkStart w:id="6359" w:name="_Toc366080342"/>
      <w:bookmarkStart w:id="6360" w:name="_Toc366080951"/>
      <w:bookmarkStart w:id="6361" w:name="_Toc366505291"/>
      <w:bookmarkStart w:id="6362" w:name="_Toc366508660"/>
      <w:bookmarkStart w:id="6363" w:name="_Toc366513161"/>
      <w:bookmarkStart w:id="6364" w:name="_Toc366574350"/>
      <w:bookmarkStart w:id="6365" w:name="_Toc366578143"/>
      <w:bookmarkStart w:id="6366" w:name="_Toc366578737"/>
      <w:bookmarkStart w:id="6367" w:name="_Toc366579329"/>
      <w:bookmarkStart w:id="6368" w:name="_Toc366579920"/>
      <w:bookmarkStart w:id="6369" w:name="_Toc366580512"/>
      <w:bookmarkStart w:id="6370" w:name="_Toc366581103"/>
      <w:bookmarkStart w:id="6371" w:name="_Toc366581695"/>
      <w:bookmarkStart w:id="6372" w:name="_Toc322911681"/>
      <w:bookmarkStart w:id="6373" w:name="_Toc322912220"/>
      <w:bookmarkStart w:id="6374" w:name="_Toc329093069"/>
      <w:bookmarkStart w:id="6375" w:name="_Toc332701582"/>
      <w:bookmarkStart w:id="6376" w:name="_Toc332701886"/>
      <w:bookmarkStart w:id="6377" w:name="_Toc332711685"/>
      <w:bookmarkStart w:id="6378" w:name="_Toc332711987"/>
      <w:bookmarkStart w:id="6379" w:name="_Toc332712288"/>
      <w:bookmarkStart w:id="6380" w:name="_Toc332724204"/>
      <w:bookmarkStart w:id="6381" w:name="_Toc332724504"/>
      <w:bookmarkStart w:id="6382" w:name="_Toc341102800"/>
      <w:bookmarkStart w:id="6383" w:name="_Toc347241535"/>
      <w:bookmarkStart w:id="6384" w:name="_Toc347744728"/>
      <w:bookmarkStart w:id="6385" w:name="_Toc348984511"/>
      <w:bookmarkStart w:id="6386" w:name="_Toc348984816"/>
      <w:bookmarkStart w:id="6387" w:name="_Toc349037980"/>
      <w:bookmarkStart w:id="6388" w:name="_Toc349038282"/>
      <w:bookmarkStart w:id="6389" w:name="_Toc349042775"/>
      <w:bookmarkStart w:id="6390" w:name="_Toc351912808"/>
      <w:bookmarkStart w:id="6391" w:name="_Toc351914829"/>
      <w:bookmarkStart w:id="6392" w:name="_Toc351915295"/>
      <w:bookmarkStart w:id="6393" w:name="_Toc361231352"/>
      <w:bookmarkStart w:id="6394" w:name="_Toc361231878"/>
      <w:bookmarkStart w:id="6395" w:name="_Toc362445176"/>
      <w:bookmarkStart w:id="6396" w:name="_Toc363909098"/>
      <w:bookmarkStart w:id="6397" w:name="_Toc364463523"/>
      <w:bookmarkStart w:id="6398" w:name="_Toc366078127"/>
      <w:bookmarkStart w:id="6399" w:name="_Toc366078746"/>
      <w:bookmarkStart w:id="6400" w:name="_Toc366079731"/>
      <w:bookmarkStart w:id="6401" w:name="_Toc366080343"/>
      <w:bookmarkStart w:id="6402" w:name="_Toc366080952"/>
      <w:bookmarkStart w:id="6403" w:name="_Toc366505292"/>
      <w:bookmarkStart w:id="6404" w:name="_Toc366508661"/>
      <w:bookmarkStart w:id="6405" w:name="_Toc366513162"/>
      <w:bookmarkStart w:id="6406" w:name="_Toc366574351"/>
      <w:bookmarkStart w:id="6407" w:name="_Toc366578144"/>
      <w:bookmarkStart w:id="6408" w:name="_Toc366578738"/>
      <w:bookmarkStart w:id="6409" w:name="_Toc366579330"/>
      <w:bookmarkStart w:id="6410" w:name="_Toc366579921"/>
      <w:bookmarkStart w:id="6411" w:name="_Toc366580513"/>
      <w:bookmarkStart w:id="6412" w:name="_Toc366581104"/>
      <w:bookmarkStart w:id="6413" w:name="_Toc366581696"/>
      <w:bookmarkStart w:id="6414" w:name="_Toc351912809"/>
      <w:bookmarkStart w:id="6415" w:name="_Toc351914830"/>
      <w:bookmarkStart w:id="6416" w:name="_Toc351915296"/>
      <w:bookmarkStart w:id="6417" w:name="_Toc361231353"/>
      <w:bookmarkStart w:id="6418" w:name="_Toc361231879"/>
      <w:bookmarkStart w:id="6419" w:name="_Toc362445177"/>
      <w:bookmarkStart w:id="6420" w:name="_Toc363909099"/>
      <w:bookmarkStart w:id="6421" w:name="_Toc364463524"/>
      <w:bookmarkStart w:id="6422" w:name="_Toc366078128"/>
      <w:bookmarkStart w:id="6423" w:name="_Toc366078747"/>
      <w:bookmarkStart w:id="6424" w:name="_Toc366079732"/>
      <w:bookmarkStart w:id="6425" w:name="_Toc366080344"/>
      <w:bookmarkStart w:id="6426" w:name="_Toc366080953"/>
      <w:bookmarkStart w:id="6427" w:name="_Toc366505293"/>
      <w:bookmarkStart w:id="6428" w:name="_Toc366508662"/>
      <w:bookmarkStart w:id="6429" w:name="_Toc366513163"/>
      <w:bookmarkStart w:id="6430" w:name="_Toc366574352"/>
      <w:bookmarkStart w:id="6431" w:name="_Toc366578145"/>
      <w:bookmarkStart w:id="6432" w:name="_Toc366578739"/>
      <w:bookmarkStart w:id="6433" w:name="_Toc366579331"/>
      <w:bookmarkStart w:id="6434" w:name="_Toc366579922"/>
      <w:bookmarkStart w:id="6435" w:name="_Toc366580514"/>
      <w:bookmarkStart w:id="6436" w:name="_Toc366581105"/>
      <w:bookmarkStart w:id="6437" w:name="_Toc366581697"/>
      <w:bookmarkStart w:id="6438" w:name="_Toc351912810"/>
      <w:bookmarkStart w:id="6439" w:name="_Toc351914831"/>
      <w:bookmarkStart w:id="6440" w:name="_Toc351915297"/>
      <w:bookmarkStart w:id="6441" w:name="_Toc361231354"/>
      <w:bookmarkStart w:id="6442" w:name="_Toc361231880"/>
      <w:bookmarkStart w:id="6443" w:name="_Toc362445178"/>
      <w:bookmarkStart w:id="6444" w:name="_Toc363909100"/>
      <w:bookmarkStart w:id="6445" w:name="_Toc364463525"/>
      <w:bookmarkStart w:id="6446" w:name="_Toc366078129"/>
      <w:bookmarkStart w:id="6447" w:name="_Toc366078748"/>
      <w:bookmarkStart w:id="6448" w:name="_Toc366079733"/>
      <w:bookmarkStart w:id="6449" w:name="_Toc366080345"/>
      <w:bookmarkStart w:id="6450" w:name="_Toc366080954"/>
      <w:bookmarkStart w:id="6451" w:name="_Toc366505294"/>
      <w:bookmarkStart w:id="6452" w:name="_Toc366508663"/>
      <w:bookmarkStart w:id="6453" w:name="_Toc366513164"/>
      <w:bookmarkStart w:id="6454" w:name="_Toc366574353"/>
      <w:bookmarkStart w:id="6455" w:name="_Toc366578146"/>
      <w:bookmarkStart w:id="6456" w:name="_Toc366578740"/>
      <w:bookmarkStart w:id="6457" w:name="_Toc366579332"/>
      <w:bookmarkStart w:id="6458" w:name="_Toc366579923"/>
      <w:bookmarkStart w:id="6459" w:name="_Toc366580515"/>
      <w:bookmarkStart w:id="6460" w:name="_Toc366581106"/>
      <w:bookmarkStart w:id="6461" w:name="_Toc366581698"/>
      <w:bookmarkStart w:id="6462" w:name="_Toc351912811"/>
      <w:bookmarkStart w:id="6463" w:name="_Toc351914832"/>
      <w:bookmarkStart w:id="6464" w:name="_Toc351915298"/>
      <w:bookmarkStart w:id="6465" w:name="_Toc361231355"/>
      <w:bookmarkStart w:id="6466" w:name="_Toc361231881"/>
      <w:bookmarkStart w:id="6467" w:name="_Toc362445179"/>
      <w:bookmarkStart w:id="6468" w:name="_Toc363909101"/>
      <w:bookmarkStart w:id="6469" w:name="_Toc364463526"/>
      <w:bookmarkStart w:id="6470" w:name="_Toc366078130"/>
      <w:bookmarkStart w:id="6471" w:name="_Toc366078749"/>
      <w:bookmarkStart w:id="6472" w:name="_Toc366079734"/>
      <w:bookmarkStart w:id="6473" w:name="_Toc366080346"/>
      <w:bookmarkStart w:id="6474" w:name="_Toc366080955"/>
      <w:bookmarkStart w:id="6475" w:name="_Toc366505295"/>
      <w:bookmarkStart w:id="6476" w:name="_Toc366508664"/>
      <w:bookmarkStart w:id="6477" w:name="_Toc366513165"/>
      <w:bookmarkStart w:id="6478" w:name="_Toc366574354"/>
      <w:bookmarkStart w:id="6479" w:name="_Toc366578147"/>
      <w:bookmarkStart w:id="6480" w:name="_Toc366578741"/>
      <w:bookmarkStart w:id="6481" w:name="_Toc366579333"/>
      <w:bookmarkStart w:id="6482" w:name="_Toc366579924"/>
      <w:bookmarkStart w:id="6483" w:name="_Toc366580516"/>
      <w:bookmarkStart w:id="6484" w:name="_Toc366581107"/>
      <w:bookmarkStart w:id="6485" w:name="_Toc366581699"/>
      <w:bookmarkStart w:id="6486" w:name="_Toc351912812"/>
      <w:bookmarkStart w:id="6487" w:name="_Toc351914833"/>
      <w:bookmarkStart w:id="6488" w:name="_Toc351915299"/>
      <w:bookmarkStart w:id="6489" w:name="_Toc361231356"/>
      <w:bookmarkStart w:id="6490" w:name="_Toc361231882"/>
      <w:bookmarkStart w:id="6491" w:name="_Toc362445180"/>
      <w:bookmarkStart w:id="6492" w:name="_Toc363909102"/>
      <w:bookmarkStart w:id="6493" w:name="_Toc364463527"/>
      <w:bookmarkStart w:id="6494" w:name="_Toc366078131"/>
      <w:bookmarkStart w:id="6495" w:name="_Toc366078750"/>
      <w:bookmarkStart w:id="6496" w:name="_Toc366079735"/>
      <w:bookmarkStart w:id="6497" w:name="_Toc366080347"/>
      <w:bookmarkStart w:id="6498" w:name="_Toc366080956"/>
      <w:bookmarkStart w:id="6499" w:name="_Toc366505296"/>
      <w:bookmarkStart w:id="6500" w:name="_Toc366508665"/>
      <w:bookmarkStart w:id="6501" w:name="_Toc366513166"/>
      <w:bookmarkStart w:id="6502" w:name="_Toc366574355"/>
      <w:bookmarkStart w:id="6503" w:name="_Toc366578148"/>
      <w:bookmarkStart w:id="6504" w:name="_Toc366578742"/>
      <w:bookmarkStart w:id="6505" w:name="_Toc366579334"/>
      <w:bookmarkStart w:id="6506" w:name="_Toc366579925"/>
      <w:bookmarkStart w:id="6507" w:name="_Toc366580517"/>
      <w:bookmarkStart w:id="6508" w:name="_Toc366581108"/>
      <w:bookmarkStart w:id="6509" w:name="_Toc366581700"/>
      <w:bookmarkStart w:id="6510" w:name="_Toc351912813"/>
      <w:bookmarkStart w:id="6511" w:name="_Toc351914834"/>
      <w:bookmarkStart w:id="6512" w:name="_Toc351915300"/>
      <w:bookmarkStart w:id="6513" w:name="_Toc361231357"/>
      <w:bookmarkStart w:id="6514" w:name="_Toc361231883"/>
      <w:bookmarkStart w:id="6515" w:name="_Toc362445181"/>
      <w:bookmarkStart w:id="6516" w:name="_Toc363909103"/>
      <w:bookmarkStart w:id="6517" w:name="_Toc364463528"/>
      <w:bookmarkStart w:id="6518" w:name="_Toc366078132"/>
      <w:bookmarkStart w:id="6519" w:name="_Toc366078751"/>
      <w:bookmarkStart w:id="6520" w:name="_Toc366079736"/>
      <w:bookmarkStart w:id="6521" w:name="_Toc366080348"/>
      <w:bookmarkStart w:id="6522" w:name="_Toc366080957"/>
      <w:bookmarkStart w:id="6523" w:name="_Toc366505297"/>
      <w:bookmarkStart w:id="6524" w:name="_Toc366508666"/>
      <w:bookmarkStart w:id="6525" w:name="_Toc366513167"/>
      <w:bookmarkStart w:id="6526" w:name="_Toc366574356"/>
      <w:bookmarkStart w:id="6527" w:name="_Toc366578149"/>
      <w:bookmarkStart w:id="6528" w:name="_Toc366578743"/>
      <w:bookmarkStart w:id="6529" w:name="_Toc366579335"/>
      <w:bookmarkStart w:id="6530" w:name="_Toc366579926"/>
      <w:bookmarkStart w:id="6531" w:name="_Toc366580518"/>
      <w:bookmarkStart w:id="6532" w:name="_Toc366581109"/>
      <w:bookmarkStart w:id="6533" w:name="_Toc366581701"/>
      <w:bookmarkStart w:id="6534" w:name="_Toc351912814"/>
      <w:bookmarkStart w:id="6535" w:name="_Toc351914835"/>
      <w:bookmarkStart w:id="6536" w:name="_Toc351915301"/>
      <w:bookmarkStart w:id="6537" w:name="_Toc361231358"/>
      <w:bookmarkStart w:id="6538" w:name="_Toc361231884"/>
      <w:bookmarkStart w:id="6539" w:name="_Toc362445182"/>
      <w:bookmarkStart w:id="6540" w:name="_Toc363909104"/>
      <w:bookmarkStart w:id="6541" w:name="_Toc364463529"/>
      <w:bookmarkStart w:id="6542" w:name="_Toc366078133"/>
      <w:bookmarkStart w:id="6543" w:name="_Toc366078752"/>
      <w:bookmarkStart w:id="6544" w:name="_Toc366079737"/>
      <w:bookmarkStart w:id="6545" w:name="_Toc366080349"/>
      <w:bookmarkStart w:id="6546" w:name="_Toc366080958"/>
      <w:bookmarkStart w:id="6547" w:name="_Toc366505298"/>
      <w:bookmarkStart w:id="6548" w:name="_Toc366508667"/>
      <w:bookmarkStart w:id="6549" w:name="_Toc366513168"/>
      <w:bookmarkStart w:id="6550" w:name="_Toc366574357"/>
      <w:bookmarkStart w:id="6551" w:name="_Toc366578150"/>
      <w:bookmarkStart w:id="6552" w:name="_Toc366578744"/>
      <w:bookmarkStart w:id="6553" w:name="_Toc366579336"/>
      <w:bookmarkStart w:id="6554" w:name="_Toc366579927"/>
      <w:bookmarkStart w:id="6555" w:name="_Toc366580519"/>
      <w:bookmarkStart w:id="6556" w:name="_Toc366581110"/>
      <w:bookmarkStart w:id="6557" w:name="_Toc366581702"/>
      <w:bookmarkStart w:id="6558" w:name="_Toc351912815"/>
      <w:bookmarkStart w:id="6559" w:name="_Toc351914836"/>
      <w:bookmarkStart w:id="6560" w:name="_Toc351915302"/>
      <w:bookmarkStart w:id="6561" w:name="_Toc361231359"/>
      <w:bookmarkStart w:id="6562" w:name="_Toc361231885"/>
      <w:bookmarkStart w:id="6563" w:name="_Toc362445183"/>
      <w:bookmarkStart w:id="6564" w:name="_Toc363909105"/>
      <w:bookmarkStart w:id="6565" w:name="_Toc364463530"/>
      <w:bookmarkStart w:id="6566" w:name="_Toc366078134"/>
      <w:bookmarkStart w:id="6567" w:name="_Toc366078753"/>
      <w:bookmarkStart w:id="6568" w:name="_Toc366079738"/>
      <w:bookmarkStart w:id="6569" w:name="_Toc366080350"/>
      <w:bookmarkStart w:id="6570" w:name="_Toc366080959"/>
      <w:bookmarkStart w:id="6571" w:name="_Toc366505299"/>
      <w:bookmarkStart w:id="6572" w:name="_Toc366508668"/>
      <w:bookmarkStart w:id="6573" w:name="_Toc366513169"/>
      <w:bookmarkStart w:id="6574" w:name="_Toc366574358"/>
      <w:bookmarkStart w:id="6575" w:name="_Toc366578151"/>
      <w:bookmarkStart w:id="6576" w:name="_Toc366578745"/>
      <w:bookmarkStart w:id="6577" w:name="_Toc366579337"/>
      <w:bookmarkStart w:id="6578" w:name="_Toc366579928"/>
      <w:bookmarkStart w:id="6579" w:name="_Toc366580520"/>
      <w:bookmarkStart w:id="6580" w:name="_Toc366581111"/>
      <w:bookmarkStart w:id="6581" w:name="_Toc366581703"/>
      <w:bookmarkStart w:id="6582" w:name="_Toc351912816"/>
      <w:bookmarkStart w:id="6583" w:name="_Toc351914837"/>
      <w:bookmarkStart w:id="6584" w:name="_Toc351915303"/>
      <w:bookmarkStart w:id="6585" w:name="_Toc361231360"/>
      <w:bookmarkStart w:id="6586" w:name="_Toc361231886"/>
      <w:bookmarkStart w:id="6587" w:name="_Toc362445184"/>
      <w:bookmarkStart w:id="6588" w:name="_Toc363909106"/>
      <w:bookmarkStart w:id="6589" w:name="_Toc364463531"/>
      <w:bookmarkStart w:id="6590" w:name="_Toc366078135"/>
      <w:bookmarkStart w:id="6591" w:name="_Toc366078754"/>
      <w:bookmarkStart w:id="6592" w:name="_Toc366079739"/>
      <w:bookmarkStart w:id="6593" w:name="_Toc366080351"/>
      <w:bookmarkStart w:id="6594" w:name="_Toc366080960"/>
      <w:bookmarkStart w:id="6595" w:name="_Toc366505300"/>
      <w:bookmarkStart w:id="6596" w:name="_Toc366508669"/>
      <w:bookmarkStart w:id="6597" w:name="_Toc366513170"/>
      <w:bookmarkStart w:id="6598" w:name="_Toc366574359"/>
      <w:bookmarkStart w:id="6599" w:name="_Toc366578152"/>
      <w:bookmarkStart w:id="6600" w:name="_Toc366578746"/>
      <w:bookmarkStart w:id="6601" w:name="_Toc366579338"/>
      <w:bookmarkStart w:id="6602" w:name="_Toc366579929"/>
      <w:bookmarkStart w:id="6603" w:name="_Toc366580521"/>
      <w:bookmarkStart w:id="6604" w:name="_Toc366581112"/>
      <w:bookmarkStart w:id="6605" w:name="_Toc366581704"/>
      <w:bookmarkStart w:id="6606" w:name="_Toc351912817"/>
      <w:bookmarkStart w:id="6607" w:name="_Toc351914838"/>
      <w:bookmarkStart w:id="6608" w:name="_Toc351915304"/>
      <w:bookmarkStart w:id="6609" w:name="_Toc361231361"/>
      <w:bookmarkStart w:id="6610" w:name="_Toc361231887"/>
      <w:bookmarkStart w:id="6611" w:name="_Toc362445185"/>
      <w:bookmarkStart w:id="6612" w:name="_Toc363909107"/>
      <w:bookmarkStart w:id="6613" w:name="_Toc364463532"/>
      <w:bookmarkStart w:id="6614" w:name="_Toc366078136"/>
      <w:bookmarkStart w:id="6615" w:name="_Toc366078755"/>
      <w:bookmarkStart w:id="6616" w:name="_Toc366079740"/>
      <w:bookmarkStart w:id="6617" w:name="_Toc366080352"/>
      <w:bookmarkStart w:id="6618" w:name="_Toc366080961"/>
      <w:bookmarkStart w:id="6619" w:name="_Toc366505301"/>
      <w:bookmarkStart w:id="6620" w:name="_Toc366508670"/>
      <w:bookmarkStart w:id="6621" w:name="_Toc366513171"/>
      <w:bookmarkStart w:id="6622" w:name="_Toc366574360"/>
      <w:bookmarkStart w:id="6623" w:name="_Toc366578153"/>
      <w:bookmarkStart w:id="6624" w:name="_Toc366578747"/>
      <w:bookmarkStart w:id="6625" w:name="_Toc366579339"/>
      <w:bookmarkStart w:id="6626" w:name="_Toc366579930"/>
      <w:bookmarkStart w:id="6627" w:name="_Toc366580522"/>
      <w:bookmarkStart w:id="6628" w:name="_Toc366581113"/>
      <w:bookmarkStart w:id="6629" w:name="_Toc366581705"/>
      <w:bookmarkStart w:id="6630" w:name="_Toc351912818"/>
      <w:bookmarkStart w:id="6631" w:name="_Toc351914839"/>
      <w:bookmarkStart w:id="6632" w:name="_Toc351915305"/>
      <w:bookmarkStart w:id="6633" w:name="_Toc361231362"/>
      <w:bookmarkStart w:id="6634" w:name="_Toc361231888"/>
      <w:bookmarkStart w:id="6635" w:name="_Toc362445186"/>
      <w:bookmarkStart w:id="6636" w:name="_Toc363909108"/>
      <w:bookmarkStart w:id="6637" w:name="_Toc364463533"/>
      <w:bookmarkStart w:id="6638" w:name="_Toc366078137"/>
      <w:bookmarkStart w:id="6639" w:name="_Toc366078756"/>
      <w:bookmarkStart w:id="6640" w:name="_Toc366079741"/>
      <w:bookmarkStart w:id="6641" w:name="_Toc366080353"/>
      <w:bookmarkStart w:id="6642" w:name="_Toc366080962"/>
      <w:bookmarkStart w:id="6643" w:name="_Toc366505302"/>
      <w:bookmarkStart w:id="6644" w:name="_Toc366508671"/>
      <w:bookmarkStart w:id="6645" w:name="_Toc366513172"/>
      <w:bookmarkStart w:id="6646" w:name="_Toc366574361"/>
      <w:bookmarkStart w:id="6647" w:name="_Toc366578154"/>
      <w:bookmarkStart w:id="6648" w:name="_Toc366578748"/>
      <w:bookmarkStart w:id="6649" w:name="_Toc366579340"/>
      <w:bookmarkStart w:id="6650" w:name="_Toc366579931"/>
      <w:bookmarkStart w:id="6651" w:name="_Toc366580523"/>
      <w:bookmarkStart w:id="6652" w:name="_Toc366581114"/>
      <w:bookmarkStart w:id="6653" w:name="_Toc366581706"/>
      <w:bookmarkStart w:id="6654" w:name="_Toc351912819"/>
      <w:bookmarkStart w:id="6655" w:name="_Toc351914840"/>
      <w:bookmarkStart w:id="6656" w:name="_Toc351915306"/>
      <w:bookmarkStart w:id="6657" w:name="_Toc361231363"/>
      <w:bookmarkStart w:id="6658" w:name="_Toc361231889"/>
      <w:bookmarkStart w:id="6659" w:name="_Toc362445187"/>
      <w:bookmarkStart w:id="6660" w:name="_Toc363909109"/>
      <w:bookmarkStart w:id="6661" w:name="_Toc364463534"/>
      <w:bookmarkStart w:id="6662" w:name="_Toc366078138"/>
      <w:bookmarkStart w:id="6663" w:name="_Toc366078757"/>
      <w:bookmarkStart w:id="6664" w:name="_Toc366079742"/>
      <w:bookmarkStart w:id="6665" w:name="_Toc366080354"/>
      <w:bookmarkStart w:id="6666" w:name="_Toc366080963"/>
      <w:bookmarkStart w:id="6667" w:name="_Toc366505303"/>
      <w:bookmarkStart w:id="6668" w:name="_Toc366508672"/>
      <w:bookmarkStart w:id="6669" w:name="_Toc366513173"/>
      <w:bookmarkStart w:id="6670" w:name="_Toc366574362"/>
      <w:bookmarkStart w:id="6671" w:name="_Toc366578155"/>
      <w:bookmarkStart w:id="6672" w:name="_Toc366578749"/>
      <w:bookmarkStart w:id="6673" w:name="_Toc366579341"/>
      <w:bookmarkStart w:id="6674" w:name="_Toc366579932"/>
      <w:bookmarkStart w:id="6675" w:name="_Toc366580524"/>
      <w:bookmarkStart w:id="6676" w:name="_Toc366581115"/>
      <w:bookmarkStart w:id="6677" w:name="_Toc366581707"/>
      <w:bookmarkStart w:id="6678" w:name="_Toc351912820"/>
      <w:bookmarkStart w:id="6679" w:name="_Toc351914841"/>
      <w:bookmarkStart w:id="6680" w:name="_Toc351915307"/>
      <w:bookmarkStart w:id="6681" w:name="_Toc361231364"/>
      <w:bookmarkStart w:id="6682" w:name="_Toc361231890"/>
      <w:bookmarkStart w:id="6683" w:name="_Toc362445188"/>
      <w:bookmarkStart w:id="6684" w:name="_Toc363909110"/>
      <w:bookmarkStart w:id="6685" w:name="_Toc364463535"/>
      <w:bookmarkStart w:id="6686" w:name="_Toc366078139"/>
      <w:bookmarkStart w:id="6687" w:name="_Toc366078758"/>
      <w:bookmarkStart w:id="6688" w:name="_Toc366079743"/>
      <w:bookmarkStart w:id="6689" w:name="_Toc366080355"/>
      <w:bookmarkStart w:id="6690" w:name="_Toc366080964"/>
      <w:bookmarkStart w:id="6691" w:name="_Toc366505304"/>
      <w:bookmarkStart w:id="6692" w:name="_Toc366508673"/>
      <w:bookmarkStart w:id="6693" w:name="_Toc366513174"/>
      <w:bookmarkStart w:id="6694" w:name="_Toc366574363"/>
      <w:bookmarkStart w:id="6695" w:name="_Toc366578156"/>
      <w:bookmarkStart w:id="6696" w:name="_Toc366578750"/>
      <w:bookmarkStart w:id="6697" w:name="_Toc366579342"/>
      <w:bookmarkStart w:id="6698" w:name="_Toc366579933"/>
      <w:bookmarkStart w:id="6699" w:name="_Toc366580525"/>
      <w:bookmarkStart w:id="6700" w:name="_Toc366581116"/>
      <w:bookmarkStart w:id="6701" w:name="_Toc366581708"/>
      <w:bookmarkStart w:id="6702" w:name="_Toc351912821"/>
      <w:bookmarkStart w:id="6703" w:name="_Toc351914842"/>
      <w:bookmarkStart w:id="6704" w:name="_Toc351915308"/>
      <w:bookmarkStart w:id="6705" w:name="_Toc361231365"/>
      <w:bookmarkStart w:id="6706" w:name="_Toc361231891"/>
      <w:bookmarkStart w:id="6707" w:name="_Toc362445189"/>
      <w:bookmarkStart w:id="6708" w:name="_Toc363909111"/>
      <w:bookmarkStart w:id="6709" w:name="_Toc364463536"/>
      <w:bookmarkStart w:id="6710" w:name="_Toc366078140"/>
      <w:bookmarkStart w:id="6711" w:name="_Toc366078759"/>
      <w:bookmarkStart w:id="6712" w:name="_Toc366079744"/>
      <w:bookmarkStart w:id="6713" w:name="_Toc366080356"/>
      <w:bookmarkStart w:id="6714" w:name="_Toc366080965"/>
      <w:bookmarkStart w:id="6715" w:name="_Toc366505305"/>
      <w:bookmarkStart w:id="6716" w:name="_Toc366508674"/>
      <w:bookmarkStart w:id="6717" w:name="_Toc366513175"/>
      <w:bookmarkStart w:id="6718" w:name="_Toc366574364"/>
      <w:bookmarkStart w:id="6719" w:name="_Toc366578157"/>
      <w:bookmarkStart w:id="6720" w:name="_Toc366578751"/>
      <w:bookmarkStart w:id="6721" w:name="_Toc366579343"/>
      <w:bookmarkStart w:id="6722" w:name="_Toc366579934"/>
      <w:bookmarkStart w:id="6723" w:name="_Toc366580526"/>
      <w:bookmarkStart w:id="6724" w:name="_Toc366581117"/>
      <w:bookmarkStart w:id="6725" w:name="_Toc366581709"/>
      <w:bookmarkStart w:id="6726" w:name="_Toc351912822"/>
      <w:bookmarkStart w:id="6727" w:name="_Toc351914843"/>
      <w:bookmarkStart w:id="6728" w:name="_Toc351915309"/>
      <w:bookmarkStart w:id="6729" w:name="_Toc361231366"/>
      <w:bookmarkStart w:id="6730" w:name="_Toc361231892"/>
      <w:bookmarkStart w:id="6731" w:name="_Toc362445190"/>
      <w:bookmarkStart w:id="6732" w:name="_Toc363909112"/>
      <w:bookmarkStart w:id="6733" w:name="_Toc364463537"/>
      <w:bookmarkStart w:id="6734" w:name="_Toc366078141"/>
      <w:bookmarkStart w:id="6735" w:name="_Toc366078760"/>
      <w:bookmarkStart w:id="6736" w:name="_Toc366079745"/>
      <w:bookmarkStart w:id="6737" w:name="_Toc366080357"/>
      <w:bookmarkStart w:id="6738" w:name="_Toc366080966"/>
      <w:bookmarkStart w:id="6739" w:name="_Toc366505306"/>
      <w:bookmarkStart w:id="6740" w:name="_Toc366508675"/>
      <w:bookmarkStart w:id="6741" w:name="_Toc366513176"/>
      <w:bookmarkStart w:id="6742" w:name="_Toc366574365"/>
      <w:bookmarkStart w:id="6743" w:name="_Toc366578158"/>
      <w:bookmarkStart w:id="6744" w:name="_Toc366578752"/>
      <w:bookmarkStart w:id="6745" w:name="_Toc366579344"/>
      <w:bookmarkStart w:id="6746" w:name="_Toc366579935"/>
      <w:bookmarkStart w:id="6747" w:name="_Toc366580527"/>
      <w:bookmarkStart w:id="6748" w:name="_Toc366581118"/>
      <w:bookmarkStart w:id="6749" w:name="_Toc366581710"/>
      <w:bookmarkStart w:id="6750" w:name="_Toc351912823"/>
      <w:bookmarkStart w:id="6751" w:name="_Toc351914844"/>
      <w:bookmarkStart w:id="6752" w:name="_Toc351915310"/>
      <w:bookmarkStart w:id="6753" w:name="_Toc361231367"/>
      <w:bookmarkStart w:id="6754" w:name="_Toc361231893"/>
      <w:bookmarkStart w:id="6755" w:name="_Toc362445191"/>
      <w:bookmarkStart w:id="6756" w:name="_Toc363909113"/>
      <w:bookmarkStart w:id="6757" w:name="_Toc364463538"/>
      <w:bookmarkStart w:id="6758" w:name="_Toc366078142"/>
      <w:bookmarkStart w:id="6759" w:name="_Toc366078761"/>
      <w:bookmarkStart w:id="6760" w:name="_Toc366079746"/>
      <w:bookmarkStart w:id="6761" w:name="_Toc366080358"/>
      <w:bookmarkStart w:id="6762" w:name="_Toc366080967"/>
      <w:bookmarkStart w:id="6763" w:name="_Toc366505307"/>
      <w:bookmarkStart w:id="6764" w:name="_Toc366508676"/>
      <w:bookmarkStart w:id="6765" w:name="_Toc366513177"/>
      <w:bookmarkStart w:id="6766" w:name="_Toc366574366"/>
      <w:bookmarkStart w:id="6767" w:name="_Toc366578159"/>
      <w:bookmarkStart w:id="6768" w:name="_Toc366578753"/>
      <w:bookmarkStart w:id="6769" w:name="_Toc366579345"/>
      <w:bookmarkStart w:id="6770" w:name="_Toc366579936"/>
      <w:bookmarkStart w:id="6771" w:name="_Toc366580528"/>
      <w:bookmarkStart w:id="6772" w:name="_Toc366581119"/>
      <w:bookmarkStart w:id="6773" w:name="_Toc366581711"/>
      <w:bookmarkStart w:id="6774" w:name="_Toc351912824"/>
      <w:bookmarkStart w:id="6775" w:name="_Toc351914845"/>
      <w:bookmarkStart w:id="6776" w:name="_Toc351915311"/>
      <w:bookmarkStart w:id="6777" w:name="_Toc361231368"/>
      <w:bookmarkStart w:id="6778" w:name="_Toc361231894"/>
      <w:bookmarkStart w:id="6779" w:name="_Toc362445192"/>
      <w:bookmarkStart w:id="6780" w:name="_Toc363909114"/>
      <w:bookmarkStart w:id="6781" w:name="_Toc364463539"/>
      <w:bookmarkStart w:id="6782" w:name="_Toc366078143"/>
      <w:bookmarkStart w:id="6783" w:name="_Toc366078762"/>
      <w:bookmarkStart w:id="6784" w:name="_Toc366079747"/>
      <w:bookmarkStart w:id="6785" w:name="_Toc366080359"/>
      <w:bookmarkStart w:id="6786" w:name="_Toc366080968"/>
      <w:bookmarkStart w:id="6787" w:name="_Toc366505308"/>
      <w:bookmarkStart w:id="6788" w:name="_Toc366508677"/>
      <w:bookmarkStart w:id="6789" w:name="_Toc366513178"/>
      <w:bookmarkStart w:id="6790" w:name="_Toc366574367"/>
      <w:bookmarkStart w:id="6791" w:name="_Toc366578160"/>
      <w:bookmarkStart w:id="6792" w:name="_Toc366578754"/>
      <w:bookmarkStart w:id="6793" w:name="_Toc366579346"/>
      <w:bookmarkStart w:id="6794" w:name="_Toc366579937"/>
      <w:bookmarkStart w:id="6795" w:name="_Toc366580529"/>
      <w:bookmarkStart w:id="6796" w:name="_Toc366581120"/>
      <w:bookmarkStart w:id="6797" w:name="_Toc366581712"/>
      <w:bookmarkStart w:id="6798" w:name="_Toc351912825"/>
      <w:bookmarkStart w:id="6799" w:name="_Toc351914846"/>
      <w:bookmarkStart w:id="6800" w:name="_Toc351915312"/>
      <w:bookmarkStart w:id="6801" w:name="_Toc361231369"/>
      <w:bookmarkStart w:id="6802" w:name="_Toc361231895"/>
      <w:bookmarkStart w:id="6803" w:name="_Toc362445193"/>
      <w:bookmarkStart w:id="6804" w:name="_Toc363909115"/>
      <w:bookmarkStart w:id="6805" w:name="_Toc364463540"/>
      <w:bookmarkStart w:id="6806" w:name="_Toc366078144"/>
      <w:bookmarkStart w:id="6807" w:name="_Toc366078763"/>
      <w:bookmarkStart w:id="6808" w:name="_Toc366079748"/>
      <w:bookmarkStart w:id="6809" w:name="_Toc366080360"/>
      <w:bookmarkStart w:id="6810" w:name="_Toc366080969"/>
      <w:bookmarkStart w:id="6811" w:name="_Toc366505309"/>
      <w:bookmarkStart w:id="6812" w:name="_Toc366508678"/>
      <w:bookmarkStart w:id="6813" w:name="_Toc366513179"/>
      <w:bookmarkStart w:id="6814" w:name="_Toc366574368"/>
      <w:bookmarkStart w:id="6815" w:name="_Toc366578161"/>
      <w:bookmarkStart w:id="6816" w:name="_Toc366578755"/>
      <w:bookmarkStart w:id="6817" w:name="_Toc366579347"/>
      <w:bookmarkStart w:id="6818" w:name="_Toc366579938"/>
      <w:bookmarkStart w:id="6819" w:name="_Toc366580530"/>
      <w:bookmarkStart w:id="6820" w:name="_Toc366581121"/>
      <w:bookmarkStart w:id="6821" w:name="_Toc366581713"/>
      <w:bookmarkStart w:id="6822" w:name="_Toc351912826"/>
      <w:bookmarkStart w:id="6823" w:name="_Toc351914847"/>
      <w:bookmarkStart w:id="6824" w:name="_Toc351915313"/>
      <w:bookmarkStart w:id="6825" w:name="_Toc361231370"/>
      <w:bookmarkStart w:id="6826" w:name="_Toc361231896"/>
      <w:bookmarkStart w:id="6827" w:name="_Toc362445194"/>
      <w:bookmarkStart w:id="6828" w:name="_Toc363909116"/>
      <w:bookmarkStart w:id="6829" w:name="_Toc364463541"/>
      <w:bookmarkStart w:id="6830" w:name="_Toc366078145"/>
      <w:bookmarkStart w:id="6831" w:name="_Toc366078764"/>
      <w:bookmarkStart w:id="6832" w:name="_Toc366079749"/>
      <w:bookmarkStart w:id="6833" w:name="_Toc366080361"/>
      <w:bookmarkStart w:id="6834" w:name="_Toc366080970"/>
      <w:bookmarkStart w:id="6835" w:name="_Toc366505310"/>
      <w:bookmarkStart w:id="6836" w:name="_Toc366508679"/>
      <w:bookmarkStart w:id="6837" w:name="_Toc366513180"/>
      <w:bookmarkStart w:id="6838" w:name="_Toc366574369"/>
      <w:bookmarkStart w:id="6839" w:name="_Toc366578162"/>
      <w:bookmarkStart w:id="6840" w:name="_Toc366578756"/>
      <w:bookmarkStart w:id="6841" w:name="_Toc366579348"/>
      <w:bookmarkStart w:id="6842" w:name="_Toc366579939"/>
      <w:bookmarkStart w:id="6843" w:name="_Toc366580531"/>
      <w:bookmarkStart w:id="6844" w:name="_Toc366581122"/>
      <w:bookmarkStart w:id="6845" w:name="_Toc366581714"/>
      <w:bookmarkStart w:id="6846" w:name="_Toc351912827"/>
      <w:bookmarkStart w:id="6847" w:name="_Toc351914848"/>
      <w:bookmarkStart w:id="6848" w:name="_Toc351915314"/>
      <w:bookmarkStart w:id="6849" w:name="_Toc361231371"/>
      <w:bookmarkStart w:id="6850" w:name="_Toc361231897"/>
      <w:bookmarkStart w:id="6851" w:name="_Toc362445195"/>
      <w:bookmarkStart w:id="6852" w:name="_Toc363909117"/>
      <w:bookmarkStart w:id="6853" w:name="_Toc364463542"/>
      <w:bookmarkStart w:id="6854" w:name="_Toc366078146"/>
      <w:bookmarkStart w:id="6855" w:name="_Toc366078765"/>
      <w:bookmarkStart w:id="6856" w:name="_Toc366079750"/>
      <w:bookmarkStart w:id="6857" w:name="_Toc366080362"/>
      <w:bookmarkStart w:id="6858" w:name="_Toc366080971"/>
      <w:bookmarkStart w:id="6859" w:name="_Toc366505311"/>
      <w:bookmarkStart w:id="6860" w:name="_Toc366508680"/>
      <w:bookmarkStart w:id="6861" w:name="_Toc366513181"/>
      <w:bookmarkStart w:id="6862" w:name="_Toc366574370"/>
      <w:bookmarkStart w:id="6863" w:name="_Toc366578163"/>
      <w:bookmarkStart w:id="6864" w:name="_Toc366578757"/>
      <w:bookmarkStart w:id="6865" w:name="_Toc366579349"/>
      <w:bookmarkStart w:id="6866" w:name="_Toc366579940"/>
      <w:bookmarkStart w:id="6867" w:name="_Toc366580532"/>
      <w:bookmarkStart w:id="6868" w:name="_Toc366581123"/>
      <w:bookmarkStart w:id="6869" w:name="_Toc366581715"/>
      <w:bookmarkStart w:id="6870" w:name="_Toc351912828"/>
      <w:bookmarkStart w:id="6871" w:name="_Toc351914849"/>
      <w:bookmarkStart w:id="6872" w:name="_Toc351915315"/>
      <w:bookmarkStart w:id="6873" w:name="_Toc361231372"/>
      <w:bookmarkStart w:id="6874" w:name="_Toc361231898"/>
      <w:bookmarkStart w:id="6875" w:name="_Toc362445196"/>
      <w:bookmarkStart w:id="6876" w:name="_Toc363909118"/>
      <w:bookmarkStart w:id="6877" w:name="_Toc364463543"/>
      <w:bookmarkStart w:id="6878" w:name="_Toc366078147"/>
      <w:bookmarkStart w:id="6879" w:name="_Toc366078766"/>
      <w:bookmarkStart w:id="6880" w:name="_Toc366079751"/>
      <w:bookmarkStart w:id="6881" w:name="_Toc366080363"/>
      <w:bookmarkStart w:id="6882" w:name="_Toc366080972"/>
      <w:bookmarkStart w:id="6883" w:name="_Toc366505312"/>
      <w:bookmarkStart w:id="6884" w:name="_Toc366508681"/>
      <w:bookmarkStart w:id="6885" w:name="_Toc366513182"/>
      <w:bookmarkStart w:id="6886" w:name="_Toc366574371"/>
      <w:bookmarkStart w:id="6887" w:name="_Toc366578164"/>
      <w:bookmarkStart w:id="6888" w:name="_Toc366578758"/>
      <w:bookmarkStart w:id="6889" w:name="_Toc366579350"/>
      <w:bookmarkStart w:id="6890" w:name="_Toc366579941"/>
      <w:bookmarkStart w:id="6891" w:name="_Toc366580533"/>
      <w:bookmarkStart w:id="6892" w:name="_Toc366581124"/>
      <w:bookmarkStart w:id="6893" w:name="_Toc366581716"/>
      <w:bookmarkStart w:id="6894" w:name="_Toc351912829"/>
      <w:bookmarkStart w:id="6895" w:name="_Toc351914850"/>
      <w:bookmarkStart w:id="6896" w:name="_Toc351915316"/>
      <w:bookmarkStart w:id="6897" w:name="_Toc361231373"/>
      <w:bookmarkStart w:id="6898" w:name="_Toc361231899"/>
      <w:bookmarkStart w:id="6899" w:name="_Toc362445197"/>
      <w:bookmarkStart w:id="6900" w:name="_Toc363909119"/>
      <w:bookmarkStart w:id="6901" w:name="_Toc364463544"/>
      <w:bookmarkStart w:id="6902" w:name="_Toc366078148"/>
      <w:bookmarkStart w:id="6903" w:name="_Toc366078767"/>
      <w:bookmarkStart w:id="6904" w:name="_Toc366079752"/>
      <w:bookmarkStart w:id="6905" w:name="_Toc366080364"/>
      <w:bookmarkStart w:id="6906" w:name="_Toc366080973"/>
      <w:bookmarkStart w:id="6907" w:name="_Toc366505313"/>
      <w:bookmarkStart w:id="6908" w:name="_Toc366508682"/>
      <w:bookmarkStart w:id="6909" w:name="_Toc366513183"/>
      <w:bookmarkStart w:id="6910" w:name="_Toc366574372"/>
      <w:bookmarkStart w:id="6911" w:name="_Toc366578165"/>
      <w:bookmarkStart w:id="6912" w:name="_Toc366578759"/>
      <w:bookmarkStart w:id="6913" w:name="_Toc366579351"/>
      <w:bookmarkStart w:id="6914" w:name="_Toc366579942"/>
      <w:bookmarkStart w:id="6915" w:name="_Toc366580534"/>
      <w:bookmarkStart w:id="6916" w:name="_Toc366581125"/>
      <w:bookmarkStart w:id="6917" w:name="_Toc366581717"/>
      <w:bookmarkStart w:id="6918" w:name="_Toc351912830"/>
      <w:bookmarkStart w:id="6919" w:name="_Toc351914851"/>
      <w:bookmarkStart w:id="6920" w:name="_Toc351915317"/>
      <w:bookmarkStart w:id="6921" w:name="_Toc361231374"/>
      <w:bookmarkStart w:id="6922" w:name="_Toc361231900"/>
      <w:bookmarkStart w:id="6923" w:name="_Toc362445198"/>
      <w:bookmarkStart w:id="6924" w:name="_Toc363909120"/>
      <w:bookmarkStart w:id="6925" w:name="_Toc364463545"/>
      <w:bookmarkStart w:id="6926" w:name="_Toc366078149"/>
      <w:bookmarkStart w:id="6927" w:name="_Toc366078768"/>
      <w:bookmarkStart w:id="6928" w:name="_Toc366079753"/>
      <w:bookmarkStart w:id="6929" w:name="_Toc366080365"/>
      <w:bookmarkStart w:id="6930" w:name="_Toc366080974"/>
      <w:bookmarkStart w:id="6931" w:name="_Toc366505314"/>
      <w:bookmarkStart w:id="6932" w:name="_Toc366508683"/>
      <w:bookmarkStart w:id="6933" w:name="_Toc366513184"/>
      <w:bookmarkStart w:id="6934" w:name="_Toc366574373"/>
      <w:bookmarkStart w:id="6935" w:name="_Toc366578166"/>
      <w:bookmarkStart w:id="6936" w:name="_Toc366578760"/>
      <w:bookmarkStart w:id="6937" w:name="_Toc366579352"/>
      <w:bookmarkStart w:id="6938" w:name="_Toc366579943"/>
      <w:bookmarkStart w:id="6939" w:name="_Toc366580535"/>
      <w:bookmarkStart w:id="6940" w:name="_Toc366581126"/>
      <w:bookmarkStart w:id="6941" w:name="_Toc366581718"/>
      <w:bookmarkStart w:id="6942" w:name="_Toc351912831"/>
      <w:bookmarkStart w:id="6943" w:name="_Toc351914852"/>
      <w:bookmarkStart w:id="6944" w:name="_Toc351915318"/>
      <w:bookmarkStart w:id="6945" w:name="_Toc361231375"/>
      <w:bookmarkStart w:id="6946" w:name="_Toc361231901"/>
      <w:bookmarkStart w:id="6947" w:name="_Toc362445199"/>
      <w:bookmarkStart w:id="6948" w:name="_Toc363909121"/>
      <w:bookmarkStart w:id="6949" w:name="_Toc364463546"/>
      <w:bookmarkStart w:id="6950" w:name="_Toc366078150"/>
      <w:bookmarkStart w:id="6951" w:name="_Toc366078769"/>
      <w:bookmarkStart w:id="6952" w:name="_Toc366079754"/>
      <w:bookmarkStart w:id="6953" w:name="_Toc366080366"/>
      <w:bookmarkStart w:id="6954" w:name="_Toc366080975"/>
      <w:bookmarkStart w:id="6955" w:name="_Toc366505315"/>
      <w:bookmarkStart w:id="6956" w:name="_Toc366508684"/>
      <w:bookmarkStart w:id="6957" w:name="_Toc366513185"/>
      <w:bookmarkStart w:id="6958" w:name="_Toc366574374"/>
      <w:bookmarkStart w:id="6959" w:name="_Toc366578167"/>
      <w:bookmarkStart w:id="6960" w:name="_Toc366578761"/>
      <w:bookmarkStart w:id="6961" w:name="_Toc366579353"/>
      <w:bookmarkStart w:id="6962" w:name="_Toc366579944"/>
      <w:bookmarkStart w:id="6963" w:name="_Toc366580536"/>
      <w:bookmarkStart w:id="6964" w:name="_Toc366581127"/>
      <w:bookmarkStart w:id="6965" w:name="_Toc366581719"/>
      <w:bookmarkStart w:id="6966" w:name="_Toc351912832"/>
      <w:bookmarkStart w:id="6967" w:name="_Toc351914853"/>
      <w:bookmarkStart w:id="6968" w:name="_Toc351915319"/>
      <w:bookmarkStart w:id="6969" w:name="_Toc361231376"/>
      <w:bookmarkStart w:id="6970" w:name="_Toc361231902"/>
      <w:bookmarkStart w:id="6971" w:name="_Toc362445200"/>
      <w:bookmarkStart w:id="6972" w:name="_Toc363909122"/>
      <w:bookmarkStart w:id="6973" w:name="_Toc364463547"/>
      <w:bookmarkStart w:id="6974" w:name="_Toc366078151"/>
      <w:bookmarkStart w:id="6975" w:name="_Toc366078770"/>
      <w:bookmarkStart w:id="6976" w:name="_Toc366079755"/>
      <w:bookmarkStart w:id="6977" w:name="_Toc366080367"/>
      <w:bookmarkStart w:id="6978" w:name="_Toc366080976"/>
      <w:bookmarkStart w:id="6979" w:name="_Toc366505316"/>
      <w:bookmarkStart w:id="6980" w:name="_Toc366508685"/>
      <w:bookmarkStart w:id="6981" w:name="_Toc366513186"/>
      <w:bookmarkStart w:id="6982" w:name="_Toc366574375"/>
      <w:bookmarkStart w:id="6983" w:name="_Toc366578168"/>
      <w:bookmarkStart w:id="6984" w:name="_Toc366578762"/>
      <w:bookmarkStart w:id="6985" w:name="_Toc366579354"/>
      <w:bookmarkStart w:id="6986" w:name="_Toc366579945"/>
      <w:bookmarkStart w:id="6987" w:name="_Toc366580537"/>
      <w:bookmarkStart w:id="6988" w:name="_Toc366581128"/>
      <w:bookmarkStart w:id="6989" w:name="_Toc366581720"/>
      <w:bookmarkStart w:id="6990" w:name="_Toc351912833"/>
      <w:bookmarkStart w:id="6991" w:name="_Toc351914854"/>
      <w:bookmarkStart w:id="6992" w:name="_Toc351915320"/>
      <w:bookmarkStart w:id="6993" w:name="_Toc361231377"/>
      <w:bookmarkStart w:id="6994" w:name="_Toc361231903"/>
      <w:bookmarkStart w:id="6995" w:name="_Toc362445201"/>
      <w:bookmarkStart w:id="6996" w:name="_Toc363909123"/>
      <w:bookmarkStart w:id="6997" w:name="_Toc364463548"/>
      <w:bookmarkStart w:id="6998" w:name="_Toc366078152"/>
      <w:bookmarkStart w:id="6999" w:name="_Toc366078771"/>
      <w:bookmarkStart w:id="7000" w:name="_Toc366079756"/>
      <w:bookmarkStart w:id="7001" w:name="_Toc366080368"/>
      <w:bookmarkStart w:id="7002" w:name="_Toc366080977"/>
      <w:bookmarkStart w:id="7003" w:name="_Toc366505317"/>
      <w:bookmarkStart w:id="7004" w:name="_Toc366508686"/>
      <w:bookmarkStart w:id="7005" w:name="_Toc366513187"/>
      <w:bookmarkStart w:id="7006" w:name="_Toc366574376"/>
      <w:bookmarkStart w:id="7007" w:name="_Toc366578169"/>
      <w:bookmarkStart w:id="7008" w:name="_Toc366578763"/>
      <w:bookmarkStart w:id="7009" w:name="_Toc366579355"/>
      <w:bookmarkStart w:id="7010" w:name="_Toc366579946"/>
      <w:bookmarkStart w:id="7011" w:name="_Toc366580538"/>
      <w:bookmarkStart w:id="7012" w:name="_Toc366581129"/>
      <w:bookmarkStart w:id="7013" w:name="_Toc366581721"/>
      <w:bookmarkStart w:id="7014" w:name="_Toc351912834"/>
      <w:bookmarkStart w:id="7015" w:name="_Toc351914855"/>
      <w:bookmarkStart w:id="7016" w:name="_Toc351915321"/>
      <w:bookmarkStart w:id="7017" w:name="_Toc361231378"/>
      <w:bookmarkStart w:id="7018" w:name="_Toc361231904"/>
      <w:bookmarkStart w:id="7019" w:name="_Toc362445202"/>
      <w:bookmarkStart w:id="7020" w:name="_Toc363909124"/>
      <w:bookmarkStart w:id="7021" w:name="_Toc364463549"/>
      <w:bookmarkStart w:id="7022" w:name="_Toc366078153"/>
      <w:bookmarkStart w:id="7023" w:name="_Toc366078772"/>
      <w:bookmarkStart w:id="7024" w:name="_Toc366079757"/>
      <w:bookmarkStart w:id="7025" w:name="_Toc366080369"/>
      <w:bookmarkStart w:id="7026" w:name="_Toc366080978"/>
      <w:bookmarkStart w:id="7027" w:name="_Toc366505318"/>
      <w:bookmarkStart w:id="7028" w:name="_Toc366508687"/>
      <w:bookmarkStart w:id="7029" w:name="_Toc366513188"/>
      <w:bookmarkStart w:id="7030" w:name="_Toc366574377"/>
      <w:bookmarkStart w:id="7031" w:name="_Toc366578170"/>
      <w:bookmarkStart w:id="7032" w:name="_Toc366578764"/>
      <w:bookmarkStart w:id="7033" w:name="_Toc366579356"/>
      <w:bookmarkStart w:id="7034" w:name="_Toc366579947"/>
      <w:bookmarkStart w:id="7035" w:name="_Toc366580539"/>
      <w:bookmarkStart w:id="7036" w:name="_Toc366581130"/>
      <w:bookmarkStart w:id="7037" w:name="_Toc366581722"/>
      <w:bookmarkStart w:id="7038" w:name="_Toc351912835"/>
      <w:bookmarkStart w:id="7039" w:name="_Toc351914856"/>
      <w:bookmarkStart w:id="7040" w:name="_Toc351915322"/>
      <w:bookmarkStart w:id="7041" w:name="_Toc361231379"/>
      <w:bookmarkStart w:id="7042" w:name="_Toc361231905"/>
      <w:bookmarkStart w:id="7043" w:name="_Toc362445203"/>
      <w:bookmarkStart w:id="7044" w:name="_Toc363909125"/>
      <w:bookmarkStart w:id="7045" w:name="_Toc364463550"/>
      <w:bookmarkStart w:id="7046" w:name="_Toc366078154"/>
      <w:bookmarkStart w:id="7047" w:name="_Toc366078773"/>
      <w:bookmarkStart w:id="7048" w:name="_Toc366079758"/>
      <w:bookmarkStart w:id="7049" w:name="_Toc366080370"/>
      <w:bookmarkStart w:id="7050" w:name="_Toc366080979"/>
      <w:bookmarkStart w:id="7051" w:name="_Toc366505319"/>
      <w:bookmarkStart w:id="7052" w:name="_Toc366508688"/>
      <w:bookmarkStart w:id="7053" w:name="_Toc366513189"/>
      <w:bookmarkStart w:id="7054" w:name="_Toc366574378"/>
      <w:bookmarkStart w:id="7055" w:name="_Toc366578171"/>
      <w:bookmarkStart w:id="7056" w:name="_Toc366578765"/>
      <w:bookmarkStart w:id="7057" w:name="_Toc366579357"/>
      <w:bookmarkStart w:id="7058" w:name="_Toc366579948"/>
      <w:bookmarkStart w:id="7059" w:name="_Toc366580540"/>
      <w:bookmarkStart w:id="7060" w:name="_Toc366581131"/>
      <w:bookmarkStart w:id="7061" w:name="_Toc366581723"/>
      <w:bookmarkStart w:id="7062" w:name="_Toc351912836"/>
      <w:bookmarkStart w:id="7063" w:name="_Toc351914857"/>
      <w:bookmarkStart w:id="7064" w:name="_Toc351915323"/>
      <w:bookmarkStart w:id="7065" w:name="_Toc361231380"/>
      <w:bookmarkStart w:id="7066" w:name="_Toc361231906"/>
      <w:bookmarkStart w:id="7067" w:name="_Toc362445204"/>
      <w:bookmarkStart w:id="7068" w:name="_Toc363909126"/>
      <w:bookmarkStart w:id="7069" w:name="_Toc364463551"/>
      <w:bookmarkStart w:id="7070" w:name="_Toc366078155"/>
      <w:bookmarkStart w:id="7071" w:name="_Toc366078774"/>
      <w:bookmarkStart w:id="7072" w:name="_Toc366079759"/>
      <w:bookmarkStart w:id="7073" w:name="_Toc366080371"/>
      <w:bookmarkStart w:id="7074" w:name="_Toc366080980"/>
      <w:bookmarkStart w:id="7075" w:name="_Toc366505320"/>
      <w:bookmarkStart w:id="7076" w:name="_Toc366508689"/>
      <w:bookmarkStart w:id="7077" w:name="_Toc366513190"/>
      <w:bookmarkStart w:id="7078" w:name="_Toc366574379"/>
      <w:bookmarkStart w:id="7079" w:name="_Toc366578172"/>
      <w:bookmarkStart w:id="7080" w:name="_Toc366578766"/>
      <w:bookmarkStart w:id="7081" w:name="_Toc366579358"/>
      <w:bookmarkStart w:id="7082" w:name="_Toc366579949"/>
      <w:bookmarkStart w:id="7083" w:name="_Toc366580541"/>
      <w:bookmarkStart w:id="7084" w:name="_Toc366581132"/>
      <w:bookmarkStart w:id="7085" w:name="_Toc366581724"/>
      <w:bookmarkStart w:id="7086" w:name="_Toc351912837"/>
      <w:bookmarkStart w:id="7087" w:name="_Toc351914858"/>
      <w:bookmarkStart w:id="7088" w:name="_Toc351915324"/>
      <w:bookmarkStart w:id="7089" w:name="_Toc361231381"/>
      <w:bookmarkStart w:id="7090" w:name="_Toc361231907"/>
      <w:bookmarkStart w:id="7091" w:name="_Toc362445205"/>
      <w:bookmarkStart w:id="7092" w:name="_Toc363909127"/>
      <w:bookmarkStart w:id="7093" w:name="_Toc364463552"/>
      <w:bookmarkStart w:id="7094" w:name="_Toc366078156"/>
      <w:bookmarkStart w:id="7095" w:name="_Toc366078775"/>
      <w:bookmarkStart w:id="7096" w:name="_Toc366079760"/>
      <w:bookmarkStart w:id="7097" w:name="_Toc366080372"/>
      <w:bookmarkStart w:id="7098" w:name="_Toc366080981"/>
      <w:bookmarkStart w:id="7099" w:name="_Toc366505321"/>
      <w:bookmarkStart w:id="7100" w:name="_Toc366508690"/>
      <w:bookmarkStart w:id="7101" w:name="_Toc366513191"/>
      <w:bookmarkStart w:id="7102" w:name="_Toc366574380"/>
      <w:bookmarkStart w:id="7103" w:name="_Toc366578173"/>
      <w:bookmarkStart w:id="7104" w:name="_Toc366578767"/>
      <w:bookmarkStart w:id="7105" w:name="_Toc366579359"/>
      <w:bookmarkStart w:id="7106" w:name="_Toc366579950"/>
      <w:bookmarkStart w:id="7107" w:name="_Toc366580542"/>
      <w:bookmarkStart w:id="7108" w:name="_Toc366581133"/>
      <w:bookmarkStart w:id="7109" w:name="_Toc366581725"/>
      <w:bookmarkStart w:id="7110" w:name="_Toc351912838"/>
      <w:bookmarkStart w:id="7111" w:name="_Toc351914859"/>
      <w:bookmarkStart w:id="7112" w:name="_Toc351915325"/>
      <w:bookmarkStart w:id="7113" w:name="_Toc361231382"/>
      <w:bookmarkStart w:id="7114" w:name="_Toc361231908"/>
      <w:bookmarkStart w:id="7115" w:name="_Toc362445206"/>
      <w:bookmarkStart w:id="7116" w:name="_Toc363909128"/>
      <w:bookmarkStart w:id="7117" w:name="_Toc364463553"/>
      <w:bookmarkStart w:id="7118" w:name="_Toc366078157"/>
      <w:bookmarkStart w:id="7119" w:name="_Toc366078776"/>
      <w:bookmarkStart w:id="7120" w:name="_Toc366079761"/>
      <w:bookmarkStart w:id="7121" w:name="_Toc366080373"/>
      <w:bookmarkStart w:id="7122" w:name="_Toc366080982"/>
      <w:bookmarkStart w:id="7123" w:name="_Toc366505322"/>
      <w:bookmarkStart w:id="7124" w:name="_Toc366508691"/>
      <w:bookmarkStart w:id="7125" w:name="_Toc366513192"/>
      <w:bookmarkStart w:id="7126" w:name="_Toc366574381"/>
      <w:bookmarkStart w:id="7127" w:name="_Toc366578174"/>
      <w:bookmarkStart w:id="7128" w:name="_Toc366578768"/>
      <w:bookmarkStart w:id="7129" w:name="_Toc366579360"/>
      <w:bookmarkStart w:id="7130" w:name="_Toc366579951"/>
      <w:bookmarkStart w:id="7131" w:name="_Toc366580543"/>
      <w:bookmarkStart w:id="7132" w:name="_Toc366581134"/>
      <w:bookmarkStart w:id="7133" w:name="_Toc366581726"/>
      <w:bookmarkStart w:id="7134" w:name="_Toc351912839"/>
      <w:bookmarkStart w:id="7135" w:name="_Toc351914860"/>
      <w:bookmarkStart w:id="7136" w:name="_Toc351915326"/>
      <w:bookmarkStart w:id="7137" w:name="_Toc361231383"/>
      <w:bookmarkStart w:id="7138" w:name="_Toc361231909"/>
      <w:bookmarkStart w:id="7139" w:name="_Toc362445207"/>
      <w:bookmarkStart w:id="7140" w:name="_Toc363909129"/>
      <w:bookmarkStart w:id="7141" w:name="_Toc364463554"/>
      <w:bookmarkStart w:id="7142" w:name="_Toc366078158"/>
      <w:bookmarkStart w:id="7143" w:name="_Toc366078777"/>
      <w:bookmarkStart w:id="7144" w:name="_Toc366079762"/>
      <w:bookmarkStart w:id="7145" w:name="_Toc366080374"/>
      <w:bookmarkStart w:id="7146" w:name="_Toc366080983"/>
      <w:bookmarkStart w:id="7147" w:name="_Toc366505323"/>
      <w:bookmarkStart w:id="7148" w:name="_Toc366508692"/>
      <w:bookmarkStart w:id="7149" w:name="_Toc366513193"/>
      <w:bookmarkStart w:id="7150" w:name="_Toc366574382"/>
      <w:bookmarkStart w:id="7151" w:name="_Toc366578175"/>
      <w:bookmarkStart w:id="7152" w:name="_Toc366578769"/>
      <w:bookmarkStart w:id="7153" w:name="_Toc366579361"/>
      <w:bookmarkStart w:id="7154" w:name="_Toc366579952"/>
      <w:bookmarkStart w:id="7155" w:name="_Toc366580544"/>
      <w:bookmarkStart w:id="7156" w:name="_Toc366581135"/>
      <w:bookmarkStart w:id="7157" w:name="_Toc366581727"/>
      <w:bookmarkStart w:id="7158" w:name="_Toc351912840"/>
      <w:bookmarkStart w:id="7159" w:name="_Toc351914861"/>
      <w:bookmarkStart w:id="7160" w:name="_Toc351915327"/>
      <w:bookmarkStart w:id="7161" w:name="_Toc361231384"/>
      <w:bookmarkStart w:id="7162" w:name="_Toc361231910"/>
      <w:bookmarkStart w:id="7163" w:name="_Toc362445208"/>
      <w:bookmarkStart w:id="7164" w:name="_Toc363909130"/>
      <w:bookmarkStart w:id="7165" w:name="_Toc364463555"/>
      <w:bookmarkStart w:id="7166" w:name="_Toc366078159"/>
      <w:bookmarkStart w:id="7167" w:name="_Toc366078778"/>
      <w:bookmarkStart w:id="7168" w:name="_Toc366079763"/>
      <w:bookmarkStart w:id="7169" w:name="_Toc366080375"/>
      <w:bookmarkStart w:id="7170" w:name="_Toc366080984"/>
      <w:bookmarkStart w:id="7171" w:name="_Toc366505324"/>
      <w:bookmarkStart w:id="7172" w:name="_Toc366508693"/>
      <w:bookmarkStart w:id="7173" w:name="_Toc366513194"/>
      <w:bookmarkStart w:id="7174" w:name="_Toc366574383"/>
      <w:bookmarkStart w:id="7175" w:name="_Toc366578176"/>
      <w:bookmarkStart w:id="7176" w:name="_Toc366578770"/>
      <w:bookmarkStart w:id="7177" w:name="_Toc366579362"/>
      <w:bookmarkStart w:id="7178" w:name="_Toc366579953"/>
      <w:bookmarkStart w:id="7179" w:name="_Toc366580545"/>
      <w:bookmarkStart w:id="7180" w:name="_Toc366581136"/>
      <w:bookmarkStart w:id="7181" w:name="_Toc366581728"/>
      <w:bookmarkStart w:id="7182" w:name="_Toc351912841"/>
      <w:bookmarkStart w:id="7183" w:name="_Toc351914862"/>
      <w:bookmarkStart w:id="7184" w:name="_Toc351915328"/>
      <w:bookmarkStart w:id="7185" w:name="_Toc361231385"/>
      <w:bookmarkStart w:id="7186" w:name="_Toc361231911"/>
      <w:bookmarkStart w:id="7187" w:name="_Toc362445209"/>
      <w:bookmarkStart w:id="7188" w:name="_Toc363909131"/>
      <w:bookmarkStart w:id="7189" w:name="_Toc364463556"/>
      <w:bookmarkStart w:id="7190" w:name="_Toc366078160"/>
      <w:bookmarkStart w:id="7191" w:name="_Toc366078779"/>
      <w:bookmarkStart w:id="7192" w:name="_Toc366079764"/>
      <w:bookmarkStart w:id="7193" w:name="_Toc366080376"/>
      <w:bookmarkStart w:id="7194" w:name="_Toc366080985"/>
      <w:bookmarkStart w:id="7195" w:name="_Toc366505325"/>
      <w:bookmarkStart w:id="7196" w:name="_Toc366508694"/>
      <w:bookmarkStart w:id="7197" w:name="_Toc366513195"/>
      <w:bookmarkStart w:id="7198" w:name="_Toc366574384"/>
      <w:bookmarkStart w:id="7199" w:name="_Toc366578177"/>
      <w:bookmarkStart w:id="7200" w:name="_Toc366578771"/>
      <w:bookmarkStart w:id="7201" w:name="_Toc366579363"/>
      <w:bookmarkStart w:id="7202" w:name="_Toc366579954"/>
      <w:bookmarkStart w:id="7203" w:name="_Toc366580546"/>
      <w:bookmarkStart w:id="7204" w:name="_Toc366581137"/>
      <w:bookmarkStart w:id="7205" w:name="_Toc366581729"/>
      <w:bookmarkStart w:id="7206" w:name="_Toc351912842"/>
      <w:bookmarkStart w:id="7207" w:name="_Toc351914863"/>
      <w:bookmarkStart w:id="7208" w:name="_Toc351915329"/>
      <w:bookmarkStart w:id="7209" w:name="_Toc361231386"/>
      <w:bookmarkStart w:id="7210" w:name="_Toc361231912"/>
      <w:bookmarkStart w:id="7211" w:name="_Toc362445210"/>
      <w:bookmarkStart w:id="7212" w:name="_Toc363909132"/>
      <w:bookmarkStart w:id="7213" w:name="_Toc364463557"/>
      <w:bookmarkStart w:id="7214" w:name="_Toc366078161"/>
      <w:bookmarkStart w:id="7215" w:name="_Toc366078780"/>
      <w:bookmarkStart w:id="7216" w:name="_Toc366079765"/>
      <w:bookmarkStart w:id="7217" w:name="_Toc366080377"/>
      <w:bookmarkStart w:id="7218" w:name="_Toc366080986"/>
      <w:bookmarkStart w:id="7219" w:name="_Toc366505326"/>
      <w:bookmarkStart w:id="7220" w:name="_Toc366508695"/>
      <w:bookmarkStart w:id="7221" w:name="_Toc366513196"/>
      <w:bookmarkStart w:id="7222" w:name="_Toc366574385"/>
      <w:bookmarkStart w:id="7223" w:name="_Toc366578178"/>
      <w:bookmarkStart w:id="7224" w:name="_Toc366578772"/>
      <w:bookmarkStart w:id="7225" w:name="_Toc366579364"/>
      <w:bookmarkStart w:id="7226" w:name="_Toc366579955"/>
      <w:bookmarkStart w:id="7227" w:name="_Toc366580547"/>
      <w:bookmarkStart w:id="7228" w:name="_Toc366581138"/>
      <w:bookmarkStart w:id="7229" w:name="_Toc366581730"/>
      <w:bookmarkStart w:id="7230" w:name="_Toc351912843"/>
      <w:bookmarkStart w:id="7231" w:name="_Toc351914864"/>
      <w:bookmarkStart w:id="7232" w:name="_Toc351915330"/>
      <w:bookmarkStart w:id="7233" w:name="_Toc361231387"/>
      <w:bookmarkStart w:id="7234" w:name="_Toc361231913"/>
      <w:bookmarkStart w:id="7235" w:name="_Toc362445211"/>
      <w:bookmarkStart w:id="7236" w:name="_Toc363909133"/>
      <w:bookmarkStart w:id="7237" w:name="_Toc364463558"/>
      <w:bookmarkStart w:id="7238" w:name="_Toc366078162"/>
      <w:bookmarkStart w:id="7239" w:name="_Toc366078781"/>
      <w:bookmarkStart w:id="7240" w:name="_Toc366079766"/>
      <w:bookmarkStart w:id="7241" w:name="_Toc366080378"/>
      <w:bookmarkStart w:id="7242" w:name="_Toc366080987"/>
      <w:bookmarkStart w:id="7243" w:name="_Toc366505327"/>
      <w:bookmarkStart w:id="7244" w:name="_Toc366508696"/>
      <w:bookmarkStart w:id="7245" w:name="_Toc366513197"/>
      <w:bookmarkStart w:id="7246" w:name="_Toc366574386"/>
      <w:bookmarkStart w:id="7247" w:name="_Toc366578179"/>
      <w:bookmarkStart w:id="7248" w:name="_Toc366578773"/>
      <w:bookmarkStart w:id="7249" w:name="_Toc366579365"/>
      <w:bookmarkStart w:id="7250" w:name="_Toc366579956"/>
      <w:bookmarkStart w:id="7251" w:name="_Toc366580548"/>
      <w:bookmarkStart w:id="7252" w:name="_Toc366581139"/>
      <w:bookmarkStart w:id="7253" w:name="_Toc366581731"/>
      <w:bookmarkStart w:id="7254" w:name="_Toc351912844"/>
      <w:bookmarkStart w:id="7255" w:name="_Toc351914865"/>
      <w:bookmarkStart w:id="7256" w:name="_Toc351915331"/>
      <w:bookmarkStart w:id="7257" w:name="_Toc361231388"/>
      <w:bookmarkStart w:id="7258" w:name="_Toc361231914"/>
      <w:bookmarkStart w:id="7259" w:name="_Toc362445212"/>
      <w:bookmarkStart w:id="7260" w:name="_Toc363909134"/>
      <w:bookmarkStart w:id="7261" w:name="_Toc364463559"/>
      <w:bookmarkStart w:id="7262" w:name="_Toc366078163"/>
      <w:bookmarkStart w:id="7263" w:name="_Toc366078782"/>
      <w:bookmarkStart w:id="7264" w:name="_Toc366079767"/>
      <w:bookmarkStart w:id="7265" w:name="_Toc366080379"/>
      <w:bookmarkStart w:id="7266" w:name="_Toc366080988"/>
      <w:bookmarkStart w:id="7267" w:name="_Toc366505328"/>
      <w:bookmarkStart w:id="7268" w:name="_Toc366508697"/>
      <w:bookmarkStart w:id="7269" w:name="_Toc366513198"/>
      <w:bookmarkStart w:id="7270" w:name="_Toc366574387"/>
      <w:bookmarkStart w:id="7271" w:name="_Toc366578180"/>
      <w:bookmarkStart w:id="7272" w:name="_Toc366578774"/>
      <w:bookmarkStart w:id="7273" w:name="_Toc366579366"/>
      <w:bookmarkStart w:id="7274" w:name="_Toc366579957"/>
      <w:bookmarkStart w:id="7275" w:name="_Toc366580549"/>
      <w:bookmarkStart w:id="7276" w:name="_Toc366581140"/>
      <w:bookmarkStart w:id="7277" w:name="_Toc366581732"/>
      <w:bookmarkStart w:id="7278" w:name="_Toc351912845"/>
      <w:bookmarkStart w:id="7279" w:name="_Toc351914866"/>
      <w:bookmarkStart w:id="7280" w:name="_Toc351915332"/>
      <w:bookmarkStart w:id="7281" w:name="_Toc361231389"/>
      <w:bookmarkStart w:id="7282" w:name="_Toc361231915"/>
      <w:bookmarkStart w:id="7283" w:name="_Toc362445213"/>
      <w:bookmarkStart w:id="7284" w:name="_Toc363909135"/>
      <w:bookmarkStart w:id="7285" w:name="_Toc364463560"/>
      <w:bookmarkStart w:id="7286" w:name="_Toc366078164"/>
      <w:bookmarkStart w:id="7287" w:name="_Toc366078783"/>
      <w:bookmarkStart w:id="7288" w:name="_Toc366079768"/>
      <w:bookmarkStart w:id="7289" w:name="_Toc366080380"/>
      <w:bookmarkStart w:id="7290" w:name="_Toc366080989"/>
      <w:bookmarkStart w:id="7291" w:name="_Toc366505329"/>
      <w:bookmarkStart w:id="7292" w:name="_Toc366508698"/>
      <w:bookmarkStart w:id="7293" w:name="_Toc366513199"/>
      <w:bookmarkStart w:id="7294" w:name="_Toc366574388"/>
      <w:bookmarkStart w:id="7295" w:name="_Toc366578181"/>
      <w:bookmarkStart w:id="7296" w:name="_Toc366578775"/>
      <w:bookmarkStart w:id="7297" w:name="_Toc366579367"/>
      <w:bookmarkStart w:id="7298" w:name="_Toc366579958"/>
      <w:bookmarkStart w:id="7299" w:name="_Toc366580550"/>
      <w:bookmarkStart w:id="7300" w:name="_Toc366581141"/>
      <w:bookmarkStart w:id="7301" w:name="_Toc366581733"/>
      <w:bookmarkStart w:id="7302" w:name="_Toc351912846"/>
      <w:bookmarkStart w:id="7303" w:name="_Toc351914867"/>
      <w:bookmarkStart w:id="7304" w:name="_Toc351915333"/>
      <w:bookmarkStart w:id="7305" w:name="_Toc361231390"/>
      <w:bookmarkStart w:id="7306" w:name="_Toc361231916"/>
      <w:bookmarkStart w:id="7307" w:name="_Toc362445214"/>
      <w:bookmarkStart w:id="7308" w:name="_Toc363909136"/>
      <w:bookmarkStart w:id="7309" w:name="_Toc364463561"/>
      <w:bookmarkStart w:id="7310" w:name="_Toc366078165"/>
      <w:bookmarkStart w:id="7311" w:name="_Toc366078784"/>
      <w:bookmarkStart w:id="7312" w:name="_Toc366079769"/>
      <w:bookmarkStart w:id="7313" w:name="_Toc366080381"/>
      <w:bookmarkStart w:id="7314" w:name="_Toc366080990"/>
      <w:bookmarkStart w:id="7315" w:name="_Toc366505330"/>
      <w:bookmarkStart w:id="7316" w:name="_Toc366508699"/>
      <w:bookmarkStart w:id="7317" w:name="_Toc366513200"/>
      <w:bookmarkStart w:id="7318" w:name="_Toc366574389"/>
      <w:bookmarkStart w:id="7319" w:name="_Toc366578182"/>
      <w:bookmarkStart w:id="7320" w:name="_Toc366578776"/>
      <w:bookmarkStart w:id="7321" w:name="_Toc366579368"/>
      <w:bookmarkStart w:id="7322" w:name="_Toc366579959"/>
      <w:bookmarkStart w:id="7323" w:name="_Toc366580551"/>
      <w:bookmarkStart w:id="7324" w:name="_Toc366581142"/>
      <w:bookmarkStart w:id="7325" w:name="_Toc366581734"/>
      <w:bookmarkStart w:id="7326" w:name="_Toc351912847"/>
      <w:bookmarkStart w:id="7327" w:name="_Toc351914868"/>
      <w:bookmarkStart w:id="7328" w:name="_Toc351915334"/>
      <w:bookmarkStart w:id="7329" w:name="_Toc361231391"/>
      <w:bookmarkStart w:id="7330" w:name="_Toc361231917"/>
      <w:bookmarkStart w:id="7331" w:name="_Toc362445215"/>
      <w:bookmarkStart w:id="7332" w:name="_Toc363909137"/>
      <w:bookmarkStart w:id="7333" w:name="_Toc364463562"/>
      <w:bookmarkStart w:id="7334" w:name="_Toc366078166"/>
      <w:bookmarkStart w:id="7335" w:name="_Toc366078785"/>
      <w:bookmarkStart w:id="7336" w:name="_Toc366079770"/>
      <w:bookmarkStart w:id="7337" w:name="_Toc366080382"/>
      <w:bookmarkStart w:id="7338" w:name="_Toc366080991"/>
      <w:bookmarkStart w:id="7339" w:name="_Toc366505331"/>
      <w:bookmarkStart w:id="7340" w:name="_Toc366508700"/>
      <w:bookmarkStart w:id="7341" w:name="_Toc366513201"/>
      <w:bookmarkStart w:id="7342" w:name="_Toc366574390"/>
      <w:bookmarkStart w:id="7343" w:name="_Toc366578183"/>
      <w:bookmarkStart w:id="7344" w:name="_Toc366578777"/>
      <w:bookmarkStart w:id="7345" w:name="_Toc366579369"/>
      <w:bookmarkStart w:id="7346" w:name="_Toc366579960"/>
      <w:bookmarkStart w:id="7347" w:name="_Toc366580552"/>
      <w:bookmarkStart w:id="7348" w:name="_Toc366581143"/>
      <w:bookmarkStart w:id="7349" w:name="_Toc366581735"/>
      <w:bookmarkStart w:id="7350" w:name="_Toc322911372"/>
      <w:bookmarkStart w:id="7351" w:name="_Toc322911683"/>
      <w:bookmarkStart w:id="7352" w:name="_Toc322911933"/>
      <w:bookmarkStart w:id="7353" w:name="_Toc322912222"/>
      <w:bookmarkStart w:id="7354" w:name="_Toc329093071"/>
      <w:bookmarkStart w:id="7355" w:name="_Toc332701584"/>
      <w:bookmarkStart w:id="7356" w:name="_Toc332701888"/>
      <w:bookmarkStart w:id="7357" w:name="_Toc332711687"/>
      <w:bookmarkStart w:id="7358" w:name="_Toc332711989"/>
      <w:bookmarkStart w:id="7359" w:name="_Toc332712290"/>
      <w:bookmarkStart w:id="7360" w:name="_Toc332724206"/>
      <w:bookmarkStart w:id="7361" w:name="_Toc332724506"/>
      <w:bookmarkStart w:id="7362" w:name="_Toc341102802"/>
      <w:bookmarkStart w:id="7363" w:name="_Toc347241537"/>
      <w:bookmarkStart w:id="7364" w:name="_Toc347744730"/>
      <w:bookmarkStart w:id="7365" w:name="_Toc348984513"/>
      <w:bookmarkStart w:id="7366" w:name="_Toc348984818"/>
      <w:bookmarkStart w:id="7367" w:name="_Toc349037982"/>
      <w:bookmarkStart w:id="7368" w:name="_Toc349038284"/>
      <w:bookmarkStart w:id="7369" w:name="_Toc349042777"/>
      <w:bookmarkStart w:id="7370" w:name="_Toc349642189"/>
      <w:bookmarkStart w:id="7371" w:name="_Toc351912848"/>
      <w:bookmarkStart w:id="7372" w:name="_Toc351914869"/>
      <w:bookmarkStart w:id="7373" w:name="_Toc351915335"/>
      <w:bookmarkStart w:id="7374" w:name="_Toc361231392"/>
      <w:bookmarkStart w:id="7375" w:name="_Toc361231918"/>
      <w:bookmarkStart w:id="7376" w:name="_Toc362445216"/>
      <w:bookmarkStart w:id="7377" w:name="_Toc363909138"/>
      <w:bookmarkStart w:id="7378" w:name="_Toc364463563"/>
      <w:bookmarkStart w:id="7379" w:name="_Toc366078167"/>
      <w:bookmarkStart w:id="7380" w:name="_Toc366078786"/>
      <w:bookmarkStart w:id="7381" w:name="_Toc366079771"/>
      <w:bookmarkStart w:id="7382" w:name="_Toc366080383"/>
      <w:bookmarkStart w:id="7383" w:name="_Toc366080992"/>
      <w:bookmarkStart w:id="7384" w:name="_Toc366505332"/>
      <w:bookmarkStart w:id="7385" w:name="_Toc366508701"/>
      <w:bookmarkStart w:id="7386" w:name="_Toc366513202"/>
      <w:bookmarkStart w:id="7387" w:name="_Toc366574391"/>
      <w:bookmarkStart w:id="7388" w:name="_Toc366578184"/>
      <w:bookmarkStart w:id="7389" w:name="_Toc366578778"/>
      <w:bookmarkStart w:id="7390" w:name="_Toc366579370"/>
      <w:bookmarkStart w:id="7391" w:name="_Toc366579961"/>
      <w:bookmarkStart w:id="7392" w:name="_Toc366580553"/>
      <w:bookmarkStart w:id="7393" w:name="_Toc366581144"/>
      <w:bookmarkStart w:id="7394" w:name="_Toc366581736"/>
      <w:bookmarkStart w:id="7395" w:name="_Properties_for_Nillable"/>
      <w:bookmarkStart w:id="7396" w:name="_Toc349042778"/>
      <w:bookmarkStart w:id="7397" w:name="_Ref38543945"/>
      <w:bookmarkStart w:id="7398" w:name="_Ref38543953"/>
      <w:bookmarkStart w:id="7399" w:name="_Ref52983719"/>
      <w:bookmarkStart w:id="7400" w:name="_Toc62570180"/>
      <w:bookmarkStart w:id="7401" w:name="_Toc210216902"/>
      <w:bookmarkStart w:id="7402" w:name="_Toc219441034"/>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r>
        <w:t>Properties for Nillable Elements</w:t>
      </w:r>
      <w:bookmarkEnd w:id="5457"/>
      <w:bookmarkEnd w:id="5458"/>
      <w:bookmarkEnd w:id="5459"/>
      <w:bookmarkEnd w:id="5460"/>
      <w:bookmarkEnd w:id="5461"/>
      <w:bookmarkEnd w:id="7396"/>
      <w:bookmarkEnd w:id="7397"/>
      <w:bookmarkEnd w:id="7398"/>
      <w:bookmarkEnd w:id="7399"/>
      <w:bookmarkEnd w:id="7400"/>
      <w:bookmarkEnd w:id="7401"/>
      <w:bookmarkEnd w:id="7402"/>
    </w:p>
    <w:p w14:paraId="097E3B1E" w14:textId="77777777" w:rsidR="00B46A03" w:rsidRDefault="00B46A03" w:rsidP="00404546">
      <w:pPr>
        <w:pStyle w:val="nobreak"/>
      </w:pPr>
      <w:r>
        <w:t xml:space="preserve">These properties are used when the XSD 'nillable' property of an element is 'true', and they control when and how the representation data are interpreted as having the logical meaning 'nil'.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744"/>
      </w:tblGrid>
      <w:tr w:rsidR="00B46A03" w14:paraId="50476A93"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4AAE9C5B" w14:textId="77777777" w:rsidR="00B46A03" w:rsidRDefault="00B46A03" w:rsidP="002A3075">
            <w:pPr>
              <w:jc w:val="left"/>
              <w:rPr>
                <w:rFonts w:cs="Arial"/>
                <w:b/>
              </w:rPr>
            </w:pPr>
            <w:r>
              <w:rPr>
                <w:rFonts w:cs="Arial"/>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27B11A37" w14:textId="77777777" w:rsidR="00B46A03" w:rsidRDefault="00B46A03" w:rsidP="002A3075">
            <w:pPr>
              <w:jc w:val="left"/>
              <w:rPr>
                <w:rFonts w:cs="Arial"/>
                <w:b/>
              </w:rPr>
            </w:pPr>
            <w:r>
              <w:rPr>
                <w:rFonts w:cs="Arial"/>
                <w:b/>
              </w:rPr>
              <w:t>Description</w:t>
            </w:r>
          </w:p>
        </w:tc>
      </w:tr>
      <w:tr w:rsidR="00B46A03" w14:paraId="0765B224"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5ED064E3" w14:textId="77777777" w:rsidR="00B46A03" w:rsidRDefault="00B46A03" w:rsidP="002A3075">
            <w:pPr>
              <w:jc w:val="left"/>
              <w:rPr>
                <w:rFonts w:cs="Arial"/>
              </w:rPr>
            </w:pPr>
            <w:r>
              <w:rPr>
                <w:rFonts w:cs="Arial"/>
              </w:rPr>
              <w:t>nilKind</w:t>
            </w:r>
          </w:p>
        </w:tc>
        <w:tc>
          <w:tcPr>
            <w:tcW w:w="0" w:type="auto"/>
            <w:tcBorders>
              <w:top w:val="single" w:sz="4" w:space="0" w:color="auto"/>
              <w:left w:val="single" w:sz="4" w:space="0" w:color="auto"/>
              <w:bottom w:val="single" w:sz="4" w:space="0" w:color="auto"/>
              <w:right w:val="single" w:sz="4" w:space="0" w:color="auto"/>
            </w:tcBorders>
            <w:hideMark/>
          </w:tcPr>
          <w:p w14:paraId="7BBB5059" w14:textId="77777777" w:rsidR="00B46A03" w:rsidRDefault="00B46A03" w:rsidP="002A3075">
            <w:pPr>
              <w:jc w:val="left"/>
              <w:rPr>
                <w:rFonts w:cs="Arial"/>
              </w:rPr>
            </w:pPr>
            <w:r>
              <w:rPr>
                <w:rFonts w:cs="Arial"/>
              </w:rPr>
              <w:t>Enum</w:t>
            </w:r>
          </w:p>
          <w:p w14:paraId="5C065826" w14:textId="77777777" w:rsidR="00B46A03" w:rsidRDefault="00B46A03" w:rsidP="002A3075">
            <w:pPr>
              <w:jc w:val="left"/>
              <w:rPr>
                <w:rFonts w:cs="Arial"/>
              </w:rPr>
            </w:pPr>
            <w:r>
              <w:rPr>
                <w:rFonts w:cs="Arial"/>
              </w:rPr>
              <w:t xml:space="preserve">Valid values 'literalValue', 'logicalValue', 'literalCharacter'. </w:t>
            </w:r>
          </w:p>
          <w:p w14:paraId="7A708058" w14:textId="77777777" w:rsidR="00B46A03" w:rsidRDefault="00B46A03" w:rsidP="002A3075">
            <w:pPr>
              <w:jc w:val="left"/>
              <w:rPr>
                <w:rFonts w:cs="Arial"/>
              </w:rPr>
            </w:pPr>
            <w:r>
              <w:rPr>
                <w:rFonts w:cs="Arial"/>
              </w:rPr>
              <w:t>Used when XSD nillable is 'true'.</w:t>
            </w:r>
          </w:p>
          <w:p w14:paraId="48F8A84E" w14:textId="77777777" w:rsidR="00B46A03" w:rsidRDefault="00B46A03" w:rsidP="002A3075">
            <w:pPr>
              <w:jc w:val="left"/>
              <w:rPr>
                <w:rFonts w:cs="Arial"/>
              </w:rPr>
            </w:pPr>
            <w:r>
              <w:rPr>
                <w:rFonts w:cs="Arial"/>
              </w:rPr>
              <w:t xml:space="preserve">Specifies how dfdl:nilValue is interpreted to represent the nil value in the data stream. </w:t>
            </w:r>
          </w:p>
          <w:p w14:paraId="065D8764" w14:textId="77777777" w:rsidR="00B46A03" w:rsidRDefault="00B46A03" w:rsidP="002A3075">
            <w:pPr>
              <w:jc w:val="left"/>
            </w:pPr>
            <w:r>
              <w:t>If 'literalCharacter' then dfdl:nilValue specifies</w:t>
            </w:r>
            <w:r>
              <w:rPr>
                <w:rFonts w:eastAsia="MS Mincho"/>
              </w:rPr>
              <w:t xml:space="preserve"> a single character or a single byte </w:t>
            </w:r>
            <w:r>
              <w:t xml:space="preserve">that, when repeated to the length of the element, is the nil value. </w:t>
            </w:r>
            <w:r>
              <w:lastRenderedPageBreak/>
              <w:t>'literalCharacter' may only be specified for fixed-length elements, otherwise it is a Schema Definition Error..</w:t>
            </w:r>
          </w:p>
          <w:p w14:paraId="4D1FACA4" w14:textId="77777777" w:rsidR="00B46A03" w:rsidRDefault="00B46A03" w:rsidP="002A3075">
            <w:pPr>
              <w:jc w:val="left"/>
            </w:pPr>
            <w:r>
              <w:t>If 'literalValue' then dfdl:nilValue specifies</w:t>
            </w:r>
            <w:r>
              <w:rPr>
                <w:rFonts w:eastAsia="MS Mincho"/>
              </w:rPr>
              <w:t xml:space="preserve"> </w:t>
            </w:r>
            <w:r>
              <w:t xml:space="preserve">a list of DFDL literal strings that are the possible representations for nil. </w:t>
            </w:r>
          </w:p>
          <w:p w14:paraId="532EFAF3" w14:textId="77777777" w:rsidR="00B46A03" w:rsidRDefault="00B46A03" w:rsidP="002A3075">
            <w:pPr>
              <w:jc w:val="left"/>
              <w:rPr>
                <w:rFonts w:cs="Arial"/>
              </w:rPr>
            </w:pPr>
            <w:r>
              <w:rPr>
                <w:rFonts w:cs="Arial"/>
              </w:rPr>
              <w:t xml:space="preserve">If 'logicalValue' then dfdl:nilValue specifies a list of logical values that are the possible logical values for nil.  </w:t>
            </w:r>
          </w:p>
          <w:p w14:paraId="4C5E2148" w14:textId="77777777" w:rsidR="00B46A03" w:rsidRDefault="00B46A03" w:rsidP="002A3075">
            <w:pPr>
              <w:jc w:val="left"/>
              <w:rPr>
                <w:rFonts w:cs="Arial"/>
              </w:rPr>
            </w:pPr>
            <w:r>
              <w:rPr>
                <w:rFonts w:cs="Arial"/>
              </w:rPr>
              <w:t xml:space="preserve">Complex elements can be nillable, but dfdl:nilKind can only be 'literalValue' and dfdl:nilValue must be "%ES;". It is a Schema Definition Error otherwise. </w:t>
            </w:r>
          </w:p>
          <w:p w14:paraId="522F9B4D" w14:textId="77777777" w:rsidR="00B46A03" w:rsidRDefault="00B46A03" w:rsidP="002A3075">
            <w:pPr>
              <w:jc w:val="left"/>
              <w:rPr>
                <w:rFonts w:cs="Arial"/>
              </w:rPr>
            </w:pPr>
            <w:r>
              <w:rPr>
                <w:rFonts w:cs="Arial"/>
              </w:rPr>
              <w:t>Annotation: dfdl:element</w:t>
            </w:r>
          </w:p>
        </w:tc>
      </w:tr>
      <w:tr w:rsidR="00B46A03" w14:paraId="52F34AE7"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636FC865" w14:textId="77777777" w:rsidR="00B46A03" w:rsidRDefault="00B46A03" w:rsidP="002A3075">
            <w:pPr>
              <w:jc w:val="left"/>
              <w:rPr>
                <w:rFonts w:cs="Arial"/>
              </w:rPr>
            </w:pPr>
            <w:r>
              <w:rPr>
                <w:rFonts w:cs="Arial"/>
              </w:rPr>
              <w:lastRenderedPageBreak/>
              <w:t>nilValue</w:t>
            </w:r>
          </w:p>
        </w:tc>
        <w:tc>
          <w:tcPr>
            <w:tcW w:w="0" w:type="auto"/>
            <w:tcBorders>
              <w:top w:val="single" w:sz="4" w:space="0" w:color="auto"/>
              <w:left w:val="single" w:sz="4" w:space="0" w:color="auto"/>
              <w:bottom w:val="single" w:sz="4" w:space="0" w:color="auto"/>
              <w:right w:val="single" w:sz="4" w:space="0" w:color="auto"/>
            </w:tcBorders>
            <w:hideMark/>
          </w:tcPr>
          <w:p w14:paraId="5267C92B" w14:textId="77777777" w:rsidR="00B46A03" w:rsidRDefault="00B46A03" w:rsidP="002A3075">
            <w:pPr>
              <w:jc w:val="left"/>
              <w:rPr>
                <w:rFonts w:cs="Arial"/>
              </w:rPr>
            </w:pPr>
            <w:r>
              <w:rPr>
                <w:rFonts w:cs="Arial"/>
              </w:rPr>
              <w:t xml:space="preserve">List of DFDL String Literals, List of Logical Values, DFDL String Literal </w:t>
            </w:r>
          </w:p>
          <w:p w14:paraId="729D67D6" w14:textId="77777777" w:rsidR="00B46A03" w:rsidRDefault="00B46A03" w:rsidP="002A3075">
            <w:pPr>
              <w:jc w:val="left"/>
              <w:rPr>
                <w:rFonts w:cs="Arial"/>
              </w:rPr>
            </w:pPr>
            <w:r>
              <w:rPr>
                <w:rFonts w:cs="Arial"/>
              </w:rPr>
              <w:t xml:space="preserve">Specifies the text strings that are the possible literal or logical nil values of the element.  </w:t>
            </w:r>
          </w:p>
          <w:p w14:paraId="1BA56831" w14:textId="77777777" w:rsidR="00B46A03" w:rsidRDefault="00B46A03" w:rsidP="002A3075">
            <w:pPr>
              <w:jc w:val="left"/>
              <w:rPr>
                <w:rFonts w:cs="Arial"/>
              </w:rPr>
            </w:pPr>
            <w:r>
              <w:rPr>
                <w:rFonts w:cs="Arial"/>
              </w:rPr>
              <w:t xml:space="preserve">If dfdl:nilKind is 'literalValue' then dfdl:nilValue specifies a whitespace separated list of DFDL literal strings that are the possible representations for nil. On parsing the element value is nil if the trimmed data matches one of the string literals in the list. On unparsing if the element value is nil the first string literal in the list is output. </w:t>
            </w:r>
          </w:p>
          <w:p w14:paraId="339AE58F" w14:textId="77777777" w:rsidR="00B46A03" w:rsidRDefault="00B46A03" w:rsidP="002A3075">
            <w:pPr>
              <w:jc w:val="left"/>
              <w:rPr>
                <w:rFonts w:cs="Arial"/>
              </w:rPr>
            </w:pPr>
            <w:r>
              <w:rPr>
                <w:rFonts w:cs="Arial"/>
              </w:rPr>
              <w:t>If dfdl:nilKind is 'logicalValue' then dfdl:nilValue specifies a whitespace separated list of logical values that are the possible logical values for nil. On parsing the element value is nil if the data, converted to its logical type, matches any of the logical values in the list. On unparsing if the element value is nil, the first value from the list</w:t>
            </w:r>
            <w:r>
              <w:t xml:space="preserve"> </w:t>
            </w:r>
            <w:r>
              <w:rPr>
                <w:rFonts w:cs="Arial"/>
              </w:rPr>
              <w:t>is converted to its physical representation and output.</w:t>
            </w:r>
          </w:p>
          <w:p w14:paraId="58657CE8" w14:textId="77777777" w:rsidR="00B46A03" w:rsidRDefault="00B46A03" w:rsidP="002A3075">
            <w:pPr>
              <w:jc w:val="left"/>
            </w:pPr>
            <w:r>
              <w:t xml:space="preserve">If dfdl:nilKind is  'literalCharacter' then dfdl:nilValue specifies a single character or byte that, when repeated to the length of the element, is the nil representation. </w:t>
            </w:r>
            <w:r>
              <w:rPr>
                <w:rFonts w:eastAsia="MS Mincho"/>
              </w:rPr>
              <w:t xml:space="preserve">If a character, then it can be specified using a literal character or using DFDL entities. If a character is specified when dfdl:lengthUnits is 'bytes' then the dfdl:nilValue must be a single-byte character. To specify a byte, it must be specified using a single "%#r;" entity. If a byte is specified when dfdl:lengthUnits is 'characters' then the dfdl:encoding must be a fixed-width encoding. </w:t>
            </w:r>
          </w:p>
          <w:p w14:paraId="4875C7F1" w14:textId="77777777" w:rsidR="00B46A03" w:rsidRDefault="00B46A03" w:rsidP="002A3075">
            <w:pPr>
              <w:jc w:val="left"/>
              <w:rPr>
                <w:rFonts w:eastAsia="MS Mincho"/>
              </w:rPr>
            </w:pPr>
            <w:r>
              <w:t xml:space="preserve">On parsing, the element value is nil if all characters in the untrimmed data content match the dfdl:nilValue character . On unparsing, if the element value is nil the dfdl:nilValue character is output to the needed length. </w:t>
            </w:r>
            <w:r>
              <w:rPr>
                <w:rFonts w:eastAsia="MS Mincho"/>
              </w:rPr>
              <w:t xml:space="preserve"> </w:t>
            </w:r>
          </w:p>
          <w:p w14:paraId="69844576" w14:textId="77777777" w:rsidR="00B46A03" w:rsidRDefault="00B46A03" w:rsidP="002A3075">
            <w:pPr>
              <w:autoSpaceDE w:val="0"/>
              <w:jc w:val="left"/>
              <w:rPr>
                <w:rFonts w:cs="Arial"/>
              </w:rPr>
            </w:pPr>
            <w:r>
              <w:rPr>
                <w:rFonts w:cs="Arial"/>
              </w:rPr>
              <w:t>There are restrictions on the</w:t>
            </w:r>
            <w:r>
              <w:rPr>
                <w:rFonts w:eastAsia="Arial" w:cs="Arial"/>
              </w:rPr>
              <w:t xml:space="preserve"> </w:t>
            </w:r>
            <w:r>
              <w:rPr>
                <w:rFonts w:cs="Arial"/>
              </w:rPr>
              <w:t>string</w:t>
            </w:r>
            <w:r>
              <w:rPr>
                <w:rFonts w:eastAsia="Arial" w:cs="Arial"/>
              </w:rPr>
              <w:t xml:space="preserve"> </w:t>
            </w:r>
            <w:r>
              <w:rPr>
                <w:rFonts w:cs="Arial"/>
              </w:rPr>
              <w:t>literal</w:t>
            </w:r>
            <w:r>
              <w:rPr>
                <w:rFonts w:eastAsia="Arial" w:cs="Arial"/>
              </w:rPr>
              <w:t xml:space="preserve"> </w:t>
            </w:r>
            <w:r>
              <w:rPr>
                <w:rFonts w:cs="Arial"/>
              </w:rPr>
              <w:t>syntax</w:t>
            </w:r>
            <w:r>
              <w:rPr>
                <w:rFonts w:eastAsia="Arial" w:cs="Arial"/>
              </w:rPr>
              <w:t xml:space="preserve"> </w:t>
            </w:r>
            <w:r>
              <w:rPr>
                <w:rFonts w:cs="Arial"/>
              </w:rPr>
              <w:t>of</w:t>
            </w:r>
            <w:r>
              <w:rPr>
                <w:rFonts w:eastAsia="Arial" w:cs="Arial"/>
              </w:rPr>
              <w:t xml:space="preserve"> dfdl:</w:t>
            </w:r>
            <w:r>
              <w:rPr>
                <w:rFonts w:cs="Arial"/>
              </w:rPr>
              <w:t xml:space="preserve">nilValue. </w:t>
            </w:r>
          </w:p>
          <w:p w14:paraId="1269A2B3" w14:textId="77777777" w:rsidR="00B46A03" w:rsidRDefault="00B46A03" w:rsidP="002A3075">
            <w:pPr>
              <w:autoSpaceDE w:val="0"/>
              <w:jc w:val="left"/>
              <w:rPr>
                <w:rFonts w:eastAsia="Arial" w:cs="Arial"/>
              </w:rPr>
            </w:pPr>
            <w:r>
              <w:rPr>
                <w:rFonts w:cs="Arial"/>
              </w:rPr>
              <w:t>When</w:t>
            </w:r>
            <w:r>
              <w:rPr>
                <w:rFonts w:eastAsia="Arial" w:cs="Arial"/>
              </w:rPr>
              <w:t xml:space="preserve"> dfdl:</w:t>
            </w:r>
            <w:r>
              <w:rPr>
                <w:rFonts w:cs="Arial"/>
              </w:rPr>
              <w:t>nilKind</w:t>
            </w:r>
            <w:r>
              <w:rPr>
                <w:rFonts w:eastAsia="Arial" w:cs="Arial"/>
              </w:rPr>
              <w:t xml:space="preserve"> </w:t>
            </w:r>
            <w:r>
              <w:rPr>
                <w:rFonts w:cs="Arial"/>
              </w:rPr>
              <w:t>is</w:t>
            </w:r>
            <w:r>
              <w:rPr>
                <w:rFonts w:eastAsia="Arial" w:cs="Arial"/>
              </w:rPr>
              <w:t xml:space="preserve"> </w:t>
            </w:r>
            <w:r>
              <w:rPr>
                <w:rFonts w:cs="Arial"/>
              </w:rPr>
              <w:t>literalValue and text representation:</w:t>
            </w:r>
            <w:r>
              <w:rPr>
                <w:rFonts w:eastAsia="Arial" w:cs="Arial"/>
              </w:rPr>
              <w:t xml:space="preserve"> </w:t>
            </w:r>
          </w:p>
          <w:p w14:paraId="799376E7" w14:textId="77777777" w:rsidR="00B46A03" w:rsidRDefault="00B46A03" w:rsidP="002A3075">
            <w:pPr>
              <w:numPr>
                <w:ilvl w:val="0"/>
                <w:numId w:val="88"/>
              </w:numPr>
              <w:tabs>
                <w:tab w:val="clear" w:pos="403"/>
              </w:tabs>
              <w:spacing w:before="60" w:after="60" w:line="240" w:lineRule="auto"/>
              <w:jc w:val="left"/>
            </w:pPr>
            <w:r>
              <w:t>DFDL</w:t>
            </w:r>
            <w:r>
              <w:rPr>
                <w:rFonts w:eastAsia="Arial"/>
              </w:rPr>
              <w:t xml:space="preserve"> </w:t>
            </w:r>
            <w:r>
              <w:t>character</w:t>
            </w:r>
            <w:r>
              <w:rPr>
                <w:rFonts w:eastAsia="Arial"/>
              </w:rPr>
              <w:t xml:space="preserve"> </w:t>
            </w:r>
            <w:r>
              <w:t>entities</w:t>
            </w:r>
            <w:r>
              <w:rPr>
                <w:rFonts w:eastAsia="Arial"/>
              </w:rPr>
              <w:t xml:space="preserve"> </w:t>
            </w:r>
            <w:r>
              <w:t>are</w:t>
            </w:r>
            <w:r>
              <w:rPr>
                <w:rFonts w:eastAsia="Arial"/>
              </w:rPr>
              <w:t xml:space="preserve"> </w:t>
            </w:r>
            <w:r>
              <w:t>allowed</w:t>
            </w:r>
          </w:p>
          <w:p w14:paraId="29457FDE" w14:textId="77777777" w:rsidR="00B46A03" w:rsidRDefault="00B46A03" w:rsidP="002A3075">
            <w:pPr>
              <w:numPr>
                <w:ilvl w:val="0"/>
                <w:numId w:val="88"/>
              </w:numPr>
              <w:tabs>
                <w:tab w:val="clear" w:pos="403"/>
              </w:tabs>
              <w:spacing w:before="60" w:after="60" w:line="240" w:lineRule="auto"/>
              <w:jc w:val="left"/>
            </w:pPr>
            <w:r>
              <w:t>The</w:t>
            </w:r>
            <w:r>
              <w:rPr>
                <w:rFonts w:eastAsia="Helv"/>
              </w:rPr>
              <w:t xml:space="preserve"> </w:t>
            </w:r>
            <w:r>
              <w:t>DFDL byte value</w:t>
            </w:r>
            <w:r>
              <w:rPr>
                <w:rFonts w:eastAsia="Helv"/>
              </w:rPr>
              <w:t xml:space="preserve"> </w:t>
            </w:r>
            <w:r>
              <w:t>entity</w:t>
            </w:r>
            <w:r>
              <w:rPr>
                <w:rFonts w:eastAsia="Helv"/>
              </w:rPr>
              <w:t xml:space="preserve"> </w:t>
            </w:r>
            <w:r>
              <w:t>( %#rXX; )</w:t>
            </w:r>
            <w:r>
              <w:rPr>
                <w:rFonts w:eastAsia="Helv"/>
              </w:rPr>
              <w:t xml:space="preserve"> </w:t>
            </w:r>
            <w:r>
              <w:t>is</w:t>
            </w:r>
            <w:r>
              <w:rPr>
                <w:rFonts w:eastAsia="Helv"/>
              </w:rPr>
              <w:t xml:space="preserve"> </w:t>
            </w:r>
            <w:r>
              <w:t>allowed</w:t>
            </w:r>
          </w:p>
          <w:p w14:paraId="6A473C8A" w14:textId="77777777" w:rsidR="00B46A03" w:rsidRDefault="00B46A03" w:rsidP="002A3075">
            <w:pPr>
              <w:numPr>
                <w:ilvl w:val="0"/>
                <w:numId w:val="88"/>
              </w:numPr>
              <w:tabs>
                <w:tab w:val="clear" w:pos="403"/>
              </w:tabs>
              <w:spacing w:before="60" w:after="60" w:line="240" w:lineRule="auto"/>
              <w:jc w:val="left"/>
            </w:pPr>
            <w:r>
              <w:t>DFDL</w:t>
            </w:r>
            <w:r>
              <w:rPr>
                <w:rFonts w:eastAsia="Helv"/>
              </w:rPr>
              <w:t xml:space="preserve"> </w:t>
            </w:r>
            <w:r>
              <w:t>Character</w:t>
            </w:r>
            <w:r>
              <w:rPr>
                <w:rFonts w:eastAsia="Helv"/>
              </w:rPr>
              <w:t xml:space="preserve"> </w:t>
            </w:r>
            <w:r>
              <w:t>classes</w:t>
            </w:r>
            <w:r>
              <w:rPr>
                <w:rFonts w:eastAsia="Helv"/>
              </w:rPr>
              <w:t xml:space="preserve"> </w:t>
            </w:r>
            <w:r>
              <w:t>NL,</w:t>
            </w:r>
            <w:r>
              <w:rPr>
                <w:rFonts w:eastAsia="Helv"/>
              </w:rPr>
              <w:t xml:space="preserve"> </w:t>
            </w:r>
            <w:r>
              <w:t>WSP,</w:t>
            </w:r>
            <w:r>
              <w:rPr>
                <w:rFonts w:eastAsia="Helv"/>
              </w:rPr>
              <w:t xml:space="preserve"> </w:t>
            </w:r>
            <w:r>
              <w:t>WSP+,</w:t>
            </w:r>
            <w:r>
              <w:rPr>
                <w:rFonts w:eastAsia="Helv"/>
              </w:rPr>
              <w:t xml:space="preserve"> </w:t>
            </w:r>
            <w:r>
              <w:t>WSP*,</w:t>
            </w:r>
            <w:r>
              <w:rPr>
                <w:rFonts w:eastAsia="Helv"/>
              </w:rPr>
              <w:t xml:space="preserve"> and </w:t>
            </w:r>
            <w:r>
              <w:t>ES</w:t>
            </w:r>
            <w:r>
              <w:rPr>
                <w:rFonts w:eastAsia="Helv"/>
              </w:rPr>
              <w:t xml:space="preserve"> </w:t>
            </w:r>
            <w:r>
              <w:t>are</w:t>
            </w:r>
            <w:r>
              <w:rPr>
                <w:rFonts w:eastAsia="Helv"/>
              </w:rPr>
              <w:t xml:space="preserve"> </w:t>
            </w:r>
            <w:r>
              <w:t>allowed.</w:t>
            </w:r>
          </w:p>
          <w:p w14:paraId="49EA729E" w14:textId="77777777" w:rsidR="00B46A03" w:rsidRDefault="00B46A03" w:rsidP="002A3075">
            <w:pPr>
              <w:jc w:val="left"/>
            </w:pPr>
            <w:r>
              <w:t>When dfdl:nilKind is literal value and binary</w:t>
            </w:r>
            <w:r>
              <w:rPr>
                <w:rFonts w:eastAsia="Helv"/>
              </w:rPr>
              <w:t xml:space="preserve"> </w:t>
            </w:r>
            <w:r>
              <w:t>representation:</w:t>
            </w:r>
          </w:p>
          <w:p w14:paraId="423BF43C" w14:textId="77777777" w:rsidR="00B46A03" w:rsidRDefault="00B46A03" w:rsidP="002A3075">
            <w:pPr>
              <w:numPr>
                <w:ilvl w:val="0"/>
                <w:numId w:val="89"/>
              </w:numPr>
              <w:tabs>
                <w:tab w:val="clear" w:pos="403"/>
              </w:tabs>
              <w:spacing w:before="60" w:after="60" w:line="240" w:lineRule="auto"/>
              <w:jc w:val="left"/>
            </w:pPr>
            <w:r>
              <w:t>DFDL</w:t>
            </w:r>
            <w:r>
              <w:rPr>
                <w:rFonts w:eastAsia="Arial"/>
              </w:rPr>
              <w:t xml:space="preserve"> </w:t>
            </w:r>
            <w:r>
              <w:t>character</w:t>
            </w:r>
            <w:r>
              <w:rPr>
                <w:rFonts w:eastAsia="Arial"/>
              </w:rPr>
              <w:t xml:space="preserve"> </w:t>
            </w:r>
            <w:r>
              <w:t>entities</w:t>
            </w:r>
            <w:r>
              <w:rPr>
                <w:rFonts w:eastAsia="Arial"/>
              </w:rPr>
              <w:t xml:space="preserve"> </w:t>
            </w:r>
            <w:r>
              <w:t>are</w:t>
            </w:r>
            <w:r>
              <w:rPr>
                <w:rFonts w:eastAsia="Arial"/>
              </w:rPr>
              <w:t xml:space="preserve"> </w:t>
            </w:r>
            <w:r>
              <w:t>allowed</w:t>
            </w:r>
          </w:p>
          <w:p w14:paraId="11157DAA" w14:textId="77777777" w:rsidR="00B46A03" w:rsidRDefault="00B46A03" w:rsidP="002A3075">
            <w:pPr>
              <w:numPr>
                <w:ilvl w:val="0"/>
                <w:numId w:val="89"/>
              </w:numPr>
              <w:tabs>
                <w:tab w:val="clear" w:pos="403"/>
              </w:tabs>
              <w:spacing w:before="60" w:after="60" w:line="240" w:lineRule="auto"/>
              <w:jc w:val="left"/>
            </w:pPr>
            <w:r>
              <w:t>The</w:t>
            </w:r>
            <w:r>
              <w:rPr>
                <w:rFonts w:eastAsia="Helv"/>
              </w:rPr>
              <w:t xml:space="preserve"> </w:t>
            </w:r>
            <w:r>
              <w:t>DFDL byte value</w:t>
            </w:r>
            <w:r>
              <w:rPr>
                <w:rFonts w:eastAsia="Helv"/>
              </w:rPr>
              <w:t xml:space="preserve"> </w:t>
            </w:r>
            <w:r>
              <w:t>entity</w:t>
            </w:r>
            <w:r>
              <w:rPr>
                <w:rFonts w:eastAsia="Helv"/>
              </w:rPr>
              <w:t xml:space="preserve"> </w:t>
            </w:r>
            <w:r>
              <w:t>( %#rXX; )</w:t>
            </w:r>
            <w:r>
              <w:rPr>
                <w:rFonts w:eastAsia="Helv"/>
              </w:rPr>
              <w:t xml:space="preserve"> </w:t>
            </w:r>
            <w:r>
              <w:t>is</w:t>
            </w:r>
            <w:r>
              <w:rPr>
                <w:rFonts w:eastAsia="Helv"/>
              </w:rPr>
              <w:t xml:space="preserve"> </w:t>
            </w:r>
            <w:r>
              <w:t>allowed</w:t>
            </w:r>
          </w:p>
          <w:p w14:paraId="00828A66" w14:textId="77777777" w:rsidR="00B46A03" w:rsidRDefault="00B46A03" w:rsidP="002A3075">
            <w:pPr>
              <w:numPr>
                <w:ilvl w:val="0"/>
                <w:numId w:val="89"/>
              </w:numPr>
              <w:tabs>
                <w:tab w:val="clear" w:pos="403"/>
              </w:tabs>
              <w:spacing w:before="60" w:after="60" w:line="240" w:lineRule="auto"/>
              <w:jc w:val="left"/>
            </w:pPr>
            <w:r>
              <w:t>DFDL</w:t>
            </w:r>
            <w:r>
              <w:rPr>
                <w:rFonts w:eastAsia="Helv"/>
              </w:rPr>
              <w:t xml:space="preserve"> </w:t>
            </w:r>
            <w:r>
              <w:t>Character</w:t>
            </w:r>
            <w:r>
              <w:rPr>
                <w:rFonts w:eastAsia="Helv"/>
              </w:rPr>
              <w:t xml:space="preserve"> </w:t>
            </w:r>
            <w:r>
              <w:t>class ES</w:t>
            </w:r>
            <w:r>
              <w:rPr>
                <w:rFonts w:eastAsia="Helv"/>
              </w:rPr>
              <w:t xml:space="preserve"> is </w:t>
            </w:r>
            <w:r>
              <w:t>allowed.</w:t>
            </w:r>
          </w:p>
          <w:p w14:paraId="2B0421E7" w14:textId="77777777" w:rsidR="00B46A03" w:rsidRDefault="00B46A03" w:rsidP="002A3075">
            <w:pPr>
              <w:numPr>
                <w:ilvl w:val="0"/>
                <w:numId w:val="89"/>
              </w:numPr>
              <w:tabs>
                <w:tab w:val="clear" w:pos="403"/>
              </w:tabs>
              <w:spacing w:before="60" w:after="60" w:line="240" w:lineRule="auto"/>
              <w:jc w:val="left"/>
            </w:pPr>
            <w:r>
              <w:lastRenderedPageBreak/>
              <w:t>Other DFDL</w:t>
            </w:r>
            <w:r>
              <w:rPr>
                <w:rFonts w:eastAsia="Helv"/>
              </w:rPr>
              <w:t xml:space="preserve"> </w:t>
            </w:r>
            <w:r>
              <w:t>Character</w:t>
            </w:r>
            <w:r>
              <w:rPr>
                <w:rFonts w:eastAsia="Helv"/>
              </w:rPr>
              <w:t xml:space="preserve"> </w:t>
            </w:r>
            <w:r>
              <w:t>classes</w:t>
            </w:r>
            <w:r>
              <w:rPr>
                <w:rFonts w:eastAsia="Helv"/>
              </w:rPr>
              <w:t xml:space="preserve"> </w:t>
            </w:r>
            <w:r>
              <w:t>NL,</w:t>
            </w:r>
            <w:r>
              <w:rPr>
                <w:rFonts w:eastAsia="Helv"/>
              </w:rPr>
              <w:t xml:space="preserve"> </w:t>
            </w:r>
            <w:r>
              <w:t>WSP,</w:t>
            </w:r>
            <w:r>
              <w:rPr>
                <w:rFonts w:eastAsia="Helv"/>
              </w:rPr>
              <w:t xml:space="preserve"> </w:t>
            </w:r>
            <w:r>
              <w:t>WSP+,</w:t>
            </w:r>
            <w:r>
              <w:rPr>
                <w:rFonts w:eastAsia="Helv"/>
              </w:rPr>
              <w:t xml:space="preserve"> and </w:t>
            </w:r>
            <w:r>
              <w:t>WSP*, are</w:t>
            </w:r>
            <w:r>
              <w:rPr>
                <w:rFonts w:eastAsia="Helv"/>
              </w:rPr>
              <w:t xml:space="preserve"> not </w:t>
            </w:r>
            <w:r>
              <w:t>allowed.</w:t>
            </w:r>
          </w:p>
          <w:p w14:paraId="58957342" w14:textId="77777777" w:rsidR="00B46A03" w:rsidRDefault="00B46A03" w:rsidP="002A3075">
            <w:pPr>
              <w:autoSpaceDE w:val="0"/>
              <w:jc w:val="left"/>
              <w:rPr>
                <w:rFonts w:eastAsia="Arial" w:cs="Arial"/>
              </w:rPr>
            </w:pPr>
            <w:r>
              <w:rPr>
                <w:rFonts w:cs="Arial"/>
              </w:rPr>
              <w:t>When dfdl:nilKind is literalCharacter and</w:t>
            </w:r>
            <w:r>
              <w:rPr>
                <w:rFonts w:eastAsia="Arial" w:cs="Arial"/>
              </w:rPr>
              <w:t xml:space="preserve"> text </w:t>
            </w:r>
            <w:r>
              <w:rPr>
                <w:rFonts w:cs="Arial"/>
              </w:rPr>
              <w:t>representation:</w:t>
            </w:r>
            <w:r>
              <w:rPr>
                <w:rFonts w:eastAsia="Arial" w:cs="Arial"/>
              </w:rPr>
              <w:t xml:space="preserve"> </w:t>
            </w:r>
          </w:p>
          <w:p w14:paraId="7873963C" w14:textId="77777777" w:rsidR="00B46A03" w:rsidRDefault="00B46A03" w:rsidP="002A3075">
            <w:pPr>
              <w:numPr>
                <w:ilvl w:val="0"/>
                <w:numId w:val="90"/>
              </w:numPr>
              <w:tabs>
                <w:tab w:val="clear" w:pos="403"/>
              </w:tabs>
              <w:spacing w:before="60" w:after="60" w:line="240" w:lineRule="auto"/>
              <w:jc w:val="left"/>
            </w:pPr>
            <w:r>
              <w:t>DFDL</w:t>
            </w:r>
            <w:r>
              <w:rPr>
                <w:rFonts w:eastAsia="Arial"/>
              </w:rPr>
              <w:t xml:space="preserve"> </w:t>
            </w:r>
            <w:r>
              <w:t>character</w:t>
            </w:r>
            <w:r>
              <w:rPr>
                <w:rFonts w:eastAsia="Arial"/>
              </w:rPr>
              <w:t xml:space="preserve"> </w:t>
            </w:r>
            <w:r>
              <w:t>entities</w:t>
            </w:r>
            <w:r>
              <w:rPr>
                <w:rFonts w:eastAsia="Arial"/>
              </w:rPr>
              <w:t xml:space="preserve"> </w:t>
            </w:r>
            <w:r>
              <w:t>are</w:t>
            </w:r>
            <w:r>
              <w:rPr>
                <w:rFonts w:eastAsia="Arial"/>
              </w:rPr>
              <w:t xml:space="preserve"> </w:t>
            </w:r>
            <w:r>
              <w:t>allowed</w:t>
            </w:r>
          </w:p>
          <w:p w14:paraId="0557697F" w14:textId="77777777" w:rsidR="00B46A03" w:rsidRDefault="00B46A03" w:rsidP="002A3075">
            <w:pPr>
              <w:numPr>
                <w:ilvl w:val="0"/>
                <w:numId w:val="90"/>
              </w:numPr>
              <w:tabs>
                <w:tab w:val="clear" w:pos="403"/>
              </w:tabs>
              <w:spacing w:before="60" w:after="60" w:line="240" w:lineRule="auto"/>
              <w:jc w:val="left"/>
            </w:pPr>
            <w:r>
              <w:t>The</w:t>
            </w:r>
            <w:r>
              <w:rPr>
                <w:rFonts w:eastAsia="Helv"/>
              </w:rPr>
              <w:t xml:space="preserve"> </w:t>
            </w:r>
            <w:r>
              <w:t>DFDL byte value</w:t>
            </w:r>
            <w:r>
              <w:rPr>
                <w:rFonts w:eastAsia="Helv"/>
              </w:rPr>
              <w:t xml:space="preserve"> </w:t>
            </w:r>
            <w:r>
              <w:t>entity</w:t>
            </w:r>
            <w:r>
              <w:rPr>
                <w:rFonts w:eastAsia="Helv"/>
              </w:rPr>
              <w:t xml:space="preserve"> </w:t>
            </w:r>
            <w:r>
              <w:t>( %#rXX; )</w:t>
            </w:r>
            <w:r>
              <w:rPr>
                <w:rFonts w:eastAsia="Helv"/>
              </w:rPr>
              <w:t xml:space="preserve"> </w:t>
            </w:r>
            <w:r>
              <w:t>is</w:t>
            </w:r>
            <w:r>
              <w:rPr>
                <w:rFonts w:eastAsia="Helv"/>
              </w:rPr>
              <w:t xml:space="preserve"> </w:t>
            </w:r>
            <w:r>
              <w:t>allowed.</w:t>
            </w:r>
          </w:p>
          <w:p w14:paraId="0576DD9F" w14:textId="77777777" w:rsidR="00B46A03" w:rsidRDefault="00B46A03" w:rsidP="002A3075">
            <w:pPr>
              <w:numPr>
                <w:ilvl w:val="0"/>
                <w:numId w:val="90"/>
              </w:numPr>
              <w:tabs>
                <w:tab w:val="clear" w:pos="403"/>
              </w:tabs>
              <w:spacing w:before="60" w:after="60" w:line="240" w:lineRule="auto"/>
              <w:jc w:val="left"/>
            </w:pPr>
            <w:r>
              <w:t>DFDL</w:t>
            </w:r>
            <w:r>
              <w:rPr>
                <w:rFonts w:eastAsia="Helv"/>
              </w:rPr>
              <w:t xml:space="preserve"> </w:t>
            </w:r>
            <w:r>
              <w:t>Character</w:t>
            </w:r>
            <w:r>
              <w:rPr>
                <w:rFonts w:eastAsia="Helv"/>
              </w:rPr>
              <w:t xml:space="preserve"> </w:t>
            </w:r>
            <w:r>
              <w:t>classes</w:t>
            </w:r>
            <w:r>
              <w:rPr>
                <w:rFonts w:eastAsia="Helv"/>
              </w:rPr>
              <w:t xml:space="preserve">  </w:t>
            </w:r>
            <w:r>
              <w:t>NL,</w:t>
            </w:r>
            <w:r>
              <w:rPr>
                <w:rFonts w:eastAsia="Helv"/>
              </w:rPr>
              <w:t xml:space="preserve"> </w:t>
            </w:r>
            <w:r>
              <w:t>WSP,</w:t>
            </w:r>
            <w:r>
              <w:rPr>
                <w:rFonts w:eastAsia="Helv"/>
              </w:rPr>
              <w:t xml:space="preserve"> </w:t>
            </w:r>
            <w:r>
              <w:t>WSP+,</w:t>
            </w:r>
            <w:r>
              <w:rPr>
                <w:rFonts w:eastAsia="Helv"/>
              </w:rPr>
              <w:t xml:space="preserve"> </w:t>
            </w:r>
            <w:r>
              <w:t>WSP*,</w:t>
            </w:r>
            <w:r>
              <w:rPr>
                <w:rFonts w:eastAsia="Helv"/>
              </w:rPr>
              <w:t xml:space="preserve"> and </w:t>
            </w:r>
            <w:r>
              <w:t>ES</w:t>
            </w:r>
            <w:r>
              <w:rPr>
                <w:rFonts w:eastAsia="Helv"/>
              </w:rPr>
              <w:t xml:space="preserve"> </w:t>
            </w:r>
            <w:r>
              <w:t>are</w:t>
            </w:r>
            <w:r>
              <w:rPr>
                <w:rFonts w:eastAsia="Helv"/>
              </w:rPr>
              <w:t xml:space="preserve"> </w:t>
            </w:r>
            <w:r>
              <w:t>not</w:t>
            </w:r>
            <w:r>
              <w:rPr>
                <w:rFonts w:eastAsia="Helv"/>
              </w:rPr>
              <w:t xml:space="preserve"> </w:t>
            </w:r>
            <w:r>
              <w:t>allowed.</w:t>
            </w:r>
          </w:p>
          <w:p w14:paraId="3C20BDE1" w14:textId="77777777" w:rsidR="00B46A03" w:rsidRDefault="00B46A03" w:rsidP="002A3075">
            <w:pPr>
              <w:jc w:val="left"/>
            </w:pPr>
            <w:r>
              <w:t>When dfdl:nilKind is literalCharacter and</w:t>
            </w:r>
            <w:r>
              <w:rPr>
                <w:rFonts w:eastAsia="Helv"/>
              </w:rPr>
              <w:t xml:space="preserve"> binary </w:t>
            </w:r>
            <w:r>
              <w:t>representation:</w:t>
            </w:r>
          </w:p>
          <w:p w14:paraId="4F214584" w14:textId="77777777" w:rsidR="00B46A03" w:rsidRDefault="00B46A03" w:rsidP="002A3075">
            <w:pPr>
              <w:numPr>
                <w:ilvl w:val="0"/>
                <w:numId w:val="91"/>
              </w:numPr>
              <w:tabs>
                <w:tab w:val="clear" w:pos="403"/>
              </w:tabs>
              <w:spacing w:before="60" w:after="60" w:line="240" w:lineRule="auto"/>
              <w:jc w:val="left"/>
            </w:pPr>
            <w:r>
              <w:t>DFDL</w:t>
            </w:r>
            <w:r>
              <w:rPr>
                <w:rFonts w:eastAsia="Arial"/>
              </w:rPr>
              <w:t xml:space="preserve"> </w:t>
            </w:r>
            <w:r>
              <w:t>character</w:t>
            </w:r>
            <w:r>
              <w:rPr>
                <w:rFonts w:eastAsia="Arial"/>
              </w:rPr>
              <w:t xml:space="preserve"> </w:t>
            </w:r>
            <w:r>
              <w:t>entities</w:t>
            </w:r>
            <w:r>
              <w:rPr>
                <w:rFonts w:eastAsia="Arial"/>
              </w:rPr>
              <w:t xml:space="preserve"> </w:t>
            </w:r>
            <w:r>
              <w:t>are</w:t>
            </w:r>
            <w:r>
              <w:rPr>
                <w:rFonts w:eastAsia="Arial"/>
              </w:rPr>
              <w:t xml:space="preserve"> </w:t>
            </w:r>
            <w:r>
              <w:t>allowed</w:t>
            </w:r>
          </w:p>
          <w:p w14:paraId="4A74BE8E" w14:textId="77777777" w:rsidR="00B46A03" w:rsidRDefault="00B46A03" w:rsidP="002A3075">
            <w:pPr>
              <w:numPr>
                <w:ilvl w:val="0"/>
                <w:numId w:val="91"/>
              </w:numPr>
              <w:tabs>
                <w:tab w:val="clear" w:pos="403"/>
              </w:tabs>
              <w:spacing w:before="60" w:after="60" w:line="240" w:lineRule="auto"/>
              <w:jc w:val="left"/>
            </w:pPr>
            <w:r>
              <w:t>The</w:t>
            </w:r>
            <w:r>
              <w:rPr>
                <w:rFonts w:eastAsia="Helv"/>
              </w:rPr>
              <w:t xml:space="preserve"> </w:t>
            </w:r>
            <w:r>
              <w:t>DFDL byte value</w:t>
            </w:r>
            <w:r>
              <w:rPr>
                <w:rFonts w:eastAsia="Helv"/>
              </w:rPr>
              <w:t xml:space="preserve"> </w:t>
            </w:r>
            <w:r>
              <w:t>entity</w:t>
            </w:r>
            <w:r>
              <w:rPr>
                <w:rFonts w:eastAsia="Helv"/>
              </w:rPr>
              <w:t xml:space="preserve"> </w:t>
            </w:r>
            <w:r>
              <w:t>( %#rXX; )</w:t>
            </w:r>
            <w:r>
              <w:rPr>
                <w:rFonts w:eastAsia="Helv"/>
              </w:rPr>
              <w:t xml:space="preserve"> </w:t>
            </w:r>
            <w:r>
              <w:t>is</w:t>
            </w:r>
            <w:r>
              <w:rPr>
                <w:rFonts w:eastAsia="Helv"/>
              </w:rPr>
              <w:t xml:space="preserve"> </w:t>
            </w:r>
            <w:r>
              <w:t>allowed</w:t>
            </w:r>
          </w:p>
          <w:p w14:paraId="7BBF331C" w14:textId="77777777" w:rsidR="00B46A03" w:rsidRDefault="00B46A03" w:rsidP="002A3075">
            <w:pPr>
              <w:numPr>
                <w:ilvl w:val="0"/>
                <w:numId w:val="91"/>
              </w:numPr>
              <w:tabs>
                <w:tab w:val="clear" w:pos="403"/>
              </w:tabs>
              <w:spacing w:before="60" w:after="60" w:line="240" w:lineRule="auto"/>
              <w:jc w:val="left"/>
            </w:pPr>
            <w:r>
              <w:t>DFDL</w:t>
            </w:r>
            <w:r>
              <w:rPr>
                <w:rFonts w:eastAsia="Helv"/>
              </w:rPr>
              <w:t xml:space="preserve"> </w:t>
            </w:r>
            <w:r>
              <w:t>Character</w:t>
            </w:r>
            <w:r>
              <w:rPr>
                <w:rFonts w:eastAsia="Helv"/>
              </w:rPr>
              <w:t xml:space="preserve"> </w:t>
            </w:r>
            <w:r>
              <w:t>classes</w:t>
            </w:r>
            <w:r>
              <w:rPr>
                <w:rFonts w:eastAsia="Helv"/>
              </w:rPr>
              <w:t xml:space="preserve"> </w:t>
            </w:r>
            <w:r>
              <w:t>NL,</w:t>
            </w:r>
            <w:r>
              <w:rPr>
                <w:rFonts w:eastAsia="Helv"/>
              </w:rPr>
              <w:t xml:space="preserve"> </w:t>
            </w:r>
            <w:r>
              <w:t>WSP,</w:t>
            </w:r>
            <w:r>
              <w:rPr>
                <w:rFonts w:eastAsia="Helv"/>
              </w:rPr>
              <w:t xml:space="preserve"> </w:t>
            </w:r>
            <w:r>
              <w:t>WSP+,</w:t>
            </w:r>
            <w:r>
              <w:rPr>
                <w:rFonts w:eastAsia="Helv"/>
              </w:rPr>
              <w:t xml:space="preserve"> </w:t>
            </w:r>
            <w:r>
              <w:t>WSP*, and ES</w:t>
            </w:r>
            <w:r>
              <w:rPr>
                <w:rFonts w:eastAsia="Helv"/>
              </w:rPr>
              <w:t xml:space="preserve"> </w:t>
            </w:r>
            <w:r>
              <w:t>are</w:t>
            </w:r>
            <w:r>
              <w:rPr>
                <w:rFonts w:eastAsia="Helv"/>
              </w:rPr>
              <w:t xml:space="preserve"> not </w:t>
            </w:r>
            <w:r>
              <w:t>allowed.</w:t>
            </w:r>
          </w:p>
          <w:p w14:paraId="7118BE18" w14:textId="77777777" w:rsidR="00B46A03" w:rsidRDefault="00B46A03" w:rsidP="002A3075">
            <w:pPr>
              <w:jc w:val="left"/>
              <w:rPr>
                <w:rFonts w:cs="Arial"/>
              </w:rPr>
            </w:pPr>
            <w:r>
              <w:rPr>
                <w:rFonts w:cs="Arial"/>
              </w:rPr>
              <w:t>dfdl:nilValue is sensitive to dfdl:ignoreCase when dfdl:nilKind is 'literalValue' or 'logicalValue', but not when dfdl:nilKind is 'literalCharacter'</w:t>
            </w:r>
          </w:p>
          <w:p w14:paraId="5D41818C" w14:textId="77777777" w:rsidR="00B46A03" w:rsidRDefault="00B46A03" w:rsidP="002A3075">
            <w:pPr>
              <w:jc w:val="left"/>
              <w:rPr>
                <w:rFonts w:cs="Arial"/>
              </w:rPr>
            </w:pPr>
            <w:r>
              <w:rPr>
                <w:rFonts w:cs="Arial"/>
              </w:rPr>
              <w:t xml:space="preserve">Complex elements can be nillable, but dfdl:nilKind can only be 'literalValue' and dfdl:nilValue must be "%ES;". It is a Schema Definition Error otherwise. </w:t>
            </w:r>
          </w:p>
          <w:p w14:paraId="3513C82E" w14:textId="77777777" w:rsidR="00B46A03" w:rsidRDefault="00B46A03" w:rsidP="002A3075">
            <w:pPr>
              <w:jc w:val="left"/>
              <w:rPr>
                <w:rFonts w:cs="Arial"/>
              </w:rPr>
            </w:pPr>
            <w:r>
              <w:rPr>
                <w:rFonts w:cs="Arial"/>
              </w:rPr>
              <w:t>Annotation: dfdl:element</w:t>
            </w:r>
          </w:p>
        </w:tc>
      </w:tr>
      <w:tr w:rsidR="00B46A03" w14:paraId="6620C8F3"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5A8D509D" w14:textId="77777777" w:rsidR="00B46A03" w:rsidRDefault="00B46A03" w:rsidP="002A3075">
            <w:pPr>
              <w:jc w:val="left"/>
              <w:rPr>
                <w:rFonts w:cs="Arial"/>
              </w:rPr>
            </w:pPr>
            <w:r>
              <w:rPr>
                <w:rFonts w:cs="Arial"/>
              </w:rPr>
              <w:lastRenderedPageBreak/>
              <w:t>nilValueDelimiterPolicy</w:t>
            </w:r>
          </w:p>
        </w:tc>
        <w:tc>
          <w:tcPr>
            <w:tcW w:w="0" w:type="auto"/>
            <w:tcBorders>
              <w:top w:val="single" w:sz="4" w:space="0" w:color="auto"/>
              <w:left w:val="single" w:sz="4" w:space="0" w:color="auto"/>
              <w:bottom w:val="single" w:sz="4" w:space="0" w:color="auto"/>
              <w:right w:val="single" w:sz="4" w:space="0" w:color="auto"/>
            </w:tcBorders>
            <w:hideMark/>
          </w:tcPr>
          <w:p w14:paraId="7A5A88EC" w14:textId="77777777" w:rsidR="00B46A03" w:rsidRDefault="00B46A03" w:rsidP="002A3075">
            <w:pPr>
              <w:jc w:val="left"/>
              <w:rPr>
                <w:rFonts w:cs="Arial"/>
              </w:rPr>
            </w:pPr>
            <w:r>
              <w:rPr>
                <w:rFonts w:cs="Arial"/>
              </w:rPr>
              <w:t>Enum</w:t>
            </w:r>
          </w:p>
          <w:p w14:paraId="7E43C988" w14:textId="77777777" w:rsidR="00B46A03" w:rsidRDefault="00B46A03" w:rsidP="002A3075">
            <w:pPr>
              <w:jc w:val="left"/>
              <w:rPr>
                <w:rFonts w:cs="Arial"/>
              </w:rPr>
            </w:pPr>
            <w:r>
              <w:rPr>
                <w:rFonts w:cs="Arial"/>
              </w:rPr>
              <w:t>Valid values are 'none', 'initiator', 'terminator' or 'both'.</w:t>
            </w:r>
          </w:p>
          <w:p w14:paraId="099753BB" w14:textId="77777777" w:rsidR="00B46A03" w:rsidRDefault="00B46A03" w:rsidP="002A3075">
            <w:pPr>
              <w:jc w:val="left"/>
              <w:rPr>
                <w:rFonts w:cs="Arial"/>
              </w:rPr>
            </w:pPr>
            <w:r>
              <w:rPr>
                <w:rFonts w:cs="Arial"/>
              </w:rPr>
              <w:t>Indicates that when the value nil is represented, an initiator (if one is defined), a terminator (if one is defined), both an initiator and a terminator (if defined) or neither must be present.</w:t>
            </w:r>
          </w:p>
          <w:p w14:paraId="0D73E103" w14:textId="77777777" w:rsidR="00B46A03" w:rsidRDefault="00B46A03" w:rsidP="002A3075">
            <w:pPr>
              <w:jc w:val="left"/>
              <w:rPr>
                <w:rFonts w:cs="Arial"/>
              </w:rPr>
            </w:pPr>
            <w:r>
              <w:rPr>
                <w:rFonts w:cs="Arial"/>
              </w:rPr>
              <w:t xml:space="preserve">This property enables distinguishing the nil representation from the representation of a value or an empty representation based on presence or absence of the initiator and terminator. </w:t>
            </w:r>
          </w:p>
          <w:p w14:paraId="318BECC8" w14:textId="77777777" w:rsidR="00B46A03" w:rsidRDefault="00B46A03" w:rsidP="002A3075">
            <w:pPr>
              <w:jc w:val="left"/>
              <w:rPr>
                <w:rFonts w:cs="Arial"/>
              </w:rPr>
            </w:pPr>
            <w:r>
              <w:rPr>
                <w:rFonts w:cs="Arial"/>
              </w:rPr>
              <w:t>Ignored if both dfdl:initiator and dfdl:terminator are "" (empty string).</w:t>
            </w:r>
          </w:p>
          <w:p w14:paraId="60079370" w14:textId="77777777" w:rsidR="00B46A03" w:rsidRDefault="00B46A03" w:rsidP="002A3075">
            <w:pPr>
              <w:jc w:val="left"/>
              <w:rPr>
                <w:rFonts w:cs="Arial"/>
              </w:rPr>
            </w:pPr>
            <w:r>
              <w:rPr>
                <w:rFonts w:cs="Arial"/>
              </w:rPr>
              <w:t>Ignored if dfdl:nilKind is set to 'logicalValue' In this case the DFDL processor treats a nil representation like any other representation of the element in that it expects delimiters when parsing, outputs them when unparsing.</w:t>
            </w:r>
          </w:p>
          <w:p w14:paraId="1DB02747" w14:textId="77777777" w:rsidR="00B46A03" w:rsidRDefault="00B46A03" w:rsidP="002A3075">
            <w:pPr>
              <w:jc w:val="left"/>
              <w:rPr>
                <w:rFonts w:cs="Arial"/>
              </w:rPr>
            </w:pPr>
            <w:r>
              <w:rPr>
                <w:rFonts w:cs="Arial"/>
              </w:rPr>
              <w:t>'initiator' indicates that, on parsing, the dfdl:initiator followed by a dfdl:nilValue indicates that a nil representation is present. It also indicates that on unparsing when the logical value is nil that the dfdl:initiator is output followed by the first dfdl:nilValue.</w:t>
            </w:r>
          </w:p>
          <w:p w14:paraId="09DF7E60" w14:textId="77777777" w:rsidR="00B46A03" w:rsidRDefault="00B46A03" w:rsidP="002A3075">
            <w:pPr>
              <w:jc w:val="left"/>
              <w:rPr>
                <w:rFonts w:cs="Arial"/>
              </w:rPr>
            </w:pPr>
            <w:r>
              <w:rPr>
                <w:rFonts w:cs="Arial"/>
              </w:rPr>
              <w:t>'terminator' indicates that, on parsing, a dfdl:nilValue followed by the dfdl:terminator indicates that a nil representation is present. It also indicates that on unparsing when the logical value is nil the first dfdl:nilValue followed by the dfdl:terminator is output.</w:t>
            </w:r>
          </w:p>
          <w:p w14:paraId="5DFFE976" w14:textId="77777777" w:rsidR="00B46A03" w:rsidRDefault="00B46A03" w:rsidP="002A3075">
            <w:pPr>
              <w:jc w:val="left"/>
              <w:rPr>
                <w:rFonts w:cs="Arial"/>
              </w:rPr>
            </w:pPr>
            <w:r>
              <w:rPr>
                <w:rFonts w:cs="Arial"/>
              </w:rPr>
              <w:t>'both' indicates  that, on parsing, both the dfdl:initiator and dfdl:terminator must be present with a dfdl:nilValue to indicate that a nil representation is present. On unparsing the dfdl:initiator followed by the first dfdl:nilValue, followed by the dfdl:terminator is output.</w:t>
            </w:r>
          </w:p>
          <w:p w14:paraId="3DAC43BC" w14:textId="77777777" w:rsidR="00B46A03" w:rsidRDefault="00B46A03" w:rsidP="002A3075">
            <w:pPr>
              <w:jc w:val="left"/>
              <w:rPr>
                <w:rFonts w:cs="Arial"/>
              </w:rPr>
            </w:pPr>
            <w:r>
              <w:rPr>
                <w:rFonts w:cs="Arial"/>
              </w:rPr>
              <w:t>'none' indicates that a dfdl:nilValue without any dfdl:initiator or dfdl:terminator indicates that a nil representation is present. On unparsing the first dfdl:nilValue is output without any dfdl:initiator or dfdl:terminator.</w:t>
            </w:r>
          </w:p>
          <w:p w14:paraId="14AF6468" w14:textId="77777777" w:rsidR="00B46A03" w:rsidRDefault="00B46A03" w:rsidP="002A3075">
            <w:pPr>
              <w:jc w:val="left"/>
              <w:rPr>
                <w:rFonts w:cs="Arial"/>
              </w:rPr>
            </w:pPr>
            <w:r>
              <w:lastRenderedPageBreak/>
              <w:t>The value of dfdl:nilValueDelimiterPolicy MUST only be checked if there is a dfdl:initiator or dfdl:terminator in scope. If so, and dfdl:nilValueDelimiterPolicy is not set, it is a Schema Definition Error. If dfdl:initiator is not "" and dfdl:terminator is "" and dfdl:nilValueDelimiterPolicy is 'terminator' it is a Schema Definition Error. If dfdl:terminator is not "" and dfdl:initiator is "” and dfdl:nilValueDelimiterPolicy is 'initiator' it is a Schema Definition Error. It is not a Schema Definition Error if dfdl:nilValueDelimiterPolicy is 'both' and one or both of dfdl:initiator and dfdl:terminator is "". This is to accommodate the common use of setting 'both' as a schema-wide setting.</w:t>
            </w:r>
          </w:p>
          <w:p w14:paraId="27ABACD8" w14:textId="77777777" w:rsidR="00B46A03" w:rsidRDefault="00B46A03" w:rsidP="002A3075">
            <w:pPr>
              <w:jc w:val="left"/>
              <w:rPr>
                <w:rFonts w:cs="Arial"/>
              </w:rPr>
            </w:pPr>
            <w:r>
              <w:rPr>
                <w:rFonts w:eastAsia="MS Mincho" w:cs="Arial"/>
                <w:lang w:eastAsia="ja-JP"/>
              </w:rPr>
              <w:t xml:space="preserve">It is a Schema Definition Error if </w:t>
            </w:r>
            <w:r>
              <w:rPr>
                <w:rFonts w:cs="Arial"/>
              </w:rPr>
              <w:t>dfdl:nilValueDelimiterPolicy is</w:t>
            </w:r>
            <w:r>
              <w:rPr>
                <w:rFonts w:eastAsia="MS Mincho" w:cs="Arial"/>
                <w:lang w:eastAsia="ja-JP"/>
              </w:rPr>
              <w:t xml:space="preserve"> set to 'none' or 'terminator' when the parent xs:sequence has dfdl:initiatedContent 'yes'.</w:t>
            </w:r>
          </w:p>
          <w:p w14:paraId="0012A3C1" w14:textId="77777777" w:rsidR="00B46A03" w:rsidRDefault="00B46A03" w:rsidP="002A3075">
            <w:pPr>
              <w:keepNext/>
              <w:jc w:val="left"/>
              <w:rPr>
                <w:rFonts w:cs="Arial"/>
              </w:rPr>
            </w:pPr>
            <w:r>
              <w:rPr>
                <w:rFonts w:cs="Arial"/>
              </w:rPr>
              <w:t>Annotation: dfdl:element</w:t>
            </w:r>
          </w:p>
        </w:tc>
      </w:tr>
      <w:tr w:rsidR="00B46A03" w14:paraId="6FF55E4B"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12CA0812" w14:textId="77777777" w:rsidR="00B46A03" w:rsidRDefault="00B46A03" w:rsidP="002A3075">
            <w:pPr>
              <w:jc w:val="left"/>
              <w:rPr>
                <w:rFonts w:cs="Arial"/>
              </w:rPr>
            </w:pPr>
            <w:r>
              <w:rPr>
                <w:rFonts w:eastAsia="Arial Unicode MS"/>
              </w:rPr>
              <w:lastRenderedPageBreak/>
              <w:t>useNilForDefault</w:t>
            </w:r>
          </w:p>
        </w:tc>
        <w:tc>
          <w:tcPr>
            <w:tcW w:w="0" w:type="auto"/>
            <w:tcBorders>
              <w:top w:val="single" w:sz="4" w:space="0" w:color="auto"/>
              <w:left w:val="single" w:sz="4" w:space="0" w:color="auto"/>
              <w:bottom w:val="single" w:sz="4" w:space="0" w:color="auto"/>
              <w:right w:val="single" w:sz="4" w:space="0" w:color="auto"/>
            </w:tcBorders>
            <w:hideMark/>
          </w:tcPr>
          <w:p w14:paraId="6BA449F7" w14:textId="77777777" w:rsidR="00B46A03" w:rsidRDefault="00B46A03" w:rsidP="002A3075">
            <w:pPr>
              <w:jc w:val="left"/>
              <w:rPr>
                <w:rFonts w:eastAsia="Arial Unicode MS"/>
              </w:rPr>
            </w:pPr>
            <w:r>
              <w:rPr>
                <w:rFonts w:eastAsia="Arial Unicode MS"/>
              </w:rPr>
              <w:t>Enum</w:t>
            </w:r>
          </w:p>
          <w:p w14:paraId="18B6881C" w14:textId="77777777" w:rsidR="00B46A03" w:rsidRDefault="00B46A03" w:rsidP="002A3075">
            <w:pPr>
              <w:jc w:val="left"/>
              <w:rPr>
                <w:rFonts w:eastAsia="Arial Unicode MS"/>
              </w:rPr>
            </w:pPr>
            <w:r>
              <w:rPr>
                <w:rFonts w:eastAsia="Arial Unicode MS"/>
              </w:rPr>
              <w:t>Valid values are 'yes', 'no'</w:t>
            </w:r>
          </w:p>
          <w:p w14:paraId="2D906BEC" w14:textId="77777777" w:rsidR="00B46A03" w:rsidRDefault="00B46A03" w:rsidP="002A3075">
            <w:pPr>
              <w:jc w:val="left"/>
              <w:rPr>
                <w:rFonts w:eastAsia="Arial Unicode MS" w:cs="Arial"/>
              </w:rPr>
            </w:pPr>
            <w:r>
              <w:rPr>
                <w:rFonts w:eastAsia="Arial Unicode MS" w:cs="Arial"/>
              </w:rPr>
              <w:t xml:space="preserve">When the conditions for applying a simple element default are satisfied, this property controls whether to set the Infoset item </w:t>
            </w:r>
            <w:r>
              <w:rPr>
                <w:rFonts w:eastAsia="Arial Unicode MS" w:cs="Arial"/>
                <w:b/>
              </w:rPr>
              <w:t>[nilled]</w:t>
            </w:r>
            <w:r>
              <w:rPr>
                <w:rFonts w:eastAsia="Arial Unicode MS" w:cs="Arial"/>
              </w:rPr>
              <w:t xml:space="preserve"> boolean member, or to use the XSD default or fixed properties to obtain a data value.  </w:t>
            </w:r>
          </w:p>
          <w:p w14:paraId="1888F6BB" w14:textId="77777777" w:rsidR="00B46A03" w:rsidRDefault="00B46A03" w:rsidP="002A3075">
            <w:pPr>
              <w:jc w:val="left"/>
              <w:rPr>
                <w:rFonts w:eastAsia="Arial Unicode MS" w:cs="Arial"/>
              </w:rPr>
            </w:pPr>
            <w:r>
              <w:rPr>
                <w:rFonts w:eastAsia="Arial Unicode MS" w:cs="Arial"/>
              </w:rPr>
              <w:t xml:space="preserve">This property has precedence over the XSD default and XSD fixed properties. </w:t>
            </w:r>
            <w:r>
              <w:t xml:space="preserve">It is only used, and must be defined, if the XSD </w:t>
            </w:r>
            <w:r>
              <w:rPr>
                <w:rFonts w:eastAsia="Arial Unicode MS"/>
              </w:rPr>
              <w:t>nillable</w:t>
            </w:r>
            <w:r>
              <w:rPr>
                <w:rFonts w:eastAsia="Arial Unicode MS" w:cs="Arial"/>
              </w:rPr>
              <w:t xml:space="preserve"> property is 'true'.</w:t>
            </w:r>
          </w:p>
          <w:p w14:paraId="596E2E09" w14:textId="158DF203" w:rsidR="00B46A03" w:rsidRDefault="00B46A03" w:rsidP="002A3075">
            <w:pPr>
              <w:jc w:val="left"/>
              <w:rPr>
                <w:rFonts w:eastAsia="Arial Unicode MS" w:cs="Arial"/>
              </w:rPr>
            </w:pPr>
            <w:r>
              <w:rPr>
                <w:rFonts w:eastAsia="Arial Unicode MS" w:cs="Arial"/>
              </w:rPr>
              <w:t xml:space="preserve">Defaulting occurs as described in Section 9.4 </w:t>
            </w:r>
            <w:r w:rsidRPr="00065302">
              <w:rPr>
                <w:rStyle w:val="Hyperlink"/>
              </w:rPr>
              <w:fldChar w:fldCharType="begin"/>
            </w:r>
            <w:r w:rsidRPr="00065302">
              <w:rPr>
                <w:rStyle w:val="Hyperlink"/>
                <w:rFonts w:eastAsia="Arial Unicode MS"/>
              </w:rPr>
              <w:instrText xml:space="preserve"> REF _Ref362445437 \h  \* MERGEFORMAT </w:instrText>
            </w:r>
            <w:r w:rsidRPr="00065302">
              <w:rPr>
                <w:rStyle w:val="Hyperlink"/>
              </w:rPr>
            </w:r>
            <w:r w:rsidRPr="00065302">
              <w:rPr>
                <w:rStyle w:val="Hyperlink"/>
              </w:rPr>
              <w:fldChar w:fldCharType="separate"/>
            </w:r>
            <w:r w:rsidR="009D1493" w:rsidRPr="009D1493">
              <w:rPr>
                <w:rStyle w:val="Hyperlink"/>
              </w:rPr>
              <w:t>Element Defaults</w:t>
            </w:r>
            <w:r w:rsidRPr="00065302">
              <w:rPr>
                <w:rStyle w:val="Hyperlink"/>
              </w:rPr>
              <w:fldChar w:fldCharType="end"/>
            </w:r>
            <w:r>
              <w:rPr>
                <w:rFonts w:eastAsia="Arial Unicode MS" w:cs="Arial"/>
              </w:rPr>
              <w:t xml:space="preserve"> with nil as the default value. The dfdl:nilValue property must specify at least one nil value otherwise it is a Schema Definition Error. The dfdl:nilKind property may be any of its values. </w:t>
            </w:r>
          </w:p>
          <w:p w14:paraId="72E901C2" w14:textId="77777777" w:rsidR="00B46A03" w:rsidRDefault="00B46A03" w:rsidP="002A3075">
            <w:pPr>
              <w:jc w:val="left"/>
              <w:rPr>
                <w:rFonts w:cs="Arial"/>
              </w:rPr>
            </w:pPr>
            <w:r>
              <w:rPr>
                <w:rFonts w:eastAsia="Arial Unicode MS" w:cs="Arial"/>
              </w:rPr>
              <w:t>Annotation: dfdl:element (simpleType)</w:t>
            </w:r>
          </w:p>
        </w:tc>
      </w:tr>
    </w:tbl>
    <w:p w14:paraId="332F55F6" w14:textId="421DC327" w:rsidR="00B46A03" w:rsidRDefault="00B46A03" w:rsidP="00B46A03">
      <w:pPr>
        <w:pStyle w:val="Caption"/>
      </w:pPr>
      <w:bookmarkStart w:id="7403" w:name="_Toc322911374"/>
      <w:bookmarkStart w:id="7404" w:name="_Toc322911685"/>
      <w:bookmarkStart w:id="7405" w:name="_Toc322911935"/>
      <w:bookmarkStart w:id="7406" w:name="_Toc322912224"/>
      <w:bookmarkStart w:id="7407" w:name="_Toc329093073"/>
      <w:bookmarkStart w:id="7408" w:name="_Toc332701586"/>
      <w:bookmarkStart w:id="7409" w:name="_Toc332701890"/>
      <w:bookmarkStart w:id="7410" w:name="_Toc332711689"/>
      <w:bookmarkStart w:id="7411" w:name="_Toc332711991"/>
      <w:bookmarkStart w:id="7412" w:name="_Toc332712292"/>
      <w:bookmarkStart w:id="7413" w:name="_Toc332724208"/>
      <w:bookmarkStart w:id="7414" w:name="_Toc332724508"/>
      <w:bookmarkStart w:id="7415" w:name="_Toc341102804"/>
      <w:bookmarkStart w:id="7416" w:name="_Toc347241539"/>
      <w:bookmarkStart w:id="7417" w:name="_Toc347744732"/>
      <w:bookmarkStart w:id="7418" w:name="_Toc348984515"/>
      <w:bookmarkStart w:id="7419" w:name="_Toc348984820"/>
      <w:bookmarkStart w:id="7420" w:name="_Toc349037984"/>
      <w:bookmarkStart w:id="7421" w:name="_Toc349038286"/>
      <w:bookmarkStart w:id="7422" w:name="_Toc349042779"/>
      <w:bookmarkStart w:id="7423" w:name="_Toc349642191"/>
      <w:bookmarkStart w:id="7424" w:name="_Toc351912850"/>
      <w:bookmarkStart w:id="7425" w:name="_Toc351914871"/>
      <w:bookmarkStart w:id="7426" w:name="_Toc351915337"/>
      <w:bookmarkStart w:id="7427" w:name="_Toc361231394"/>
      <w:bookmarkStart w:id="7428" w:name="_Toc361231920"/>
      <w:bookmarkStart w:id="7429" w:name="_Toc362445218"/>
      <w:bookmarkStart w:id="7430" w:name="_Toc363909140"/>
      <w:bookmarkStart w:id="7431" w:name="_Toc364463565"/>
      <w:bookmarkStart w:id="7432" w:name="_Toc366078169"/>
      <w:bookmarkStart w:id="7433" w:name="_Toc366078788"/>
      <w:bookmarkStart w:id="7434" w:name="_Toc366079773"/>
      <w:bookmarkStart w:id="7435" w:name="_Toc366080385"/>
      <w:bookmarkStart w:id="7436" w:name="_Toc366080994"/>
      <w:bookmarkStart w:id="7437" w:name="_Toc366505334"/>
      <w:bookmarkStart w:id="7438" w:name="_Toc366508703"/>
      <w:bookmarkStart w:id="7439" w:name="_Toc366513204"/>
      <w:bookmarkStart w:id="7440" w:name="_Toc366574393"/>
      <w:bookmarkStart w:id="7441" w:name="_Toc366578186"/>
      <w:bookmarkStart w:id="7442" w:name="_Toc366578780"/>
      <w:bookmarkStart w:id="7443" w:name="_Toc366579372"/>
      <w:bookmarkStart w:id="7444" w:name="_Toc366579963"/>
      <w:bookmarkStart w:id="7445" w:name="_Toc366580555"/>
      <w:bookmarkStart w:id="7446" w:name="_Toc366581146"/>
      <w:bookmarkStart w:id="7447" w:name="_Toc366581738"/>
      <w:bookmarkStart w:id="7448" w:name="_Toc322911375"/>
      <w:bookmarkStart w:id="7449" w:name="_Toc322911686"/>
      <w:bookmarkStart w:id="7450" w:name="_Toc322911936"/>
      <w:bookmarkStart w:id="7451" w:name="_Toc322912225"/>
      <w:bookmarkStart w:id="7452" w:name="_Toc329093074"/>
      <w:bookmarkStart w:id="7453" w:name="_Toc332701587"/>
      <w:bookmarkStart w:id="7454" w:name="_Toc332701891"/>
      <w:bookmarkStart w:id="7455" w:name="_Toc332711690"/>
      <w:bookmarkStart w:id="7456" w:name="_Toc332711992"/>
      <w:bookmarkStart w:id="7457" w:name="_Toc332712293"/>
      <w:bookmarkStart w:id="7458" w:name="_Toc332724209"/>
      <w:bookmarkStart w:id="7459" w:name="_Toc332724509"/>
      <w:bookmarkStart w:id="7460" w:name="_Toc341102805"/>
      <w:bookmarkStart w:id="7461" w:name="_Toc347241540"/>
      <w:bookmarkStart w:id="7462" w:name="_Toc347744733"/>
      <w:bookmarkStart w:id="7463" w:name="_Toc348984516"/>
      <w:bookmarkStart w:id="7464" w:name="_Toc348984821"/>
      <w:bookmarkStart w:id="7465" w:name="_Toc349037985"/>
      <w:bookmarkStart w:id="7466" w:name="_Toc349038287"/>
      <w:bookmarkStart w:id="7467" w:name="_Toc349042780"/>
      <w:bookmarkStart w:id="7468" w:name="_Toc349642192"/>
      <w:bookmarkStart w:id="7469" w:name="_Toc351912851"/>
      <w:bookmarkStart w:id="7470" w:name="_Toc351914872"/>
      <w:bookmarkStart w:id="7471" w:name="_Toc351915338"/>
      <w:bookmarkStart w:id="7472" w:name="_Toc361231395"/>
      <w:bookmarkStart w:id="7473" w:name="_Toc361231921"/>
      <w:bookmarkStart w:id="7474" w:name="_Toc362445219"/>
      <w:bookmarkStart w:id="7475" w:name="_Toc363909141"/>
      <w:bookmarkStart w:id="7476" w:name="_Toc364463566"/>
      <w:bookmarkStart w:id="7477" w:name="_Toc366078170"/>
      <w:bookmarkStart w:id="7478" w:name="_Toc366078789"/>
      <w:bookmarkStart w:id="7479" w:name="_Toc366079774"/>
      <w:bookmarkStart w:id="7480" w:name="_Toc366080386"/>
      <w:bookmarkStart w:id="7481" w:name="_Toc366080995"/>
      <w:bookmarkStart w:id="7482" w:name="_Toc366505335"/>
      <w:bookmarkStart w:id="7483" w:name="_Toc366508704"/>
      <w:bookmarkStart w:id="7484" w:name="_Toc366513205"/>
      <w:bookmarkStart w:id="7485" w:name="_Toc366574394"/>
      <w:bookmarkStart w:id="7486" w:name="_Toc366578187"/>
      <w:bookmarkStart w:id="7487" w:name="_Toc366578781"/>
      <w:bookmarkStart w:id="7488" w:name="_Toc366579373"/>
      <w:bookmarkStart w:id="7489" w:name="_Toc366579964"/>
      <w:bookmarkStart w:id="7490" w:name="_Toc366580556"/>
      <w:bookmarkStart w:id="7491" w:name="_Toc366581147"/>
      <w:bookmarkStart w:id="7492" w:name="_Toc366581739"/>
      <w:bookmarkStart w:id="7493" w:name="_Toc322911376"/>
      <w:bookmarkStart w:id="7494" w:name="_Toc322911687"/>
      <w:bookmarkStart w:id="7495" w:name="_Toc322911937"/>
      <w:bookmarkStart w:id="7496" w:name="_Toc322912226"/>
      <w:bookmarkStart w:id="7497" w:name="_Toc329093075"/>
      <w:bookmarkStart w:id="7498" w:name="_Toc332701588"/>
      <w:bookmarkStart w:id="7499" w:name="_Toc332701892"/>
      <w:bookmarkStart w:id="7500" w:name="_Toc332711691"/>
      <w:bookmarkStart w:id="7501" w:name="_Toc332711993"/>
      <w:bookmarkStart w:id="7502" w:name="_Toc332712294"/>
      <w:bookmarkStart w:id="7503" w:name="_Toc332724210"/>
      <w:bookmarkStart w:id="7504" w:name="_Toc332724510"/>
      <w:bookmarkStart w:id="7505" w:name="_Toc341102806"/>
      <w:bookmarkStart w:id="7506" w:name="_Toc347241541"/>
      <w:bookmarkStart w:id="7507" w:name="_Toc347744734"/>
      <w:bookmarkStart w:id="7508" w:name="_Toc348984517"/>
      <w:bookmarkStart w:id="7509" w:name="_Toc348984822"/>
      <w:bookmarkStart w:id="7510" w:name="_Toc349037986"/>
      <w:bookmarkStart w:id="7511" w:name="_Toc349038288"/>
      <w:bookmarkStart w:id="7512" w:name="_Toc349042781"/>
      <w:bookmarkStart w:id="7513" w:name="_Toc349642193"/>
      <w:bookmarkStart w:id="7514" w:name="_Toc351912852"/>
      <w:bookmarkStart w:id="7515" w:name="_Toc351914873"/>
      <w:bookmarkStart w:id="7516" w:name="_Toc351915339"/>
      <w:bookmarkStart w:id="7517" w:name="_Toc361231396"/>
      <w:bookmarkStart w:id="7518" w:name="_Toc361231922"/>
      <w:bookmarkStart w:id="7519" w:name="_Toc362445220"/>
      <w:bookmarkStart w:id="7520" w:name="_Toc363909142"/>
      <w:bookmarkStart w:id="7521" w:name="_Toc364463567"/>
      <w:bookmarkStart w:id="7522" w:name="_Toc366078171"/>
      <w:bookmarkStart w:id="7523" w:name="_Toc366078790"/>
      <w:bookmarkStart w:id="7524" w:name="_Toc366079775"/>
      <w:bookmarkStart w:id="7525" w:name="_Toc366080387"/>
      <w:bookmarkStart w:id="7526" w:name="_Toc366080996"/>
      <w:bookmarkStart w:id="7527" w:name="_Toc366505336"/>
      <w:bookmarkStart w:id="7528" w:name="_Toc366508705"/>
      <w:bookmarkStart w:id="7529" w:name="_Toc366513206"/>
      <w:bookmarkStart w:id="7530" w:name="_Toc366574395"/>
      <w:bookmarkStart w:id="7531" w:name="_Toc366578188"/>
      <w:bookmarkStart w:id="7532" w:name="_Toc366578782"/>
      <w:bookmarkStart w:id="7533" w:name="_Toc366579374"/>
      <w:bookmarkStart w:id="7534" w:name="_Toc366579965"/>
      <w:bookmarkStart w:id="7535" w:name="_Toc366580557"/>
      <w:bookmarkStart w:id="7536" w:name="_Toc366581148"/>
      <w:bookmarkStart w:id="7537" w:name="_Toc366581740"/>
      <w:bookmarkStart w:id="7538" w:name="_Toc199516331"/>
      <w:bookmarkStart w:id="7539" w:name="_Toc194983994"/>
      <w:bookmarkStart w:id="7540" w:name="_Toc243112843"/>
      <w:bookmarkStart w:id="7541" w:name="_Ref254775881"/>
      <w:bookmarkStart w:id="7542" w:name="_Toc349042782"/>
      <w:bookmarkStart w:id="7543" w:name="_Toc177399107"/>
      <w:bookmarkStart w:id="7544" w:name="_Toc175057394"/>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r>
        <w:t xml:space="preserve">Table </w:t>
      </w:r>
      <w:r>
        <w:fldChar w:fldCharType="begin"/>
      </w:r>
      <w:r>
        <w:instrText xml:space="preserve"> SEQ Table \* ARABIC </w:instrText>
      </w:r>
      <w:r>
        <w:fldChar w:fldCharType="separate"/>
      </w:r>
      <w:r w:rsidR="009D1493">
        <w:rPr>
          <w:noProof/>
        </w:rPr>
        <w:t>43</w:t>
      </w:r>
      <w:r>
        <w:rPr>
          <w:noProof/>
        </w:rPr>
        <w:fldChar w:fldCharType="end"/>
      </w:r>
      <w:r>
        <w:t xml:space="preserve"> Properties for Nillable Elements</w:t>
      </w:r>
    </w:p>
    <w:bookmarkEnd w:id="7538"/>
    <w:bookmarkEnd w:id="7539"/>
    <w:bookmarkEnd w:id="7540"/>
    <w:bookmarkEnd w:id="7541"/>
    <w:bookmarkEnd w:id="7542"/>
    <w:p w14:paraId="3A019BCE" w14:textId="543E6496" w:rsidR="00B46A03" w:rsidRDefault="00B46A03" w:rsidP="00404546">
      <w:pPr>
        <w:pStyle w:val="nobreak"/>
      </w:pPr>
      <w:r>
        <w:t xml:space="preserve">The DFDL element defaults processing uses XSD default, XSD fixed or dfdl:useNilForDefault to provide a default value. See Section </w:t>
      </w:r>
      <w:r w:rsidRPr="00065302">
        <w:rPr>
          <w:rStyle w:val="Hyperlink"/>
          <w:rFonts w:eastAsia="MS Mincho"/>
        </w:rPr>
        <w:fldChar w:fldCharType="begin"/>
      </w:r>
      <w:r w:rsidRPr="00065302">
        <w:rPr>
          <w:rStyle w:val="Hyperlink"/>
          <w:rFonts w:eastAsia="MS Mincho"/>
        </w:rPr>
        <w:instrText xml:space="preserve"> REF _Ref362445437 \r \h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9.4</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_Ref362445437 \h </w:instrText>
      </w:r>
      <w:r w:rsidRPr="00065302">
        <w:rPr>
          <w:rStyle w:val="Hyperlink"/>
          <w:rFonts w:eastAsia="MS Mincho"/>
        </w:rPr>
      </w:r>
      <w:r w:rsidRPr="00065302">
        <w:rPr>
          <w:rStyle w:val="Hyperlink"/>
          <w:rFonts w:eastAsia="MS Mincho"/>
        </w:rPr>
        <w:fldChar w:fldCharType="separate"/>
      </w:r>
      <w:r w:rsidR="009D1493">
        <w:t>Element Defaults</w:t>
      </w:r>
      <w:r w:rsidRPr="00065302">
        <w:rPr>
          <w:rStyle w:val="Hyperlink"/>
          <w:rFonts w:eastAsia="MS Mincho"/>
        </w:rPr>
        <w:fldChar w:fldCharType="end"/>
      </w:r>
      <w:r>
        <w:t xml:space="preserve"> for a full description.</w:t>
      </w:r>
    </w:p>
    <w:p w14:paraId="6AC2F4B7"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7545" w:name="_Toc322911689"/>
      <w:bookmarkStart w:id="7546" w:name="_Toc322912228"/>
      <w:bookmarkStart w:id="7547" w:name="_Toc329093077"/>
      <w:bookmarkStart w:id="7548" w:name="_Toc332701590"/>
      <w:bookmarkStart w:id="7549" w:name="_Toc332701894"/>
      <w:bookmarkStart w:id="7550" w:name="_Toc332711693"/>
      <w:bookmarkStart w:id="7551" w:name="_Toc332711995"/>
      <w:bookmarkStart w:id="7552" w:name="_Toc332712296"/>
      <w:bookmarkStart w:id="7553" w:name="_Toc332724212"/>
      <w:bookmarkStart w:id="7554" w:name="_Toc332724512"/>
      <w:bookmarkStart w:id="7555" w:name="_Toc341102808"/>
      <w:bookmarkStart w:id="7556" w:name="_Toc347241543"/>
      <w:bookmarkStart w:id="7557" w:name="_Toc347744736"/>
      <w:bookmarkStart w:id="7558" w:name="_Toc348984519"/>
      <w:bookmarkStart w:id="7559" w:name="_Toc348984824"/>
      <w:bookmarkStart w:id="7560" w:name="_Toc349037988"/>
      <w:bookmarkStart w:id="7561" w:name="_Toc349038290"/>
      <w:bookmarkStart w:id="7562" w:name="_Toc349042783"/>
      <w:bookmarkStart w:id="7563" w:name="_Toc349642195"/>
      <w:bookmarkStart w:id="7564" w:name="_Toc351912854"/>
      <w:bookmarkStart w:id="7565" w:name="_Toc351914875"/>
      <w:bookmarkStart w:id="7566" w:name="_Toc351915341"/>
      <w:bookmarkStart w:id="7567" w:name="_Toc361231398"/>
      <w:bookmarkStart w:id="7568" w:name="_Toc361231924"/>
      <w:bookmarkStart w:id="7569" w:name="_Toc362445222"/>
      <w:bookmarkStart w:id="7570" w:name="_Toc363909144"/>
      <w:bookmarkStart w:id="7571" w:name="_Toc364463569"/>
      <w:bookmarkStart w:id="7572" w:name="_Toc366078173"/>
      <w:bookmarkStart w:id="7573" w:name="_Toc366078792"/>
      <w:bookmarkStart w:id="7574" w:name="_Toc366079777"/>
      <w:bookmarkStart w:id="7575" w:name="_Toc366080389"/>
      <w:bookmarkStart w:id="7576" w:name="_Toc366080998"/>
      <w:bookmarkStart w:id="7577" w:name="_Toc366505338"/>
      <w:bookmarkStart w:id="7578" w:name="_Toc366508707"/>
      <w:bookmarkStart w:id="7579" w:name="_Toc366513208"/>
      <w:bookmarkStart w:id="7580" w:name="_Toc366574397"/>
      <w:bookmarkStart w:id="7581" w:name="_Toc366578190"/>
      <w:bookmarkStart w:id="7582" w:name="_Toc366578784"/>
      <w:bookmarkStart w:id="7583" w:name="_Toc366579376"/>
      <w:bookmarkStart w:id="7584" w:name="_Toc366579967"/>
      <w:bookmarkStart w:id="7585" w:name="_Toc366580559"/>
      <w:bookmarkStart w:id="7586" w:name="_Toc366581150"/>
      <w:bookmarkStart w:id="7587" w:name="_Toc366581742"/>
      <w:bookmarkStart w:id="7588" w:name="_Toc199515707"/>
      <w:bookmarkStart w:id="7589" w:name="_Toc199515895"/>
      <w:bookmarkStart w:id="7590" w:name="_Toc199516334"/>
      <w:bookmarkStart w:id="7591" w:name="_Toc199841890"/>
      <w:bookmarkStart w:id="7592" w:name="_Toc199844456"/>
      <w:bookmarkStart w:id="7593" w:name="_Toc199515708"/>
      <w:bookmarkStart w:id="7594" w:name="_Toc199515896"/>
      <w:bookmarkStart w:id="7595" w:name="_Toc199516335"/>
      <w:bookmarkStart w:id="7596" w:name="_Toc199841891"/>
      <w:bookmarkStart w:id="7597" w:name="_Toc199844457"/>
      <w:bookmarkStart w:id="7598" w:name="_Toc199515709"/>
      <w:bookmarkStart w:id="7599" w:name="_Toc199515897"/>
      <w:bookmarkStart w:id="7600" w:name="_Toc199516336"/>
      <w:bookmarkStart w:id="7601" w:name="_Toc199841892"/>
      <w:bookmarkStart w:id="7602" w:name="_Toc199844458"/>
      <w:bookmarkStart w:id="7603" w:name="_Toc199515710"/>
      <w:bookmarkStart w:id="7604" w:name="_Toc199515898"/>
      <w:bookmarkStart w:id="7605" w:name="_Toc199516337"/>
      <w:bookmarkStart w:id="7606" w:name="_Toc199841893"/>
      <w:bookmarkStart w:id="7607" w:name="_Toc199844459"/>
      <w:bookmarkStart w:id="7608" w:name="_Sequence_Groups"/>
      <w:bookmarkStart w:id="7609" w:name="_Toc199516339"/>
      <w:bookmarkStart w:id="7610" w:name="_Toc194983998"/>
      <w:bookmarkStart w:id="7611" w:name="_Toc243112845"/>
      <w:bookmarkStart w:id="7612" w:name="_Ref255476240"/>
      <w:bookmarkStart w:id="7613" w:name="_Toc349042784"/>
      <w:bookmarkStart w:id="7614" w:name="_Ref38542599"/>
      <w:bookmarkStart w:id="7615" w:name="_Ref38542608"/>
      <w:bookmarkStart w:id="7616" w:name="_Toc62570181"/>
      <w:bookmarkStart w:id="7617" w:name="_Toc210216903"/>
      <w:bookmarkStart w:id="7618" w:name="_Toc219441035"/>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r>
        <w:lastRenderedPageBreak/>
        <w:t>Sequence Groups</w:t>
      </w:r>
      <w:bookmarkEnd w:id="7543"/>
      <w:bookmarkEnd w:id="7544"/>
      <w:bookmarkEnd w:id="7609"/>
      <w:bookmarkEnd w:id="7610"/>
      <w:bookmarkEnd w:id="7611"/>
      <w:bookmarkEnd w:id="7612"/>
      <w:bookmarkEnd w:id="7613"/>
      <w:bookmarkEnd w:id="7614"/>
      <w:bookmarkEnd w:id="7615"/>
      <w:bookmarkEnd w:id="7616"/>
      <w:bookmarkEnd w:id="7617"/>
      <w:bookmarkEnd w:id="7618"/>
    </w:p>
    <w:p w14:paraId="54330A3D" w14:textId="77777777" w:rsidR="00B46A03" w:rsidRDefault="00B46A03" w:rsidP="00B46A03">
      <w:r>
        <w:t>The following properties are specific to 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2"/>
        <w:gridCol w:w="8442"/>
      </w:tblGrid>
      <w:tr w:rsidR="00B46A03" w14:paraId="38CF5595"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451CA65E" w14:textId="77777777" w:rsidR="00B46A03" w:rsidRDefault="00B46A03" w:rsidP="002A3075">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772746AD" w14:textId="77777777" w:rsidR="00B46A03" w:rsidRDefault="00B46A03" w:rsidP="002A3075">
            <w:pPr>
              <w:jc w:val="left"/>
              <w:rPr>
                <w:b/>
              </w:rPr>
            </w:pPr>
            <w:r>
              <w:rPr>
                <w:b/>
              </w:rPr>
              <w:t>Description</w:t>
            </w:r>
          </w:p>
        </w:tc>
      </w:tr>
      <w:tr w:rsidR="00B46A03" w14:paraId="2A3CD965"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0512FCFD" w14:textId="77777777" w:rsidR="00B46A03" w:rsidRDefault="00B46A03" w:rsidP="002A3075">
            <w:pPr>
              <w:jc w:val="left"/>
              <w:rPr>
                <w:rFonts w:cs="Arial"/>
                <w:sz w:val="18"/>
                <w:szCs w:val="18"/>
              </w:rPr>
            </w:pPr>
            <w:r>
              <w:t>sequenceKind</w:t>
            </w:r>
          </w:p>
        </w:tc>
        <w:tc>
          <w:tcPr>
            <w:tcW w:w="0" w:type="auto"/>
            <w:tcBorders>
              <w:top w:val="single" w:sz="4" w:space="0" w:color="auto"/>
              <w:left w:val="single" w:sz="4" w:space="0" w:color="auto"/>
              <w:bottom w:val="single" w:sz="4" w:space="0" w:color="auto"/>
              <w:right w:val="single" w:sz="4" w:space="0" w:color="auto"/>
            </w:tcBorders>
            <w:hideMark/>
          </w:tcPr>
          <w:p w14:paraId="448030CE" w14:textId="77777777" w:rsidR="00B46A03" w:rsidRDefault="00B46A03" w:rsidP="002A3075">
            <w:pPr>
              <w:jc w:val="left"/>
            </w:pPr>
            <w:r>
              <w:t>Enum</w:t>
            </w:r>
          </w:p>
          <w:p w14:paraId="04DD1FD6" w14:textId="77777777" w:rsidR="00B46A03" w:rsidRDefault="00B46A03" w:rsidP="002A3075">
            <w:pPr>
              <w:jc w:val="left"/>
            </w:pPr>
            <w:r>
              <w:t xml:space="preserve">Valid values are 'ordered', 'unordered' </w:t>
            </w:r>
          </w:p>
          <w:p w14:paraId="321B15C8" w14:textId="77777777" w:rsidR="00B46A03" w:rsidRDefault="00B46A03" w:rsidP="002A3075">
            <w:pPr>
              <w:jc w:val="left"/>
            </w:pPr>
            <w:r>
              <w:t>When 'ordered', this property means that the contained items of the sequence are expected in the same order that they appear in the schema, which is called schema-definition-order.</w:t>
            </w:r>
          </w:p>
          <w:p w14:paraId="541F669B" w14:textId="77777777" w:rsidR="00B46A03" w:rsidRDefault="00B46A03" w:rsidP="002A3075">
            <w:pPr>
              <w:jc w:val="left"/>
            </w:pPr>
            <w:r>
              <w:t>When 'unordered', this property means that the items of the sequence are expected in any order. Repeating occurrences of the same element do not need to be contiguous. The children of an unordered sequence must be xs:element otherwise it is a Schema Definition Error.</w:t>
            </w:r>
          </w:p>
          <w:p w14:paraId="53B0370D" w14:textId="77777777" w:rsidR="00B46A03" w:rsidRDefault="00B46A03" w:rsidP="002A3075">
            <w:pPr>
              <w:jc w:val="left"/>
            </w:pPr>
            <w:r>
              <w:t>Annotation: dfdl:sequence, dfdl:group (sequence)</w:t>
            </w:r>
          </w:p>
        </w:tc>
      </w:tr>
      <w:tr w:rsidR="00B46A03" w14:paraId="7B58B712"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7B6CD234" w14:textId="77777777" w:rsidR="00B46A03" w:rsidRDefault="00B46A03" w:rsidP="002A3075">
            <w:pPr>
              <w:jc w:val="left"/>
            </w:pPr>
            <w:r>
              <w:t>initiatedContent</w:t>
            </w:r>
          </w:p>
        </w:tc>
        <w:tc>
          <w:tcPr>
            <w:tcW w:w="0" w:type="auto"/>
            <w:tcBorders>
              <w:top w:val="single" w:sz="4" w:space="0" w:color="auto"/>
              <w:left w:val="single" w:sz="4" w:space="0" w:color="auto"/>
              <w:bottom w:val="single" w:sz="4" w:space="0" w:color="auto"/>
              <w:right w:val="single" w:sz="4" w:space="0" w:color="auto"/>
            </w:tcBorders>
            <w:hideMark/>
          </w:tcPr>
          <w:p w14:paraId="18C8FEEB" w14:textId="77777777" w:rsidR="00B46A03" w:rsidRDefault="00B46A03" w:rsidP="002A3075">
            <w:pPr>
              <w:jc w:val="left"/>
            </w:pPr>
            <w:r>
              <w:t>Enum</w:t>
            </w:r>
          </w:p>
          <w:p w14:paraId="71E831BE" w14:textId="77777777" w:rsidR="00B46A03" w:rsidRDefault="00B46A03" w:rsidP="002A3075">
            <w:pPr>
              <w:jc w:val="left"/>
            </w:pPr>
            <w:r>
              <w:t>Valid values are 'yes', 'no'</w:t>
            </w:r>
          </w:p>
          <w:p w14:paraId="73C944F3" w14:textId="77777777" w:rsidR="00B46A03" w:rsidRDefault="00B46A03" w:rsidP="002A3075">
            <w:pPr>
              <w:jc w:val="left"/>
            </w:pPr>
            <w:r>
              <w:t>When 'yes' indicates that all the children of the sequence are initiated. It is a Schema Definition Error if any children have their dfdl:initiator property set to the empty string.</w:t>
            </w:r>
          </w:p>
          <w:p w14:paraId="0B671318" w14:textId="77777777" w:rsidR="00B46A03" w:rsidRDefault="00B46A03" w:rsidP="002A3075">
            <w:pPr>
              <w:jc w:val="left"/>
            </w:pPr>
            <w:r>
              <w:t>If the child is optional then it is known to exist when its initiator has been found. Any subsequent error parsing the child does not cause the parser to backtrack to try other alternatives.</w:t>
            </w:r>
          </w:p>
          <w:p w14:paraId="0C543A17" w14:textId="77777777" w:rsidR="00B46A03" w:rsidRDefault="00B46A03" w:rsidP="002A3075">
            <w:pPr>
              <w:jc w:val="left"/>
            </w:pPr>
            <w:r>
              <w:t>When 'no', the children of the sequence may have their dfdl:initiator property set to the empty string.</w:t>
            </w:r>
          </w:p>
          <w:p w14:paraId="16454AF1" w14:textId="77777777" w:rsidR="00B46A03" w:rsidRDefault="00B46A03" w:rsidP="002A3075">
            <w:pPr>
              <w:keepNext/>
              <w:jc w:val="left"/>
            </w:pPr>
            <w:r>
              <w:t xml:space="preserve">Annotation: dfdl:sequence, dfdl:choice, dfdl:group </w:t>
            </w:r>
          </w:p>
        </w:tc>
      </w:tr>
    </w:tbl>
    <w:p w14:paraId="15741E3C" w14:textId="3ABAA3C9" w:rsidR="00B46A03" w:rsidRDefault="00B46A03" w:rsidP="00B46A03">
      <w:pPr>
        <w:pStyle w:val="Caption"/>
      </w:pPr>
      <w:bookmarkStart w:id="7619" w:name="_Toc199516340"/>
      <w:bookmarkStart w:id="7620" w:name="_Toc194983999"/>
      <w:bookmarkStart w:id="7621" w:name="_Toc175057395"/>
      <w:r>
        <w:t xml:space="preserve">Table </w:t>
      </w:r>
      <w:r>
        <w:fldChar w:fldCharType="begin"/>
      </w:r>
      <w:r>
        <w:instrText xml:space="preserve"> SEQ Table \* ARABIC </w:instrText>
      </w:r>
      <w:r>
        <w:fldChar w:fldCharType="separate"/>
      </w:r>
      <w:r w:rsidR="009D1493">
        <w:rPr>
          <w:noProof/>
        </w:rPr>
        <w:t>44</w:t>
      </w:r>
      <w:r>
        <w:rPr>
          <w:noProof/>
        </w:rPr>
        <w:fldChar w:fldCharType="end"/>
      </w:r>
      <w:r>
        <w:t xml:space="preserve"> Properties for Sequence Groups</w:t>
      </w:r>
    </w:p>
    <w:p w14:paraId="22B89E78" w14:textId="77777777" w:rsidR="00B46A03" w:rsidRDefault="00B46A03" w:rsidP="00404546">
      <w:pPr>
        <w:pStyle w:val="nobreak"/>
      </w:pPr>
      <w:r>
        <w:t xml:space="preserve">A sequence can have a dfdl:initiator and/or a dfdl:terminator as described earlier. </w:t>
      </w:r>
    </w:p>
    <w:p w14:paraId="1FA41DB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7622" w:name="_Toc243112846"/>
      <w:bookmarkStart w:id="7623" w:name="_Toc349042785"/>
      <w:bookmarkStart w:id="7624" w:name="_Toc62570182"/>
      <w:bookmarkStart w:id="7625" w:name="_Toc210216904"/>
      <w:bookmarkStart w:id="7626" w:name="_Toc219441036"/>
      <w:r>
        <w:t>Empty Sequences</w:t>
      </w:r>
      <w:bookmarkEnd w:id="7619"/>
      <w:bookmarkEnd w:id="7620"/>
      <w:bookmarkEnd w:id="7622"/>
      <w:bookmarkEnd w:id="7623"/>
      <w:bookmarkEnd w:id="7624"/>
      <w:bookmarkEnd w:id="7625"/>
      <w:bookmarkEnd w:id="7626"/>
    </w:p>
    <w:p w14:paraId="7613B656" w14:textId="77777777" w:rsidR="00B46A03" w:rsidRDefault="00B46A03" w:rsidP="00B46A03">
      <w:r>
        <w:t xml:space="preserve">A sequence having no children is syntactically legal in DFDL. In the data stream, such a sequence can have non-zero length </w:t>
      </w:r>
      <w:r w:rsidRPr="00A64DED">
        <w:t>LeftFraming</w:t>
      </w:r>
      <w:r>
        <w:t xml:space="preserve"> and </w:t>
      </w:r>
      <w:r w:rsidRPr="00A64DED">
        <w:t>RightFraming</w:t>
      </w:r>
      <w:r>
        <w:t xml:space="preserve"> regions, but the </w:t>
      </w:r>
      <w:r>
        <w:rPr>
          <w:bCs/>
          <w:iCs/>
        </w:rPr>
        <w:t>SequenceContent</w:t>
      </w:r>
      <w:r>
        <w:t xml:space="preserve"> region in between must be empty. It is a Processing Error if the </w:t>
      </w:r>
      <w:r>
        <w:rPr>
          <w:bCs/>
          <w:iCs/>
        </w:rPr>
        <w:t>SequenceContent</w:t>
      </w:r>
      <w:r>
        <w:rPr>
          <w:rStyle w:val="Emphasis"/>
        </w:rPr>
        <w:t xml:space="preserve"> </w:t>
      </w:r>
      <w:r>
        <w:t>region of an empty sequence has non-zero length when parsing.</w:t>
      </w:r>
    </w:p>
    <w:p w14:paraId="6D46F36E" w14:textId="77777777" w:rsidR="00B46A03" w:rsidRDefault="00B46A03" w:rsidP="00B46A03">
      <w:r>
        <w:t>XML schema does not define an empty sequence that is the content model of a complex type definition as effective content so any DFDL annotations on such a construct would be ignored. It is a Schema Definition Error if the empty sequence is the content model of a complex type, or if a complex type has nothing in its content model at all.</w:t>
      </w:r>
    </w:p>
    <w:p w14:paraId="55F5BC45" w14:textId="77777777" w:rsidR="00B46A03" w:rsidRDefault="00B46A03" w:rsidP="00B46A03">
      <w:pPr>
        <w:pStyle w:val="BodyText"/>
      </w:pPr>
      <w:r>
        <w:t xml:space="preserve">A hidden group reference is indicated in DFDL using an empty sequence such as </w:t>
      </w:r>
    </w:p>
    <w:p w14:paraId="4F447F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r>
        <w:rPr>
          <w:rStyle w:val="SourceText"/>
        </w:rPr>
        <w:t>&lt;xs:sequence dfdl:hiddenGroupRef="QName"/&gt;</w:t>
      </w:r>
      <w:r>
        <w:t xml:space="preserve"> </w:t>
      </w:r>
    </w:p>
    <w:p w14:paraId="11EB9CC8" w14:textId="77777777" w:rsidR="00B46A03" w:rsidRDefault="00B46A03" w:rsidP="00B46A03">
      <w:pPr>
        <w:pStyle w:val="BodyText"/>
      </w:pPr>
      <w:r>
        <w:t>To XML Schema this is an empty sequence group; hence it is a Schema Definition Error if this appears as the model group of a complex type. Otherwise this is not considered an empty sequence, but a group reference.</w:t>
      </w:r>
    </w:p>
    <w:p w14:paraId="16EA72A9" w14:textId="77777777" w:rsidR="00B46A03" w:rsidRDefault="00B46A03" w:rsidP="00B46A03">
      <w:pPr>
        <w:pStyle w:val="Heading2"/>
        <w:tabs>
          <w:tab w:val="clear" w:pos="540"/>
          <w:tab w:val="clear" w:pos="700"/>
        </w:tabs>
        <w:suppressAutoHyphens w:val="0"/>
        <w:spacing w:before="120" w:after="60" w:line="240" w:lineRule="auto"/>
        <w:ind w:left="576" w:hanging="576"/>
      </w:pPr>
      <w:r>
        <w:br w:type="page"/>
      </w:r>
      <w:bookmarkStart w:id="7627" w:name="_Toc322911380"/>
      <w:bookmarkStart w:id="7628" w:name="_Toc322911692"/>
      <w:bookmarkStart w:id="7629" w:name="_Toc322911941"/>
      <w:bookmarkStart w:id="7630" w:name="_Toc322912231"/>
      <w:bookmarkStart w:id="7631" w:name="_Toc329093080"/>
      <w:bookmarkStart w:id="7632" w:name="_Toc332701593"/>
      <w:bookmarkStart w:id="7633" w:name="_Toc332701897"/>
      <w:bookmarkStart w:id="7634" w:name="_Toc332711696"/>
      <w:bookmarkStart w:id="7635" w:name="_Toc332711998"/>
      <w:bookmarkStart w:id="7636" w:name="_Toc332712299"/>
      <w:bookmarkStart w:id="7637" w:name="_Toc332724215"/>
      <w:bookmarkStart w:id="7638" w:name="_Toc332724515"/>
      <w:bookmarkStart w:id="7639" w:name="_Toc341102811"/>
      <w:bookmarkStart w:id="7640" w:name="_Toc347241546"/>
      <w:bookmarkStart w:id="7641" w:name="_Toc347744739"/>
      <w:bookmarkStart w:id="7642" w:name="_Toc348984522"/>
      <w:bookmarkStart w:id="7643" w:name="_Toc348984827"/>
      <w:bookmarkStart w:id="7644" w:name="_Toc349037991"/>
      <w:bookmarkStart w:id="7645" w:name="_Toc349038293"/>
      <w:bookmarkStart w:id="7646" w:name="_Toc349042786"/>
      <w:bookmarkStart w:id="7647" w:name="_Toc349642198"/>
      <w:bookmarkStart w:id="7648" w:name="_Toc351912857"/>
      <w:bookmarkStart w:id="7649" w:name="_Toc351914878"/>
      <w:bookmarkStart w:id="7650" w:name="_Toc351915344"/>
      <w:bookmarkStart w:id="7651" w:name="_Toc361231401"/>
      <w:bookmarkStart w:id="7652" w:name="_Toc361231927"/>
      <w:bookmarkStart w:id="7653" w:name="_Toc362445225"/>
      <w:bookmarkStart w:id="7654" w:name="_Toc363909147"/>
      <w:bookmarkStart w:id="7655" w:name="_Toc364463572"/>
      <w:bookmarkStart w:id="7656" w:name="_Toc366078176"/>
      <w:bookmarkStart w:id="7657" w:name="_Toc366078795"/>
      <w:bookmarkStart w:id="7658" w:name="_Toc366079780"/>
      <w:bookmarkStart w:id="7659" w:name="_Toc366080392"/>
      <w:bookmarkStart w:id="7660" w:name="_Toc366081001"/>
      <w:bookmarkStart w:id="7661" w:name="_Toc366505341"/>
      <w:bookmarkStart w:id="7662" w:name="_Toc366508710"/>
      <w:bookmarkStart w:id="7663" w:name="_Toc366513211"/>
      <w:bookmarkStart w:id="7664" w:name="_Toc366574400"/>
      <w:bookmarkStart w:id="7665" w:name="_Toc366578193"/>
      <w:bookmarkStart w:id="7666" w:name="_Toc366578787"/>
      <w:bookmarkStart w:id="7667" w:name="_Toc366579379"/>
      <w:bookmarkStart w:id="7668" w:name="_Toc366579970"/>
      <w:bookmarkStart w:id="7669" w:name="_Toc366580562"/>
      <w:bookmarkStart w:id="7670" w:name="_Toc366581153"/>
      <w:bookmarkStart w:id="7671" w:name="_Toc366581745"/>
      <w:bookmarkStart w:id="7672" w:name="_Ref255896230"/>
      <w:bookmarkStart w:id="7673" w:name="_Ref255896225"/>
      <w:bookmarkStart w:id="7674" w:name="_Ref255896215"/>
      <w:bookmarkStart w:id="7675" w:name="_Toc243112848"/>
      <w:bookmarkStart w:id="7676" w:name="_Toc194984001"/>
      <w:bookmarkStart w:id="7677" w:name="_Toc199516342"/>
      <w:bookmarkStart w:id="7678" w:name="_Toc177399108"/>
      <w:bookmarkStart w:id="7679" w:name="_Toc349042787"/>
      <w:bookmarkStart w:id="7680" w:name="_Ref362445886"/>
      <w:bookmarkStart w:id="7681" w:name="_Ref362445872"/>
      <w:bookmarkStart w:id="7682" w:name="_Toc62570183"/>
      <w:bookmarkStart w:id="7683" w:name="_Toc210216905"/>
      <w:bookmarkStart w:id="7684" w:name="_Toc219441037"/>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r>
        <w:lastRenderedPageBreak/>
        <w:t>Sequence Groups</w:t>
      </w:r>
      <w:bookmarkEnd w:id="7621"/>
      <w:r>
        <w:t xml:space="preserve"> with </w:t>
      </w:r>
      <w:bookmarkEnd w:id="7672"/>
      <w:bookmarkEnd w:id="7673"/>
      <w:bookmarkEnd w:id="7674"/>
      <w:bookmarkEnd w:id="7675"/>
      <w:bookmarkEnd w:id="7676"/>
      <w:bookmarkEnd w:id="7677"/>
      <w:bookmarkEnd w:id="7678"/>
      <w:bookmarkEnd w:id="7679"/>
      <w:r>
        <w:t>Separators</w:t>
      </w:r>
      <w:bookmarkEnd w:id="7680"/>
      <w:bookmarkEnd w:id="7681"/>
      <w:bookmarkEnd w:id="7682"/>
      <w:bookmarkEnd w:id="7683"/>
      <w:bookmarkEnd w:id="7684"/>
    </w:p>
    <w:p w14:paraId="3B3D743E" w14:textId="77777777" w:rsidR="00B46A03" w:rsidRDefault="00B46A03" w:rsidP="00404546">
      <w:pPr>
        <w:pStyle w:val="nobreak"/>
      </w:pPr>
      <w:r>
        <w:t xml:space="preserve">Additional properties apply to sequence groups that use text delimiters to separate </w:t>
      </w:r>
      <w:r>
        <w:rPr>
          <w:lang w:eastAsia="en-GB"/>
        </w:rPr>
        <w:t xml:space="preserve">one occurrence of a member of the group from the next. Such a delimiter is called a separator. DFDL provides several properties that control the parsing and writing of separators, and satisfy the requirement to model sequences where: </w:t>
      </w:r>
    </w:p>
    <w:p w14:paraId="3FA146DD" w14:textId="77777777" w:rsidR="00B46A03" w:rsidRDefault="00B46A03" w:rsidP="00EB2287">
      <w:pPr>
        <w:numPr>
          <w:ilvl w:val="0"/>
          <w:numId w:val="92"/>
        </w:numPr>
        <w:tabs>
          <w:tab w:val="clear" w:pos="403"/>
        </w:tabs>
        <w:spacing w:before="60" w:after="60" w:line="240" w:lineRule="auto"/>
        <w:jc w:val="left"/>
      </w:pPr>
      <w:r>
        <w:t>A separator has alternative potential representations in the data.</w:t>
      </w:r>
    </w:p>
    <w:p w14:paraId="29286C0C" w14:textId="77777777" w:rsidR="00B46A03" w:rsidRDefault="00B46A03" w:rsidP="00EB2287">
      <w:pPr>
        <w:numPr>
          <w:ilvl w:val="0"/>
          <w:numId w:val="92"/>
        </w:numPr>
        <w:tabs>
          <w:tab w:val="clear" w:pos="403"/>
        </w:tabs>
        <w:spacing w:before="60" w:after="60" w:line="240" w:lineRule="auto"/>
        <w:jc w:val="left"/>
      </w:pPr>
      <w:r>
        <w:t>A separator is placed before, after, or between occurrences in the data.</w:t>
      </w:r>
    </w:p>
    <w:p w14:paraId="0EC5C115" w14:textId="77777777" w:rsidR="00B46A03" w:rsidRDefault="00B46A03" w:rsidP="00EB2287">
      <w:pPr>
        <w:numPr>
          <w:ilvl w:val="0"/>
          <w:numId w:val="92"/>
        </w:numPr>
        <w:tabs>
          <w:tab w:val="clear" w:pos="403"/>
        </w:tabs>
        <w:spacing w:before="60" w:after="60" w:line="240" w:lineRule="auto"/>
        <w:jc w:val="left"/>
      </w:pPr>
      <w:r>
        <w:t>Separators are used to indicate the position of occurrences in the data</w:t>
      </w:r>
    </w:p>
    <w:p w14:paraId="538D095C" w14:textId="77777777" w:rsidR="00B46A03" w:rsidRDefault="00B46A03" w:rsidP="00B46A03">
      <w:r>
        <w:t>These requirements are addressed by the properties dfdl:separator, dfdl:separatorPosition and dfdl:separatorSuppressionPolicy, as described below.</w:t>
      </w:r>
    </w:p>
    <w:p w14:paraId="64ACFA3E" w14:textId="77777777" w:rsidR="00B46A03" w:rsidRDefault="00B46A03" w:rsidP="00B46A03">
      <w:r>
        <w:t xml:space="preserve">These properties combine to define the syntax for a sequence group with dfdl:sequenceKind 'ordered'. Not all combinations of the properties give rise to consistent syntax, so some combinations are disallowed and give rise to a Schema Definition Error. </w:t>
      </w:r>
    </w:p>
    <w:p w14:paraId="5B0904F9" w14:textId="77777777" w:rsidR="00B46A03" w:rsidRDefault="00B46A03" w:rsidP="00B46A03">
      <w:pPr>
        <w:autoSpaceDE w:val="0"/>
        <w:autoSpaceDN w:val="0"/>
        <w:adjustRightInd w:val="0"/>
        <w:rPr>
          <w:rFonts w:cs="Arial"/>
          <w:lang w:eastAsia="en-GB"/>
        </w:rPr>
      </w:pPr>
      <w:r>
        <w:rPr>
          <w:rFonts w:cs="Arial"/>
          <w:lang w:eastAsia="en-GB"/>
        </w:rPr>
        <w:t xml:space="preserve">In some sequences, the presence of separators alone is enough to establish occurrences within the sequence. Such a sequence is called a </w:t>
      </w:r>
      <w:r>
        <w:rPr>
          <w:rStyle w:val="Emphasis"/>
        </w:rPr>
        <w:t>positional</w:t>
      </w:r>
      <w:r>
        <w:rPr>
          <w:rFonts w:cs="Arial"/>
          <w:lang w:eastAsia="en-GB"/>
        </w:rPr>
        <w:t xml:space="preserve"> sequence. </w:t>
      </w:r>
    </w:p>
    <w:p w14:paraId="0410A63E" w14:textId="77777777" w:rsidR="00B46A03" w:rsidRDefault="00B46A03" w:rsidP="00B46A03">
      <w:pPr>
        <w:autoSpaceDE w:val="0"/>
        <w:autoSpaceDN w:val="0"/>
        <w:adjustRightInd w:val="0"/>
        <w:rPr>
          <w:rFonts w:cs="Arial"/>
          <w:lang w:eastAsia="en-GB"/>
        </w:rPr>
      </w:pPr>
      <w:r>
        <w:rPr>
          <w:rFonts w:cs="Arial"/>
          <w:b/>
          <w:i/>
          <w:lang w:eastAsia="en-GB"/>
        </w:rPr>
        <w:t xml:space="preserve">Positional sequence - </w:t>
      </w:r>
      <w:r>
        <w:rPr>
          <w:rFonts w:cs="Arial"/>
          <w:lang w:eastAsia="en-GB"/>
        </w:rPr>
        <w:t xml:space="preserve">Each occurrence in the sequence can be identified by its position in the data. Typically, the components of such a sequence do not have an initiator. In some such sequences, the separators for optional zero-length occurrences may or must be omitted when at the end of the group. </w:t>
      </w:r>
      <w:r>
        <w:rPr>
          <w:rFonts w:cs="Arial"/>
          <w:bCs/>
          <w:lang w:eastAsia="en-GB"/>
        </w:rPr>
        <w:t>In DFDL, a sequence is considered positional if it contains only required elements and/or optional and array elements that have dfdl:occursCountKind 'implicit', 'fixed' or 'expression', and it has dfdl:separatorSuppressionPolicy 'never', 'trailingEmptyStrict'  or 'trailingEmpty'.</w:t>
      </w:r>
    </w:p>
    <w:p w14:paraId="0DC64D93" w14:textId="77777777" w:rsidR="00B46A03" w:rsidRDefault="00B46A03" w:rsidP="00B46A03">
      <w:pPr>
        <w:autoSpaceDE w:val="0"/>
        <w:autoSpaceDN w:val="0"/>
        <w:adjustRightInd w:val="0"/>
        <w:rPr>
          <w:rFonts w:cs="Arial"/>
        </w:rPr>
      </w:pPr>
      <w:r>
        <w:rPr>
          <w:b/>
          <w:bCs/>
          <w:i/>
          <w:lang w:eastAsia="en-GB"/>
        </w:rPr>
        <w:t>Non-positional sequence</w:t>
      </w:r>
      <w:r>
        <w:t xml:space="preserve"> - Occurrences in the sequence cannot be identified by their position in the data alone. Often the components of such a sequence have an initiator. Such sequences sometimes allow the separator to be omitted for optional zero-length occurrences anywhere in the sequence. Speculative parsing might need to be employed by the parser to identify each occurrence.  In DFDL, a sequence is non-positional if it contains any optional or array elements that have dfdl:occursCountKind 'parsed' or 'stopValue', and/or it has dfdl:separatorSuppressionPolicy 'anyEmpty'.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3"/>
        <w:gridCol w:w="7331"/>
      </w:tblGrid>
      <w:tr w:rsidR="00B46A03" w14:paraId="6FAF4BDB"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0B9ACAF6" w14:textId="77777777" w:rsidR="00B46A03" w:rsidRDefault="00B46A03" w:rsidP="002A3075">
            <w:pPr>
              <w:jc w:val="left"/>
              <w:rPr>
                <w:rFonts w:eastAsia="Arial Unicode MS" w:cs="Arial"/>
                <w:b/>
              </w:rPr>
            </w:pPr>
            <w:r>
              <w:rPr>
                <w:rFonts w:eastAsia="Arial Unicode MS" w:cs="Arial"/>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4C68E894" w14:textId="77777777" w:rsidR="00B46A03" w:rsidRDefault="00B46A03" w:rsidP="002A3075">
            <w:pPr>
              <w:jc w:val="left"/>
              <w:rPr>
                <w:rFonts w:eastAsia="Arial Unicode MS" w:cs="Arial"/>
                <w:b/>
              </w:rPr>
            </w:pPr>
            <w:r>
              <w:rPr>
                <w:rFonts w:eastAsia="Arial Unicode MS" w:cs="Arial"/>
                <w:b/>
              </w:rPr>
              <w:t>Description</w:t>
            </w:r>
          </w:p>
        </w:tc>
      </w:tr>
      <w:tr w:rsidR="00B46A03" w14:paraId="23628C46"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32FE0573" w14:textId="77777777" w:rsidR="00B46A03" w:rsidRDefault="00B46A03" w:rsidP="002A3075">
            <w:pPr>
              <w:jc w:val="left"/>
              <w:rPr>
                <w:rFonts w:eastAsia="Arial Unicode MS" w:cs="Arial"/>
              </w:rPr>
            </w:pPr>
            <w:r>
              <w:rPr>
                <w:rFonts w:eastAsia="Arial Unicode MS" w:cs="Arial"/>
              </w:rPr>
              <w:t>separator</w:t>
            </w:r>
          </w:p>
        </w:tc>
        <w:tc>
          <w:tcPr>
            <w:tcW w:w="0" w:type="auto"/>
            <w:tcBorders>
              <w:top w:val="single" w:sz="4" w:space="0" w:color="auto"/>
              <w:left w:val="single" w:sz="4" w:space="0" w:color="auto"/>
              <w:bottom w:val="single" w:sz="4" w:space="0" w:color="auto"/>
              <w:right w:val="single" w:sz="4" w:space="0" w:color="auto"/>
            </w:tcBorders>
            <w:hideMark/>
          </w:tcPr>
          <w:p w14:paraId="5623CE0A" w14:textId="77777777" w:rsidR="00B46A03" w:rsidRDefault="00B46A03" w:rsidP="002A3075">
            <w:pPr>
              <w:jc w:val="left"/>
              <w:rPr>
                <w:rFonts w:eastAsia="Arial Unicode MS" w:cs="Arial"/>
              </w:rPr>
            </w:pPr>
            <w:r>
              <w:rPr>
                <w:rFonts w:eastAsia="Arial Unicode MS" w:cs="Arial"/>
              </w:rPr>
              <w:t xml:space="preserve">List of DFDL String Literals </w:t>
            </w:r>
            <w:r>
              <w:rPr>
                <w:rFonts w:eastAsia="Arial Unicode MS" w:cs="Arial"/>
                <w:szCs w:val="18"/>
              </w:rPr>
              <w:t>or</w:t>
            </w:r>
            <w:r>
              <w:rPr>
                <w:rFonts w:eastAsia="Arial Unicode MS" w:cs="Arial"/>
              </w:rPr>
              <w:t xml:space="preserve"> </w:t>
            </w:r>
            <w:r>
              <w:rPr>
                <w:rFonts w:eastAsia="Arial Unicode MS" w:cs="Arial"/>
                <w:szCs w:val="18"/>
              </w:rPr>
              <w:t>DFDL Expression</w:t>
            </w:r>
          </w:p>
          <w:p w14:paraId="36A4377D" w14:textId="77777777" w:rsidR="00B46A03" w:rsidRDefault="00B46A03" w:rsidP="002A3075">
            <w:pPr>
              <w:jc w:val="left"/>
              <w:rPr>
                <w:rFonts w:eastAsia="Arial Unicode MS" w:cs="Arial"/>
              </w:rPr>
            </w:pPr>
            <w:r>
              <w:rPr>
                <w:rFonts w:eastAsia="Arial Unicode MS" w:cs="Arial"/>
              </w:rPr>
              <w:t xml:space="preserve">Specifies a whitespace separated list of alternative DFDL String Literals that are the possible separators for the sequence. </w:t>
            </w:r>
            <w:r>
              <w:t>Separators occur in the data either before, between or after all occurrences of the elements or groups that are the children of the sequence, in accordance with dfdl:separatorPosition and dfdl:separatorSuppressionPolicy. Elements with dfdl:inputValueCalc have no representation in the data stream, and so never have an associated separator.</w:t>
            </w:r>
          </w:p>
          <w:p w14:paraId="54F198CA" w14:textId="77777777" w:rsidR="00B46A03" w:rsidRDefault="00B46A03" w:rsidP="002A3075">
            <w:pPr>
              <w:jc w:val="left"/>
              <w:rPr>
                <w:rFonts w:eastAsia="Arial Unicode MS"/>
              </w:rPr>
            </w:pPr>
            <w:r>
              <w:rPr>
                <w:rFonts w:eastAsia="Arial Unicode MS" w:cs="Arial"/>
              </w:rPr>
              <w:t xml:space="preserve">This property can be computed by way of an expression which returns a string of whitespace separated values. </w:t>
            </w:r>
            <w:r>
              <w:rPr>
                <w:rFonts w:eastAsia="Arial Unicode MS"/>
              </w:rPr>
              <w:t>The expression must not contain forward references to elements which have not yet been processed. It is a Schema Definition Error if the expression returns an empty string.</w:t>
            </w:r>
          </w:p>
          <w:p w14:paraId="537F6A2E" w14:textId="5E7ADC98" w:rsidR="00B46A03" w:rsidRDefault="00B46A03" w:rsidP="002A3075">
            <w:pPr>
              <w:jc w:val="left"/>
              <w:rPr>
                <w:rFonts w:eastAsia="Arial Unicode MS" w:cs="Arial"/>
              </w:rPr>
            </w:pPr>
            <w:r>
              <w:rPr>
                <w:color w:val="000000"/>
              </w:rPr>
              <w:t xml:space="preserve">This property can be used to determine the length of an element as described in Section </w:t>
            </w:r>
            <w:hyperlink w:anchor="_dfdl:lengthKind_'delimited'" w:history="1">
              <w:r>
                <w:rPr>
                  <w:rStyle w:val="Hyperlink"/>
                  <w:rFonts w:cs="Arial"/>
                  <w:lang w:eastAsia="en-GB"/>
                </w:rPr>
                <w:t>12.3.2</w:t>
              </w:r>
            </w:hyperlink>
            <w:r>
              <w:rPr>
                <w:color w:val="000000"/>
              </w:rPr>
              <w:t xml:space="preserve"> dfdl:lengthKind 'delimited'.</w:t>
            </w:r>
          </w:p>
          <w:p w14:paraId="5A1936A8" w14:textId="77777777" w:rsidR="00B46A03" w:rsidRDefault="00B46A03" w:rsidP="002A3075">
            <w:pPr>
              <w:jc w:val="left"/>
              <w:rPr>
                <w:rFonts w:eastAsia="Arial Unicode MS" w:cs="Arial"/>
              </w:rPr>
            </w:pPr>
            <w:r>
              <w:rPr>
                <w:rFonts w:eastAsia="Arial Unicode MS" w:cs="Arial"/>
              </w:rPr>
              <w:t>Each string literal in the list, whether apparent in the schema, or returned as the value of an expression, is restricted to allow only certain kinds of DFDL String Literal syntax:</w:t>
            </w:r>
          </w:p>
          <w:p w14:paraId="1452C3F8" w14:textId="77777777" w:rsidR="00B46A03" w:rsidRPr="00E112C9" w:rsidRDefault="00B46A03" w:rsidP="002A3075">
            <w:pPr>
              <w:pStyle w:val="ListParagraph"/>
              <w:numPr>
                <w:ilvl w:val="0"/>
                <w:numId w:val="177"/>
              </w:numPr>
              <w:tabs>
                <w:tab w:val="clear" w:pos="403"/>
              </w:tabs>
              <w:spacing w:before="60" w:after="60" w:line="240" w:lineRule="auto"/>
              <w:jc w:val="left"/>
              <w:rPr>
                <w:rFonts w:eastAsia="Arial Unicode MS"/>
              </w:rPr>
            </w:pPr>
            <w:r w:rsidRPr="00E112C9">
              <w:rPr>
                <w:rFonts w:eastAsia="Arial Unicode MS"/>
              </w:rPr>
              <w:t>DFDL character entities are allowed.</w:t>
            </w:r>
          </w:p>
          <w:p w14:paraId="4634BB03" w14:textId="77777777" w:rsidR="00B46A03" w:rsidRPr="00E112C9" w:rsidRDefault="00B46A03" w:rsidP="002A3075">
            <w:pPr>
              <w:pStyle w:val="ListParagraph"/>
              <w:numPr>
                <w:ilvl w:val="0"/>
                <w:numId w:val="177"/>
              </w:numPr>
              <w:tabs>
                <w:tab w:val="clear" w:pos="403"/>
              </w:tabs>
              <w:spacing w:before="60" w:after="60" w:line="240" w:lineRule="auto"/>
              <w:jc w:val="left"/>
              <w:rPr>
                <w:rFonts w:eastAsia="Arial Unicode MS"/>
              </w:rPr>
            </w:pPr>
            <w:r w:rsidRPr="00E112C9">
              <w:rPr>
                <w:rFonts w:eastAsia="Arial Unicode MS"/>
              </w:rPr>
              <w:lastRenderedPageBreak/>
              <w:t>DFDL Byte Value entities ( %#rXX; ) are allowed.</w:t>
            </w:r>
          </w:p>
          <w:p w14:paraId="6FF74B96" w14:textId="77777777" w:rsidR="00B46A03" w:rsidRPr="00E112C9" w:rsidRDefault="00B46A03" w:rsidP="002A3075">
            <w:pPr>
              <w:pStyle w:val="ListParagraph"/>
              <w:numPr>
                <w:ilvl w:val="0"/>
                <w:numId w:val="177"/>
              </w:numPr>
              <w:tabs>
                <w:tab w:val="clear" w:pos="403"/>
              </w:tabs>
              <w:spacing w:before="60" w:after="60" w:line="240" w:lineRule="auto"/>
              <w:jc w:val="left"/>
              <w:rPr>
                <w:rFonts w:eastAsia="Arial Unicode MS"/>
              </w:rPr>
            </w:pPr>
            <w:r w:rsidRPr="00E112C9">
              <w:rPr>
                <w:rFonts w:eastAsia="Arial Unicode MS"/>
              </w:rPr>
              <w:t>DFDL Character Class ES is not allowed.</w:t>
            </w:r>
          </w:p>
          <w:p w14:paraId="7D1BB01A" w14:textId="77777777" w:rsidR="00B46A03" w:rsidRPr="00E112C9" w:rsidRDefault="00B46A03" w:rsidP="002A3075">
            <w:pPr>
              <w:pStyle w:val="ListParagraph"/>
              <w:numPr>
                <w:ilvl w:val="0"/>
                <w:numId w:val="177"/>
              </w:numPr>
              <w:tabs>
                <w:tab w:val="clear" w:pos="403"/>
              </w:tabs>
              <w:spacing w:before="60" w:after="60" w:line="240" w:lineRule="auto"/>
              <w:jc w:val="left"/>
              <w:rPr>
                <w:rFonts w:eastAsia="Arial Unicode MS"/>
              </w:rPr>
            </w:pPr>
            <w:r w:rsidRPr="00E112C9">
              <w:rPr>
                <w:rFonts w:eastAsia="Arial Unicode MS"/>
              </w:rPr>
              <w:t xml:space="preserve">DFDL Character Classes NL, WSP, WSP+, and WSP* are allowed. </w:t>
            </w:r>
          </w:p>
          <w:p w14:paraId="2A3FC3F7" w14:textId="77777777" w:rsidR="00B46A03" w:rsidRPr="00E112C9" w:rsidRDefault="00B46A03" w:rsidP="002A3075">
            <w:pPr>
              <w:pStyle w:val="ListParagraph"/>
              <w:numPr>
                <w:ilvl w:val="0"/>
                <w:numId w:val="177"/>
              </w:numPr>
              <w:tabs>
                <w:tab w:val="clear" w:pos="403"/>
              </w:tabs>
              <w:spacing w:before="60" w:after="60" w:line="240" w:lineRule="auto"/>
              <w:jc w:val="left"/>
              <w:rPr>
                <w:rFonts w:eastAsia="Arial Unicode MS"/>
              </w:rPr>
            </w:pPr>
            <w:r w:rsidRPr="00E112C9">
              <w:rPr>
                <w:rFonts w:eastAsia="Arial Unicode MS"/>
              </w:rPr>
              <w:t>The WSP* entity cannot appear on its own as one of the string literals in the list when determining the length of a component by scanning for delimiters.</w:t>
            </w:r>
          </w:p>
          <w:p w14:paraId="6B4DB192" w14:textId="77777777" w:rsidR="00B46A03" w:rsidRDefault="00B46A03" w:rsidP="002A3075">
            <w:pPr>
              <w:jc w:val="left"/>
              <w:rPr>
                <w:rFonts w:cs="Arial"/>
              </w:rPr>
            </w:pPr>
            <w:r>
              <w:t>If the above rules are not followed it is a Schema Definition Error.</w:t>
            </w:r>
          </w:p>
          <w:p w14:paraId="1EA21BE3" w14:textId="77777777" w:rsidR="00B46A03" w:rsidRDefault="00B46A03" w:rsidP="002A3075">
            <w:pPr>
              <w:jc w:val="left"/>
              <w:rPr>
                <w:rFonts w:cs="Arial"/>
              </w:rPr>
            </w:pPr>
            <w:r>
              <w:rPr>
                <w:rFonts w:cs="Arial"/>
              </w:rPr>
              <w:t xml:space="preserve">The </w:t>
            </w:r>
            <w:r>
              <w:rPr>
                <w:rFonts w:cs="Arial"/>
                <w:b/>
                <w:i/>
              </w:rPr>
              <w:t xml:space="preserve">Separator, PrefixSeparator </w:t>
            </w:r>
            <w:r>
              <w:rPr>
                <w:rFonts w:cs="Arial"/>
              </w:rPr>
              <w:t>and</w:t>
            </w:r>
            <w:r>
              <w:rPr>
                <w:rFonts w:cs="Arial"/>
                <w:b/>
                <w:i/>
              </w:rPr>
              <w:t xml:space="preserve"> PostfixSeparator </w:t>
            </w:r>
            <w:r>
              <w:rPr>
                <w:rFonts w:cs="Arial"/>
              </w:rPr>
              <w:t xml:space="preserve"> regions contain one of the strings specified by the dfdl:separator property. When this property has "" (empty string) as its value then the separator region is of length zero.</w:t>
            </w:r>
          </w:p>
          <w:p w14:paraId="4C149208" w14:textId="77777777" w:rsidR="00B46A03" w:rsidRDefault="00B46A03" w:rsidP="002A3075">
            <w:pPr>
              <w:jc w:val="left"/>
              <w:rPr>
                <w:rFonts w:eastAsia="Arial Unicode MS" w:cs="Arial"/>
                <w:lang w:eastAsia="en-GB"/>
              </w:rPr>
            </w:pPr>
            <w:r>
              <w:rPr>
                <w:rFonts w:eastAsia="Arial Unicode MS" w:cs="Arial"/>
                <w:lang w:eastAsia="en-GB"/>
              </w:rPr>
              <w:t>When parsing, t</w:t>
            </w:r>
            <w:r>
              <w:rPr>
                <w:rFonts w:cs="Arial"/>
                <w:lang w:eastAsia="en-GB"/>
              </w:rPr>
              <w:t>he</w:t>
            </w:r>
            <w:r>
              <w:rPr>
                <w:rFonts w:eastAsia="Arial" w:cs="Arial"/>
                <w:lang w:eastAsia="en-GB"/>
              </w:rPr>
              <w:t xml:space="preserve"> </w:t>
            </w:r>
            <w:r>
              <w:rPr>
                <w:rFonts w:eastAsia="Arial Unicode MS" w:cs="Arial"/>
                <w:lang w:eastAsia="en-GB"/>
              </w:rPr>
              <w:t>list</w:t>
            </w:r>
            <w:r>
              <w:rPr>
                <w:rFonts w:eastAsia="Arial" w:cs="Arial"/>
                <w:lang w:eastAsia="en-GB"/>
              </w:rPr>
              <w:t xml:space="preserve"> </w:t>
            </w:r>
            <w:r>
              <w:rPr>
                <w:rFonts w:eastAsia="Arial Unicode MS" w:cs="Arial"/>
                <w:lang w:eastAsia="en-GB"/>
              </w:rPr>
              <w:t>of</w:t>
            </w:r>
            <w:r>
              <w:rPr>
                <w:rFonts w:eastAsia="Arial" w:cs="Arial"/>
                <w:lang w:eastAsia="en-GB"/>
              </w:rPr>
              <w:t xml:space="preserve"> </w:t>
            </w:r>
            <w:r>
              <w:rPr>
                <w:rFonts w:eastAsia="Arial Unicode MS" w:cs="Arial"/>
                <w:lang w:eastAsia="en-GB"/>
              </w:rPr>
              <w:t>values</w:t>
            </w:r>
            <w:r>
              <w:rPr>
                <w:rFonts w:eastAsia="Arial" w:cs="Arial"/>
                <w:lang w:eastAsia="en-GB"/>
              </w:rPr>
              <w:t xml:space="preserve"> </w:t>
            </w:r>
            <w:r>
              <w:rPr>
                <w:rFonts w:cs="Arial"/>
                <w:lang w:eastAsia="en-GB"/>
              </w:rPr>
              <w:t>is</w:t>
            </w:r>
            <w:r>
              <w:rPr>
                <w:rFonts w:eastAsia="Arial" w:cs="Arial"/>
                <w:lang w:eastAsia="en-GB"/>
              </w:rPr>
              <w:t xml:space="preserve"> </w:t>
            </w:r>
            <w:r>
              <w:rPr>
                <w:rFonts w:cs="Arial"/>
                <w:lang w:eastAsia="en-GB"/>
              </w:rPr>
              <w:t>processed</w:t>
            </w:r>
            <w:r>
              <w:rPr>
                <w:rFonts w:eastAsia="Arial" w:cs="Arial"/>
                <w:lang w:eastAsia="en-GB"/>
              </w:rPr>
              <w:t xml:space="preserve"> </w:t>
            </w:r>
            <w:r>
              <w:rPr>
                <w:rFonts w:eastAsia="Arial Unicode MS" w:cs="Arial"/>
                <w:lang w:eastAsia="en-GB"/>
              </w:rPr>
              <w:t>in</w:t>
            </w:r>
            <w:r>
              <w:rPr>
                <w:rFonts w:eastAsia="Arial" w:cs="Arial"/>
                <w:lang w:eastAsia="en-GB"/>
              </w:rPr>
              <w:t xml:space="preserve"> </w:t>
            </w:r>
            <w:r>
              <w:rPr>
                <w:rFonts w:eastAsia="Arial Unicode MS" w:cs="Arial"/>
                <w:lang w:eastAsia="en-GB"/>
              </w:rPr>
              <w:t>a</w:t>
            </w:r>
            <w:r>
              <w:rPr>
                <w:rFonts w:eastAsia="Arial" w:cs="Arial"/>
                <w:lang w:eastAsia="en-GB"/>
              </w:rPr>
              <w:t xml:space="preserve"> </w:t>
            </w:r>
            <w:r>
              <w:rPr>
                <w:rFonts w:eastAsia="Arial Unicode MS" w:cs="Arial"/>
                <w:lang w:eastAsia="en-GB"/>
              </w:rPr>
              <w:t>greedy</w:t>
            </w:r>
            <w:r>
              <w:rPr>
                <w:rFonts w:eastAsia="Arial" w:cs="Arial"/>
                <w:lang w:eastAsia="en-GB"/>
              </w:rPr>
              <w:t xml:space="preserve"> </w:t>
            </w:r>
            <w:r>
              <w:rPr>
                <w:rFonts w:eastAsia="Arial Unicode MS" w:cs="Arial"/>
                <w:lang w:eastAsia="en-GB"/>
              </w:rPr>
              <w:t>manner,</w:t>
            </w:r>
            <w:r>
              <w:rPr>
                <w:rFonts w:eastAsia="Arial" w:cs="Arial"/>
                <w:lang w:eastAsia="en-GB"/>
              </w:rPr>
              <w:t xml:space="preserve"> </w:t>
            </w:r>
            <w:r>
              <w:rPr>
                <w:rFonts w:eastAsia="Arial Unicode MS" w:cs="Arial"/>
                <w:lang w:eastAsia="en-GB"/>
              </w:rPr>
              <w:t>meaning</w:t>
            </w:r>
            <w:r>
              <w:rPr>
                <w:rFonts w:eastAsia="Arial" w:cs="Arial"/>
                <w:lang w:eastAsia="en-GB"/>
              </w:rPr>
              <w:t xml:space="preserve"> </w:t>
            </w:r>
            <w:r>
              <w:rPr>
                <w:rFonts w:eastAsia="Arial Unicode MS" w:cs="Arial"/>
                <w:lang w:eastAsia="en-GB"/>
              </w:rPr>
              <w:t>it</w:t>
            </w:r>
            <w:r>
              <w:rPr>
                <w:rFonts w:eastAsia="Arial" w:cs="Arial"/>
                <w:lang w:eastAsia="en-GB"/>
              </w:rPr>
              <w:t xml:space="preserve"> </w:t>
            </w:r>
            <w:r>
              <w:rPr>
                <w:rFonts w:eastAsia="Arial Unicode MS" w:cs="Arial"/>
                <w:lang w:eastAsia="en-GB"/>
              </w:rPr>
              <w:t>takes</w:t>
            </w:r>
            <w:r>
              <w:rPr>
                <w:rFonts w:eastAsia="Arial" w:cs="Arial"/>
                <w:lang w:eastAsia="en-GB"/>
              </w:rPr>
              <w:t xml:space="preserve"> </w:t>
            </w:r>
            <w:r>
              <w:rPr>
                <w:rFonts w:eastAsia="Arial Unicode MS" w:cs="Arial"/>
                <w:lang w:eastAsia="en-GB"/>
              </w:rPr>
              <w:t>all</w:t>
            </w:r>
            <w:r>
              <w:rPr>
                <w:rFonts w:eastAsia="Arial" w:cs="Arial"/>
                <w:lang w:eastAsia="en-GB"/>
              </w:rPr>
              <w:t xml:space="preserve"> </w:t>
            </w:r>
            <w:r>
              <w:rPr>
                <w:rFonts w:eastAsia="Arial Unicode MS" w:cs="Arial"/>
                <w:lang w:eastAsia="en-GB"/>
              </w:rPr>
              <w:t>the</w:t>
            </w:r>
            <w:r>
              <w:rPr>
                <w:rFonts w:eastAsia="Arial" w:cs="Arial"/>
                <w:lang w:eastAsia="en-GB"/>
              </w:rPr>
              <w:t xml:space="preserve"> separators, that is, each of the </w:t>
            </w:r>
            <w:r>
              <w:rPr>
                <w:rFonts w:eastAsia="Arial Unicode MS" w:cs="Arial"/>
                <w:lang w:eastAsia="en-GB"/>
              </w:rPr>
              <w:t>string literals</w:t>
            </w:r>
            <w:r>
              <w:rPr>
                <w:rFonts w:eastAsia="Arial" w:cs="Arial"/>
                <w:lang w:eastAsia="en-GB"/>
              </w:rPr>
              <w:t xml:space="preserve"> </w:t>
            </w:r>
            <w:r>
              <w:rPr>
                <w:rFonts w:eastAsia="Arial Unicode MS" w:cs="Arial"/>
                <w:lang w:eastAsia="en-GB"/>
              </w:rPr>
              <w:t>in</w:t>
            </w:r>
            <w:r>
              <w:rPr>
                <w:rFonts w:eastAsia="Arial" w:cs="Arial"/>
                <w:lang w:eastAsia="en-GB"/>
              </w:rPr>
              <w:t xml:space="preserve"> </w:t>
            </w:r>
            <w:r>
              <w:rPr>
                <w:rFonts w:eastAsia="Arial Unicode MS" w:cs="Arial"/>
                <w:lang w:eastAsia="en-GB"/>
              </w:rPr>
              <w:t>the</w:t>
            </w:r>
            <w:r>
              <w:rPr>
                <w:rFonts w:eastAsia="Arial" w:cs="Arial"/>
                <w:lang w:eastAsia="en-GB"/>
              </w:rPr>
              <w:t xml:space="preserve"> </w:t>
            </w:r>
            <w:r>
              <w:rPr>
                <w:rFonts w:eastAsia="Arial Unicode MS" w:cs="Arial"/>
                <w:lang w:eastAsia="en-GB"/>
              </w:rPr>
              <w:t>whitespace</w:t>
            </w:r>
            <w:r>
              <w:rPr>
                <w:rFonts w:eastAsia="Arial" w:cs="Arial"/>
                <w:lang w:eastAsia="en-GB"/>
              </w:rPr>
              <w:t xml:space="preserve"> </w:t>
            </w:r>
            <w:r>
              <w:rPr>
                <w:rFonts w:eastAsia="Arial Unicode MS" w:cs="Arial"/>
                <w:lang w:eastAsia="en-GB"/>
              </w:rPr>
              <w:t>separated</w:t>
            </w:r>
            <w:r>
              <w:rPr>
                <w:rFonts w:eastAsia="Arial" w:cs="Arial"/>
                <w:lang w:eastAsia="en-GB"/>
              </w:rPr>
              <w:t xml:space="preserve"> </w:t>
            </w:r>
            <w:r>
              <w:rPr>
                <w:rFonts w:eastAsia="Arial Unicode MS" w:cs="Arial"/>
                <w:lang w:eastAsia="en-GB"/>
              </w:rPr>
              <w:t>list</w:t>
            </w:r>
            <w:r>
              <w:rPr>
                <w:rFonts w:cs="Arial"/>
                <w:lang w:eastAsia="en-GB"/>
              </w:rPr>
              <w:t>,</w:t>
            </w:r>
            <w:r>
              <w:rPr>
                <w:rFonts w:eastAsia="Arial" w:cs="Arial"/>
                <w:lang w:eastAsia="en-GB"/>
              </w:rPr>
              <w:t xml:space="preserve"> </w:t>
            </w:r>
            <w:r>
              <w:rPr>
                <w:rFonts w:eastAsia="Arial Unicode MS" w:cs="Arial"/>
                <w:lang w:eastAsia="en-GB"/>
              </w:rPr>
              <w:t>and</w:t>
            </w:r>
            <w:r>
              <w:rPr>
                <w:rFonts w:eastAsia="Arial" w:cs="Arial"/>
                <w:lang w:eastAsia="en-GB"/>
              </w:rPr>
              <w:t xml:space="preserve"> </w:t>
            </w:r>
            <w:r>
              <w:rPr>
                <w:rFonts w:eastAsia="Arial Unicode MS" w:cs="Arial"/>
                <w:lang w:eastAsia="en-GB"/>
              </w:rPr>
              <w:t>matches them each against the data. The separator with the longest match is the one that is selected as having been 'found'.</w:t>
            </w:r>
            <w:r>
              <w:rPr>
                <w:rFonts w:eastAsia="Arial" w:cs="Arial"/>
                <w:lang w:eastAsia="en-GB"/>
              </w:rPr>
              <w:t xml:space="preserve"> </w:t>
            </w:r>
            <w:r>
              <w:rPr>
                <w:rFonts w:eastAsia="Arial Unicode MS" w:cs="Arial"/>
                <w:lang w:eastAsia="en-GB"/>
              </w:rPr>
              <w:t>Once</w:t>
            </w:r>
            <w:r>
              <w:rPr>
                <w:rFonts w:eastAsia="Arial" w:cs="Arial"/>
                <w:lang w:eastAsia="en-GB"/>
              </w:rPr>
              <w:t xml:space="preserve"> </w:t>
            </w:r>
            <w:r>
              <w:rPr>
                <w:rFonts w:eastAsia="Arial Unicode MS" w:cs="Arial"/>
                <w:lang w:eastAsia="en-GB"/>
              </w:rPr>
              <w:t>a</w:t>
            </w:r>
            <w:r>
              <w:rPr>
                <w:rFonts w:eastAsia="Arial" w:cs="Arial"/>
                <w:lang w:eastAsia="en-GB"/>
              </w:rPr>
              <w:t xml:space="preserve"> </w:t>
            </w:r>
            <w:r>
              <w:rPr>
                <w:rFonts w:eastAsia="Arial Unicode MS" w:cs="Arial"/>
                <w:lang w:eastAsia="en-GB"/>
              </w:rPr>
              <w:t>matching separator</w:t>
            </w:r>
            <w:r>
              <w:rPr>
                <w:rFonts w:eastAsia="Arial" w:cs="Arial"/>
                <w:lang w:eastAsia="en-GB"/>
              </w:rPr>
              <w:t xml:space="preserve"> </w:t>
            </w:r>
            <w:r>
              <w:rPr>
                <w:rFonts w:eastAsia="Arial Unicode MS" w:cs="Arial"/>
                <w:lang w:eastAsia="en-GB"/>
              </w:rPr>
              <w:t>is</w:t>
            </w:r>
            <w:r>
              <w:rPr>
                <w:rFonts w:eastAsia="Arial" w:cs="Arial"/>
                <w:lang w:eastAsia="en-GB"/>
              </w:rPr>
              <w:t xml:space="preserve"> </w:t>
            </w:r>
            <w:r>
              <w:rPr>
                <w:rFonts w:eastAsia="Arial Unicode MS" w:cs="Arial"/>
                <w:lang w:eastAsia="en-GB"/>
              </w:rPr>
              <w:t>found,</w:t>
            </w:r>
            <w:r>
              <w:rPr>
                <w:rFonts w:eastAsia="Arial" w:cs="Arial"/>
                <w:lang w:eastAsia="en-GB"/>
              </w:rPr>
              <w:t xml:space="preserve"> </w:t>
            </w:r>
            <w:r>
              <w:rPr>
                <w:rFonts w:eastAsia="Arial Unicode MS" w:cs="Arial"/>
                <w:lang w:eastAsia="en-GB"/>
              </w:rPr>
              <w:t>no</w:t>
            </w:r>
            <w:r>
              <w:rPr>
                <w:rFonts w:eastAsia="Arial" w:cs="Arial"/>
                <w:lang w:eastAsia="en-GB"/>
              </w:rPr>
              <w:t xml:space="preserve"> </w:t>
            </w:r>
            <w:r>
              <w:rPr>
                <w:rFonts w:eastAsia="Arial Unicode MS" w:cs="Arial"/>
                <w:lang w:eastAsia="en-GB"/>
              </w:rPr>
              <w:t>other</w:t>
            </w:r>
            <w:r>
              <w:rPr>
                <w:rFonts w:eastAsia="Arial" w:cs="Arial"/>
                <w:lang w:eastAsia="en-GB"/>
              </w:rPr>
              <w:t xml:space="preserve"> </w:t>
            </w:r>
            <w:r>
              <w:rPr>
                <w:rFonts w:cs="Arial"/>
                <w:lang w:eastAsia="en-GB"/>
              </w:rPr>
              <w:t>matches</w:t>
            </w:r>
            <w:r>
              <w:rPr>
                <w:rFonts w:eastAsia="Arial" w:cs="Arial"/>
                <w:lang w:eastAsia="en-GB"/>
              </w:rPr>
              <w:t xml:space="preserve"> </w:t>
            </w:r>
            <w:r>
              <w:rPr>
                <w:rFonts w:cs="Arial"/>
                <w:lang w:eastAsia="en-GB"/>
              </w:rPr>
              <w:t>are</w:t>
            </w:r>
            <w:r>
              <w:rPr>
                <w:rFonts w:eastAsia="Arial" w:cs="Arial"/>
                <w:lang w:eastAsia="en-GB"/>
              </w:rPr>
              <w:t xml:space="preserve"> </w:t>
            </w:r>
            <w:r>
              <w:rPr>
                <w:rFonts w:eastAsia="Arial Unicode MS" w:cs="Arial"/>
                <w:lang w:eastAsia="en-GB"/>
              </w:rPr>
              <w:t>subsequently</w:t>
            </w:r>
            <w:r>
              <w:rPr>
                <w:rFonts w:eastAsia="Arial" w:cs="Arial"/>
                <w:lang w:eastAsia="en-GB"/>
              </w:rPr>
              <w:t xml:space="preserve"> </w:t>
            </w:r>
            <w:r>
              <w:rPr>
                <w:rFonts w:eastAsia="Arial Unicode MS" w:cs="Arial"/>
                <w:lang w:eastAsia="en-GB"/>
              </w:rPr>
              <w:t>attempted</w:t>
            </w:r>
            <w:r>
              <w:rPr>
                <w:rFonts w:eastAsia="Arial" w:cs="Arial"/>
                <w:lang w:eastAsia="en-GB"/>
              </w:rPr>
              <w:t xml:space="preserve"> </w:t>
            </w:r>
            <w:r>
              <w:rPr>
                <w:rFonts w:eastAsia="Arial Unicode MS" w:cs="Arial"/>
                <w:lang w:eastAsia="en-GB"/>
              </w:rPr>
              <w:t>(i.e.,</w:t>
            </w:r>
            <w:r>
              <w:rPr>
                <w:rFonts w:eastAsia="Arial" w:cs="Arial"/>
                <w:lang w:eastAsia="en-GB"/>
              </w:rPr>
              <w:t xml:space="preserve"> </w:t>
            </w:r>
            <w:r>
              <w:rPr>
                <w:rFonts w:eastAsia="Arial Unicode MS" w:cs="Arial"/>
                <w:lang w:eastAsia="en-GB"/>
              </w:rPr>
              <w:t>there</w:t>
            </w:r>
            <w:r>
              <w:rPr>
                <w:rFonts w:eastAsia="Arial" w:cs="Arial"/>
                <w:lang w:eastAsia="en-GB"/>
              </w:rPr>
              <w:t xml:space="preserve"> </w:t>
            </w:r>
            <w:r>
              <w:rPr>
                <w:rFonts w:eastAsia="Arial Unicode MS" w:cs="Arial"/>
                <w:lang w:eastAsia="en-GB"/>
              </w:rPr>
              <w:t>is</w:t>
            </w:r>
            <w:r>
              <w:rPr>
                <w:rFonts w:eastAsia="Arial" w:cs="Arial"/>
                <w:lang w:eastAsia="en-GB"/>
              </w:rPr>
              <w:t xml:space="preserve"> </w:t>
            </w:r>
            <w:r>
              <w:rPr>
                <w:rFonts w:eastAsia="Arial Unicode MS" w:cs="Arial"/>
                <w:lang w:eastAsia="en-GB"/>
              </w:rPr>
              <w:t>no</w:t>
            </w:r>
            <w:r>
              <w:rPr>
                <w:rFonts w:eastAsia="Arial" w:cs="Arial"/>
                <w:lang w:eastAsia="en-GB"/>
              </w:rPr>
              <w:t xml:space="preserve"> </w:t>
            </w:r>
            <w:r>
              <w:rPr>
                <w:rFonts w:eastAsia="Arial Unicode MS" w:cs="Arial"/>
                <w:lang w:eastAsia="en-GB"/>
              </w:rPr>
              <w:t>backtracking).</w:t>
            </w:r>
          </w:p>
          <w:p w14:paraId="4C330A15" w14:textId="77777777" w:rsidR="00B46A03" w:rsidRDefault="00B46A03" w:rsidP="002A3075">
            <w:pPr>
              <w:jc w:val="left"/>
              <w:rPr>
                <w:rFonts w:eastAsia="Arial Unicode MS" w:cs="Arial"/>
              </w:rPr>
            </w:pPr>
            <w:r>
              <w:rPr>
                <w:rFonts w:eastAsia="Arial Unicode MS" w:cs="Arial"/>
              </w:rPr>
              <w:t xml:space="preserve">On unparsing the first separator in the list is used as the separator. </w:t>
            </w:r>
          </w:p>
          <w:p w14:paraId="5D16A4EA" w14:textId="77777777" w:rsidR="00B46A03" w:rsidRDefault="00B46A03" w:rsidP="002A3075">
            <w:pPr>
              <w:jc w:val="left"/>
              <w:rPr>
                <w:rFonts w:eastAsia="Arial Unicode MS" w:cs="Arial"/>
              </w:rPr>
            </w:pPr>
            <w:r>
              <w:rPr>
                <w:rFonts w:eastAsia="Arial Unicode MS" w:cs="Arial"/>
              </w:rPr>
              <w:t>If a child element uses an escape scheme, then the escape scheme also applies to any separator; hence, if the separator appears within the element value, it is escaped.</w:t>
            </w:r>
          </w:p>
          <w:p w14:paraId="48C18451" w14:textId="77777777" w:rsidR="00B46A03" w:rsidRDefault="00B46A03" w:rsidP="002A3075">
            <w:pPr>
              <w:jc w:val="left"/>
              <w:rPr>
                <w:rFonts w:eastAsia="Arial Unicode MS" w:cs="Arial"/>
              </w:rPr>
            </w:pPr>
            <w:r>
              <w:rPr>
                <w:rFonts w:eastAsia="Arial Unicode MS" w:cs="Arial"/>
              </w:rPr>
              <w:t>If dfdl:ignoreCase is 'yes' then the case of the string is ignored by the parser.</w:t>
            </w:r>
          </w:p>
          <w:p w14:paraId="42FDF310" w14:textId="77777777" w:rsidR="00B46A03" w:rsidRDefault="00B46A03" w:rsidP="002A3075">
            <w:pPr>
              <w:jc w:val="left"/>
              <w:rPr>
                <w:rFonts w:eastAsia="Arial Unicode MS" w:cs="Arial"/>
              </w:rPr>
            </w:pPr>
            <w:r>
              <w:rPr>
                <w:rFonts w:eastAsia="Arial Unicode MS" w:cs="Arial"/>
              </w:rPr>
              <w:t>Annotation: dfdl:sequence, dfdl:group (sequence)</w:t>
            </w:r>
          </w:p>
        </w:tc>
      </w:tr>
      <w:tr w:rsidR="00B46A03" w14:paraId="7CE4AE49"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16AC1CA5" w14:textId="77777777" w:rsidR="00B46A03" w:rsidRDefault="00B46A03" w:rsidP="002A3075">
            <w:pPr>
              <w:jc w:val="left"/>
              <w:rPr>
                <w:rFonts w:eastAsia="Arial Unicode MS" w:cs="Arial"/>
              </w:rPr>
            </w:pPr>
            <w:r>
              <w:rPr>
                <w:rFonts w:eastAsia="Arial Unicode MS" w:cs="Arial"/>
              </w:rPr>
              <w:lastRenderedPageBreak/>
              <w:t>separatorPosition</w:t>
            </w:r>
          </w:p>
        </w:tc>
        <w:tc>
          <w:tcPr>
            <w:tcW w:w="0" w:type="auto"/>
            <w:tcBorders>
              <w:top w:val="single" w:sz="4" w:space="0" w:color="auto"/>
              <w:left w:val="single" w:sz="4" w:space="0" w:color="auto"/>
              <w:bottom w:val="single" w:sz="4" w:space="0" w:color="auto"/>
              <w:right w:val="single" w:sz="4" w:space="0" w:color="auto"/>
            </w:tcBorders>
            <w:hideMark/>
          </w:tcPr>
          <w:p w14:paraId="63D396CB" w14:textId="77777777" w:rsidR="00B46A03" w:rsidRDefault="00B46A03" w:rsidP="002A3075">
            <w:pPr>
              <w:jc w:val="left"/>
              <w:rPr>
                <w:rFonts w:eastAsia="Arial Unicode MS" w:cs="Arial"/>
              </w:rPr>
            </w:pPr>
            <w:r>
              <w:rPr>
                <w:rFonts w:eastAsia="Arial Unicode MS" w:cs="Arial"/>
              </w:rPr>
              <w:t>Enum</w:t>
            </w:r>
          </w:p>
          <w:p w14:paraId="474CD412" w14:textId="77777777" w:rsidR="00B46A03" w:rsidRDefault="00B46A03" w:rsidP="002A3075">
            <w:pPr>
              <w:jc w:val="left"/>
              <w:rPr>
                <w:rFonts w:eastAsia="Arial Unicode MS" w:cs="Arial"/>
              </w:rPr>
            </w:pPr>
            <w:r>
              <w:rPr>
                <w:rFonts w:eastAsia="Arial Unicode MS" w:cs="Arial"/>
              </w:rPr>
              <w:t>Valid values 'infix', 'prefix', 'postfix'</w:t>
            </w:r>
          </w:p>
          <w:p w14:paraId="697086B6" w14:textId="77777777" w:rsidR="00B46A03" w:rsidRDefault="00B46A03" w:rsidP="002A3075">
            <w:pPr>
              <w:jc w:val="left"/>
              <w:rPr>
                <w:rFonts w:eastAsia="Arial Unicode MS" w:cs="Arial"/>
              </w:rPr>
            </w:pPr>
            <w:r>
              <w:rPr>
                <w:rFonts w:eastAsia="Arial Unicode MS" w:cs="Arial"/>
              </w:rPr>
              <w:t xml:space="preserve">'infix' means the separator occurs between the elements in the </w:t>
            </w:r>
            <w:r>
              <w:rPr>
                <w:rFonts w:eastAsia="Arial Unicode MS" w:cs="Arial"/>
                <w:b/>
                <w:i/>
              </w:rPr>
              <w:t>Separator</w:t>
            </w:r>
            <w:r>
              <w:rPr>
                <w:rFonts w:eastAsia="Arial Unicode MS" w:cs="Arial"/>
              </w:rPr>
              <w:t xml:space="preserve"> grammar region.</w:t>
            </w:r>
          </w:p>
          <w:p w14:paraId="1CECDB98" w14:textId="77777777" w:rsidR="00B46A03" w:rsidRDefault="00B46A03" w:rsidP="002A3075">
            <w:pPr>
              <w:jc w:val="left"/>
              <w:rPr>
                <w:rFonts w:eastAsia="Arial Unicode MS" w:cs="Arial"/>
              </w:rPr>
            </w:pPr>
            <w:r>
              <w:rPr>
                <w:rFonts w:eastAsia="Arial Unicode MS" w:cs="Arial"/>
              </w:rPr>
              <w:t xml:space="preserve">'prefix' means the separator occurs before each element in the </w:t>
            </w:r>
            <w:r>
              <w:rPr>
                <w:rFonts w:eastAsia="Arial Unicode MS" w:cs="Arial"/>
                <w:b/>
                <w:i/>
              </w:rPr>
              <w:t>Separator</w:t>
            </w:r>
            <w:r>
              <w:rPr>
                <w:rFonts w:eastAsia="Arial Unicode MS" w:cs="Arial"/>
              </w:rPr>
              <w:t xml:space="preserve"> grammar region and the </w:t>
            </w:r>
            <w:r>
              <w:rPr>
                <w:rFonts w:eastAsia="Arial Unicode MS" w:cs="Arial"/>
                <w:b/>
                <w:i/>
              </w:rPr>
              <w:t>PrefixSeparator</w:t>
            </w:r>
            <w:r>
              <w:rPr>
                <w:rFonts w:eastAsia="Arial Unicode MS" w:cs="Arial"/>
              </w:rPr>
              <w:t xml:space="preserve"> grammar region.</w:t>
            </w:r>
          </w:p>
          <w:p w14:paraId="45B12A23" w14:textId="77777777" w:rsidR="00B46A03" w:rsidRDefault="00B46A03" w:rsidP="002A3075">
            <w:pPr>
              <w:jc w:val="left"/>
              <w:rPr>
                <w:rFonts w:eastAsia="Arial Unicode MS" w:cs="Arial"/>
              </w:rPr>
            </w:pPr>
            <w:r>
              <w:rPr>
                <w:rFonts w:eastAsia="Arial Unicode MS" w:cs="Arial"/>
              </w:rPr>
              <w:t xml:space="preserve">'postfix' means the separator occurs after each element in the </w:t>
            </w:r>
            <w:r>
              <w:rPr>
                <w:rFonts w:eastAsia="Arial Unicode MS" w:cs="Arial"/>
                <w:b/>
                <w:i/>
              </w:rPr>
              <w:t>Separator</w:t>
            </w:r>
            <w:r>
              <w:rPr>
                <w:rFonts w:eastAsia="Arial Unicode MS" w:cs="Arial"/>
              </w:rPr>
              <w:t xml:space="preserve"> grammar region and the </w:t>
            </w:r>
            <w:r>
              <w:rPr>
                <w:rFonts w:eastAsia="Arial Unicode MS" w:cs="Arial"/>
                <w:b/>
                <w:i/>
              </w:rPr>
              <w:t>PostfixSeparator</w:t>
            </w:r>
            <w:r>
              <w:rPr>
                <w:rFonts w:eastAsia="Arial Unicode MS" w:cs="Arial"/>
              </w:rPr>
              <w:t xml:space="preserve"> grammar region. </w:t>
            </w:r>
          </w:p>
          <w:p w14:paraId="38AA6B57" w14:textId="77777777" w:rsidR="00B46A03" w:rsidRDefault="00B46A03" w:rsidP="002A3075">
            <w:pPr>
              <w:jc w:val="left"/>
              <w:rPr>
                <w:rFonts w:eastAsia="Arial Unicode MS" w:cs="Arial"/>
              </w:rPr>
            </w:pPr>
            <w:r>
              <w:rPr>
                <w:rFonts w:eastAsia="Arial Unicode MS" w:cs="Arial"/>
              </w:rPr>
              <w:t>Annotation: dfdl:sequence, dfdl:group (sequence).</w:t>
            </w:r>
          </w:p>
        </w:tc>
      </w:tr>
      <w:tr w:rsidR="00B46A03" w14:paraId="04665B51"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6BFF23DF" w14:textId="77777777" w:rsidR="00B46A03" w:rsidRDefault="00B46A03" w:rsidP="002A3075">
            <w:pPr>
              <w:jc w:val="left"/>
              <w:rPr>
                <w:rFonts w:eastAsia="Arial Unicode MS" w:cs="Arial"/>
              </w:rPr>
            </w:pPr>
            <w:r>
              <w:rPr>
                <w:rFonts w:eastAsia="Arial Unicode MS" w:cs="Arial"/>
              </w:rPr>
              <w:t>separatorSuppressionPolicy</w:t>
            </w:r>
          </w:p>
        </w:tc>
        <w:tc>
          <w:tcPr>
            <w:tcW w:w="0" w:type="auto"/>
            <w:tcBorders>
              <w:top w:val="single" w:sz="4" w:space="0" w:color="auto"/>
              <w:left w:val="single" w:sz="4" w:space="0" w:color="auto"/>
              <w:bottom w:val="single" w:sz="4" w:space="0" w:color="auto"/>
              <w:right w:val="single" w:sz="4" w:space="0" w:color="auto"/>
            </w:tcBorders>
            <w:hideMark/>
          </w:tcPr>
          <w:p w14:paraId="36101DDE" w14:textId="77777777" w:rsidR="00B46A03" w:rsidRDefault="00B46A03" w:rsidP="002A3075">
            <w:pPr>
              <w:jc w:val="left"/>
              <w:rPr>
                <w:rFonts w:eastAsia="Arial Unicode MS" w:cs="Arial"/>
              </w:rPr>
            </w:pPr>
            <w:r>
              <w:rPr>
                <w:rFonts w:eastAsia="Arial Unicode MS" w:cs="Arial"/>
              </w:rPr>
              <w:t>Enum</w:t>
            </w:r>
          </w:p>
          <w:p w14:paraId="2356B13B" w14:textId="77777777" w:rsidR="00B46A03" w:rsidRDefault="00B46A03" w:rsidP="002A3075">
            <w:pPr>
              <w:jc w:val="left"/>
              <w:rPr>
                <w:rFonts w:eastAsia="Arial Unicode MS" w:cs="Arial"/>
              </w:rPr>
            </w:pPr>
            <w:r>
              <w:rPr>
                <w:rFonts w:eastAsia="Arial Unicode MS" w:cs="Arial"/>
              </w:rPr>
              <w:t>Valid values 'never', 'anyEmpty', 'trailingEmpty', 'trailingEmptyStrict'</w:t>
            </w:r>
          </w:p>
          <w:p w14:paraId="4FD9E745" w14:textId="77777777" w:rsidR="00B46A03" w:rsidRDefault="00B46A03" w:rsidP="002A3075">
            <w:pPr>
              <w:jc w:val="left"/>
              <w:rPr>
                <w:rFonts w:eastAsia="Arial Unicode MS" w:cs="Arial"/>
              </w:rPr>
            </w:pPr>
            <w:r>
              <w:rPr>
                <w:rFonts w:eastAsia="Arial Unicode MS" w:cs="Arial"/>
              </w:rPr>
              <w:t xml:space="preserve">Only applicable if dfdl:separator is not "" (empty string) and dfdl:sequenceKind is 'ordered'. </w:t>
            </w:r>
          </w:p>
          <w:p w14:paraId="758A1CCD" w14:textId="77777777" w:rsidR="00B46A03" w:rsidRDefault="00B46A03" w:rsidP="002A3075">
            <w:pPr>
              <w:jc w:val="left"/>
              <w:rPr>
                <w:rFonts w:eastAsia="Arial Unicode MS" w:cs="Arial"/>
              </w:rPr>
            </w:pPr>
            <w:r>
              <w:rPr>
                <w:rFonts w:eastAsia="Arial Unicode MS" w:cs="Arial"/>
              </w:rPr>
              <w:t xml:space="preserve">Controls the circumstances when separators are expected in the data when parsing, or generated when unparsing, if an optional element occurrence or a group has a zero-length representation. </w:t>
            </w:r>
          </w:p>
          <w:p w14:paraId="4E7FE367" w14:textId="1530BE32" w:rsidR="00B46A03" w:rsidRDefault="00B46A03" w:rsidP="002A3075">
            <w:pPr>
              <w:jc w:val="left"/>
              <w:rPr>
                <w:rFonts w:eastAsia="Arial Unicode MS" w:cs="Arial"/>
              </w:rPr>
            </w:pPr>
            <w:r>
              <w:rPr>
                <w:rFonts w:eastAsia="Arial Unicode MS" w:cs="Arial"/>
              </w:rPr>
              <w:t xml:space="preserve">See Section </w:t>
            </w:r>
            <w:r w:rsidRPr="00065302">
              <w:rPr>
                <w:rStyle w:val="Hyperlink"/>
              </w:rPr>
              <w:fldChar w:fldCharType="begin"/>
            </w:r>
            <w:r w:rsidRPr="00065302">
              <w:rPr>
                <w:rStyle w:val="Hyperlink"/>
                <w:rFonts w:eastAsia="Arial Unicode MS"/>
              </w:rPr>
              <w:instrText xml:space="preserve"> REF _Ref362373313 \r \h  \* MERGEFORMAT </w:instrText>
            </w:r>
            <w:r w:rsidRPr="00065302">
              <w:rPr>
                <w:rStyle w:val="Hyperlink"/>
              </w:rPr>
            </w:r>
            <w:r w:rsidRPr="00065302">
              <w:rPr>
                <w:rStyle w:val="Hyperlink"/>
              </w:rPr>
              <w:fldChar w:fldCharType="separate"/>
            </w:r>
            <w:r w:rsidR="009D1493">
              <w:rPr>
                <w:rStyle w:val="Hyperlink"/>
                <w:rFonts w:eastAsia="Arial Unicode MS"/>
              </w:rPr>
              <w:t>14.2.1</w:t>
            </w:r>
            <w:r w:rsidRPr="00065302">
              <w:rPr>
                <w:rStyle w:val="Hyperlink"/>
              </w:rPr>
              <w:fldChar w:fldCharType="end"/>
            </w:r>
            <w:r>
              <w:rPr>
                <w:rFonts w:eastAsia="Arial Unicode MS" w:cs="Arial"/>
              </w:rPr>
              <w:t xml:space="preserve"> </w:t>
            </w:r>
            <w:r w:rsidRPr="00065302">
              <w:rPr>
                <w:rStyle w:val="Hyperlink"/>
              </w:rPr>
              <w:fldChar w:fldCharType="begin"/>
            </w:r>
            <w:r w:rsidRPr="00065302">
              <w:rPr>
                <w:rStyle w:val="Hyperlink"/>
                <w:rFonts w:eastAsia="Arial Unicode MS"/>
              </w:rPr>
              <w:instrText xml:space="preserve"> REF _Ref362373324 \h  \* MERGEFORMAT </w:instrText>
            </w:r>
            <w:r w:rsidRPr="00065302">
              <w:rPr>
                <w:rStyle w:val="Hyperlink"/>
              </w:rPr>
            </w:r>
            <w:r w:rsidRPr="00065302">
              <w:rPr>
                <w:rStyle w:val="Hyperlink"/>
              </w:rPr>
              <w:fldChar w:fldCharType="separate"/>
            </w:r>
            <w:r w:rsidR="009D1493" w:rsidRPr="009D1493">
              <w:rPr>
                <w:rStyle w:val="Hyperlink"/>
              </w:rPr>
              <w:t>Separators and Suppression</w:t>
            </w:r>
            <w:r w:rsidRPr="00065302">
              <w:rPr>
                <w:rStyle w:val="Hyperlink"/>
              </w:rPr>
              <w:fldChar w:fldCharType="end"/>
            </w:r>
            <w:r>
              <w:rPr>
                <w:rFonts w:eastAsia="Arial Unicode MS" w:cs="Arial"/>
              </w:rPr>
              <w:t>.</w:t>
            </w:r>
          </w:p>
          <w:p w14:paraId="1B43B4DF" w14:textId="77777777" w:rsidR="00B46A03" w:rsidRDefault="00B46A03" w:rsidP="002A3075">
            <w:pPr>
              <w:jc w:val="left"/>
              <w:rPr>
                <w:rFonts w:eastAsia="Arial Unicode MS" w:cs="Arial"/>
              </w:rPr>
            </w:pPr>
            <w:r>
              <w:rPr>
                <w:rFonts w:eastAsia="Arial Unicode MS" w:cs="Arial"/>
              </w:rPr>
              <w:t>When dfdl:sequenceKind is 'unordered' then 'anyEmpty' is implied.</w:t>
            </w:r>
          </w:p>
          <w:p w14:paraId="0F7E894F" w14:textId="77777777" w:rsidR="00B46A03" w:rsidRDefault="00B46A03" w:rsidP="002A3075">
            <w:pPr>
              <w:keepNext/>
              <w:jc w:val="left"/>
              <w:rPr>
                <w:rFonts w:eastAsia="Arial Unicode MS" w:cs="Arial"/>
              </w:rPr>
            </w:pPr>
            <w:r>
              <w:rPr>
                <w:rFonts w:eastAsia="Arial Unicode MS" w:cs="Arial"/>
              </w:rPr>
              <w:t>Annotation: dfdl:sequence, dfdl:group (sequence)</w:t>
            </w:r>
          </w:p>
        </w:tc>
      </w:tr>
    </w:tbl>
    <w:p w14:paraId="65C9EE11" w14:textId="5CE7D7F6" w:rsidR="00B46A03" w:rsidRDefault="00B46A03" w:rsidP="00B46A03">
      <w:pPr>
        <w:pStyle w:val="Caption"/>
        <w:rPr>
          <w:rFonts w:cs="Arial"/>
        </w:rPr>
      </w:pPr>
      <w:bookmarkStart w:id="7685" w:name="_Toc322911382"/>
      <w:bookmarkStart w:id="7686" w:name="_Toc322911694"/>
      <w:bookmarkStart w:id="7687" w:name="_Toc322911943"/>
      <w:bookmarkStart w:id="7688" w:name="_Toc322912233"/>
      <w:bookmarkStart w:id="7689" w:name="_Toc329093090"/>
      <w:bookmarkStart w:id="7690" w:name="_Toc332701603"/>
      <w:bookmarkStart w:id="7691" w:name="_Toc332701907"/>
      <w:bookmarkStart w:id="7692" w:name="_Toc332711706"/>
      <w:bookmarkStart w:id="7693" w:name="_Toc332712008"/>
      <w:bookmarkStart w:id="7694" w:name="_Toc332712309"/>
      <w:bookmarkStart w:id="7695" w:name="_Toc332724225"/>
      <w:bookmarkStart w:id="7696" w:name="_Toc332724525"/>
      <w:bookmarkStart w:id="7697" w:name="_Toc341102821"/>
      <w:bookmarkStart w:id="7698" w:name="_Toc347241556"/>
      <w:bookmarkStart w:id="7699" w:name="_Toc347744749"/>
      <w:bookmarkStart w:id="7700" w:name="_Toc348984532"/>
      <w:bookmarkStart w:id="7701" w:name="_Toc348984837"/>
      <w:bookmarkStart w:id="7702" w:name="_Toc349038001"/>
      <w:bookmarkStart w:id="7703" w:name="_Toc349038303"/>
      <w:bookmarkStart w:id="7704" w:name="_Toc349642200"/>
      <w:bookmarkStart w:id="7705" w:name="_Toc177971278"/>
      <w:bookmarkStart w:id="7706" w:name="_Toc179335620"/>
      <w:bookmarkStart w:id="7707" w:name="_Toc179788314"/>
      <w:bookmarkStart w:id="7708" w:name="_Toc182890424"/>
      <w:bookmarkStart w:id="7709" w:name="_Toc182973759"/>
      <w:bookmarkStart w:id="7710" w:name="_Toc183429615"/>
      <w:bookmarkStart w:id="7711" w:name="_Toc322911383"/>
      <w:bookmarkStart w:id="7712" w:name="_Toc322911695"/>
      <w:bookmarkStart w:id="7713" w:name="_Toc322911944"/>
      <w:bookmarkStart w:id="7714" w:name="_Toc322912234"/>
      <w:bookmarkStart w:id="7715" w:name="_Toc329093091"/>
      <w:bookmarkStart w:id="7716" w:name="_Toc332701604"/>
      <w:bookmarkStart w:id="7717" w:name="_Toc332701908"/>
      <w:bookmarkStart w:id="7718" w:name="_Toc332711707"/>
      <w:bookmarkStart w:id="7719" w:name="_Toc332712009"/>
      <w:bookmarkStart w:id="7720" w:name="_Toc332712310"/>
      <w:bookmarkStart w:id="7721" w:name="_Toc332724226"/>
      <w:bookmarkStart w:id="7722" w:name="_Toc332724526"/>
      <w:bookmarkStart w:id="7723" w:name="_Toc341102822"/>
      <w:bookmarkStart w:id="7724" w:name="_Toc347241557"/>
      <w:bookmarkStart w:id="7725" w:name="_Toc347744750"/>
      <w:bookmarkStart w:id="7726" w:name="_Toc348984533"/>
      <w:bookmarkStart w:id="7727" w:name="_Toc348984838"/>
      <w:bookmarkStart w:id="7728" w:name="_Toc349038002"/>
      <w:bookmarkStart w:id="7729" w:name="_Toc349038304"/>
      <w:bookmarkStart w:id="7730" w:name="_Toc349642201"/>
      <w:bookmarkStart w:id="7731" w:name="_Ref274739893"/>
      <w:bookmarkStart w:id="7732" w:name="_Ref274739899"/>
      <w:bookmarkStart w:id="7733" w:name="_Toc177399109"/>
      <w:bookmarkStart w:id="7734" w:name="_Toc175057396"/>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r>
        <w:t xml:space="preserve">Table </w:t>
      </w:r>
      <w:r>
        <w:fldChar w:fldCharType="begin"/>
      </w:r>
      <w:r>
        <w:instrText xml:space="preserve"> SEQ Table \* ARABIC </w:instrText>
      </w:r>
      <w:r>
        <w:fldChar w:fldCharType="separate"/>
      </w:r>
      <w:r w:rsidR="009D1493">
        <w:rPr>
          <w:noProof/>
        </w:rPr>
        <w:t>45</w:t>
      </w:r>
      <w:r>
        <w:rPr>
          <w:noProof/>
        </w:rPr>
        <w:fldChar w:fldCharType="end"/>
      </w:r>
      <w:r>
        <w:t xml:space="preserve"> Properties for Sequence Groups with Separators</w:t>
      </w:r>
    </w:p>
    <w:p w14:paraId="0EBEF27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7735" w:name="_Toc349042788"/>
      <w:bookmarkStart w:id="7736" w:name="_Ref362373313"/>
      <w:bookmarkStart w:id="7737" w:name="_Ref362373324"/>
      <w:bookmarkStart w:id="7738" w:name="_Toc62570184"/>
      <w:bookmarkStart w:id="7739" w:name="_Toc210216906"/>
      <w:bookmarkStart w:id="7740" w:name="_Toc219441038"/>
      <w:r>
        <w:rPr>
          <w:rFonts w:eastAsia="Times New Roman"/>
        </w:rPr>
        <w:lastRenderedPageBreak/>
        <w:t>Separators</w:t>
      </w:r>
      <w:bookmarkEnd w:id="7731"/>
      <w:bookmarkEnd w:id="7732"/>
      <w:bookmarkEnd w:id="7735"/>
      <w:r>
        <w:rPr>
          <w:rFonts w:eastAsia="Times New Roman"/>
        </w:rPr>
        <w:t xml:space="preserve"> and Suppression</w:t>
      </w:r>
      <w:bookmarkEnd w:id="7736"/>
      <w:bookmarkEnd w:id="7737"/>
      <w:bookmarkEnd w:id="7738"/>
      <w:bookmarkEnd w:id="7739"/>
      <w:bookmarkEnd w:id="7740"/>
    </w:p>
    <w:p w14:paraId="4E69B054" w14:textId="77777777" w:rsidR="00B46A03" w:rsidRDefault="00B46A03" w:rsidP="00B46A03">
      <w:r>
        <w:t>When parsing a sequence group that specifies a separator, the number of occurrences and separators that are expected in the data stream for a child (element or group) depends on several factors:</w:t>
      </w:r>
    </w:p>
    <w:p w14:paraId="479E5737" w14:textId="77777777" w:rsidR="00B46A03" w:rsidRPr="00E112C9" w:rsidRDefault="00B46A03" w:rsidP="00EB2287">
      <w:pPr>
        <w:pStyle w:val="ListParagraph"/>
        <w:numPr>
          <w:ilvl w:val="0"/>
          <w:numId w:val="178"/>
        </w:numPr>
        <w:tabs>
          <w:tab w:val="clear" w:pos="403"/>
        </w:tabs>
        <w:spacing w:before="60" w:after="60" w:line="240" w:lineRule="auto"/>
        <w:jc w:val="left"/>
      </w:pPr>
      <w:r w:rsidRPr="00E112C9">
        <w:t>Whether element occurrences are optional or required</w:t>
      </w:r>
    </w:p>
    <w:p w14:paraId="2084A483" w14:textId="77777777" w:rsidR="00B46A03" w:rsidRPr="00E112C9" w:rsidRDefault="00B46A03" w:rsidP="00EB2287">
      <w:pPr>
        <w:pStyle w:val="ListParagraph"/>
        <w:numPr>
          <w:ilvl w:val="0"/>
          <w:numId w:val="178"/>
        </w:numPr>
        <w:tabs>
          <w:tab w:val="clear" w:pos="403"/>
        </w:tabs>
        <w:spacing w:before="60" w:after="60" w:line="240" w:lineRule="auto"/>
        <w:jc w:val="left"/>
      </w:pPr>
      <w:r w:rsidRPr="00E112C9">
        <w:t>Whether the occurrences (element or group) have a zero-length representation</w:t>
      </w:r>
    </w:p>
    <w:p w14:paraId="1BA7ECAA" w14:textId="77777777" w:rsidR="00B46A03" w:rsidRPr="00E112C9" w:rsidRDefault="00B46A03" w:rsidP="00EB2287">
      <w:pPr>
        <w:pStyle w:val="ListParagraph"/>
        <w:numPr>
          <w:ilvl w:val="0"/>
          <w:numId w:val="178"/>
        </w:numPr>
        <w:tabs>
          <w:tab w:val="clear" w:pos="403"/>
        </w:tabs>
        <w:spacing w:before="60" w:after="60" w:line="240" w:lineRule="auto"/>
        <w:jc w:val="left"/>
      </w:pPr>
      <w:r w:rsidRPr="00E112C9">
        <w:t>Whether occurrences (element or group) are trailing</w:t>
      </w:r>
    </w:p>
    <w:p w14:paraId="142EFCA5" w14:textId="77777777" w:rsidR="00B46A03" w:rsidRPr="00E112C9" w:rsidRDefault="00B46A03" w:rsidP="00EB2287">
      <w:pPr>
        <w:pStyle w:val="ListParagraph"/>
        <w:numPr>
          <w:ilvl w:val="0"/>
          <w:numId w:val="178"/>
        </w:numPr>
        <w:tabs>
          <w:tab w:val="clear" w:pos="403"/>
        </w:tabs>
        <w:spacing w:before="60" w:after="60" w:line="240" w:lineRule="auto"/>
        <w:jc w:val="left"/>
      </w:pPr>
      <w:r w:rsidRPr="00E112C9">
        <w:t>Whether the sequence is positional</w:t>
      </w:r>
    </w:p>
    <w:p w14:paraId="699EF2F9" w14:textId="77777777" w:rsidR="00B46A03" w:rsidRPr="00E112C9" w:rsidRDefault="00B46A03" w:rsidP="00EB2287">
      <w:pPr>
        <w:pStyle w:val="ListParagraph"/>
        <w:numPr>
          <w:ilvl w:val="0"/>
          <w:numId w:val="178"/>
        </w:numPr>
        <w:tabs>
          <w:tab w:val="clear" w:pos="403"/>
        </w:tabs>
        <w:spacing w:before="60" w:after="60" w:line="240" w:lineRule="auto"/>
        <w:jc w:val="left"/>
      </w:pPr>
      <w:r w:rsidRPr="00E112C9">
        <w:t>The dfdl:occursCountKind of the element</w:t>
      </w:r>
    </w:p>
    <w:p w14:paraId="11DC1AAB" w14:textId="77777777" w:rsidR="00B46A03" w:rsidRDefault="00B46A03" w:rsidP="00B46A03">
      <w:pPr>
        <w:rPr>
          <w:rFonts w:cs="Arial"/>
        </w:rPr>
      </w:pPr>
      <w:r>
        <w:rPr>
          <w:rFonts w:cs="Arial"/>
        </w:rPr>
        <w:t>Where to expect a separator for optional content of zero-length is controlled by property dfdl:separatorSuppressionPolicy.</w:t>
      </w:r>
    </w:p>
    <w:tbl>
      <w:tblPr>
        <w:tblStyle w:val="Table"/>
        <w:tblW w:w="5000" w:type="pct"/>
        <w:tblInd w:w="0" w:type="dxa"/>
        <w:tblLook w:val="04A0" w:firstRow="1" w:lastRow="0" w:firstColumn="1" w:lastColumn="0" w:noHBand="0" w:noVBand="1"/>
      </w:tblPr>
      <w:tblGrid>
        <w:gridCol w:w="3081"/>
        <w:gridCol w:w="7113"/>
      </w:tblGrid>
      <w:tr w:rsidR="00B46A03" w14:paraId="024FA253" w14:textId="77777777" w:rsidTr="002A3075">
        <w:trPr>
          <w:cnfStyle w:val="100000000000" w:firstRow="1" w:lastRow="0" w:firstColumn="0" w:lastColumn="0" w:oddVBand="0" w:evenVBand="0" w:oddHBand="0" w:evenHBand="0" w:firstRowFirstColumn="0" w:firstRowLastColumn="0" w:lastRowFirstColumn="0" w:lastRowLastColumn="0"/>
        </w:trPr>
        <w:tc>
          <w:tcPr>
            <w:tcW w:w="0" w:type="auto"/>
            <w:hideMark/>
          </w:tcPr>
          <w:p w14:paraId="43F7CE4A" w14:textId="77777777" w:rsidR="00B46A03" w:rsidRPr="00E276B6" w:rsidRDefault="00B46A03" w:rsidP="00170B2C">
            <w:pPr>
              <w:keepNext/>
              <w:keepLines/>
              <w:jc w:val="left"/>
              <w:rPr>
                <w:rFonts w:ascii="Cambria" w:hAnsi="Cambria"/>
              </w:rPr>
            </w:pPr>
            <w:r w:rsidRPr="00E276B6">
              <w:rPr>
                <w:rFonts w:ascii="Cambria" w:hAnsi="Cambria"/>
              </w:rPr>
              <w:t>separatorSuppressionPolicy</w:t>
            </w:r>
          </w:p>
        </w:tc>
        <w:tc>
          <w:tcPr>
            <w:tcW w:w="0" w:type="auto"/>
            <w:hideMark/>
          </w:tcPr>
          <w:p w14:paraId="14B1C141" w14:textId="77777777" w:rsidR="00B46A03" w:rsidRPr="00E276B6" w:rsidRDefault="00B46A03" w:rsidP="00170B2C">
            <w:pPr>
              <w:keepNext/>
              <w:keepLines/>
              <w:jc w:val="left"/>
              <w:rPr>
                <w:rFonts w:ascii="Cambria" w:hAnsi="Cambria"/>
              </w:rPr>
            </w:pPr>
            <w:r w:rsidRPr="00E276B6">
              <w:rPr>
                <w:rFonts w:ascii="Cambria" w:hAnsi="Cambria"/>
              </w:rPr>
              <w:t>Implications</w:t>
            </w:r>
          </w:p>
        </w:tc>
      </w:tr>
      <w:tr w:rsidR="00B46A03" w14:paraId="342EA7CD"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4412F71C" w14:textId="77777777" w:rsidR="00B46A03" w:rsidRPr="00E276B6" w:rsidRDefault="00B46A03" w:rsidP="00170B2C">
            <w:pPr>
              <w:keepNext/>
              <w:keepLines/>
              <w:jc w:val="left"/>
              <w:rPr>
                <w:rFonts w:ascii="Cambria" w:hAnsi="Cambria" w:cs="Arial"/>
              </w:rPr>
            </w:pPr>
            <w:r w:rsidRPr="00E276B6">
              <w:rPr>
                <w:rFonts w:ascii="Cambria" w:hAnsi="Cambria" w:cs="Arial"/>
              </w:rPr>
              <w:t>never</w:t>
            </w:r>
          </w:p>
        </w:tc>
        <w:tc>
          <w:tcPr>
            <w:tcW w:w="0" w:type="auto"/>
            <w:tcBorders>
              <w:top w:val="single" w:sz="4" w:space="0" w:color="auto"/>
              <w:left w:val="single" w:sz="4" w:space="0" w:color="auto"/>
              <w:bottom w:val="single" w:sz="4" w:space="0" w:color="auto"/>
              <w:right w:val="single" w:sz="4" w:space="0" w:color="auto"/>
            </w:tcBorders>
            <w:hideMark/>
          </w:tcPr>
          <w:p w14:paraId="269EC66A" w14:textId="77777777" w:rsidR="00B46A03" w:rsidRPr="00E276B6" w:rsidRDefault="00B46A03" w:rsidP="00170B2C">
            <w:pPr>
              <w:keepNext/>
              <w:keepLines/>
              <w:jc w:val="left"/>
              <w:rPr>
                <w:rFonts w:ascii="Cambria" w:hAnsi="Cambria" w:cs="Arial"/>
              </w:rPr>
            </w:pPr>
            <w:r w:rsidRPr="00E276B6">
              <w:rPr>
                <w:rFonts w:ascii="Cambria" w:hAnsi="Cambria" w:cs="Arial"/>
              </w:rPr>
              <w:t xml:space="preserve">Positional sequence where all occurrences must be found in the data, along with their associated separator. </w:t>
            </w:r>
          </w:p>
        </w:tc>
      </w:tr>
      <w:tr w:rsidR="00B46A03" w14:paraId="73647084"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7CE82E66" w14:textId="77777777" w:rsidR="00B46A03" w:rsidRPr="00E276B6" w:rsidRDefault="00B46A03" w:rsidP="00170B2C">
            <w:pPr>
              <w:keepNext/>
              <w:keepLines/>
              <w:jc w:val="left"/>
              <w:rPr>
                <w:rFonts w:ascii="Cambria" w:hAnsi="Cambria" w:cs="Arial"/>
              </w:rPr>
            </w:pPr>
            <w:r w:rsidRPr="00E276B6">
              <w:rPr>
                <w:rFonts w:ascii="Cambria" w:hAnsi="Cambria" w:cs="Arial"/>
              </w:rPr>
              <w:t>trailingEmptyStrict</w:t>
            </w:r>
          </w:p>
        </w:tc>
        <w:tc>
          <w:tcPr>
            <w:tcW w:w="0" w:type="auto"/>
            <w:tcBorders>
              <w:top w:val="single" w:sz="4" w:space="0" w:color="auto"/>
              <w:left w:val="single" w:sz="4" w:space="0" w:color="auto"/>
              <w:bottom w:val="single" w:sz="4" w:space="0" w:color="auto"/>
              <w:right w:val="single" w:sz="4" w:space="0" w:color="auto"/>
            </w:tcBorders>
            <w:hideMark/>
          </w:tcPr>
          <w:p w14:paraId="7248F178" w14:textId="77777777" w:rsidR="00B46A03" w:rsidRPr="00E276B6" w:rsidRDefault="00B46A03" w:rsidP="00170B2C">
            <w:pPr>
              <w:keepNext/>
              <w:keepLines/>
              <w:jc w:val="left"/>
              <w:rPr>
                <w:rFonts w:ascii="Cambria" w:hAnsi="Cambria" w:cs="Arial"/>
              </w:rPr>
            </w:pPr>
            <w:r w:rsidRPr="00E276B6">
              <w:rPr>
                <w:rFonts w:ascii="Cambria" w:hAnsi="Cambria" w:cs="Arial"/>
              </w:rPr>
              <w:t xml:space="preserve">Positional sequence where </w:t>
            </w:r>
            <w:r w:rsidRPr="00E276B6">
              <w:rPr>
                <w:rStyle w:val="Emphasis"/>
                <w:rFonts w:ascii="Cambria" w:hAnsi="Cambria"/>
              </w:rPr>
              <w:t>trailing occurrences</w:t>
            </w:r>
            <w:r w:rsidRPr="00E276B6">
              <w:rPr>
                <w:rFonts w:ascii="Cambria" w:hAnsi="Cambria" w:cs="Arial"/>
              </w:rPr>
              <w:t xml:space="preserve"> that have zero length representation must be omitted from the data, along with their associated separator.</w:t>
            </w:r>
          </w:p>
        </w:tc>
      </w:tr>
      <w:tr w:rsidR="00B46A03" w14:paraId="33DB0FBA"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6F3D75C1" w14:textId="77777777" w:rsidR="00B46A03" w:rsidRPr="00E276B6" w:rsidRDefault="00B46A03" w:rsidP="00170B2C">
            <w:pPr>
              <w:keepNext/>
              <w:keepLines/>
              <w:jc w:val="left"/>
              <w:rPr>
                <w:rFonts w:ascii="Cambria" w:hAnsi="Cambria" w:cs="Arial"/>
              </w:rPr>
            </w:pPr>
            <w:r w:rsidRPr="00E276B6">
              <w:rPr>
                <w:rFonts w:ascii="Cambria" w:hAnsi="Cambria" w:cs="Arial"/>
              </w:rPr>
              <w:t>trailingEmpty</w:t>
            </w:r>
          </w:p>
        </w:tc>
        <w:tc>
          <w:tcPr>
            <w:tcW w:w="0" w:type="auto"/>
            <w:tcBorders>
              <w:top w:val="single" w:sz="4" w:space="0" w:color="auto"/>
              <w:left w:val="single" w:sz="4" w:space="0" w:color="auto"/>
              <w:bottom w:val="single" w:sz="4" w:space="0" w:color="auto"/>
              <w:right w:val="single" w:sz="4" w:space="0" w:color="auto"/>
            </w:tcBorders>
            <w:hideMark/>
          </w:tcPr>
          <w:p w14:paraId="23DB6C6B" w14:textId="77777777" w:rsidR="00B46A03" w:rsidRPr="00E276B6" w:rsidRDefault="00B46A03" w:rsidP="00170B2C">
            <w:pPr>
              <w:keepNext/>
              <w:keepLines/>
              <w:jc w:val="left"/>
              <w:rPr>
                <w:rFonts w:ascii="Cambria" w:hAnsi="Cambria" w:cs="Arial"/>
              </w:rPr>
            </w:pPr>
            <w:r w:rsidRPr="00E276B6">
              <w:rPr>
                <w:rFonts w:ascii="Cambria" w:hAnsi="Cambria" w:cs="Arial"/>
              </w:rPr>
              <w:t xml:space="preserve">Positional sequence where </w:t>
            </w:r>
            <w:r w:rsidRPr="00E276B6">
              <w:rPr>
                <w:rStyle w:val="Emphasis"/>
                <w:rFonts w:ascii="Cambria" w:hAnsi="Cambria"/>
              </w:rPr>
              <w:t>trailing occurrences</w:t>
            </w:r>
            <w:r w:rsidRPr="00E276B6">
              <w:rPr>
                <w:rFonts w:ascii="Cambria" w:hAnsi="Cambria" w:cs="Arial"/>
              </w:rPr>
              <w:t xml:space="preserve"> that have zero length representation may be omitted from the data, along with their associated separator.</w:t>
            </w:r>
          </w:p>
        </w:tc>
      </w:tr>
      <w:tr w:rsidR="00B46A03" w14:paraId="4DD65CAD" w14:textId="77777777" w:rsidTr="002A3075">
        <w:tc>
          <w:tcPr>
            <w:tcW w:w="0" w:type="auto"/>
            <w:tcBorders>
              <w:top w:val="single" w:sz="4" w:space="0" w:color="auto"/>
              <w:left w:val="single" w:sz="4" w:space="0" w:color="auto"/>
              <w:bottom w:val="single" w:sz="4" w:space="0" w:color="auto"/>
              <w:right w:val="single" w:sz="4" w:space="0" w:color="auto"/>
            </w:tcBorders>
          </w:tcPr>
          <w:p w14:paraId="75F717A7" w14:textId="77777777" w:rsidR="00B46A03" w:rsidRPr="00E276B6" w:rsidRDefault="00B46A03" w:rsidP="00170B2C">
            <w:pPr>
              <w:keepNext/>
              <w:keepLines/>
              <w:jc w:val="left"/>
              <w:rPr>
                <w:rFonts w:ascii="Cambria" w:hAnsi="Cambria" w:cs="Arial"/>
              </w:rPr>
            </w:pPr>
            <w:r w:rsidRPr="00E276B6">
              <w:rPr>
                <w:rFonts w:ascii="Cambria" w:hAnsi="Cambria" w:cs="Arial"/>
              </w:rPr>
              <w:t>anyEmpty</w:t>
            </w:r>
          </w:p>
        </w:tc>
        <w:tc>
          <w:tcPr>
            <w:tcW w:w="0" w:type="auto"/>
            <w:tcBorders>
              <w:top w:val="single" w:sz="4" w:space="0" w:color="auto"/>
              <w:left w:val="single" w:sz="4" w:space="0" w:color="auto"/>
              <w:bottom w:val="single" w:sz="4" w:space="0" w:color="auto"/>
              <w:right w:val="single" w:sz="4" w:space="0" w:color="auto"/>
            </w:tcBorders>
            <w:hideMark/>
          </w:tcPr>
          <w:p w14:paraId="23534DA4" w14:textId="77777777" w:rsidR="00B46A03" w:rsidRPr="00E276B6" w:rsidRDefault="00B46A03" w:rsidP="00170B2C">
            <w:pPr>
              <w:keepNext/>
              <w:keepLines/>
              <w:jc w:val="left"/>
              <w:rPr>
                <w:rFonts w:ascii="Cambria" w:hAnsi="Cambria" w:cs="Arial"/>
              </w:rPr>
            </w:pPr>
            <w:r w:rsidRPr="00E276B6">
              <w:rPr>
                <w:rFonts w:ascii="Cambria" w:hAnsi="Cambria" w:cs="Arial"/>
              </w:rPr>
              <w:t>Non-positional sequence where any occurrences that have zero length representation may be omitted from the data, along with their associated separator. It must be possible for speculative parsing to identify which elements are present.</w:t>
            </w:r>
          </w:p>
        </w:tc>
      </w:tr>
    </w:tbl>
    <w:p w14:paraId="33AE395B" w14:textId="59111140" w:rsidR="00B46A03" w:rsidRDefault="00B46A03" w:rsidP="00B46A03">
      <w:pPr>
        <w:pStyle w:val="Caption"/>
        <w:rPr>
          <w:rFonts w:cs="Arial"/>
          <w:noProof/>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46</w:t>
      </w:r>
      <w:r>
        <w:rPr>
          <w:rFonts w:cs="Arial"/>
        </w:rPr>
        <w:fldChar w:fldCharType="end"/>
      </w:r>
      <w:r>
        <w:rPr>
          <w:rFonts w:cs="Arial"/>
        </w:rPr>
        <w:t xml:space="preserve"> </w:t>
      </w:r>
      <w:r>
        <w:rPr>
          <w:rFonts w:cs="Arial"/>
          <w:noProof/>
        </w:rPr>
        <w:t>Sequence groups and separator suppression</w:t>
      </w:r>
    </w:p>
    <w:p w14:paraId="3DDB301A" w14:textId="77777777" w:rsidR="00B46A03" w:rsidRDefault="00B46A03" w:rsidP="00B46A03">
      <w:pPr>
        <w:rPr>
          <w:rFonts w:cs="Arial"/>
          <w:iCs/>
          <w:lang w:eastAsia="en-GB"/>
        </w:rPr>
      </w:pPr>
      <w:r>
        <w:rPr>
          <w:rFonts w:cs="Arial"/>
          <w:iCs/>
          <w:lang w:eastAsia="en-GB"/>
        </w:rPr>
        <w:t>The following are definitions for terminology used in this section:</w:t>
      </w:r>
    </w:p>
    <w:p w14:paraId="1CD11955" w14:textId="77777777" w:rsidR="00B46A03" w:rsidRDefault="00B46A03" w:rsidP="00B46A03">
      <w:r>
        <w:rPr>
          <w:rFonts w:cs="Arial"/>
          <w:b/>
          <w:i/>
          <w:iCs/>
          <w:lang w:eastAsia="en-GB"/>
        </w:rPr>
        <w:t>Potentially trailing element</w:t>
      </w:r>
      <w:r>
        <w:rPr>
          <w:rStyle w:val="Emphasis"/>
        </w:rPr>
        <w:t xml:space="preserve"> </w:t>
      </w:r>
      <w:r>
        <w:rPr>
          <w:rFonts w:cs="Arial"/>
          <w:lang w:eastAsia="en-GB"/>
        </w:rPr>
        <w:t xml:space="preserve">– An array or optional element describes an occurrence that is said to be </w:t>
      </w:r>
      <w:r>
        <w:rPr>
          <w:rStyle w:val="Emphasis"/>
        </w:rPr>
        <w:t>potentially trailing</w:t>
      </w:r>
      <w:r>
        <w:rPr>
          <w:rFonts w:cs="Arial"/>
          <w:lang w:eastAsia="en-GB"/>
        </w:rPr>
        <w:t xml:space="preserve"> if the element can have a zero length representation and is </w:t>
      </w:r>
      <w:r>
        <w:t xml:space="preserve">followed in its enclosing group definition by only these kinds of schema </w:t>
      </w:r>
      <w:r>
        <w:rPr>
          <w:color w:val="000000"/>
        </w:rPr>
        <w:t>components</w:t>
      </w:r>
      <w:r>
        <w:t>:</w:t>
      </w:r>
    </w:p>
    <w:p w14:paraId="1CC59B16" w14:textId="77777777" w:rsidR="00B46A03" w:rsidRDefault="00B46A03" w:rsidP="00EB2287">
      <w:pPr>
        <w:pStyle w:val="ListParagraph"/>
        <w:numPr>
          <w:ilvl w:val="0"/>
          <w:numId w:val="93"/>
        </w:numPr>
        <w:tabs>
          <w:tab w:val="clear" w:pos="403"/>
        </w:tabs>
        <w:suppressAutoHyphens/>
        <w:spacing w:after="0" w:line="240" w:lineRule="auto"/>
        <w:jc w:val="left"/>
        <w:rPr>
          <w:rFonts w:cs="Arial"/>
          <w:color w:val="000000"/>
          <w:lang w:eastAsia="en-GB"/>
        </w:rPr>
      </w:pPr>
      <w:r>
        <w:rPr>
          <w:rFonts w:cs="Arial"/>
          <w:color w:val="000000"/>
          <w:lang w:eastAsia="en-GB"/>
        </w:rPr>
        <w:t>calculated elements (those having dfdl:inputValueCalc)</w:t>
      </w:r>
    </w:p>
    <w:p w14:paraId="63DB6039" w14:textId="77777777" w:rsidR="00B46A03" w:rsidRDefault="00B46A03" w:rsidP="00EB2287">
      <w:pPr>
        <w:pStyle w:val="ListParagraph"/>
        <w:numPr>
          <w:ilvl w:val="0"/>
          <w:numId w:val="93"/>
        </w:numPr>
        <w:tabs>
          <w:tab w:val="clear" w:pos="403"/>
        </w:tabs>
        <w:suppressAutoHyphens/>
        <w:spacing w:after="0" w:line="240" w:lineRule="auto"/>
        <w:jc w:val="left"/>
        <w:rPr>
          <w:rFonts w:cs="Arial"/>
          <w:color w:val="000000"/>
          <w:lang w:eastAsia="en-GB"/>
        </w:rPr>
      </w:pPr>
      <w:r>
        <w:rPr>
          <w:rFonts w:cs="Arial"/>
          <w:color w:val="000000"/>
          <w:lang w:eastAsia="en-GB"/>
        </w:rPr>
        <w:t>additional potentially trailing elements</w:t>
      </w:r>
    </w:p>
    <w:p w14:paraId="7207649D" w14:textId="77777777" w:rsidR="00B46A03" w:rsidRDefault="00B46A03" w:rsidP="00EB2287">
      <w:pPr>
        <w:pStyle w:val="ListParagraph"/>
        <w:numPr>
          <w:ilvl w:val="0"/>
          <w:numId w:val="93"/>
        </w:numPr>
        <w:tabs>
          <w:tab w:val="clear" w:pos="403"/>
        </w:tabs>
        <w:suppressAutoHyphens/>
        <w:spacing w:after="0" w:line="240" w:lineRule="auto"/>
        <w:jc w:val="left"/>
        <w:rPr>
          <w:rFonts w:cs="Arial"/>
          <w:color w:val="000000"/>
          <w:lang w:eastAsia="en-GB"/>
        </w:rPr>
      </w:pPr>
      <w:r>
        <w:rPr>
          <w:rFonts w:cs="Arial"/>
          <w:color w:val="000000"/>
          <w:lang w:eastAsia="en-GB"/>
        </w:rPr>
        <w:t>potentially trailing groups</w:t>
      </w:r>
    </w:p>
    <w:p w14:paraId="20ABC92F" w14:textId="77777777" w:rsidR="00B46A03" w:rsidRDefault="00B46A03" w:rsidP="00B46A03">
      <w:pPr>
        <w:rPr>
          <w:lang w:eastAsia="en-GB"/>
        </w:rPr>
      </w:pPr>
      <w:r>
        <w:t>Intuitively, the array or optional element occurrence could be last.</w:t>
      </w:r>
    </w:p>
    <w:p w14:paraId="7951C425" w14:textId="77777777" w:rsidR="00B46A03" w:rsidRDefault="00B46A03" w:rsidP="00B46A03">
      <w:pPr>
        <w:rPr>
          <w:rFonts w:cs="Arial"/>
          <w:lang w:eastAsia="en-GB"/>
        </w:rPr>
      </w:pPr>
      <w:r>
        <w:rPr>
          <w:rFonts w:cs="Arial"/>
          <w:b/>
          <w:i/>
          <w:iCs/>
          <w:lang w:eastAsia="en-GB"/>
        </w:rPr>
        <w:t>Potentially trailing group</w:t>
      </w:r>
      <w:r>
        <w:rPr>
          <w:rStyle w:val="Emphasis"/>
        </w:rPr>
        <w:t xml:space="preserve"> </w:t>
      </w:r>
      <w:r>
        <w:rPr>
          <w:rFonts w:cs="Arial"/>
          <w:lang w:eastAsia="en-GB"/>
        </w:rPr>
        <w:t xml:space="preserve">– A group is said to be </w:t>
      </w:r>
      <w:r>
        <w:rPr>
          <w:rStyle w:val="Emphasis"/>
        </w:rPr>
        <w:t>potentially trailing</w:t>
      </w:r>
      <w:r>
        <w:rPr>
          <w:rFonts w:cs="Arial"/>
          <w:lang w:eastAsia="en-GB"/>
        </w:rPr>
        <w:t xml:space="preserve"> if the group has no framing and contains only potentially trailing element declarations/references, or recursively similar sequence or choice groups, and is followed in its enclosing group definition by only additional potentially trailing elements or potentially trailing groups.</w:t>
      </w:r>
    </w:p>
    <w:p w14:paraId="50DEC8DC" w14:textId="77777777" w:rsidR="00B46A03" w:rsidRDefault="00B46A03" w:rsidP="00B46A03">
      <w:r>
        <w:rPr>
          <w:b/>
          <w:i/>
        </w:rPr>
        <w:t>Trailing or Actually Trailing</w:t>
      </w:r>
      <w:r>
        <w:t xml:space="preserve"> – An element occurrence or group occurrence in the data is said to be </w:t>
      </w:r>
      <w:r>
        <w:rPr>
          <w:i/>
        </w:rPr>
        <w:t>actually trailing</w:t>
      </w:r>
      <w:r>
        <w:t xml:space="preserve"> if it is potentially trailing and has zero-length representation and is not followed in the data by any other non-zero length element occurrence or group occurrence </w:t>
      </w:r>
      <w:r>
        <w:rPr>
          <w:rFonts w:cs="Arial"/>
        </w:rPr>
        <w:t>limited by the end of the enclosing sequence group</w:t>
      </w:r>
      <w:r>
        <w:t>.</w:t>
      </w:r>
    </w:p>
    <w:p w14:paraId="0DCC7EDC" w14:textId="77777777" w:rsidR="00B46A03" w:rsidRDefault="00B46A03" w:rsidP="00B46A03">
      <w:pPr>
        <w:rPr>
          <w:rFonts w:cs="Arial"/>
        </w:rPr>
      </w:pPr>
      <w:r>
        <w:rPr>
          <w:rFonts w:cs="Arial"/>
        </w:rPr>
        <w:t xml:space="preserve">In the sections that follow, it is important to remember that the dfdl:separatorSuppressionPolicy property is carried on the sequence, while the XSD minOccurs, XSD maxOccurs and dfdl:occursCountKind properties are carried on an </w:t>
      </w:r>
      <w:r>
        <w:rPr>
          <w:rStyle w:val="Emphasis"/>
        </w:rPr>
        <w:t>element</w:t>
      </w:r>
      <w:r>
        <w:rPr>
          <w:rFonts w:cs="Arial"/>
        </w:rPr>
        <w:t xml:space="preserve"> in that sequence.</w:t>
      </w:r>
    </w:p>
    <w:p w14:paraId="792B76B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7741" w:name="_Toc361231404"/>
      <w:bookmarkStart w:id="7742" w:name="_Toc361231930"/>
      <w:bookmarkStart w:id="7743" w:name="_Toc362445228"/>
      <w:bookmarkStart w:id="7744" w:name="_Toc363909150"/>
      <w:bookmarkStart w:id="7745" w:name="_Toc364463575"/>
      <w:bookmarkStart w:id="7746" w:name="_Toc366078179"/>
      <w:bookmarkStart w:id="7747" w:name="_Toc366078798"/>
      <w:bookmarkStart w:id="7748" w:name="_Toc366079783"/>
      <w:bookmarkStart w:id="7749" w:name="_Toc366080395"/>
      <w:bookmarkStart w:id="7750" w:name="_Toc366081004"/>
      <w:bookmarkStart w:id="7751" w:name="_Toc366505344"/>
      <w:bookmarkStart w:id="7752" w:name="_Toc366508713"/>
      <w:bookmarkStart w:id="7753" w:name="_Toc366513214"/>
      <w:bookmarkStart w:id="7754" w:name="_Toc366574403"/>
      <w:bookmarkStart w:id="7755" w:name="_Toc366578196"/>
      <w:bookmarkStart w:id="7756" w:name="_Toc366578790"/>
      <w:bookmarkStart w:id="7757" w:name="_Toc366579382"/>
      <w:bookmarkStart w:id="7758" w:name="_Toc366579973"/>
      <w:bookmarkStart w:id="7759" w:name="_Toc366580565"/>
      <w:bookmarkStart w:id="7760" w:name="_Toc366581156"/>
      <w:bookmarkStart w:id="7761" w:name="_Toc366581748"/>
      <w:bookmarkStart w:id="7762" w:name="_Toc349042789"/>
      <w:bookmarkStart w:id="7763" w:name="_Toc62570185"/>
      <w:bookmarkStart w:id="7764" w:name="_Toc210216907"/>
      <w:bookmarkStart w:id="7765" w:name="_Toc219441039"/>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r>
        <w:rPr>
          <w:rFonts w:eastAsia="Times New Roman"/>
        </w:rPr>
        <w:lastRenderedPageBreak/>
        <w:t>Parsing</w:t>
      </w:r>
      <w:bookmarkEnd w:id="7762"/>
      <w:r>
        <w:rPr>
          <w:rFonts w:eastAsia="Times New Roman"/>
        </w:rPr>
        <w:t xml:space="preserve"> Sequence Groups with Separators</w:t>
      </w:r>
      <w:bookmarkEnd w:id="7763"/>
      <w:bookmarkEnd w:id="7764"/>
      <w:bookmarkEnd w:id="7765"/>
    </w:p>
    <w:p w14:paraId="13763E8C" w14:textId="01EA3C40" w:rsidR="00B46A03" w:rsidRDefault="00B46A03" w:rsidP="00B46A03">
      <w:pPr>
        <w:rPr>
          <w:rFonts w:cs="Arial"/>
        </w:rPr>
      </w:pPr>
      <w:r>
        <w:t xml:space="preserve">Parsing child elements is described first. Parsing for child groups is described in Section </w:t>
      </w:r>
      <w:r w:rsidRPr="00065302">
        <w:rPr>
          <w:rStyle w:val="Hyperlink"/>
        </w:rPr>
        <w:fldChar w:fldCharType="begin"/>
      </w:r>
      <w:r w:rsidRPr="00065302">
        <w:rPr>
          <w:rStyle w:val="Hyperlink"/>
        </w:rPr>
        <w:instrText xml:space="preserve"> REF _Ref25588773 \r \h </w:instrText>
      </w:r>
      <w:r w:rsidRPr="00065302">
        <w:rPr>
          <w:rStyle w:val="Hyperlink"/>
        </w:rPr>
      </w:r>
      <w:r w:rsidRPr="00065302">
        <w:rPr>
          <w:rStyle w:val="Hyperlink"/>
        </w:rPr>
        <w:fldChar w:fldCharType="separate"/>
      </w:r>
      <w:r w:rsidR="009D1493">
        <w:rPr>
          <w:rStyle w:val="Hyperlink"/>
        </w:rPr>
        <w:t>14.2.2.3</w:t>
      </w:r>
      <w:r w:rsidRPr="00065302">
        <w:rPr>
          <w:rStyle w:val="Hyperlink"/>
        </w:rPr>
        <w:fldChar w:fldCharType="end"/>
      </w:r>
      <w:r>
        <w:t>.</w:t>
      </w:r>
    </w:p>
    <w:p w14:paraId="3A4A4246" w14:textId="77777777" w:rsidR="00B46A03" w:rsidRDefault="00B46A03" w:rsidP="00B46A03">
      <w:pPr>
        <w:rPr>
          <w:rFonts w:cs="Arial"/>
        </w:rPr>
      </w:pPr>
      <w:r>
        <w:rPr>
          <w:rFonts w:cs="Arial"/>
        </w:rPr>
        <w:t xml:space="preserve">When an element is required and is not an array then one occurrence is always expected along with its separator. </w:t>
      </w:r>
      <w:r>
        <w:rPr>
          <w:rFonts w:cs="Arial"/>
          <w:lang w:eastAsia="en-GB"/>
        </w:rPr>
        <w:t xml:space="preserve">The dfdl:separatorSuppressionPolicy </w:t>
      </w:r>
      <w:r>
        <w:rPr>
          <w:rFonts w:cs="Arial"/>
          <w:bCs/>
          <w:lang w:eastAsia="en-GB"/>
        </w:rPr>
        <w:t>of the sequence has no effect (nothing is eligible for suppression)</w:t>
      </w:r>
      <w:r>
        <w:rPr>
          <w:rFonts w:cs="Arial"/>
          <w:lang w:eastAsia="en-GB"/>
        </w:rPr>
        <w:t>.</w:t>
      </w:r>
      <w:r>
        <w:rPr>
          <w:rFonts w:cs="Arial"/>
        </w:rPr>
        <w:t xml:space="preserve"> Otherwise the behaviour is dependent on dfdl:occursCountKind.</w:t>
      </w:r>
    </w:p>
    <w:p w14:paraId="4DDD40DC" w14:textId="77777777" w:rsidR="00B46A03" w:rsidRDefault="00B46A03" w:rsidP="00B46A03">
      <w:pPr>
        <w:rPr>
          <w:rFonts w:cs="Arial"/>
        </w:rPr>
      </w:pPr>
      <w:r>
        <w:rPr>
          <w:rFonts w:cs="Arial"/>
        </w:rPr>
        <w:t>When dfdl:occursCountKind is 'fixed' then XSD minOccurs must equal maxOccurs and that many occurrences are always expected along with their separators.</w:t>
      </w:r>
      <w:r>
        <w:rPr>
          <w:rFonts w:cs="Arial"/>
          <w:lang w:eastAsia="en-GB"/>
        </w:rPr>
        <w:t xml:space="preserve"> The dfdl:separatorSuppressionPolicy </w:t>
      </w:r>
      <w:r>
        <w:rPr>
          <w:rFonts w:cs="Arial"/>
          <w:bCs/>
          <w:lang w:eastAsia="en-GB"/>
        </w:rPr>
        <w:t>of the sequence has no effect (nothing is eligible for suppression).</w:t>
      </w:r>
    </w:p>
    <w:p w14:paraId="3C0E1210" w14:textId="77777777" w:rsidR="00B46A03" w:rsidRDefault="00B46A03" w:rsidP="00B46A03">
      <w:pPr>
        <w:rPr>
          <w:rFonts w:cs="Arial"/>
        </w:rPr>
      </w:pPr>
      <w:r>
        <w:rPr>
          <w:rFonts w:cs="Arial"/>
        </w:rPr>
        <w:t xml:space="preserve">When dfdl:occursCountKind is 'expression' the number of occurrences is given by dfdl:occursCount and exactly that many occurrences are always expected along with their separators. </w:t>
      </w:r>
      <w:r>
        <w:rPr>
          <w:rFonts w:cs="Arial"/>
          <w:lang w:eastAsia="en-GB"/>
        </w:rPr>
        <w:t xml:space="preserve">The dfdl:separatorSuppressionPolicy </w:t>
      </w:r>
      <w:r>
        <w:rPr>
          <w:rFonts w:cs="Arial"/>
          <w:bCs/>
          <w:lang w:eastAsia="en-GB"/>
        </w:rPr>
        <w:t>of the sequence has no effect (nothing is eligible for suppression).</w:t>
      </w:r>
    </w:p>
    <w:p w14:paraId="02D7B700" w14:textId="77777777" w:rsidR="00B46A03" w:rsidRDefault="00B46A03" w:rsidP="00B46A03">
      <w:pPr>
        <w:rPr>
          <w:rFonts w:cs="Arial"/>
        </w:rPr>
      </w:pPr>
      <w:r>
        <w:rPr>
          <w:rFonts w:cs="Arial"/>
        </w:rPr>
        <w:t xml:space="preserve">When dfdl:occursCountKind is 'parsed' any number of occurrences and their separators are expected. </w:t>
      </w:r>
      <w:r>
        <w:rPr>
          <w:rFonts w:cs="Arial"/>
          <w:lang w:eastAsia="en-GB"/>
        </w:rPr>
        <w:t xml:space="preserve">The dfdl:separatorSuppressionPolicy </w:t>
      </w:r>
      <w:r>
        <w:rPr>
          <w:rFonts w:cs="Arial"/>
          <w:bCs/>
          <w:lang w:eastAsia="en-GB"/>
        </w:rPr>
        <w:t>of the sequence must be 'anyEmpty' and it is a Schema Definition Error otherwise.</w:t>
      </w:r>
      <w:r>
        <w:rPr>
          <w:rFonts w:cs="Arial"/>
        </w:rPr>
        <w:t xml:space="preserve"> </w:t>
      </w:r>
    </w:p>
    <w:p w14:paraId="28941D8B" w14:textId="77777777" w:rsidR="00B46A03" w:rsidRDefault="00B46A03" w:rsidP="00B46A03">
      <w:pPr>
        <w:rPr>
          <w:rFonts w:cs="Arial"/>
        </w:rPr>
      </w:pPr>
      <w:r>
        <w:rPr>
          <w:rFonts w:cs="Arial"/>
        </w:rPr>
        <w:t xml:space="preserve">When dfdl:occursCountKind is 'stopValue', any number of occurrences and their separators are expected followed by the stop value and its separator. The dfdl:separatorSuppressionPolicy </w:t>
      </w:r>
      <w:r>
        <w:rPr>
          <w:rFonts w:cs="Arial"/>
          <w:bCs/>
          <w:lang w:eastAsia="en-GB"/>
        </w:rPr>
        <w:t>of the sequence has no effect.</w:t>
      </w:r>
      <w:r>
        <w:rPr>
          <w:rFonts w:cs="Arial"/>
          <w:lang w:eastAsia="en-GB"/>
        </w:rPr>
        <w:t xml:space="preserve"> </w:t>
      </w:r>
      <w:r>
        <w:rPr>
          <w:rFonts w:cs="Arial"/>
        </w:rPr>
        <w:t xml:space="preserve"> </w:t>
      </w:r>
    </w:p>
    <w:p w14:paraId="553E2D39" w14:textId="77777777" w:rsidR="00B46A03" w:rsidRDefault="00B46A03" w:rsidP="00B46A03">
      <w:pPr>
        <w:rPr>
          <w:rFonts w:cs="Arial"/>
          <w:lang w:eastAsia="en-GB"/>
        </w:rPr>
      </w:pPr>
      <w:r>
        <w:rPr>
          <w:rFonts w:cs="Arial"/>
        </w:rPr>
        <w:t>When dfdl:occursCountKind is 'implicit', between XSD minOccurs and XSD maxOccurs (inclusive) occurrences and their separators are expected</w:t>
      </w:r>
      <w:r>
        <w:rPr>
          <w:rFonts w:cs="Arial"/>
          <w:lang w:eastAsia="en-GB"/>
        </w:rPr>
        <w:t xml:space="preserve">, </w:t>
      </w:r>
      <w:r>
        <w:rPr>
          <w:rFonts w:cs="Arial"/>
          <w:bCs/>
          <w:lang w:eastAsia="en-GB"/>
        </w:rPr>
        <w:t>according to the dfdl:separatorSuppressionPolicy of the sequence.</w:t>
      </w:r>
    </w:p>
    <w:p w14:paraId="4D59B860" w14:textId="77777777" w:rsidR="00B46A03" w:rsidRDefault="00B46A03" w:rsidP="00B46A03">
      <w:pPr>
        <w:rPr>
          <w:rFonts w:cs="Arial"/>
        </w:rPr>
      </w:pPr>
      <w:r>
        <w:rPr>
          <w:rFonts w:cs="Arial"/>
        </w:rPr>
        <w:t>The behaviour for 'implicit' is more fully expressed in matrix form. The cells in the matrix give the number of occurrences of element values that are expected in the data stream when parsing, for the different values of dfdl:separatorSuppressionPolicy. The number of occurrences also depends whether XSD maxOccurs is unbounded or not, and the position of the element in the sequence. The number of separators can be inferred from this, considering dfdl:separatorPosition.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034"/>
        <w:gridCol w:w="1674"/>
        <w:gridCol w:w="1674"/>
        <w:gridCol w:w="1327"/>
        <w:gridCol w:w="1327"/>
        <w:gridCol w:w="1325"/>
      </w:tblGrid>
      <w:tr w:rsidR="00B46A03" w14:paraId="30015589" w14:textId="77777777" w:rsidTr="00543790">
        <w:trPr>
          <w:cantSplit/>
          <w:jc w:val="center"/>
        </w:trPr>
        <w:tc>
          <w:tcPr>
            <w:tcW w:w="89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031E75" w14:textId="77777777" w:rsidR="00B46A03" w:rsidRPr="00160610" w:rsidRDefault="00B46A03" w:rsidP="00170B2C">
            <w:pPr>
              <w:pStyle w:val="TableContents"/>
              <w:keepNext/>
              <w:keepLines/>
              <w:jc w:val="center"/>
              <w:rPr>
                <w:rFonts w:ascii="Cambria" w:hAnsi="Cambria"/>
                <w:b/>
                <w:sz w:val="16"/>
                <w:szCs w:val="16"/>
              </w:rPr>
            </w:pPr>
            <w:bookmarkStart w:id="7766" w:name="_Toc318471275"/>
            <w:r w:rsidRPr="00160610">
              <w:rPr>
                <w:rFonts w:ascii="Cambria" w:hAnsi="Cambria"/>
                <w:b/>
                <w:sz w:val="16"/>
                <w:szCs w:val="16"/>
              </w:rPr>
              <w:t>dfdl:</w:t>
            </w:r>
          </w:p>
          <w:p w14:paraId="40B43157"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separator-Suppression-Policy</w:t>
            </w:r>
          </w:p>
        </w:tc>
        <w:tc>
          <w:tcPr>
            <w:tcW w:w="4101" w:type="pct"/>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BD5B158"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dfdl:occursCountKind 'implicit'</w:t>
            </w:r>
          </w:p>
        </w:tc>
      </w:tr>
      <w:tr w:rsidR="00B46A03" w14:paraId="140B296D" w14:textId="77777777" w:rsidTr="00543790">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3B3712" w14:textId="77777777" w:rsidR="00B46A03" w:rsidRPr="00160610" w:rsidRDefault="00B46A03" w:rsidP="00170B2C">
            <w:pPr>
              <w:keepLines/>
              <w:spacing w:after="0"/>
              <w:rPr>
                <w:rFonts w:eastAsia="MS Mincho" w:cs="Arial"/>
                <w:b/>
                <w:sz w:val="16"/>
                <w:szCs w:val="16"/>
                <w:lang w:eastAsia="ja-JP"/>
              </w:rPr>
            </w:pPr>
          </w:p>
        </w:tc>
        <w:tc>
          <w:tcPr>
            <w:tcW w:w="28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BC8044"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Potentially Trailing</w:t>
            </w:r>
          </w:p>
        </w:tc>
        <w:tc>
          <w:tcPr>
            <w:tcW w:w="130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A915232"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Not Potentially Trailing</w:t>
            </w:r>
          </w:p>
        </w:tc>
      </w:tr>
      <w:tr w:rsidR="00B46A03" w14:paraId="01337653" w14:textId="77777777" w:rsidTr="00543790">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40F0B3" w14:textId="77777777" w:rsidR="00B46A03" w:rsidRPr="00160610" w:rsidRDefault="00B46A03" w:rsidP="00170B2C">
            <w:pPr>
              <w:keepLines/>
              <w:spacing w:after="0"/>
              <w:rPr>
                <w:rFonts w:eastAsia="MS Mincho" w:cs="Arial"/>
                <w:b/>
                <w:sz w:val="16"/>
                <w:szCs w:val="16"/>
                <w:lang w:eastAsia="ja-JP"/>
              </w:rPr>
            </w:pPr>
          </w:p>
        </w:tc>
        <w:tc>
          <w:tcPr>
            <w:tcW w:w="132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5EBC0C"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maxOccurs unbounded</w:t>
            </w:r>
          </w:p>
        </w:tc>
        <w:tc>
          <w:tcPr>
            <w:tcW w:w="147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E60FAF7"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maxOccurs bounded</w:t>
            </w:r>
          </w:p>
        </w:tc>
        <w:tc>
          <w:tcPr>
            <w:tcW w:w="65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88B111"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maxOccurs unbounded</w:t>
            </w:r>
          </w:p>
        </w:tc>
        <w:tc>
          <w:tcPr>
            <w:tcW w:w="65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FDC31F"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maxOccurs bounded</w:t>
            </w:r>
          </w:p>
        </w:tc>
      </w:tr>
      <w:tr w:rsidR="00B46A03" w14:paraId="356EA2E8" w14:textId="77777777" w:rsidTr="00543790">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4EFD95" w14:textId="77777777" w:rsidR="00B46A03" w:rsidRPr="00160610" w:rsidRDefault="00B46A03" w:rsidP="00170B2C">
            <w:pPr>
              <w:keepLines/>
              <w:spacing w:after="0"/>
              <w:rPr>
                <w:rFonts w:eastAsia="MS Mincho" w:cs="Arial"/>
                <w:b/>
                <w:sz w:val="16"/>
                <w:szCs w:val="16"/>
                <w:lang w:eastAsia="ja-JP"/>
              </w:rPr>
            </w:pPr>
          </w:p>
        </w:tc>
        <w:tc>
          <w:tcPr>
            <w:tcW w:w="50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7631626"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Element not declared last</w:t>
            </w:r>
          </w:p>
        </w:tc>
        <w:tc>
          <w:tcPr>
            <w:tcW w:w="8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F5566B1"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Element declared last</w:t>
            </w:r>
          </w:p>
        </w:tc>
        <w:tc>
          <w:tcPr>
            <w:tcW w:w="8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A515CF2"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Element declared last or occurrence followed by end-of-group</w:t>
            </w:r>
          </w:p>
        </w:tc>
        <w:tc>
          <w:tcPr>
            <w:tcW w:w="65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E677A6F" w14:textId="77777777" w:rsidR="00B46A03" w:rsidRPr="00160610" w:rsidRDefault="00B46A03" w:rsidP="00170B2C">
            <w:pPr>
              <w:pStyle w:val="TableContents"/>
              <w:keepNext/>
              <w:keepLines/>
              <w:jc w:val="center"/>
              <w:rPr>
                <w:rFonts w:ascii="Cambria" w:hAnsi="Cambria"/>
                <w:b/>
                <w:sz w:val="16"/>
                <w:szCs w:val="16"/>
              </w:rPr>
            </w:pPr>
            <w:r w:rsidRPr="00160610">
              <w:rPr>
                <w:rFonts w:ascii="Cambria" w:hAnsi="Cambria"/>
                <w:b/>
                <w:sz w:val="16"/>
                <w:szCs w:val="16"/>
              </w:rPr>
              <w:t>Element not declared last and occurrence not followed by end-of-group</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D0AD3C" w14:textId="77777777" w:rsidR="00B46A03" w:rsidRDefault="00B46A03" w:rsidP="00170B2C">
            <w:pPr>
              <w:keepLines/>
              <w:spacing w:after="0"/>
              <w:rPr>
                <w:rFonts w:eastAsia="MS Mincho" w:cs="Arial"/>
                <w:b/>
                <w:sz w:val="16"/>
                <w:szCs w:val="16"/>
                <w:lang w:eastAsia="ja-J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929BC6" w14:textId="77777777" w:rsidR="00B46A03" w:rsidRDefault="00B46A03" w:rsidP="00170B2C">
            <w:pPr>
              <w:keepLines/>
              <w:spacing w:after="0"/>
              <w:rPr>
                <w:rFonts w:eastAsia="MS Mincho" w:cs="Arial"/>
                <w:b/>
                <w:sz w:val="16"/>
                <w:szCs w:val="16"/>
                <w:lang w:eastAsia="ja-JP"/>
              </w:rPr>
            </w:pPr>
          </w:p>
        </w:tc>
      </w:tr>
      <w:tr w:rsidR="00B46A03" w14:paraId="03BDC462" w14:textId="77777777" w:rsidTr="00543790">
        <w:trPr>
          <w:cantSplit/>
          <w:jc w:val="center"/>
        </w:trPr>
        <w:tc>
          <w:tcPr>
            <w:tcW w:w="899" w:type="pct"/>
            <w:tcBorders>
              <w:top w:val="single" w:sz="4" w:space="0" w:color="auto"/>
              <w:left w:val="single" w:sz="4" w:space="0" w:color="auto"/>
              <w:bottom w:val="single" w:sz="4" w:space="0" w:color="auto"/>
              <w:right w:val="single" w:sz="4" w:space="0" w:color="auto"/>
            </w:tcBorders>
            <w:vAlign w:val="center"/>
            <w:hideMark/>
          </w:tcPr>
          <w:p w14:paraId="706C614D"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never</w:t>
            </w:r>
          </w:p>
        </w:tc>
        <w:tc>
          <w:tcPr>
            <w:tcW w:w="1328" w:type="pct"/>
            <w:gridSpan w:val="2"/>
            <w:tcBorders>
              <w:top w:val="single" w:sz="4" w:space="0" w:color="auto"/>
              <w:left w:val="single" w:sz="4" w:space="0" w:color="auto"/>
              <w:bottom w:val="nil"/>
              <w:right w:val="single" w:sz="4" w:space="0" w:color="auto"/>
            </w:tcBorders>
            <w:shd w:val="clear" w:color="auto" w:fill="DBDBDB" w:themeFill="accent3" w:themeFillTint="66"/>
            <w:vAlign w:val="center"/>
            <w:hideMark/>
          </w:tcPr>
          <w:p w14:paraId="08DDC65B"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Schema definition error</w:t>
            </w:r>
          </w:p>
        </w:tc>
        <w:tc>
          <w:tcPr>
            <w:tcW w:w="1472" w:type="pct"/>
            <w:gridSpan w:val="2"/>
            <w:tcBorders>
              <w:top w:val="single" w:sz="4" w:space="0" w:color="auto"/>
              <w:left w:val="single" w:sz="4" w:space="0" w:color="auto"/>
              <w:bottom w:val="nil"/>
              <w:right w:val="single" w:sz="4" w:space="0" w:color="auto"/>
            </w:tcBorders>
            <w:shd w:val="clear" w:color="auto" w:fill="8EAADB" w:themeFill="accent5" w:themeFillTint="99"/>
            <w:vAlign w:val="center"/>
          </w:tcPr>
          <w:p w14:paraId="3F0F3C71" w14:textId="77777777" w:rsidR="00B46A03" w:rsidRDefault="00B46A03" w:rsidP="00170B2C">
            <w:pPr>
              <w:pStyle w:val="TableContents"/>
              <w:keepNext/>
              <w:keepLines/>
              <w:jc w:val="center"/>
              <w:rPr>
                <w:sz w:val="16"/>
                <w:szCs w:val="16"/>
              </w:rPr>
            </w:pPr>
          </w:p>
        </w:tc>
        <w:tc>
          <w:tcPr>
            <w:tcW w:w="651" w:type="pct"/>
            <w:vMerge w:val="restart"/>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468E9B69"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Schema definition error</w:t>
            </w:r>
          </w:p>
        </w:tc>
        <w:tc>
          <w:tcPr>
            <w:tcW w:w="651" w:type="pct"/>
            <w:vMerge w:val="restart"/>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7ECD53F" w14:textId="77777777" w:rsidR="00B46A03" w:rsidRDefault="00B46A03" w:rsidP="00170B2C">
            <w:pPr>
              <w:pStyle w:val="TableContents"/>
              <w:keepNext/>
              <w:keepLines/>
              <w:jc w:val="center"/>
              <w:rPr>
                <w:sz w:val="16"/>
                <w:szCs w:val="16"/>
              </w:rPr>
            </w:pPr>
            <w:r>
              <w:rPr>
                <w:sz w:val="16"/>
                <w:szCs w:val="16"/>
              </w:rPr>
              <w:t>RepDef(min) ~ Rep(max - min)</w:t>
            </w:r>
          </w:p>
        </w:tc>
      </w:tr>
      <w:tr w:rsidR="00B46A03" w14:paraId="5A4607E3" w14:textId="77777777" w:rsidTr="00543790">
        <w:trPr>
          <w:cantSplit/>
          <w:jc w:val="center"/>
        </w:trPr>
        <w:tc>
          <w:tcPr>
            <w:tcW w:w="899" w:type="pct"/>
            <w:tcBorders>
              <w:top w:val="single" w:sz="4" w:space="0" w:color="auto"/>
              <w:left w:val="single" w:sz="4" w:space="0" w:color="auto"/>
              <w:bottom w:val="single" w:sz="4" w:space="0" w:color="auto"/>
              <w:right w:val="single" w:sz="4" w:space="0" w:color="auto"/>
            </w:tcBorders>
            <w:vAlign w:val="center"/>
            <w:hideMark/>
          </w:tcPr>
          <w:p w14:paraId="222385B2"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trailingEmptyStrict</w:t>
            </w:r>
          </w:p>
        </w:tc>
        <w:tc>
          <w:tcPr>
            <w:tcW w:w="507" w:type="pct"/>
            <w:vMerge w:val="restart"/>
            <w:tcBorders>
              <w:top w:val="nil"/>
              <w:left w:val="single" w:sz="4" w:space="0" w:color="auto"/>
              <w:bottom w:val="single" w:sz="4" w:space="0" w:color="auto"/>
              <w:right w:val="single" w:sz="4" w:space="0" w:color="auto"/>
            </w:tcBorders>
            <w:shd w:val="clear" w:color="auto" w:fill="DBDBDB" w:themeFill="accent3" w:themeFillTint="66"/>
            <w:vAlign w:val="center"/>
          </w:tcPr>
          <w:p w14:paraId="47CCC9F1" w14:textId="77777777" w:rsidR="00B46A03" w:rsidRDefault="00B46A03" w:rsidP="00170B2C">
            <w:pPr>
              <w:pStyle w:val="TableContents"/>
              <w:keepNext/>
              <w:keepLines/>
              <w:jc w:val="center"/>
              <w:rPr>
                <w:sz w:val="16"/>
                <w:szCs w:val="16"/>
              </w:rPr>
            </w:pPr>
          </w:p>
        </w:tc>
        <w:tc>
          <w:tcPr>
            <w:tcW w:w="821" w:type="pct"/>
            <w:tcBorders>
              <w:top w:val="single" w:sz="4" w:space="0" w:color="auto"/>
              <w:left w:val="single" w:sz="4" w:space="0" w:color="auto"/>
              <w:bottom w:val="single" w:sz="4" w:space="0" w:color="auto"/>
              <w:right w:val="single" w:sz="4" w:space="0" w:color="auto"/>
            </w:tcBorders>
            <w:vAlign w:val="center"/>
            <w:hideMark/>
          </w:tcPr>
          <w:p w14:paraId="166BF8F2" w14:textId="77777777" w:rsidR="00B46A03" w:rsidRDefault="00B46A03" w:rsidP="00170B2C">
            <w:pPr>
              <w:pStyle w:val="TableContents"/>
              <w:keepNext/>
              <w:keepLines/>
              <w:jc w:val="center"/>
              <w:rPr>
                <w:sz w:val="16"/>
                <w:szCs w:val="16"/>
              </w:rPr>
            </w:pPr>
            <w:r>
              <w:rPr>
                <w:sz w:val="16"/>
                <w:szCs w:val="16"/>
              </w:rPr>
              <w:t>RepDef(min) [ ~ Rep(M &lt; INF) ~ RepNonZero(1) ]</w:t>
            </w:r>
          </w:p>
        </w:tc>
        <w:tc>
          <w:tcPr>
            <w:tcW w:w="821"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473A1FF3" w14:textId="77777777" w:rsidR="00B46A03" w:rsidRDefault="00B46A03" w:rsidP="00170B2C">
            <w:pPr>
              <w:pStyle w:val="TableContents"/>
              <w:keepNext/>
              <w:keepLines/>
              <w:jc w:val="center"/>
              <w:rPr>
                <w:sz w:val="16"/>
                <w:szCs w:val="16"/>
              </w:rPr>
            </w:pPr>
            <w:r>
              <w:rPr>
                <w:sz w:val="16"/>
                <w:szCs w:val="16"/>
              </w:rPr>
              <w:t>RepDef(min) [ ~ Rep(M &lt; max - min) ~ RepNonZero(1) ]</w:t>
            </w:r>
          </w:p>
        </w:tc>
        <w:tc>
          <w:tcPr>
            <w:tcW w:w="651" w:type="pct"/>
            <w:vMerge w:val="restart"/>
            <w:tcBorders>
              <w:top w:val="nil"/>
              <w:left w:val="single" w:sz="4" w:space="0" w:color="auto"/>
              <w:bottom w:val="single" w:sz="4" w:space="0" w:color="auto"/>
              <w:right w:val="single" w:sz="4" w:space="0" w:color="auto"/>
            </w:tcBorders>
            <w:shd w:val="clear" w:color="auto" w:fill="8EAADB" w:themeFill="accent5" w:themeFillTint="99"/>
            <w:vAlign w:val="center"/>
            <w:hideMark/>
          </w:tcPr>
          <w:p w14:paraId="1BE8846C" w14:textId="77777777" w:rsidR="00B46A03" w:rsidRDefault="00B46A03" w:rsidP="00170B2C">
            <w:pPr>
              <w:pStyle w:val="TableContents"/>
              <w:keepNext/>
              <w:keepLines/>
              <w:jc w:val="center"/>
              <w:rPr>
                <w:sz w:val="16"/>
                <w:szCs w:val="16"/>
              </w:rPr>
            </w:pPr>
            <w:r>
              <w:rPr>
                <w:sz w:val="16"/>
                <w:szCs w:val="16"/>
              </w:rPr>
              <w:t>RepDef(min) ~ Rep(max - min)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2CE03A" w14:textId="77777777" w:rsidR="00B46A03" w:rsidRDefault="00B46A03" w:rsidP="00170B2C">
            <w:pPr>
              <w:keepLines/>
              <w:spacing w:after="0"/>
              <w:rPr>
                <w:rFonts w:eastAsia="MS Mincho" w:cs="Arial"/>
                <w:sz w:val="16"/>
                <w:szCs w:val="16"/>
                <w:lang w:eastAsia="ja-J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A2E55D" w14:textId="77777777" w:rsidR="00B46A03" w:rsidRDefault="00B46A03" w:rsidP="00170B2C">
            <w:pPr>
              <w:keepLines/>
              <w:spacing w:after="0"/>
              <w:rPr>
                <w:rFonts w:eastAsia="MS Mincho" w:cs="Arial"/>
                <w:sz w:val="16"/>
                <w:szCs w:val="16"/>
                <w:lang w:eastAsia="ja-JP"/>
              </w:rPr>
            </w:pPr>
          </w:p>
        </w:tc>
      </w:tr>
      <w:tr w:rsidR="00B46A03" w14:paraId="195F4545" w14:textId="77777777" w:rsidTr="00543790">
        <w:trPr>
          <w:cantSplit/>
          <w:jc w:val="center"/>
        </w:trPr>
        <w:tc>
          <w:tcPr>
            <w:tcW w:w="899" w:type="pct"/>
            <w:tcBorders>
              <w:top w:val="single" w:sz="4" w:space="0" w:color="auto"/>
              <w:left w:val="single" w:sz="4" w:space="0" w:color="auto"/>
              <w:bottom w:val="single" w:sz="4" w:space="0" w:color="auto"/>
              <w:right w:val="single" w:sz="4" w:space="0" w:color="auto"/>
            </w:tcBorders>
            <w:vAlign w:val="center"/>
            <w:hideMark/>
          </w:tcPr>
          <w:p w14:paraId="4BA966E8"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trailingEmpty</w:t>
            </w:r>
          </w:p>
        </w:tc>
        <w:tc>
          <w:tcPr>
            <w:tcW w:w="0" w:type="auto"/>
            <w:vMerge/>
            <w:tcBorders>
              <w:top w:val="nil"/>
              <w:left w:val="single" w:sz="4" w:space="0" w:color="auto"/>
              <w:bottom w:val="single" w:sz="4" w:space="0" w:color="auto"/>
              <w:right w:val="single" w:sz="4" w:space="0" w:color="auto"/>
            </w:tcBorders>
            <w:vAlign w:val="center"/>
            <w:hideMark/>
          </w:tcPr>
          <w:p w14:paraId="3CDDAB26" w14:textId="77777777" w:rsidR="00B46A03" w:rsidRDefault="00B46A03" w:rsidP="00170B2C">
            <w:pPr>
              <w:keepLines/>
              <w:spacing w:after="0"/>
              <w:rPr>
                <w:rFonts w:eastAsia="MS Mincho" w:cs="Arial"/>
                <w:sz w:val="16"/>
                <w:szCs w:val="16"/>
                <w:lang w:eastAsia="ja-JP"/>
              </w:rPr>
            </w:pPr>
          </w:p>
        </w:tc>
        <w:tc>
          <w:tcPr>
            <w:tcW w:w="821" w:type="pct"/>
            <w:vMerge w:val="restart"/>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EFB949E" w14:textId="77777777" w:rsidR="00B46A03" w:rsidRDefault="00B46A03" w:rsidP="00170B2C">
            <w:pPr>
              <w:pStyle w:val="TableContents"/>
              <w:keepNext/>
              <w:keepLines/>
              <w:jc w:val="center"/>
              <w:rPr>
                <w:sz w:val="16"/>
                <w:szCs w:val="16"/>
              </w:rPr>
            </w:pPr>
            <w:r>
              <w:rPr>
                <w:sz w:val="16"/>
                <w:szCs w:val="16"/>
              </w:rPr>
              <w:t>RepDef(min) ~ Rep(M &lt; INF)</w:t>
            </w:r>
          </w:p>
        </w:tc>
        <w:tc>
          <w:tcPr>
            <w:tcW w:w="821" w:type="pct"/>
            <w:vMerge w:val="restart"/>
            <w:tcBorders>
              <w:top w:val="single" w:sz="4" w:space="0" w:color="auto"/>
              <w:left w:val="single" w:sz="4" w:space="0" w:color="auto"/>
              <w:bottom w:val="single" w:sz="4" w:space="0" w:color="auto"/>
              <w:right w:val="nil"/>
            </w:tcBorders>
            <w:shd w:val="clear" w:color="auto" w:fill="C5E0B3" w:themeFill="accent6" w:themeFillTint="66"/>
            <w:vAlign w:val="center"/>
            <w:hideMark/>
          </w:tcPr>
          <w:p w14:paraId="348133A3" w14:textId="77777777" w:rsidR="00B46A03" w:rsidRDefault="00B46A03" w:rsidP="00170B2C">
            <w:pPr>
              <w:pStyle w:val="TableContents"/>
              <w:keepNext/>
              <w:keepLines/>
              <w:jc w:val="center"/>
              <w:rPr>
                <w:sz w:val="16"/>
                <w:szCs w:val="16"/>
              </w:rPr>
            </w:pPr>
            <w:r>
              <w:rPr>
                <w:sz w:val="16"/>
                <w:szCs w:val="16"/>
              </w:rPr>
              <w:t>RepDef(min) ~ Rep(M &lt;= max - min)</w:t>
            </w:r>
          </w:p>
        </w:tc>
        <w:tc>
          <w:tcPr>
            <w:tcW w:w="0" w:type="auto"/>
            <w:vMerge/>
            <w:tcBorders>
              <w:top w:val="nil"/>
              <w:left w:val="nil"/>
              <w:bottom w:val="single" w:sz="4" w:space="0" w:color="auto"/>
              <w:right w:val="single" w:sz="4" w:space="0" w:color="auto"/>
            </w:tcBorders>
            <w:vAlign w:val="center"/>
            <w:hideMark/>
          </w:tcPr>
          <w:p w14:paraId="5BA6BD91" w14:textId="77777777" w:rsidR="00B46A03" w:rsidRDefault="00B46A03" w:rsidP="00170B2C">
            <w:pPr>
              <w:keepLines/>
              <w:spacing w:after="0"/>
              <w:rPr>
                <w:rFonts w:eastAsia="MS Mincho" w:cs="Arial"/>
                <w:sz w:val="16"/>
                <w:szCs w:val="16"/>
                <w:lang w:eastAsia="ja-J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C35D36" w14:textId="77777777" w:rsidR="00B46A03" w:rsidRDefault="00B46A03" w:rsidP="00170B2C">
            <w:pPr>
              <w:keepLines/>
              <w:spacing w:after="0"/>
              <w:rPr>
                <w:rFonts w:eastAsia="MS Mincho" w:cs="Arial"/>
                <w:sz w:val="16"/>
                <w:szCs w:val="16"/>
                <w:lang w:eastAsia="ja-J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DBABEC" w14:textId="77777777" w:rsidR="00B46A03" w:rsidRDefault="00B46A03" w:rsidP="00170B2C">
            <w:pPr>
              <w:keepLines/>
              <w:spacing w:after="0"/>
              <w:rPr>
                <w:rFonts w:eastAsia="MS Mincho" w:cs="Arial"/>
                <w:sz w:val="16"/>
                <w:szCs w:val="16"/>
                <w:lang w:eastAsia="ja-JP"/>
              </w:rPr>
            </w:pPr>
          </w:p>
        </w:tc>
      </w:tr>
      <w:tr w:rsidR="00B46A03" w14:paraId="4F206963" w14:textId="77777777" w:rsidTr="00543790">
        <w:trPr>
          <w:cantSplit/>
          <w:jc w:val="center"/>
        </w:trPr>
        <w:tc>
          <w:tcPr>
            <w:tcW w:w="899" w:type="pct"/>
            <w:tcBorders>
              <w:top w:val="single" w:sz="4" w:space="0" w:color="auto"/>
              <w:left w:val="single" w:sz="4" w:space="0" w:color="auto"/>
              <w:bottom w:val="single" w:sz="4" w:space="0" w:color="auto"/>
              <w:right w:val="single" w:sz="4" w:space="0" w:color="auto"/>
            </w:tcBorders>
            <w:vAlign w:val="center"/>
            <w:hideMark/>
          </w:tcPr>
          <w:p w14:paraId="76F114F2" w14:textId="77777777" w:rsidR="00B46A03" w:rsidRPr="00160610" w:rsidRDefault="00B46A03" w:rsidP="00170B2C">
            <w:pPr>
              <w:pStyle w:val="TableContents"/>
              <w:keepNext/>
              <w:keepLines/>
              <w:jc w:val="center"/>
              <w:rPr>
                <w:rFonts w:ascii="Cambria" w:hAnsi="Cambria"/>
                <w:sz w:val="16"/>
                <w:szCs w:val="16"/>
              </w:rPr>
            </w:pPr>
            <w:r w:rsidRPr="00160610">
              <w:rPr>
                <w:rFonts w:ascii="Cambria" w:hAnsi="Cambria"/>
                <w:sz w:val="16"/>
                <w:szCs w:val="16"/>
              </w:rPr>
              <w:t>anyEmpty</w:t>
            </w:r>
          </w:p>
        </w:tc>
        <w:tc>
          <w:tcPr>
            <w:tcW w:w="507" w:type="pct"/>
            <w:tcBorders>
              <w:top w:val="single" w:sz="4" w:space="0" w:color="auto"/>
              <w:left w:val="single" w:sz="4" w:space="0" w:color="auto"/>
              <w:bottom w:val="single" w:sz="4" w:space="0" w:color="auto"/>
              <w:right w:val="nil"/>
            </w:tcBorders>
            <w:shd w:val="clear" w:color="auto" w:fill="FFE599" w:themeFill="accent4" w:themeFillTint="66"/>
            <w:vAlign w:val="center"/>
          </w:tcPr>
          <w:p w14:paraId="19BD808D" w14:textId="77777777" w:rsidR="00B46A03" w:rsidRDefault="00B46A03" w:rsidP="00170B2C">
            <w:pPr>
              <w:pStyle w:val="TableContents"/>
              <w:keepNext/>
              <w:keepLines/>
              <w:jc w:val="center"/>
              <w:rPr>
                <w:sz w:val="16"/>
                <w:szCs w:val="16"/>
              </w:rPr>
            </w:pPr>
          </w:p>
        </w:tc>
        <w:tc>
          <w:tcPr>
            <w:tcW w:w="0" w:type="auto"/>
            <w:vMerge/>
            <w:tcBorders>
              <w:top w:val="single" w:sz="4" w:space="0" w:color="auto"/>
              <w:left w:val="nil"/>
              <w:bottom w:val="single" w:sz="4" w:space="0" w:color="auto"/>
              <w:right w:val="single" w:sz="4" w:space="0" w:color="auto"/>
            </w:tcBorders>
            <w:vAlign w:val="center"/>
            <w:hideMark/>
          </w:tcPr>
          <w:p w14:paraId="15F965C9" w14:textId="77777777" w:rsidR="00B46A03" w:rsidRDefault="00B46A03" w:rsidP="00170B2C">
            <w:pPr>
              <w:keepLines/>
              <w:spacing w:after="0"/>
              <w:rPr>
                <w:rFonts w:eastAsia="MS Mincho" w:cs="Arial"/>
                <w:sz w:val="16"/>
                <w:szCs w:val="16"/>
                <w:lang w:eastAsia="ja-JP"/>
              </w:rPr>
            </w:pPr>
          </w:p>
        </w:tc>
        <w:tc>
          <w:tcPr>
            <w:tcW w:w="0" w:type="auto"/>
            <w:vMerge/>
            <w:tcBorders>
              <w:top w:val="single" w:sz="4" w:space="0" w:color="auto"/>
              <w:left w:val="single" w:sz="4" w:space="0" w:color="auto"/>
              <w:bottom w:val="single" w:sz="4" w:space="0" w:color="auto"/>
              <w:right w:val="nil"/>
            </w:tcBorders>
            <w:vAlign w:val="center"/>
            <w:hideMark/>
          </w:tcPr>
          <w:p w14:paraId="1BC28B37" w14:textId="77777777" w:rsidR="00B46A03" w:rsidRDefault="00B46A03" w:rsidP="00170B2C">
            <w:pPr>
              <w:keepLines/>
              <w:spacing w:after="0"/>
              <w:rPr>
                <w:rFonts w:eastAsia="MS Mincho" w:cs="Arial"/>
                <w:sz w:val="16"/>
                <w:szCs w:val="16"/>
                <w:lang w:eastAsia="ja-JP"/>
              </w:rPr>
            </w:pPr>
          </w:p>
        </w:tc>
        <w:tc>
          <w:tcPr>
            <w:tcW w:w="651" w:type="pct"/>
            <w:tcBorders>
              <w:top w:val="single" w:sz="4" w:space="0" w:color="auto"/>
              <w:left w:val="nil"/>
              <w:bottom w:val="single" w:sz="4" w:space="0" w:color="auto"/>
              <w:right w:val="single" w:sz="4" w:space="0" w:color="auto"/>
            </w:tcBorders>
            <w:shd w:val="clear" w:color="auto" w:fill="C5E0B3" w:themeFill="accent6" w:themeFillTint="66"/>
            <w:vAlign w:val="center"/>
          </w:tcPr>
          <w:p w14:paraId="1163837E" w14:textId="77777777" w:rsidR="00B46A03" w:rsidRDefault="00B46A03" w:rsidP="00170B2C">
            <w:pPr>
              <w:pStyle w:val="TableContents"/>
              <w:keepNext/>
              <w:keepLines/>
              <w:jc w:val="center"/>
              <w:rPr>
                <w:sz w:val="16"/>
                <w:szCs w:val="16"/>
              </w:rPr>
            </w:pPr>
          </w:p>
        </w:tc>
        <w:tc>
          <w:tcPr>
            <w:tcW w:w="651" w:type="pct"/>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1B82954" w14:textId="77777777" w:rsidR="00B46A03" w:rsidRDefault="00B46A03" w:rsidP="00170B2C">
            <w:pPr>
              <w:pStyle w:val="TableContents"/>
              <w:keepNext/>
              <w:keepLines/>
              <w:jc w:val="center"/>
              <w:rPr>
                <w:sz w:val="16"/>
                <w:szCs w:val="16"/>
              </w:rPr>
            </w:pPr>
            <w:r>
              <w:rPr>
                <w:sz w:val="16"/>
                <w:szCs w:val="16"/>
              </w:rPr>
              <w:t>RepDef(min) ~ Rep(M &lt; INF)</w:t>
            </w:r>
          </w:p>
        </w:tc>
        <w:tc>
          <w:tcPr>
            <w:tcW w:w="65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11649F8" w14:textId="77777777" w:rsidR="00B46A03" w:rsidRDefault="00B46A03" w:rsidP="00170B2C">
            <w:pPr>
              <w:pStyle w:val="TableContents"/>
              <w:keepNext/>
              <w:keepLines/>
              <w:jc w:val="center"/>
              <w:rPr>
                <w:sz w:val="16"/>
                <w:szCs w:val="16"/>
              </w:rPr>
            </w:pPr>
            <w:r>
              <w:rPr>
                <w:sz w:val="16"/>
                <w:szCs w:val="16"/>
              </w:rPr>
              <w:t>RepDef(min) ~ Rep(M &lt;= max - min)</w:t>
            </w:r>
          </w:p>
        </w:tc>
      </w:tr>
    </w:tbl>
    <w:p w14:paraId="2977E0F2" w14:textId="2727317A"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47</w:t>
      </w:r>
      <w:r>
        <w:rPr>
          <w:noProof/>
        </w:rPr>
        <w:fldChar w:fldCharType="end"/>
      </w:r>
      <w:r>
        <w:t xml:space="preserve"> Separator Suppression for dfdl:occursCountKind 'implicit' when Parsing</w:t>
      </w:r>
    </w:p>
    <w:p w14:paraId="76FD6B05" w14:textId="77777777" w:rsidR="00B46A03" w:rsidRDefault="00B46A03" w:rsidP="00B46A03">
      <w:r>
        <w:t>The notation in each cell uses the "~" symbol to mean "followed by" in the data stream. Square brackets surround things that are optional, as in they may or may not appear in the data stream.</w:t>
      </w:r>
    </w:p>
    <w:p w14:paraId="72FF871D" w14:textId="77777777" w:rsidR="00B46A03" w:rsidRDefault="00B46A03" w:rsidP="00B46A03">
      <w:r>
        <w:t xml:space="preserve">The descriptions found in the cells of the matrix do not provide a parsing algorithm, but rather state declaratively a pattern that the data must match in order to be correctly parsed. </w:t>
      </w:r>
    </w:p>
    <w:p w14:paraId="4FEF5DBE" w14:textId="77777777" w:rsidR="00B46A03" w:rsidRDefault="00B46A03" w:rsidP="00B46A03">
      <w:bookmarkStart w:id="7767" w:name="_Toc318471276"/>
      <w:bookmarkEnd w:id="7766"/>
      <w:r>
        <w:rPr>
          <w:b/>
          <w:i/>
        </w:rPr>
        <w:lastRenderedPageBreak/>
        <w:t>RepDef(min)</w:t>
      </w:r>
      <w:r>
        <w:t xml:space="preserve"> is short for "representation" and "defaultable". It means XSD minOccurs occurrences of nil, empty or normal representation</w:t>
      </w:r>
      <w:r>
        <w:rPr>
          <w:rStyle w:val="FootnoteReference"/>
        </w:rPr>
        <w:footnoteReference w:id="45"/>
      </w:r>
      <w:r>
        <w:t>. These are required occurrences, so default rules apply for empty representations. XSD minOccurs may be 0, in which case there are no required occurrences.</w:t>
      </w:r>
      <w:bookmarkEnd w:id="7767"/>
    </w:p>
    <w:p w14:paraId="2CEC25C1" w14:textId="77777777" w:rsidR="00B46A03" w:rsidRDefault="00B46A03" w:rsidP="00B46A03">
      <w:bookmarkStart w:id="7768" w:name="_Toc318471277"/>
      <w:r>
        <w:rPr>
          <w:b/>
          <w:i/>
        </w:rPr>
        <w:t>Rep(M)</w:t>
      </w:r>
      <w:r>
        <w:t xml:space="preserve"> means M occurrences of nil, empty, normal or absent representation. These are optional occurrences, so default rules do not apply for empty representations.</w:t>
      </w:r>
      <w:bookmarkEnd w:id="7768"/>
    </w:p>
    <w:p w14:paraId="7A712DE2" w14:textId="77777777" w:rsidR="00B46A03" w:rsidRDefault="00B46A03" w:rsidP="00B46A03">
      <w:bookmarkStart w:id="7769" w:name="_Toc318471278"/>
      <w:r>
        <w:rPr>
          <w:b/>
          <w:i/>
        </w:rPr>
        <w:t>RepNonZero(1)</w:t>
      </w:r>
      <w:r>
        <w:t xml:space="preserve"> means an occurrence of a nil, empty or normal representation where such a representation does not have zero-length</w:t>
      </w:r>
      <w:r>
        <w:rPr>
          <w:rStyle w:val="FootnoteReference"/>
        </w:rPr>
        <w:footnoteReference w:id="46"/>
      </w:r>
      <w:r>
        <w:t>. This is an optional occurrence, so default rules do not apply.</w:t>
      </w:r>
      <w:bookmarkEnd w:id="7769"/>
    </w:p>
    <w:p w14:paraId="62FA2FF6" w14:textId="77777777" w:rsidR="00B46A03" w:rsidRDefault="00B46A03" w:rsidP="00B46A03">
      <w:r>
        <w:t xml:space="preserve">A notation like </w:t>
      </w:r>
      <w:r>
        <w:rPr>
          <w:b/>
          <w:bCs/>
          <w:i/>
          <w:iCs/>
        </w:rPr>
        <w:t>Rep(M &lt;= max – min)</w:t>
      </w:r>
      <w:r>
        <w:t xml:space="preserve"> means that there are M occurrences, where M is some value between the values of the XSD minOccurs and XSD maxOccurs properties. When an unbounded number of occurrences is possible this is shown explicitly by </w:t>
      </w:r>
      <w:r>
        <w:rPr>
          <w:rStyle w:val="Emphasis"/>
        </w:rPr>
        <w:t>Rep(M &lt; INF)</w:t>
      </w:r>
      <w:r>
        <w:t xml:space="preserve"> , INF meaning infinity or unbounded.</w:t>
      </w:r>
    </w:p>
    <w:p w14:paraId="330EC9C2"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lang w:eastAsia="en-GB"/>
        </w:rPr>
      </w:pPr>
      <w:r>
        <w:rPr>
          <w:rFonts w:eastAsia="Times New Roman"/>
          <w:lang w:eastAsia="en-GB"/>
        </w:rPr>
        <w:t xml:space="preserve">Errors When the Sequence is Positional </w:t>
      </w:r>
    </w:p>
    <w:p w14:paraId="595EE5B3" w14:textId="77777777" w:rsidR="00B46A03" w:rsidRDefault="00B46A03" w:rsidP="00404546">
      <w:pPr>
        <w:pStyle w:val="nobreak"/>
        <w:rPr>
          <w:lang w:eastAsia="en-GB"/>
        </w:rPr>
      </w:pPr>
      <w:r>
        <w:rPr>
          <w:lang w:eastAsia="en-GB"/>
        </w:rPr>
        <w:t>In the matrix abovethere are some cells where the combination of properties doesn't make sense, and a Schema Definition Error is raised. These occur when an element has dfdl:occursCountKind 'implicit' and XSD maxOccurs 'unbounded', and dfdl:separatorSuppressionPolicy implies that the sequence is positional, specifically:</w:t>
      </w:r>
    </w:p>
    <w:p w14:paraId="289EF625" w14:textId="77777777" w:rsidR="00B46A03" w:rsidRDefault="00B46A03" w:rsidP="00EB2287">
      <w:pPr>
        <w:numPr>
          <w:ilvl w:val="0"/>
          <w:numId w:val="94"/>
        </w:numPr>
        <w:tabs>
          <w:tab w:val="clear" w:pos="403"/>
        </w:tabs>
        <w:spacing w:before="60" w:after="60" w:line="240" w:lineRule="auto"/>
        <w:jc w:val="left"/>
      </w:pPr>
      <w:r>
        <w:t xml:space="preserve">If a sequence has dfdl:separatorSuppressionPolicy 'never'; </w:t>
      </w:r>
    </w:p>
    <w:p w14:paraId="7555B56A" w14:textId="77777777" w:rsidR="00B46A03" w:rsidRDefault="00B46A03" w:rsidP="00EB2287">
      <w:pPr>
        <w:numPr>
          <w:ilvl w:val="0"/>
          <w:numId w:val="94"/>
        </w:numPr>
        <w:tabs>
          <w:tab w:val="clear" w:pos="403"/>
        </w:tabs>
        <w:spacing w:before="60" w:after="60" w:line="240" w:lineRule="auto"/>
        <w:jc w:val="left"/>
      </w:pPr>
      <w:r>
        <w:t>If a sequence has dfdl:separatorSuppressionPolicy 'trailingEmptyStrict' or 'trailingEmpty' and the element is not the last declaration in the sequence. (This avoids ambiguity about which element is being suppressed.)</w:t>
      </w:r>
    </w:p>
    <w:p w14:paraId="741DAAC0"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 xml:space="preserve">Example Parsing Scenarios </w:t>
      </w:r>
    </w:p>
    <w:p w14:paraId="312C82B5" w14:textId="77777777" w:rsidR="00B46A03" w:rsidRDefault="00B46A03" w:rsidP="00B46A03">
      <w:r>
        <w:t>Consider the cell of the matrix above for the element in this DFDL schema fragment:</w:t>
      </w:r>
    </w:p>
    <w:p w14:paraId="139F36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&lt;xs:sequence dfdl:separator='|' dfdl:separatorPosition='infix' </w:t>
      </w:r>
    </w:p>
    <w:p w14:paraId="5DF85A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dfdl:separatorSuppressionPolicy='trailingEmptyStrict'&gt;</w:t>
      </w:r>
    </w:p>
    <w:p w14:paraId="1BC6FF1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 type='xs:int' default='0'</w:t>
      </w:r>
    </w:p>
    <w:p w14:paraId="3C33E54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maxOccurs='5' minOccurs='0'</w:t>
      </w:r>
    </w:p>
    <w:p w14:paraId="2DEF8DD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dfdl:representation='text' dfdl:textNumberPattern='#0' </w:t>
      </w:r>
    </w:p>
    <w:p w14:paraId="5A20472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dfdl:occursCountKind='implicit' </w:t>
      </w:r>
    </w:p>
    <w:p w14:paraId="235717F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dfdl:initiator='[' dfdl:terminator=']'</w:t>
      </w:r>
    </w:p>
    <w:p w14:paraId="5F3EFBF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dfdl:emptyValueDelimiterPolicy='both' /&gt; </w:t>
      </w:r>
    </w:p>
    <w:p w14:paraId="0E54935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5DA51FF5" w14:textId="77777777" w:rsidR="00B46A03" w:rsidRDefault="00B46A03" w:rsidP="00B46A03">
      <w:r>
        <w:t>Within the sequence this element 'a' is clearly potentially trailing as it is declared last. The corresponding cell in the matrix above contains this description:</w:t>
      </w:r>
    </w:p>
    <w:p w14:paraId="22C7F26A" w14:textId="77777777" w:rsidR="00B46A03" w:rsidRDefault="00B46A03" w:rsidP="00B46A03">
      <w:pPr>
        <w:ind w:left="720"/>
        <w:rPr>
          <w:i/>
        </w:rPr>
      </w:pPr>
      <w:r>
        <w:rPr>
          <w:i/>
        </w:rPr>
        <w:t>RepDef(min) [~ Rep(M &lt; max – min) ~ RepNonZero(1) ]</w:t>
      </w:r>
    </w:p>
    <w:p w14:paraId="6BABA260" w14:textId="77777777" w:rsidR="00B46A03" w:rsidRDefault="00B46A03" w:rsidP="00B46A03">
      <w:r>
        <w:t>Since XSD minOccurs='0', the first term, RepDef(min) vanishes, leaving:</w:t>
      </w:r>
    </w:p>
    <w:p w14:paraId="32811CDC" w14:textId="77777777" w:rsidR="00B46A03" w:rsidRDefault="00B46A03" w:rsidP="00B46A03">
      <w:pPr>
        <w:ind w:left="720"/>
        <w:rPr>
          <w:i/>
        </w:rPr>
      </w:pPr>
      <w:r>
        <w:rPr>
          <w:i/>
        </w:rPr>
        <w:t>Rep(M &lt; max - min) ~ RepNonZero(1)</w:t>
      </w:r>
    </w:p>
    <w:p w14:paraId="1E3CF1A0" w14:textId="77777777" w:rsidR="00B46A03" w:rsidRDefault="00B46A03" w:rsidP="00B46A03">
      <w:r>
        <w:t xml:space="preserve">Note Rep(M) permits absent representations, and if encountered they are simply omitted from the Infoset. </w:t>
      </w:r>
    </w:p>
    <w:p w14:paraId="230E4877" w14:textId="77777777" w:rsidR="00B46A03" w:rsidRDefault="00B46A03" w:rsidP="00B46A03">
      <w:r>
        <w:t xml:space="preserve">So, this data </w:t>
      </w:r>
    </w:p>
    <w:p w14:paraId="75FEBFB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[1]|[2]|[3]|[4]|[5]</w:t>
      </w:r>
    </w:p>
    <w:p w14:paraId="490CC78F" w14:textId="77777777" w:rsidR="00B46A03" w:rsidRDefault="00B46A03" w:rsidP="00B46A03">
      <w:r>
        <w:t xml:space="preserve">parses and 5 items appear in the Infoset. </w:t>
      </w:r>
    </w:p>
    <w:p w14:paraId="0A50A646" w14:textId="77777777" w:rsidR="00B46A03" w:rsidRDefault="00B46A03" w:rsidP="00B46A03">
      <w:r>
        <w:t>This data</w:t>
      </w:r>
    </w:p>
    <w:p w14:paraId="53077F6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|||[4]</w:t>
      </w:r>
    </w:p>
    <w:p w14:paraId="61B07B0C" w14:textId="77777777" w:rsidR="00B46A03" w:rsidRDefault="00B46A03" w:rsidP="00B46A03">
      <w:r>
        <w:t>also parses because absent representations are accepted, but only one item appears in the Infoset.(The fact that the occurrence is fourth in the array is not preserved into the Infoset).  However, this data</w:t>
      </w:r>
    </w:p>
    <w:p w14:paraId="4A6D5E4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|||[4]|</w:t>
      </w:r>
    </w:p>
    <w:p w14:paraId="60C6278D" w14:textId="77777777" w:rsidR="00B46A03" w:rsidRDefault="00B46A03" w:rsidP="00B46A03">
      <w:r>
        <w:t>causes a Processing Error because there is a final trailing separator and dfdl:separatorSuppressionPolicy is 'trailingEmptyStrict'.</w:t>
      </w:r>
    </w:p>
    <w:p w14:paraId="2CE825B0" w14:textId="77777777" w:rsidR="00B46A03" w:rsidRDefault="00B46A03" w:rsidP="00B46A03">
      <w:r>
        <w:t xml:space="preserve">Now consider the same scenario but XSD minOccurs of '2'. The first term reappears as </w:t>
      </w:r>
      <w:r>
        <w:rPr>
          <w:rStyle w:val="Emphasis"/>
        </w:rPr>
        <w:t>RepDef(2).</w:t>
      </w:r>
      <w:r>
        <w:t xml:space="preserve"> The data</w:t>
      </w:r>
    </w:p>
    <w:p w14:paraId="60FAA62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|||[4]</w:t>
      </w:r>
    </w:p>
    <w:p w14:paraId="0AC42DFD" w14:textId="77777777" w:rsidR="00B46A03" w:rsidRDefault="00B46A03" w:rsidP="00B46A03">
      <w:r>
        <w:t xml:space="preserve">which previously parsed successfully would now cause a Processing Error because the first two occurrences are required, so they must be either a normal representation, that is, matching xs:int syntax with surrounding initiator and terminator, or the empty representation which is </w:t>
      </w:r>
      <w:r>
        <w:rPr>
          <w:rStyle w:val="dataexampleChar"/>
          <w:rFonts w:eastAsia="Calibri"/>
        </w:rPr>
        <w:t>[]</w:t>
      </w:r>
      <w:r>
        <w:t>. An example which parses correctly with XSD minOccurs of '2' is:</w:t>
      </w:r>
    </w:p>
    <w:p w14:paraId="2324E8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[1]|[]||[4]</w:t>
      </w:r>
    </w:p>
    <w:p w14:paraId="5A079CEA" w14:textId="77777777" w:rsidR="00B46A03" w:rsidRDefault="00B46A03" w:rsidP="00B46A03">
      <w:r>
        <w:t>In this case the Infoset contains 3 items with values 1, 0, 4. The 0 value arises because the occurrence has the empty representation, the occurs index is 2 so it is required, and there is a default value 0.</w:t>
      </w:r>
    </w:p>
    <w:p w14:paraId="711BA348" w14:textId="77777777" w:rsidR="00B46A03" w:rsidRDefault="00B46A03" w:rsidP="00B46A03">
      <w:r>
        <w:t xml:space="preserve">If the scenario is changed so that dfdl:separatorSuppressionPolicy is 'trailingEmpty' then a different cell of the matrix above applies. </w:t>
      </w:r>
    </w:p>
    <w:p w14:paraId="4C53FF09" w14:textId="77777777" w:rsidR="00B46A03" w:rsidRDefault="00B46A03" w:rsidP="00B46A03">
      <w:pPr>
        <w:ind w:left="720"/>
        <w:rPr>
          <w:i/>
        </w:rPr>
      </w:pPr>
      <w:r>
        <w:rPr>
          <w:i/>
        </w:rPr>
        <w:t>RepDef(min) [~ Rep(M &lt; max – min) ]</w:t>
      </w:r>
    </w:p>
    <w:p w14:paraId="4D6BDC1A" w14:textId="77777777" w:rsidR="00B46A03" w:rsidRDefault="00B46A03" w:rsidP="00B46A03">
      <w:r>
        <w:t>This has a more lax behavior so that this data is also acceptable:</w:t>
      </w:r>
    </w:p>
    <w:p w14:paraId="3DE7B78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[1]|[]||[4]|</w:t>
      </w:r>
    </w:p>
    <w:p w14:paraId="7D776C1C" w14:textId="77777777" w:rsidR="00B46A03" w:rsidRDefault="00B46A03" w:rsidP="00B46A03">
      <w:r>
        <w:t>In this case the final trailing separator is tolerated, though when unparsing this final trailing separator would not be created. This is a case where what is parsed is not exactly recreated on unparsing from the resulting Infoset, but all the information content is preserved.</w:t>
      </w:r>
    </w:p>
    <w:p w14:paraId="697B5A5E" w14:textId="77777777" w:rsidR="00B46A03" w:rsidRDefault="00B46A03" w:rsidP="00B46A03">
      <w:r>
        <w:t>Now consider the same scenario but XSD maxOccurs is 'unbounded'. In that case this data is acceptable:</w:t>
      </w:r>
    </w:p>
    <w:p w14:paraId="3C46AD1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[1]|[]||||||||||||||||||||||||[4]|||||||||||||||||||||</w:t>
      </w:r>
    </w:p>
    <w:p w14:paraId="7E6AA570" w14:textId="77777777" w:rsidR="00B46A03" w:rsidRDefault="00B46A03" w:rsidP="00B46A03">
      <w:r>
        <w:t>The Infoset values are again 1, 0, 4. But all the excess separators are tolerated.</w:t>
      </w:r>
    </w:p>
    <w:p w14:paraId="5C59BD56"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7770" w:name="_Ref25588773"/>
      <w:r>
        <w:rPr>
          <w:rFonts w:eastAsia="Times New Roman"/>
        </w:rPr>
        <w:t>Parsing Child Groups within Separated Sequences</w:t>
      </w:r>
      <w:bookmarkEnd w:id="7770"/>
    </w:p>
    <w:p w14:paraId="79C16B9F" w14:textId="77777777" w:rsidR="00B46A03" w:rsidRDefault="00B46A03" w:rsidP="00B46A03">
      <w:r>
        <w:t>When a child of a sequence is a group then a separator is expected/tolerated depending on dfdl:separatorSuppressionPolicy and other factors:</w:t>
      </w:r>
    </w:p>
    <w:p w14:paraId="0C4ABBBC" w14:textId="77777777" w:rsidR="00B46A03" w:rsidRPr="00E112C9" w:rsidRDefault="00B46A03" w:rsidP="00EB2287">
      <w:pPr>
        <w:pStyle w:val="ListParagraph"/>
        <w:numPr>
          <w:ilvl w:val="0"/>
          <w:numId w:val="179"/>
        </w:numPr>
        <w:tabs>
          <w:tab w:val="clear" w:pos="403"/>
        </w:tabs>
        <w:spacing w:before="60" w:after="60" w:line="240" w:lineRule="auto"/>
        <w:jc w:val="left"/>
      </w:pPr>
      <w:r w:rsidRPr="00E112C9">
        <w:t>‘never’ - the child group’s associated separator is expected</w:t>
      </w:r>
    </w:p>
    <w:p w14:paraId="2A10D046" w14:textId="77777777" w:rsidR="00B46A03" w:rsidRPr="00E112C9" w:rsidRDefault="00B46A03" w:rsidP="00EB2287">
      <w:pPr>
        <w:pStyle w:val="ListParagraph"/>
        <w:numPr>
          <w:ilvl w:val="0"/>
          <w:numId w:val="179"/>
        </w:numPr>
        <w:tabs>
          <w:tab w:val="clear" w:pos="403"/>
        </w:tabs>
        <w:spacing w:before="60" w:after="60" w:line="240" w:lineRule="auto"/>
        <w:jc w:val="left"/>
      </w:pPr>
      <w:r w:rsidRPr="00E112C9">
        <w:t>‘trailingEmpty’ – if the child group is potentially trailing, has zero-length and it is actually trailing, its separator may appear or not. Additional separators are not expected.</w:t>
      </w:r>
    </w:p>
    <w:p w14:paraId="6212D103" w14:textId="77777777" w:rsidR="00B46A03" w:rsidRPr="00E112C9" w:rsidRDefault="00B46A03" w:rsidP="00EB2287">
      <w:pPr>
        <w:pStyle w:val="ListParagraph"/>
        <w:numPr>
          <w:ilvl w:val="0"/>
          <w:numId w:val="179"/>
        </w:numPr>
        <w:tabs>
          <w:tab w:val="clear" w:pos="403"/>
        </w:tabs>
        <w:spacing w:before="60" w:after="60" w:line="240" w:lineRule="auto"/>
        <w:jc w:val="left"/>
      </w:pPr>
      <w:r w:rsidRPr="00E112C9">
        <w:t xml:space="preserve">‘trailingEmptyStrict’ – if the child group is potentially trailing, has zero-length and it is actually trailing, its separator must not appear. </w:t>
      </w:r>
    </w:p>
    <w:p w14:paraId="06E95A27" w14:textId="77777777" w:rsidR="00B46A03" w:rsidRPr="00E112C9" w:rsidRDefault="00B46A03" w:rsidP="00EB2287">
      <w:pPr>
        <w:pStyle w:val="ListParagraph"/>
        <w:numPr>
          <w:ilvl w:val="0"/>
          <w:numId w:val="179"/>
        </w:numPr>
        <w:tabs>
          <w:tab w:val="clear" w:pos="403"/>
        </w:tabs>
        <w:spacing w:before="60" w:after="60" w:line="240" w:lineRule="auto"/>
        <w:jc w:val="left"/>
      </w:pPr>
      <w:r w:rsidRPr="00E112C9">
        <w:t>‘anyEmpty’ – if the child group has zero-length its separator must not appear.</w:t>
      </w:r>
    </w:p>
    <w:p w14:paraId="4134398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7771" w:name="_Toc62570186"/>
      <w:bookmarkStart w:id="7772" w:name="_Toc210216908"/>
      <w:bookmarkStart w:id="7773" w:name="_Toc219441040"/>
      <w:r>
        <w:rPr>
          <w:rFonts w:eastAsia="Times New Roman"/>
        </w:rPr>
        <w:t>Unparsing Sequence Groups with Separators</w:t>
      </w:r>
      <w:bookmarkEnd w:id="7771"/>
      <w:bookmarkEnd w:id="7772"/>
      <w:bookmarkEnd w:id="7773"/>
    </w:p>
    <w:p w14:paraId="0B8F9BBB" w14:textId="4D728B52" w:rsidR="00B46A03" w:rsidRDefault="00B46A03" w:rsidP="00B46A03">
      <w:r>
        <w:t xml:space="preserve">Unparsing child elements is described first. Unparsing for child groups is described in Section </w:t>
      </w:r>
      <w:r w:rsidRPr="00065302">
        <w:rPr>
          <w:rStyle w:val="Hyperlink"/>
        </w:rPr>
        <w:fldChar w:fldCharType="begin"/>
      </w:r>
      <w:r w:rsidRPr="00065302">
        <w:rPr>
          <w:rStyle w:val="Hyperlink"/>
        </w:rPr>
        <w:instrText xml:space="preserve"> REF _Ref25588955 \r \h </w:instrText>
      </w:r>
      <w:r w:rsidRPr="00065302">
        <w:rPr>
          <w:rStyle w:val="Hyperlink"/>
        </w:rPr>
      </w:r>
      <w:r w:rsidRPr="00065302">
        <w:rPr>
          <w:rStyle w:val="Hyperlink"/>
        </w:rPr>
        <w:fldChar w:fldCharType="separate"/>
      </w:r>
      <w:r w:rsidR="009D1493">
        <w:rPr>
          <w:rStyle w:val="Hyperlink"/>
        </w:rPr>
        <w:t>14.2.3.2</w:t>
      </w:r>
      <w:r w:rsidRPr="00065302">
        <w:rPr>
          <w:rStyle w:val="Hyperlink"/>
        </w:rPr>
        <w:fldChar w:fldCharType="end"/>
      </w:r>
      <w:r>
        <w:t>.</w:t>
      </w:r>
    </w:p>
    <w:p w14:paraId="1F560471" w14:textId="77777777" w:rsidR="00B46A03" w:rsidRDefault="00B46A03" w:rsidP="00B46A03">
      <w:r>
        <w:t xml:space="preserve">When an element is required and is not an array then one occurrence is always output along with its separator. </w:t>
      </w:r>
      <w:r>
        <w:rPr>
          <w:rFonts w:cs="Arial"/>
          <w:lang w:eastAsia="en-GB"/>
        </w:rPr>
        <w:t xml:space="preserve">The dfdl:separatorSuppressionPolicy </w:t>
      </w:r>
      <w:r>
        <w:rPr>
          <w:rFonts w:cs="Arial"/>
          <w:bCs/>
          <w:lang w:eastAsia="en-GB"/>
        </w:rPr>
        <w:t>of the sequence has no effect (nothing is eligible for suppression).</w:t>
      </w:r>
    </w:p>
    <w:p w14:paraId="41F51CAC" w14:textId="77777777" w:rsidR="00B46A03" w:rsidRDefault="00B46A03" w:rsidP="00B46A03">
      <w:r>
        <w:t>Otherwise the behaviour is dependent on dfdl:occursCountKind.</w:t>
      </w:r>
    </w:p>
    <w:p w14:paraId="7359C01B" w14:textId="77777777" w:rsidR="00B46A03" w:rsidRDefault="00B46A03" w:rsidP="00B46A03">
      <w:r>
        <w:t xml:space="preserve">When dfdl:occursCountKind is 'fixed' or 'expression' the occurrences in the augmented Infoset are always output along with their separators. </w:t>
      </w:r>
      <w:r>
        <w:rPr>
          <w:rFonts w:cs="Arial"/>
          <w:lang w:eastAsia="en-GB"/>
        </w:rPr>
        <w:t xml:space="preserve">The dfdl:separatorSuppressionPolicy </w:t>
      </w:r>
      <w:r>
        <w:rPr>
          <w:rFonts w:cs="Arial"/>
          <w:bCs/>
          <w:lang w:eastAsia="en-GB"/>
        </w:rPr>
        <w:t>of the sequence has no effect (nothing is eligible for suppression).</w:t>
      </w:r>
    </w:p>
    <w:p w14:paraId="552BD2E7" w14:textId="77777777" w:rsidR="00B46A03" w:rsidRDefault="00B46A03" w:rsidP="00B46A03">
      <w:r>
        <w:lastRenderedPageBreak/>
        <w:t xml:space="preserve">When dfdl:occursCountKind is 'parsed' non zero-length occurrences in the augmented Infoset are output along with their separators. </w:t>
      </w:r>
      <w:r>
        <w:rPr>
          <w:rFonts w:cs="Arial"/>
          <w:lang w:eastAsia="en-GB"/>
        </w:rPr>
        <w:t xml:space="preserve">The dfdl:separatorSuppressionPolicy </w:t>
      </w:r>
      <w:r>
        <w:rPr>
          <w:rFonts w:cs="Arial"/>
          <w:bCs/>
          <w:lang w:eastAsia="en-GB"/>
        </w:rPr>
        <w:t>of the sequence must be 'anyEmpty' and it is a Schema Definition Error otherwise.</w:t>
      </w:r>
    </w:p>
    <w:p w14:paraId="0D46D4F1" w14:textId="77777777" w:rsidR="00B46A03" w:rsidRDefault="00B46A03" w:rsidP="00B46A03">
      <w:r>
        <w:t>When dfdl:occursCountKind is 'stopValue' the occurrences in the augmented Infoset are output along with their separators followed by the stop value and its separator</w:t>
      </w:r>
      <w:r>
        <w:rPr>
          <w:rFonts w:cs="Arial"/>
          <w:lang w:eastAsia="en-GB"/>
        </w:rPr>
        <w:t xml:space="preserve">, </w:t>
      </w:r>
      <w:r>
        <w:rPr>
          <w:rFonts w:cs="Arial"/>
          <w:bCs/>
          <w:lang w:eastAsia="en-GB"/>
        </w:rPr>
        <w:t>according to the dfdl:separatorSuppressionPolicy of the sequence.</w:t>
      </w:r>
    </w:p>
    <w:p w14:paraId="7163E00A" w14:textId="77777777" w:rsidR="00B46A03" w:rsidRDefault="00B46A03" w:rsidP="00B46A03">
      <w:r>
        <w:t>When dfdl:occursCountKind is 'implicit' the occurrences in the augmented Infoset are output along with their separators</w:t>
      </w:r>
      <w:r>
        <w:rPr>
          <w:rFonts w:cs="Arial"/>
          <w:lang w:eastAsia="en-GB"/>
        </w:rPr>
        <w:t xml:space="preserve">, </w:t>
      </w:r>
      <w:r>
        <w:rPr>
          <w:rFonts w:cs="Arial"/>
          <w:bCs/>
          <w:lang w:eastAsia="en-GB"/>
        </w:rPr>
        <w:t>according to the dfdl:separatorSuppressionPolicy of the sequence.</w:t>
      </w:r>
      <w:r>
        <w:t xml:space="preserve"> </w:t>
      </w:r>
    </w:p>
    <w:p w14:paraId="1F96CC35" w14:textId="77777777" w:rsidR="00B46A03" w:rsidRDefault="00B46A03" w:rsidP="00B46A03">
      <w:r>
        <w:t>The behaviour for 'implicit' is more fully expressed in matrix form. The cells in the matrix give the number of occurrences of element values that are output to the data stream when unparsing, for the different values of dfdl:separatorSuppressionPolicy. The number of occurrences also depends whether XSD maxOccurs is unbounded or not, and the position of the element in the sequence. The number of separators output can be inferred from this, considering dfdl:separatorPosition.</w:t>
      </w:r>
      <w:bookmarkStart w:id="7774" w:name="_Toc3184712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012"/>
        <w:gridCol w:w="978"/>
        <w:gridCol w:w="1500"/>
        <w:gridCol w:w="1583"/>
        <w:gridCol w:w="1167"/>
        <w:gridCol w:w="1654"/>
      </w:tblGrid>
      <w:tr w:rsidR="00B46A03" w14:paraId="4FD6B401" w14:textId="77777777" w:rsidTr="002A3075">
        <w:trPr>
          <w:cantSplit/>
        </w:trPr>
        <w:tc>
          <w:tcPr>
            <w:tcW w:w="0" w:type="auto"/>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24C85F" w14:textId="77777777" w:rsidR="00B46A03" w:rsidRDefault="00B46A03" w:rsidP="00170B2C">
            <w:pPr>
              <w:keepNext/>
              <w:keepLines/>
              <w:jc w:val="center"/>
              <w:rPr>
                <w:b/>
                <w:color w:val="000000"/>
                <w:sz w:val="16"/>
              </w:rPr>
            </w:pPr>
            <w:r>
              <w:rPr>
                <w:b/>
                <w:color w:val="000000"/>
                <w:sz w:val="16"/>
              </w:rPr>
              <w:t>dfdl:</w:t>
            </w:r>
          </w:p>
          <w:p w14:paraId="5927CA6A" w14:textId="77777777" w:rsidR="00B46A03" w:rsidRDefault="00B46A03" w:rsidP="00170B2C">
            <w:pPr>
              <w:keepNext/>
              <w:keepLines/>
              <w:jc w:val="center"/>
              <w:rPr>
                <w:b/>
                <w:color w:val="000000"/>
                <w:sz w:val="16"/>
              </w:rPr>
            </w:pPr>
            <w:r>
              <w:rPr>
                <w:b/>
                <w:color w:val="000000"/>
                <w:sz w:val="16"/>
              </w:rPr>
              <w:t>separatorSuppressionPolicy</w:t>
            </w:r>
          </w:p>
          <w:p w14:paraId="668D1F8B" w14:textId="77777777" w:rsidR="00B46A03" w:rsidRDefault="00B46A03" w:rsidP="00170B2C">
            <w:pPr>
              <w:keepNext/>
              <w:keepLines/>
              <w:jc w:val="center"/>
              <w:rPr>
                <w:b/>
                <w:color w:val="000000"/>
                <w:sz w:val="16"/>
              </w:rPr>
            </w:pPr>
          </w:p>
        </w:tc>
        <w:tc>
          <w:tcPr>
            <w:tcW w:w="0" w:type="auto"/>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000BEF" w14:textId="77777777" w:rsidR="00B46A03" w:rsidRDefault="00B46A03" w:rsidP="00170B2C">
            <w:pPr>
              <w:keepNext/>
              <w:keepLines/>
              <w:jc w:val="center"/>
              <w:rPr>
                <w:b/>
                <w:color w:val="000000"/>
                <w:sz w:val="16"/>
              </w:rPr>
            </w:pPr>
            <w:r>
              <w:rPr>
                <w:b/>
                <w:color w:val="000000"/>
                <w:sz w:val="16"/>
              </w:rPr>
              <w:t>dfdl:occursCountKind 'implicit'</w:t>
            </w:r>
          </w:p>
        </w:tc>
      </w:tr>
      <w:tr w:rsidR="00B46A03" w14:paraId="39CF3148" w14:textId="77777777" w:rsidTr="002A3075">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C45E94" w14:textId="77777777" w:rsidR="00B46A03" w:rsidRDefault="00B46A03" w:rsidP="00170B2C">
            <w:pPr>
              <w:spacing w:after="0"/>
              <w:jc w:val="center"/>
              <w:rPr>
                <w:b/>
                <w:color w:val="000000"/>
                <w:sz w:val="16"/>
              </w:rPr>
            </w:pPr>
          </w:p>
        </w:tc>
        <w:tc>
          <w:tcPr>
            <w:tcW w:w="0" w:type="auto"/>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A6D5A43" w14:textId="77777777" w:rsidR="00B46A03" w:rsidRDefault="00B46A03" w:rsidP="00170B2C">
            <w:pPr>
              <w:keepNext/>
              <w:keepLines/>
              <w:jc w:val="center"/>
              <w:rPr>
                <w:b/>
                <w:color w:val="000000"/>
                <w:sz w:val="16"/>
              </w:rPr>
            </w:pPr>
            <w:r>
              <w:rPr>
                <w:b/>
                <w:color w:val="000000"/>
                <w:sz w:val="16"/>
              </w:rPr>
              <w:t>Potentially Trailing</w:t>
            </w:r>
          </w:p>
        </w:tc>
        <w:tc>
          <w:tcPr>
            <w:tcW w:w="0" w:type="auto"/>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2C97FA" w14:textId="77777777" w:rsidR="00B46A03" w:rsidRDefault="00B46A03" w:rsidP="00170B2C">
            <w:pPr>
              <w:keepNext/>
              <w:keepLines/>
              <w:jc w:val="center"/>
              <w:rPr>
                <w:b/>
                <w:color w:val="000000"/>
                <w:sz w:val="16"/>
              </w:rPr>
            </w:pPr>
            <w:r>
              <w:rPr>
                <w:b/>
                <w:color w:val="000000"/>
                <w:sz w:val="16"/>
              </w:rPr>
              <w:t>Not Potentially Trailing</w:t>
            </w:r>
          </w:p>
        </w:tc>
      </w:tr>
      <w:tr w:rsidR="00B46A03" w14:paraId="0E68E756" w14:textId="77777777" w:rsidTr="002A3075">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A25A5E" w14:textId="77777777" w:rsidR="00B46A03" w:rsidRDefault="00B46A03" w:rsidP="00170B2C">
            <w:pPr>
              <w:spacing w:after="0"/>
              <w:jc w:val="center"/>
              <w:rPr>
                <w:b/>
                <w:color w:val="000000"/>
                <w:sz w:val="1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B719F5D" w14:textId="77777777" w:rsidR="00B46A03" w:rsidRDefault="00B46A03" w:rsidP="00170B2C">
            <w:pPr>
              <w:keepNext/>
              <w:keepLines/>
              <w:jc w:val="center"/>
              <w:rPr>
                <w:b/>
                <w:color w:val="000000"/>
                <w:sz w:val="16"/>
              </w:rPr>
            </w:pPr>
            <w:r>
              <w:rPr>
                <w:b/>
                <w:color w:val="000000"/>
                <w:sz w:val="16"/>
              </w:rPr>
              <w:t>maxOccurs unbounded</w:t>
            </w:r>
          </w:p>
        </w:tc>
        <w:tc>
          <w:tcPr>
            <w:tcW w:w="0" w:type="auto"/>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FB9D1C" w14:textId="77777777" w:rsidR="00B46A03" w:rsidRDefault="00B46A03" w:rsidP="00170B2C">
            <w:pPr>
              <w:keepNext/>
              <w:keepLines/>
              <w:jc w:val="center"/>
              <w:rPr>
                <w:b/>
                <w:color w:val="000000"/>
                <w:sz w:val="16"/>
              </w:rPr>
            </w:pPr>
            <w:r>
              <w:rPr>
                <w:b/>
                <w:color w:val="000000"/>
                <w:sz w:val="16"/>
              </w:rPr>
              <w:t>maxOccurs bounded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FC70B58" w14:textId="77777777" w:rsidR="00B46A03" w:rsidRDefault="00B46A03" w:rsidP="00170B2C">
            <w:pPr>
              <w:keepNext/>
              <w:keepLines/>
              <w:jc w:val="center"/>
              <w:rPr>
                <w:b/>
                <w:color w:val="000000"/>
                <w:sz w:val="16"/>
              </w:rPr>
            </w:pPr>
            <w:r>
              <w:rPr>
                <w:b/>
                <w:color w:val="000000"/>
                <w:sz w:val="16"/>
              </w:rPr>
              <w:t>maxOccurs unbounded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20B1672" w14:textId="77777777" w:rsidR="00B46A03" w:rsidRDefault="00B46A03" w:rsidP="00170B2C">
            <w:pPr>
              <w:keepNext/>
              <w:keepLines/>
              <w:jc w:val="center"/>
              <w:rPr>
                <w:b/>
                <w:color w:val="000000"/>
                <w:sz w:val="16"/>
              </w:rPr>
            </w:pPr>
            <w:r>
              <w:rPr>
                <w:b/>
                <w:color w:val="000000"/>
                <w:sz w:val="16"/>
              </w:rPr>
              <w:t>maxOccurs bounded</w:t>
            </w:r>
          </w:p>
        </w:tc>
      </w:tr>
      <w:tr w:rsidR="00B46A03" w14:paraId="4A6B522A" w14:textId="77777777" w:rsidTr="002A3075">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7F9280" w14:textId="77777777" w:rsidR="00B46A03" w:rsidRDefault="00B46A03" w:rsidP="00170B2C">
            <w:pPr>
              <w:spacing w:after="0"/>
              <w:jc w:val="center"/>
              <w:rPr>
                <w:b/>
                <w:color w:val="000000"/>
                <w:sz w:val="16"/>
              </w:rPr>
            </w:pP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E24248C" w14:textId="77777777" w:rsidR="00B46A03" w:rsidRDefault="00B46A03" w:rsidP="00170B2C">
            <w:pPr>
              <w:keepNext/>
              <w:keepLines/>
              <w:jc w:val="center"/>
              <w:rPr>
                <w:b/>
                <w:color w:val="000000"/>
                <w:sz w:val="16"/>
                <w:szCs w:val="16"/>
              </w:rPr>
            </w:pPr>
            <w:r>
              <w:rPr>
                <w:b/>
                <w:color w:val="000000"/>
                <w:sz w:val="16"/>
                <w:szCs w:val="16"/>
              </w:rPr>
              <w:t>Element not declared last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9AE5DA" w14:textId="77777777" w:rsidR="00B46A03" w:rsidRDefault="00B46A03" w:rsidP="00170B2C">
            <w:pPr>
              <w:keepNext/>
              <w:keepLines/>
              <w:jc w:val="center"/>
              <w:rPr>
                <w:b/>
                <w:color w:val="000000"/>
                <w:sz w:val="16"/>
                <w:szCs w:val="16"/>
              </w:rPr>
            </w:pPr>
            <w:r>
              <w:rPr>
                <w:b/>
                <w:color w:val="000000"/>
                <w:sz w:val="16"/>
                <w:szCs w:val="16"/>
              </w:rPr>
              <w:t>Element declared last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70B19C" w14:textId="77777777" w:rsidR="00B46A03" w:rsidRDefault="00B46A03" w:rsidP="00170B2C">
            <w:pPr>
              <w:keepNext/>
              <w:keepLines/>
              <w:jc w:val="center"/>
              <w:rPr>
                <w:b/>
                <w:color w:val="000000"/>
                <w:sz w:val="16"/>
                <w:szCs w:val="16"/>
              </w:rPr>
            </w:pPr>
            <w:r>
              <w:rPr>
                <w:b/>
                <w:color w:val="000000"/>
                <w:sz w:val="16"/>
                <w:szCs w:val="16"/>
              </w:rPr>
              <w:t>Element declared last or occurrence followed by end-of-group</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E5AB093" w14:textId="77777777" w:rsidR="00B46A03" w:rsidRDefault="00B46A03" w:rsidP="00170B2C">
            <w:pPr>
              <w:keepNext/>
              <w:keepLines/>
              <w:jc w:val="center"/>
              <w:rPr>
                <w:b/>
                <w:color w:val="000000"/>
                <w:sz w:val="16"/>
                <w:szCs w:val="16"/>
              </w:rPr>
            </w:pPr>
            <w:r>
              <w:rPr>
                <w:b/>
                <w:color w:val="000000"/>
                <w:sz w:val="16"/>
                <w:szCs w:val="16"/>
              </w:rPr>
              <w:t>Element not declared last and occurrence not followed by end-of-group</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34B777" w14:textId="77777777" w:rsidR="00B46A03" w:rsidRDefault="00B46A03" w:rsidP="00170B2C">
            <w:pPr>
              <w:spacing w:after="0"/>
              <w:jc w:val="center"/>
              <w:rPr>
                <w:b/>
                <w:color w:val="000000"/>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6F35AF" w14:textId="77777777" w:rsidR="00B46A03" w:rsidRDefault="00B46A03" w:rsidP="00170B2C">
            <w:pPr>
              <w:spacing w:after="0"/>
              <w:jc w:val="center"/>
              <w:rPr>
                <w:b/>
                <w:color w:val="000000"/>
                <w:sz w:val="16"/>
              </w:rPr>
            </w:pPr>
          </w:p>
        </w:tc>
      </w:tr>
      <w:tr w:rsidR="00B46A03" w14:paraId="0B87E1F8" w14:textId="77777777" w:rsidTr="002A3075">
        <w:trPr>
          <w:cantSplit/>
        </w:trPr>
        <w:tc>
          <w:tcPr>
            <w:tcW w:w="0" w:type="auto"/>
            <w:tcBorders>
              <w:top w:val="single" w:sz="4" w:space="0" w:color="auto"/>
              <w:left w:val="single" w:sz="4" w:space="0" w:color="auto"/>
              <w:bottom w:val="single" w:sz="4" w:space="0" w:color="auto"/>
              <w:right w:val="single" w:sz="4" w:space="0" w:color="auto"/>
            </w:tcBorders>
            <w:vAlign w:val="center"/>
            <w:hideMark/>
          </w:tcPr>
          <w:p w14:paraId="123BFC10" w14:textId="77777777" w:rsidR="00B46A03" w:rsidRDefault="00B46A03" w:rsidP="00170B2C">
            <w:pPr>
              <w:keepNext/>
              <w:keepLines/>
              <w:jc w:val="center"/>
              <w:rPr>
                <w:color w:val="000000"/>
                <w:sz w:val="16"/>
              </w:rPr>
            </w:pPr>
            <w:r>
              <w:rPr>
                <w:color w:val="000000"/>
                <w:sz w:val="16"/>
              </w:rPr>
              <w:t>never</w:t>
            </w:r>
          </w:p>
        </w:tc>
        <w:tc>
          <w:tcPr>
            <w:tcW w:w="0" w:type="auto"/>
            <w:gridSpan w:val="2"/>
            <w:tcBorders>
              <w:top w:val="single" w:sz="4" w:space="0" w:color="auto"/>
              <w:left w:val="single" w:sz="4" w:space="0" w:color="auto"/>
              <w:bottom w:val="nil"/>
              <w:right w:val="single" w:sz="4" w:space="0" w:color="auto"/>
            </w:tcBorders>
            <w:shd w:val="clear" w:color="auto" w:fill="DBDBDB" w:themeFill="accent3" w:themeFillTint="66"/>
            <w:vAlign w:val="center"/>
            <w:hideMark/>
          </w:tcPr>
          <w:p w14:paraId="2241AD62" w14:textId="77777777" w:rsidR="00B46A03" w:rsidRDefault="00B46A03" w:rsidP="00170B2C">
            <w:pPr>
              <w:keepNext/>
              <w:keepLines/>
              <w:jc w:val="center"/>
              <w:rPr>
                <w:color w:val="000000"/>
                <w:sz w:val="16"/>
                <w:szCs w:val="16"/>
              </w:rPr>
            </w:pPr>
            <w:r>
              <w:rPr>
                <w:color w:val="000000"/>
                <w:sz w:val="16"/>
                <w:szCs w:val="16"/>
              </w:rPr>
              <w:t>Schema definition error</w:t>
            </w:r>
          </w:p>
        </w:tc>
        <w:tc>
          <w:tcPr>
            <w:tcW w:w="0" w:type="auto"/>
            <w:gridSpan w:val="2"/>
            <w:tcBorders>
              <w:top w:val="single" w:sz="4" w:space="0" w:color="auto"/>
              <w:left w:val="single" w:sz="4" w:space="0" w:color="auto"/>
              <w:bottom w:val="nil"/>
              <w:right w:val="single" w:sz="4" w:space="0" w:color="auto"/>
            </w:tcBorders>
            <w:shd w:val="clear" w:color="auto" w:fill="8EAADB" w:themeFill="accent5" w:themeFillTint="99"/>
            <w:vAlign w:val="center"/>
            <w:hideMark/>
          </w:tcPr>
          <w:p w14:paraId="4CA54B96" w14:textId="77777777" w:rsidR="00B46A03" w:rsidRDefault="00B46A03" w:rsidP="00170B2C">
            <w:pPr>
              <w:keepNext/>
              <w:keepLines/>
              <w:jc w:val="center"/>
              <w:rPr>
                <w:color w:val="000000"/>
                <w:sz w:val="16"/>
                <w:szCs w:val="16"/>
              </w:rPr>
            </w:pPr>
            <w:r>
              <w:rPr>
                <w:color w:val="000000"/>
                <w:sz w:val="16"/>
                <w:szCs w:val="16"/>
              </w:rPr>
              <w:t>Unparse N occurrences ~ unparse (maxOccurs -- N) trailing zero-length occurrences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7C51A22A" w14:textId="77777777" w:rsidR="00B46A03" w:rsidRDefault="00B46A03" w:rsidP="00170B2C">
            <w:pPr>
              <w:keepNext/>
              <w:keepLines/>
              <w:jc w:val="center"/>
              <w:rPr>
                <w:color w:val="000000"/>
                <w:sz w:val="16"/>
                <w:szCs w:val="16"/>
              </w:rPr>
            </w:pPr>
            <w:r>
              <w:rPr>
                <w:color w:val="000000"/>
                <w:sz w:val="16"/>
                <w:szCs w:val="16"/>
              </w:rPr>
              <w:t>Schema definition error</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8EAADB" w:themeFill="accent5" w:themeFillTint="99"/>
            <w:vAlign w:val="center"/>
            <w:hideMark/>
          </w:tcPr>
          <w:p w14:paraId="62C71BF1" w14:textId="77777777" w:rsidR="00B46A03" w:rsidRDefault="00B46A03" w:rsidP="00170B2C">
            <w:pPr>
              <w:keepNext/>
              <w:keepLines/>
              <w:jc w:val="center"/>
              <w:rPr>
                <w:color w:val="000000"/>
                <w:sz w:val="16"/>
                <w:szCs w:val="16"/>
              </w:rPr>
            </w:pPr>
            <w:r>
              <w:rPr>
                <w:color w:val="000000"/>
                <w:sz w:val="16"/>
                <w:szCs w:val="16"/>
              </w:rPr>
              <w:t>Unparse N occurrences ~ unparse (maxOccurs -- N) trailing zero-length occurrences</w:t>
            </w:r>
          </w:p>
        </w:tc>
      </w:tr>
      <w:tr w:rsidR="00B46A03" w14:paraId="5575BAD4" w14:textId="77777777" w:rsidTr="002A3075">
        <w:trPr>
          <w:cantSplit/>
        </w:trPr>
        <w:tc>
          <w:tcPr>
            <w:tcW w:w="0" w:type="auto"/>
            <w:tcBorders>
              <w:top w:val="single" w:sz="4" w:space="0" w:color="auto"/>
              <w:left w:val="single" w:sz="4" w:space="0" w:color="auto"/>
              <w:bottom w:val="single" w:sz="4" w:space="0" w:color="auto"/>
              <w:right w:val="single" w:sz="4" w:space="0" w:color="auto"/>
            </w:tcBorders>
            <w:vAlign w:val="center"/>
            <w:hideMark/>
          </w:tcPr>
          <w:p w14:paraId="76F48C68" w14:textId="77777777" w:rsidR="00B46A03" w:rsidRDefault="00B46A03" w:rsidP="00170B2C">
            <w:pPr>
              <w:keepNext/>
              <w:keepLines/>
              <w:jc w:val="center"/>
              <w:rPr>
                <w:color w:val="000000"/>
                <w:sz w:val="16"/>
              </w:rPr>
            </w:pPr>
            <w:r>
              <w:rPr>
                <w:color w:val="000000"/>
                <w:sz w:val="16"/>
              </w:rPr>
              <w:t>trailingEmptyStrict</w:t>
            </w:r>
          </w:p>
        </w:tc>
        <w:tc>
          <w:tcPr>
            <w:tcW w:w="0" w:type="auto"/>
            <w:vMerge w:val="restart"/>
            <w:tcBorders>
              <w:top w:val="nil"/>
              <w:left w:val="single" w:sz="4" w:space="0" w:color="auto"/>
              <w:bottom w:val="single" w:sz="4" w:space="0" w:color="auto"/>
              <w:right w:val="single" w:sz="4" w:space="0" w:color="auto"/>
            </w:tcBorders>
            <w:shd w:val="clear" w:color="auto" w:fill="DBDBDB" w:themeFill="accent3" w:themeFillTint="66"/>
            <w:vAlign w:val="center"/>
          </w:tcPr>
          <w:p w14:paraId="1EBB5D28" w14:textId="77777777" w:rsidR="00B46A03" w:rsidRDefault="00B46A03" w:rsidP="00170B2C">
            <w:pPr>
              <w:keepNext/>
              <w:keepLines/>
              <w:jc w:val="center"/>
              <w:rPr>
                <w:color w:val="000000"/>
                <w:sz w:val="16"/>
              </w:rPr>
            </w:pPr>
          </w:p>
        </w:tc>
        <w:tc>
          <w:tcPr>
            <w:tcW w:w="0" w:type="auto"/>
            <w:gridSpan w:val="2"/>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4F18640" w14:textId="77777777" w:rsidR="00B46A03" w:rsidRDefault="00B46A03" w:rsidP="00170B2C">
            <w:pPr>
              <w:keepNext/>
              <w:keepLines/>
              <w:jc w:val="center"/>
              <w:rPr>
                <w:color w:val="000000"/>
                <w:sz w:val="16"/>
                <w:szCs w:val="16"/>
              </w:rPr>
            </w:pPr>
            <w:r>
              <w:rPr>
                <w:color w:val="000000"/>
                <w:sz w:val="16"/>
                <w:szCs w:val="16"/>
              </w:rPr>
              <w:t>Unparse N occurrences (suppressing trailing zero-length occurrences)</w:t>
            </w:r>
          </w:p>
        </w:tc>
        <w:tc>
          <w:tcPr>
            <w:tcW w:w="0" w:type="auto"/>
            <w:vMerge w:val="restart"/>
            <w:tcBorders>
              <w:top w:val="nil"/>
              <w:left w:val="single" w:sz="4" w:space="0" w:color="auto"/>
              <w:bottom w:val="single" w:sz="4" w:space="0" w:color="auto"/>
              <w:right w:val="single" w:sz="4" w:space="0" w:color="auto"/>
            </w:tcBorders>
            <w:shd w:val="clear" w:color="auto" w:fill="8EAADB" w:themeFill="accent5" w:themeFillTint="99"/>
            <w:vAlign w:val="center"/>
          </w:tcPr>
          <w:p w14:paraId="10B7FA01" w14:textId="77777777" w:rsidR="00B46A03" w:rsidRDefault="00B46A03" w:rsidP="00170B2C">
            <w:pPr>
              <w:keepNext/>
              <w:keepLines/>
              <w:jc w:val="center"/>
              <w:rPr>
                <w:color w:val="000000"/>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FEA70A" w14:textId="77777777" w:rsidR="00B46A03" w:rsidRDefault="00B46A03" w:rsidP="00170B2C">
            <w:pPr>
              <w:spacing w:after="0"/>
              <w:jc w:val="center"/>
              <w:rPr>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5B310E" w14:textId="77777777" w:rsidR="00B46A03" w:rsidRDefault="00B46A03" w:rsidP="00170B2C">
            <w:pPr>
              <w:spacing w:after="0"/>
              <w:jc w:val="center"/>
              <w:rPr>
                <w:color w:val="000000"/>
                <w:sz w:val="16"/>
                <w:szCs w:val="16"/>
              </w:rPr>
            </w:pPr>
          </w:p>
        </w:tc>
      </w:tr>
      <w:tr w:rsidR="00B46A03" w14:paraId="1C6F89F8" w14:textId="77777777" w:rsidTr="002A3075">
        <w:trPr>
          <w:cantSplit/>
        </w:trPr>
        <w:tc>
          <w:tcPr>
            <w:tcW w:w="0" w:type="auto"/>
            <w:tcBorders>
              <w:top w:val="single" w:sz="4" w:space="0" w:color="auto"/>
              <w:left w:val="single" w:sz="4" w:space="0" w:color="auto"/>
              <w:bottom w:val="single" w:sz="4" w:space="0" w:color="auto"/>
              <w:right w:val="single" w:sz="4" w:space="0" w:color="auto"/>
            </w:tcBorders>
            <w:vAlign w:val="center"/>
            <w:hideMark/>
          </w:tcPr>
          <w:p w14:paraId="208D4191" w14:textId="77777777" w:rsidR="00B46A03" w:rsidRDefault="00B46A03" w:rsidP="00170B2C">
            <w:pPr>
              <w:keepNext/>
              <w:keepLines/>
              <w:jc w:val="center"/>
              <w:rPr>
                <w:color w:val="000000"/>
                <w:sz w:val="16"/>
              </w:rPr>
            </w:pPr>
            <w:r>
              <w:rPr>
                <w:color w:val="000000"/>
                <w:sz w:val="16"/>
              </w:rPr>
              <w:t>trailingEmpty</w:t>
            </w:r>
          </w:p>
        </w:tc>
        <w:tc>
          <w:tcPr>
            <w:tcW w:w="0" w:type="auto"/>
            <w:vMerge/>
            <w:tcBorders>
              <w:top w:val="nil"/>
              <w:left w:val="single" w:sz="4" w:space="0" w:color="auto"/>
              <w:bottom w:val="single" w:sz="4" w:space="0" w:color="auto"/>
              <w:right w:val="single" w:sz="4" w:space="0" w:color="auto"/>
            </w:tcBorders>
            <w:vAlign w:val="center"/>
            <w:hideMark/>
          </w:tcPr>
          <w:p w14:paraId="66191664" w14:textId="77777777" w:rsidR="00B46A03" w:rsidRDefault="00B46A03" w:rsidP="00170B2C">
            <w:pPr>
              <w:spacing w:after="0"/>
              <w:jc w:val="center"/>
              <w:rPr>
                <w:color w:val="000000"/>
                <w:sz w:val="16"/>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6B7CD570" w14:textId="77777777" w:rsidR="00B46A03" w:rsidRDefault="00B46A03" w:rsidP="00170B2C">
            <w:pPr>
              <w:spacing w:after="0"/>
              <w:jc w:val="center"/>
              <w:rPr>
                <w:color w:val="000000"/>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2F152519" w14:textId="77777777" w:rsidR="00B46A03" w:rsidRDefault="00B46A03" w:rsidP="00170B2C">
            <w:pPr>
              <w:spacing w:after="0"/>
              <w:jc w:val="center"/>
              <w:rPr>
                <w:color w:val="000000"/>
                <w:sz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3CE9DA" w14:textId="77777777" w:rsidR="00B46A03" w:rsidRDefault="00B46A03" w:rsidP="00170B2C">
            <w:pPr>
              <w:spacing w:after="0"/>
              <w:jc w:val="center"/>
              <w:rPr>
                <w:color w:val="000000"/>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E42BC3" w14:textId="77777777" w:rsidR="00B46A03" w:rsidRDefault="00B46A03" w:rsidP="00170B2C">
            <w:pPr>
              <w:spacing w:after="0"/>
              <w:jc w:val="center"/>
              <w:rPr>
                <w:color w:val="000000"/>
                <w:sz w:val="16"/>
                <w:szCs w:val="16"/>
              </w:rPr>
            </w:pPr>
          </w:p>
        </w:tc>
      </w:tr>
      <w:tr w:rsidR="00B46A03" w14:paraId="6D97989B" w14:textId="77777777" w:rsidTr="002A3075">
        <w:trPr>
          <w:cantSplit/>
        </w:trPr>
        <w:tc>
          <w:tcPr>
            <w:tcW w:w="0" w:type="auto"/>
            <w:tcBorders>
              <w:top w:val="single" w:sz="4" w:space="0" w:color="auto"/>
              <w:left w:val="single" w:sz="4" w:space="0" w:color="auto"/>
              <w:bottom w:val="single" w:sz="4" w:space="0" w:color="auto"/>
              <w:right w:val="single" w:sz="4" w:space="0" w:color="auto"/>
            </w:tcBorders>
            <w:vAlign w:val="center"/>
            <w:hideMark/>
          </w:tcPr>
          <w:p w14:paraId="7E0CB66C" w14:textId="77777777" w:rsidR="00B46A03" w:rsidRDefault="00B46A03" w:rsidP="00170B2C">
            <w:pPr>
              <w:keepNext/>
              <w:keepLines/>
              <w:jc w:val="center"/>
              <w:rPr>
                <w:color w:val="000000"/>
                <w:sz w:val="16"/>
              </w:rPr>
            </w:pPr>
            <w:r>
              <w:rPr>
                <w:color w:val="000000"/>
                <w:sz w:val="16"/>
              </w:rPr>
              <w:t>anyEmpty</w:t>
            </w:r>
          </w:p>
        </w:tc>
        <w:tc>
          <w:tcPr>
            <w:tcW w:w="0" w:type="auto"/>
            <w:gridSpan w:val="6"/>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8BF4A70" w14:textId="77777777" w:rsidR="00B46A03" w:rsidRDefault="00B46A03" w:rsidP="00170B2C">
            <w:pPr>
              <w:keepNext/>
              <w:keepLines/>
              <w:jc w:val="center"/>
              <w:rPr>
                <w:color w:val="000000"/>
                <w:sz w:val="16"/>
                <w:szCs w:val="16"/>
              </w:rPr>
            </w:pPr>
            <w:r>
              <w:rPr>
                <w:color w:val="000000"/>
                <w:sz w:val="16"/>
                <w:szCs w:val="16"/>
              </w:rPr>
              <w:t>Unparse N occurrences (suppressing any optional zero-length occurrences)</w:t>
            </w:r>
          </w:p>
        </w:tc>
      </w:tr>
    </w:tbl>
    <w:p w14:paraId="6BC65E0E" w14:textId="46844361"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48</w:t>
      </w:r>
      <w:r>
        <w:rPr>
          <w:noProof/>
        </w:rPr>
        <w:fldChar w:fldCharType="end"/>
      </w:r>
      <w:r>
        <w:t xml:space="preserve"> Separator Suppressions for dfdl:occursCountKind 'implicit'</w:t>
      </w:r>
    </w:p>
    <w:p w14:paraId="341320B8" w14:textId="77777777" w:rsidR="00B46A03" w:rsidRDefault="00B46A03" w:rsidP="00B46A03">
      <w:bookmarkStart w:id="7775" w:name="_Toc318471281"/>
      <w:bookmarkEnd w:id="7774"/>
      <w:r>
        <w:t xml:space="preserve">The notation in each cell uses the "~" symbol to mean "followed by" in the output data stream. </w:t>
      </w:r>
    </w:p>
    <w:p w14:paraId="5CDB0065" w14:textId="77777777" w:rsidR="00B46A03" w:rsidRDefault="00B46A03" w:rsidP="00B46A03">
      <w:r>
        <w:rPr>
          <w:b/>
          <w:bCs/>
          <w:i/>
          <w:iCs/>
        </w:rPr>
        <w:t xml:space="preserve">N </w:t>
      </w:r>
      <w:r>
        <w:t>stands for the number of elements in the augmented Infoset, which includes any defaults.</w:t>
      </w:r>
      <w:bookmarkEnd w:id="7775"/>
    </w:p>
    <w:p w14:paraId="58AAFC74" w14:textId="77777777" w:rsidR="00B46A03" w:rsidRDefault="00B46A03" w:rsidP="00B46A03">
      <w:r>
        <w:rPr>
          <w:b/>
          <w:bCs/>
          <w:i/>
          <w:iCs/>
        </w:rPr>
        <w:t>unparse N occurrences</w:t>
      </w:r>
      <w:r>
        <w:t xml:space="preserve"> means output N unparsed Infoset items and associated separators. </w:t>
      </w:r>
    </w:p>
    <w:p w14:paraId="32A3DF35" w14:textId="77777777" w:rsidR="00B46A03" w:rsidRDefault="00B46A03" w:rsidP="00B46A03">
      <w:r>
        <w:rPr>
          <w:b/>
          <w:bCs/>
          <w:i/>
          <w:iCs/>
        </w:rPr>
        <w:t>unparse(M) trailing zero length occurrences</w:t>
      </w:r>
      <w:r>
        <w:t xml:space="preserve"> means output M adjacent separators (according to dfdl:separatorPosition) as if separating M element occurrences. </w:t>
      </w:r>
    </w:p>
    <w:p w14:paraId="53B6D1C3" w14:textId="77777777" w:rsidR="00B46A03" w:rsidRDefault="00B46A03" w:rsidP="00B46A03">
      <w:r>
        <w:rPr>
          <w:b/>
          <w:bCs/>
          <w:i/>
          <w:iCs/>
        </w:rPr>
        <w:t>(suppressing trailing zero-length reps)</w:t>
      </w:r>
      <w:r>
        <w:t xml:space="preserve"> implies the unparser MUST look ahead into the Infoset and determine when the representations are zero-length, and then identify those in trailing position. No separators are output corresponding to the trailing zero-length representations.</w:t>
      </w:r>
    </w:p>
    <w:p w14:paraId="279A1A0E"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7776" w:name="_Toc349042791"/>
      <w:bookmarkStart w:id="7777" w:name="_Toc324948128"/>
      <w:bookmarkStart w:id="7778" w:name="_Toc322911385"/>
      <w:bookmarkStart w:id="7779" w:name="_Toc322911946"/>
      <w:r>
        <w:rPr>
          <w:rFonts w:eastAsia="Times New Roman"/>
        </w:rPr>
        <w:t xml:space="preserve">Example Unparsing Scenarios </w:t>
      </w:r>
      <w:bookmarkEnd w:id="7776"/>
    </w:p>
    <w:bookmarkEnd w:id="7777"/>
    <w:p w14:paraId="5DE65A5C" w14:textId="77777777" w:rsidR="00B46A03" w:rsidRDefault="00B46A03" w:rsidP="00B46A03">
      <w:r>
        <w:t>Consider the cell of the matrix above for the element in this DFDL schema fragment:</w:t>
      </w:r>
    </w:p>
    <w:p w14:paraId="69255C0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&lt;xs:sequence dfdl:separator='|' dfdl:separatorPosition='infix' </w:t>
      </w:r>
    </w:p>
    <w:p w14:paraId="5947715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dfdl:separatorSuppressionPolicy='trailingEmpty'&gt;</w:t>
      </w:r>
    </w:p>
    <w:p w14:paraId="24D52FA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 type='xs:int' </w:t>
      </w:r>
    </w:p>
    <w:p w14:paraId="2191702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maxOccurs='5' minOccurs='0'</w:t>
      </w:r>
    </w:p>
    <w:p w14:paraId="6388969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nillable='true'</w:t>
      </w:r>
    </w:p>
    <w:p w14:paraId="0A069D9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dfdl:representation='text' dfdl:textNumberPattern='#0'</w:t>
      </w:r>
    </w:p>
    <w:p w14:paraId="3AD959B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dfdl:occursCountKind='implicit' </w:t>
      </w:r>
    </w:p>
    <w:p w14:paraId="3F52A3F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dfdl:initiator='[' dfdl:terminator=']'</w:t>
      </w:r>
    </w:p>
    <w:p w14:paraId="6069B55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dfdl:emptyValueDelimiterPolicy='none'</w:t>
      </w:r>
    </w:p>
    <w:p w14:paraId="525FA12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dfdl:nilKind='literalValue' dfdl:nilValue='%ES;'</w:t>
      </w:r>
    </w:p>
    <w:p w14:paraId="39B726D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dfdl:nilValueDelimiterPolicy='none' /&gt; </w:t>
      </w:r>
    </w:p>
    <w:p w14:paraId="425B059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38F23DC2" w14:textId="77777777" w:rsidR="00B46A03" w:rsidRDefault="00B46A03" w:rsidP="00B46A03">
      <w:r>
        <w:t>This example is similar to the one used above in the discussion of parsing with separator suppression. However, the element has no default value, the dfdl:emptyValueDelimterPolicy has been removed, and the element is nillable. Element 'a' is clearly potentially trailing as it is declared last. The corresponding cell in the matrix above contains this description:</w:t>
      </w:r>
    </w:p>
    <w:p w14:paraId="40381564" w14:textId="77777777" w:rsidR="00B46A03" w:rsidRDefault="00B46A03" w:rsidP="00B46A03">
      <w:pPr>
        <w:ind w:left="720"/>
        <w:rPr>
          <w:i/>
        </w:rPr>
      </w:pPr>
      <w:r>
        <w:rPr>
          <w:i/>
        </w:rPr>
        <w:t>unparse N occurrences (suppressing trailing zero length reps)</w:t>
      </w:r>
    </w:p>
    <w:p w14:paraId="429975F8" w14:textId="77777777" w:rsidR="00B46A03" w:rsidRDefault="00B46A03" w:rsidP="00B46A03">
      <w:pPr>
        <w:rPr>
          <w:rFonts w:cs="Arial"/>
        </w:rPr>
      </w:pPr>
      <w:r>
        <w:rPr>
          <w:rFonts w:cs="Arial"/>
        </w:rPr>
        <w:t>Assume unparsing an Infoset containing five values: 1, 0, nil</w:t>
      </w:r>
      <w:r>
        <w:rPr>
          <w:rStyle w:val="FootnoteReference"/>
          <w:rFonts w:cs="Arial"/>
        </w:rPr>
        <w:footnoteReference w:id="47"/>
      </w:r>
      <w:r>
        <w:rPr>
          <w:rFonts w:cs="Arial"/>
        </w:rPr>
        <w:t>, 4, nil. Five occurrences are unparsed; however, the last value is nil, which has a representation of '%ES;' meaning empty-string, and dfdl:nilvalueDelimiterPolicy is 'none' meaning no initiator or terminator is to appear in the data. Since the schema is suppressing trailing zero-length reps the unparse results in this output:</w:t>
      </w:r>
    </w:p>
    <w:p w14:paraId="144F805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[1]|[0]||[4]</w:t>
      </w:r>
    </w:p>
    <w:p w14:paraId="48FC3E62" w14:textId="77777777" w:rsidR="00B46A03" w:rsidRDefault="00B46A03" w:rsidP="00B46A03">
      <w:pPr>
        <w:rPr>
          <w:rFonts w:cs="Arial"/>
        </w:rPr>
      </w:pPr>
      <w:r>
        <w:rPr>
          <w:rFonts w:cs="Arial"/>
        </w:rPr>
        <w:t xml:space="preserve">This is an example where if the data is reparsed, it does not result in that original Infoset, because the trailing empty value which is the representation of the nil value, is not represented in the output, and so does not cause an Infoset item with </w:t>
      </w:r>
      <w:r>
        <w:rPr>
          <w:rFonts w:cs="Arial"/>
          <w:b/>
        </w:rPr>
        <w:t>[nilled]</w:t>
      </w:r>
      <w:r>
        <w:rPr>
          <w:rFonts w:cs="Arial"/>
        </w:rPr>
        <w:t xml:space="preserve"> true to be created in the Infoset when this data is parsed. To preserve the nil, change the dfdl:nilValueDelimiterPolicy to 'both'. In that case the output would be:</w:t>
      </w:r>
    </w:p>
    <w:p w14:paraId="0FF2243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[1]|[0]|[]|[4]|[]</w:t>
      </w:r>
    </w:p>
    <w:p w14:paraId="57636FE6" w14:textId="77777777" w:rsidR="00B46A03" w:rsidRDefault="00B46A03" w:rsidP="00B46A03">
      <w:pPr>
        <w:rPr>
          <w:rFonts w:cs="Arial"/>
        </w:rPr>
      </w:pPr>
      <w:r>
        <w:rPr>
          <w:rFonts w:cs="Arial"/>
        </w:rPr>
        <w:t>The nils now have explicit representation in the data and are recreated in the Infoset when parsing.</w:t>
      </w:r>
    </w:p>
    <w:p w14:paraId="1CC8AD50"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bookmarkStart w:id="7780" w:name="_Ref25588955"/>
      <w:r>
        <w:rPr>
          <w:rFonts w:eastAsia="Times New Roman"/>
        </w:rPr>
        <w:t>Unparsing Child Groups within Separated Sequences</w:t>
      </w:r>
      <w:bookmarkEnd w:id="7780"/>
    </w:p>
    <w:p w14:paraId="59AD98F9" w14:textId="77777777" w:rsidR="00B46A03" w:rsidRDefault="00B46A03" w:rsidP="00B46A03">
      <w:bookmarkStart w:id="7781" w:name="_Toc21705940"/>
      <w:bookmarkEnd w:id="7781"/>
      <w:r>
        <w:t>When a child of a sequence is a group then a separator is output depending on dfdl:separatorSuppressionPolicy and other factors:</w:t>
      </w:r>
    </w:p>
    <w:p w14:paraId="73D26A29" w14:textId="77777777" w:rsidR="00B46A03" w:rsidRPr="00E112C9" w:rsidRDefault="00B46A03" w:rsidP="00EB2287">
      <w:pPr>
        <w:pStyle w:val="ListParagraph"/>
        <w:numPr>
          <w:ilvl w:val="0"/>
          <w:numId w:val="180"/>
        </w:numPr>
        <w:tabs>
          <w:tab w:val="clear" w:pos="403"/>
        </w:tabs>
        <w:spacing w:before="60" w:after="60" w:line="240" w:lineRule="auto"/>
        <w:jc w:val="left"/>
      </w:pPr>
      <w:r w:rsidRPr="00E112C9">
        <w:t>‘never’ - the child group’s associated separator is output</w:t>
      </w:r>
    </w:p>
    <w:p w14:paraId="6A3FA1B3" w14:textId="77777777" w:rsidR="00B46A03" w:rsidRPr="00E112C9" w:rsidRDefault="00B46A03" w:rsidP="00EB2287">
      <w:pPr>
        <w:pStyle w:val="ListParagraph"/>
        <w:numPr>
          <w:ilvl w:val="0"/>
          <w:numId w:val="180"/>
        </w:numPr>
        <w:tabs>
          <w:tab w:val="clear" w:pos="403"/>
        </w:tabs>
        <w:spacing w:before="60" w:after="60" w:line="240" w:lineRule="auto"/>
        <w:jc w:val="left"/>
      </w:pPr>
      <w:r w:rsidRPr="00E112C9">
        <w:t>‘trailingEmpty’ or ‘trailingEmptyStrict’ – if the child group is potentially trailing, has zero-length and it is actually trailing, its separator is not output.</w:t>
      </w:r>
    </w:p>
    <w:p w14:paraId="262B4524" w14:textId="77777777" w:rsidR="00B46A03" w:rsidRPr="00E112C9" w:rsidRDefault="00B46A03" w:rsidP="00EB2287">
      <w:pPr>
        <w:pStyle w:val="ListParagraph"/>
        <w:numPr>
          <w:ilvl w:val="0"/>
          <w:numId w:val="180"/>
        </w:numPr>
        <w:tabs>
          <w:tab w:val="clear" w:pos="403"/>
        </w:tabs>
        <w:spacing w:before="60" w:after="60" w:line="240" w:lineRule="auto"/>
        <w:jc w:val="left"/>
      </w:pPr>
      <w:r w:rsidRPr="00E112C9">
        <w:t>‘anyEmpty’ – if the child group has zero-length its separator is not output.</w:t>
      </w:r>
    </w:p>
    <w:p w14:paraId="65084C3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7782" w:name="_Toc322911697"/>
      <w:bookmarkStart w:id="7783" w:name="_Toc322912236"/>
      <w:bookmarkStart w:id="7784" w:name="_Toc329093093"/>
      <w:bookmarkStart w:id="7785" w:name="_Toc332701606"/>
      <w:bookmarkStart w:id="7786" w:name="_Toc332701910"/>
      <w:bookmarkStart w:id="7787" w:name="_Toc332711709"/>
      <w:bookmarkStart w:id="7788" w:name="_Toc332712011"/>
      <w:bookmarkStart w:id="7789" w:name="_Toc332712312"/>
      <w:bookmarkStart w:id="7790" w:name="_Toc332724228"/>
      <w:bookmarkStart w:id="7791" w:name="_Toc332724528"/>
      <w:bookmarkStart w:id="7792" w:name="_Toc341102824"/>
      <w:bookmarkStart w:id="7793" w:name="_Toc347241559"/>
      <w:bookmarkStart w:id="7794" w:name="_Toc347744752"/>
      <w:bookmarkStart w:id="7795" w:name="_Toc348984535"/>
      <w:bookmarkStart w:id="7796" w:name="_Toc348984840"/>
      <w:bookmarkStart w:id="7797" w:name="_Toc349038004"/>
      <w:bookmarkStart w:id="7798" w:name="_Toc349038306"/>
      <w:bookmarkStart w:id="7799" w:name="_Toc349042792"/>
      <w:bookmarkStart w:id="7800" w:name="_Toc351912863"/>
      <w:bookmarkStart w:id="7801" w:name="_Toc351914884"/>
      <w:bookmarkStart w:id="7802" w:name="_Toc351915350"/>
      <w:bookmarkStart w:id="7803" w:name="_Toc361231407"/>
      <w:bookmarkStart w:id="7804" w:name="_Toc361231933"/>
      <w:bookmarkStart w:id="7805" w:name="_Toc362445231"/>
      <w:bookmarkStart w:id="7806" w:name="_Toc363909153"/>
      <w:bookmarkStart w:id="7807" w:name="_Toc364463578"/>
      <w:bookmarkStart w:id="7808" w:name="_Toc366078182"/>
      <w:bookmarkStart w:id="7809" w:name="_Toc366078801"/>
      <w:bookmarkStart w:id="7810" w:name="_Toc366079786"/>
      <w:bookmarkStart w:id="7811" w:name="_Toc366080398"/>
      <w:bookmarkStart w:id="7812" w:name="_Toc366081007"/>
      <w:bookmarkStart w:id="7813" w:name="_Toc366505347"/>
      <w:bookmarkStart w:id="7814" w:name="_Toc366508716"/>
      <w:bookmarkStart w:id="7815" w:name="_Toc366513217"/>
      <w:bookmarkStart w:id="7816" w:name="_Toc366574406"/>
      <w:bookmarkStart w:id="7817" w:name="_Toc366578199"/>
      <w:bookmarkStart w:id="7818" w:name="_Toc366578793"/>
      <w:bookmarkStart w:id="7819" w:name="_Toc366579385"/>
      <w:bookmarkStart w:id="7820" w:name="_Toc366579976"/>
      <w:bookmarkStart w:id="7821" w:name="_Toc366580568"/>
      <w:bookmarkStart w:id="7822" w:name="_Toc366581159"/>
      <w:bookmarkStart w:id="7823" w:name="_Toc366581751"/>
      <w:bookmarkStart w:id="7824" w:name="_Toc322911386"/>
      <w:bookmarkStart w:id="7825" w:name="_Toc322911698"/>
      <w:bookmarkStart w:id="7826" w:name="_Toc322911947"/>
      <w:bookmarkStart w:id="7827" w:name="_Toc322912237"/>
      <w:bookmarkStart w:id="7828" w:name="_Toc329093094"/>
      <w:bookmarkStart w:id="7829" w:name="_Toc332701607"/>
      <w:bookmarkStart w:id="7830" w:name="_Toc332701911"/>
      <w:bookmarkStart w:id="7831" w:name="_Toc332711710"/>
      <w:bookmarkStart w:id="7832" w:name="_Toc332712012"/>
      <w:bookmarkStart w:id="7833" w:name="_Toc332712313"/>
      <w:bookmarkStart w:id="7834" w:name="_Toc332724229"/>
      <w:bookmarkStart w:id="7835" w:name="_Toc332724529"/>
      <w:bookmarkStart w:id="7836" w:name="_Toc341102825"/>
      <w:bookmarkStart w:id="7837" w:name="_Toc347241560"/>
      <w:bookmarkStart w:id="7838" w:name="_Toc347744753"/>
      <w:bookmarkStart w:id="7839" w:name="_Toc348984536"/>
      <w:bookmarkStart w:id="7840" w:name="_Toc348984841"/>
      <w:bookmarkStart w:id="7841" w:name="_Toc349038005"/>
      <w:bookmarkStart w:id="7842" w:name="_Toc349038307"/>
      <w:bookmarkStart w:id="7843" w:name="_Toc349042793"/>
      <w:bookmarkStart w:id="7844" w:name="_Toc349642207"/>
      <w:bookmarkStart w:id="7845" w:name="_Toc351912864"/>
      <w:bookmarkStart w:id="7846" w:name="_Toc351914885"/>
      <w:bookmarkStart w:id="7847" w:name="_Toc351915351"/>
      <w:bookmarkStart w:id="7848" w:name="_Toc361231408"/>
      <w:bookmarkStart w:id="7849" w:name="_Toc361231934"/>
      <w:bookmarkStart w:id="7850" w:name="_Toc362445232"/>
      <w:bookmarkStart w:id="7851" w:name="_Toc363909154"/>
      <w:bookmarkStart w:id="7852" w:name="_Toc364463579"/>
      <w:bookmarkStart w:id="7853" w:name="_Toc366078183"/>
      <w:bookmarkStart w:id="7854" w:name="_Toc366078802"/>
      <w:bookmarkStart w:id="7855" w:name="_Toc366079787"/>
      <w:bookmarkStart w:id="7856" w:name="_Toc366080399"/>
      <w:bookmarkStart w:id="7857" w:name="_Toc366081008"/>
      <w:bookmarkStart w:id="7858" w:name="_Toc366505348"/>
      <w:bookmarkStart w:id="7859" w:name="_Toc366508717"/>
      <w:bookmarkStart w:id="7860" w:name="_Toc366513218"/>
      <w:bookmarkStart w:id="7861" w:name="_Toc366574407"/>
      <w:bookmarkStart w:id="7862" w:name="_Toc366578200"/>
      <w:bookmarkStart w:id="7863" w:name="_Toc366578794"/>
      <w:bookmarkStart w:id="7864" w:name="_Toc366579386"/>
      <w:bookmarkStart w:id="7865" w:name="_Toc366579977"/>
      <w:bookmarkStart w:id="7866" w:name="_Toc366580569"/>
      <w:bookmarkStart w:id="7867" w:name="_Toc366581160"/>
      <w:bookmarkStart w:id="7868" w:name="_Toc366581752"/>
      <w:bookmarkStart w:id="7869" w:name="_Toc184192042"/>
      <w:bookmarkStart w:id="7870" w:name="_Toc184210586"/>
      <w:bookmarkStart w:id="7871" w:name="_Toc184192043"/>
      <w:bookmarkStart w:id="7872" w:name="_Toc184210587"/>
      <w:bookmarkStart w:id="7873" w:name="_Toc322911387"/>
      <w:bookmarkStart w:id="7874" w:name="_Toc322911699"/>
      <w:bookmarkStart w:id="7875" w:name="_Toc322911948"/>
      <w:bookmarkStart w:id="7876" w:name="_Toc322912238"/>
      <w:bookmarkStart w:id="7877" w:name="_Toc329093095"/>
      <w:bookmarkStart w:id="7878" w:name="_Toc332701608"/>
      <w:bookmarkStart w:id="7879" w:name="_Toc332701912"/>
      <w:bookmarkStart w:id="7880" w:name="_Toc332711711"/>
      <w:bookmarkStart w:id="7881" w:name="_Toc332712013"/>
      <w:bookmarkStart w:id="7882" w:name="_Toc332712314"/>
      <w:bookmarkStart w:id="7883" w:name="_Toc332724230"/>
      <w:bookmarkStart w:id="7884" w:name="_Toc332724530"/>
      <w:bookmarkStart w:id="7885" w:name="_Toc341102826"/>
      <w:bookmarkStart w:id="7886" w:name="_Toc347241561"/>
      <w:bookmarkStart w:id="7887" w:name="_Toc347744754"/>
      <w:bookmarkStart w:id="7888" w:name="_Toc348984537"/>
      <w:bookmarkStart w:id="7889" w:name="_Toc348984842"/>
      <w:bookmarkStart w:id="7890" w:name="_Toc349038006"/>
      <w:bookmarkStart w:id="7891" w:name="_Toc349038308"/>
      <w:bookmarkStart w:id="7892" w:name="_Toc349042794"/>
      <w:bookmarkStart w:id="7893" w:name="_Toc349642208"/>
      <w:bookmarkStart w:id="7894" w:name="_Toc351912865"/>
      <w:bookmarkStart w:id="7895" w:name="_Toc351914886"/>
      <w:bookmarkStart w:id="7896" w:name="_Toc351915352"/>
      <w:bookmarkStart w:id="7897" w:name="_Toc361231409"/>
      <w:bookmarkStart w:id="7898" w:name="_Toc361231935"/>
      <w:bookmarkStart w:id="7899" w:name="_Toc362445233"/>
      <w:bookmarkStart w:id="7900" w:name="_Toc363909155"/>
      <w:bookmarkStart w:id="7901" w:name="_Toc364463580"/>
      <w:bookmarkStart w:id="7902" w:name="_Toc366078184"/>
      <w:bookmarkStart w:id="7903" w:name="_Toc366078803"/>
      <w:bookmarkStart w:id="7904" w:name="_Toc366079788"/>
      <w:bookmarkStart w:id="7905" w:name="_Toc366080400"/>
      <w:bookmarkStart w:id="7906" w:name="_Toc366081009"/>
      <w:bookmarkStart w:id="7907" w:name="_Toc366505349"/>
      <w:bookmarkStart w:id="7908" w:name="_Toc366508718"/>
      <w:bookmarkStart w:id="7909" w:name="_Toc366513219"/>
      <w:bookmarkStart w:id="7910" w:name="_Toc366574408"/>
      <w:bookmarkStart w:id="7911" w:name="_Toc366578201"/>
      <w:bookmarkStart w:id="7912" w:name="_Toc366578795"/>
      <w:bookmarkStart w:id="7913" w:name="_Toc366579387"/>
      <w:bookmarkStart w:id="7914" w:name="_Toc366579978"/>
      <w:bookmarkStart w:id="7915" w:name="_Toc366580570"/>
      <w:bookmarkStart w:id="7916" w:name="_Toc366581161"/>
      <w:bookmarkStart w:id="7917" w:name="_Toc366581753"/>
      <w:bookmarkStart w:id="7918" w:name="_Toc177399115"/>
      <w:bookmarkStart w:id="7919" w:name="_Toc175057402"/>
      <w:bookmarkStart w:id="7920" w:name="_Toc199516347"/>
      <w:bookmarkStart w:id="7921" w:name="_Toc194984009"/>
      <w:bookmarkStart w:id="7922" w:name="_Toc243112853"/>
      <w:bookmarkStart w:id="7923" w:name="_Toc349042795"/>
      <w:bookmarkStart w:id="7924" w:name="_Toc62570187"/>
      <w:bookmarkStart w:id="7925" w:name="_Toc210216909"/>
      <w:bookmarkStart w:id="7926" w:name="_Toc219441041"/>
      <w:bookmarkEnd w:id="7733"/>
      <w:bookmarkEnd w:id="7734"/>
      <w:bookmarkEnd w:id="7778"/>
      <w:bookmarkEnd w:id="7779"/>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r>
        <w:t>Unordered Sequence Groups</w:t>
      </w:r>
      <w:bookmarkEnd w:id="7918"/>
      <w:bookmarkEnd w:id="7919"/>
      <w:bookmarkEnd w:id="7920"/>
      <w:bookmarkEnd w:id="7921"/>
      <w:bookmarkEnd w:id="7922"/>
      <w:bookmarkEnd w:id="7923"/>
      <w:bookmarkEnd w:id="7924"/>
      <w:bookmarkEnd w:id="7925"/>
      <w:bookmarkEnd w:id="7926"/>
    </w:p>
    <w:p w14:paraId="0A61E262" w14:textId="77777777" w:rsidR="00B46A03" w:rsidRDefault="00B46A03" w:rsidP="00404546">
      <w:pPr>
        <w:pStyle w:val="nobreak"/>
      </w:pPr>
      <w:r>
        <w:t>The occurrences of members of a sequence group with dfdl:sequenceKind of 'unordered' (hereafter referred to as an 'unordered sequence') may appear in the data in any order. Occurrences of the same member do not have to be contiguous. In the Infoset, sequence groups are always in schema order, so a DFDL processor MUST sort the members of an unordered sequence into schema order when parsing. When unparsing, the Infoset must already be in schema order, and the members of the sequence are output in schema order.</w:t>
      </w:r>
    </w:p>
    <w:p w14:paraId="683686B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r>
        <w:rPr>
          <w:rFonts w:eastAsia="Times New Roman"/>
        </w:rPr>
        <w:t xml:space="preserve"> </w:t>
      </w:r>
      <w:bookmarkStart w:id="7927" w:name="_Toc62570188"/>
      <w:bookmarkStart w:id="7928" w:name="_Toc210216910"/>
      <w:bookmarkStart w:id="7929" w:name="_Toc219441042"/>
      <w:r>
        <w:rPr>
          <w:rFonts w:eastAsia="Times New Roman"/>
        </w:rPr>
        <w:t>Restrictions for Unordered Sequences</w:t>
      </w:r>
      <w:bookmarkEnd w:id="7927"/>
      <w:bookmarkEnd w:id="7928"/>
      <w:bookmarkEnd w:id="7929"/>
    </w:p>
    <w:p w14:paraId="0EDC0942" w14:textId="77777777" w:rsidR="00B46A03" w:rsidRDefault="00B46A03" w:rsidP="00B46A03">
      <w:r>
        <w:t>It is a Schema Definition Error if any member of the unordered sequence is not an element declaration or an element reference.</w:t>
      </w:r>
    </w:p>
    <w:p w14:paraId="2A5BE179" w14:textId="77777777" w:rsidR="00B46A03" w:rsidRDefault="00B46A03" w:rsidP="00B46A03">
      <w:r>
        <w:t>It is a Schema Definition Error if a member of an unordered sequence is an optional element or an array element and its dfdl:occursCountKind property is not 'parsed'</w:t>
      </w:r>
    </w:p>
    <w:p w14:paraId="21E5B726" w14:textId="77777777" w:rsidR="00B46A03" w:rsidRDefault="00B46A03" w:rsidP="00B46A03">
      <w:r>
        <w:t>It is a Schema Definition Error if two or more members of the unordered sequence have the same name and the same namespace (see post-processing transformation below)</w:t>
      </w:r>
    </w:p>
    <w:p w14:paraId="04AFFEA1" w14:textId="77777777" w:rsidR="00B46A03" w:rsidRDefault="00B46A03" w:rsidP="00B46A03">
      <w:r>
        <w:t>It is a Schema Definition Error if an unordered sequence has no members.</w:t>
      </w:r>
    </w:p>
    <w:p w14:paraId="6EC8277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r>
        <w:rPr>
          <w:rFonts w:eastAsia="Times New Roman"/>
        </w:rPr>
        <w:lastRenderedPageBreak/>
        <w:t xml:space="preserve"> </w:t>
      </w:r>
      <w:bookmarkStart w:id="7930" w:name="_Toc62570189"/>
      <w:bookmarkStart w:id="7931" w:name="_Toc210216911"/>
      <w:bookmarkStart w:id="7932" w:name="_Toc219441043"/>
      <w:r>
        <w:rPr>
          <w:rFonts w:eastAsia="Times New Roman"/>
        </w:rPr>
        <w:t>Parsing an Unordered Sequence</w:t>
      </w:r>
      <w:bookmarkEnd w:id="7930"/>
      <w:bookmarkEnd w:id="7931"/>
      <w:bookmarkEnd w:id="7932"/>
    </w:p>
    <w:p w14:paraId="0F9E5320" w14:textId="77777777" w:rsidR="00B46A03" w:rsidRDefault="00B46A03" w:rsidP="00404546">
      <w:pPr>
        <w:pStyle w:val="nobreak"/>
      </w:pPr>
      <w:r>
        <w:t xml:space="preserve">When parsing, the semantics of an unordered sequence are expressed by way of: </w:t>
      </w:r>
    </w:p>
    <w:p w14:paraId="47E7BF47" w14:textId="77777777" w:rsidR="00B46A03" w:rsidRDefault="00B46A03" w:rsidP="00EB2287">
      <w:pPr>
        <w:numPr>
          <w:ilvl w:val="0"/>
          <w:numId w:val="95"/>
        </w:numPr>
        <w:tabs>
          <w:tab w:val="clear" w:pos="403"/>
        </w:tabs>
        <w:spacing w:before="60" w:after="60" w:line="240" w:lineRule="auto"/>
        <w:jc w:val="left"/>
      </w:pPr>
      <w:r>
        <w:t xml:space="preserve">a source-to-source transformation of the sequence group definition, and </w:t>
      </w:r>
    </w:p>
    <w:p w14:paraId="20A1D9AA" w14:textId="77777777" w:rsidR="00B46A03" w:rsidRDefault="00B46A03" w:rsidP="00EB2287">
      <w:pPr>
        <w:numPr>
          <w:ilvl w:val="0"/>
          <w:numId w:val="95"/>
        </w:numPr>
        <w:tabs>
          <w:tab w:val="clear" w:pos="403"/>
        </w:tabs>
        <w:spacing w:before="60" w:after="60" w:line="240" w:lineRule="auto"/>
        <w:jc w:val="left"/>
      </w:pPr>
      <w:r>
        <w:t xml:space="preserve">a post-processing transformation of the Infoset . </w:t>
      </w:r>
    </w:p>
    <w:p w14:paraId="7C28248C" w14:textId="77777777" w:rsidR="00B46A03" w:rsidRDefault="00B46A03" w:rsidP="00404546">
      <w:pPr>
        <w:pStyle w:val="nobreak"/>
      </w:pPr>
      <w:r>
        <w:t>An implementation MAY use any technique consistent with this semantic.</w:t>
      </w:r>
    </w:p>
    <w:p w14:paraId="2B0F0E3D"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 xml:space="preserve"> Source-to-source Transformation</w:t>
      </w:r>
    </w:p>
    <w:p w14:paraId="7BA20BE7" w14:textId="77777777" w:rsidR="00B46A03" w:rsidRDefault="00B46A03" w:rsidP="00B46A03">
      <w:r>
        <w:t xml:space="preserve">The source-to-source transformation turns the declaration of an unordered sequence into an ordered sequence group that contains a repeating choice. To ensure that the resulting schema is a valid DFDL schema, the choice group is wrapped in an array element. </w:t>
      </w:r>
    </w:p>
    <w:p w14:paraId="12AFA3A4" w14:textId="77777777" w:rsidR="00B46A03" w:rsidRDefault="00B46A03" w:rsidP="00B46A03">
      <w:r>
        <w:t xml:space="preserve">The unordered sequence is transformed as follows: </w:t>
      </w:r>
    </w:p>
    <w:p w14:paraId="772594D4" w14:textId="77777777" w:rsidR="00B46A03" w:rsidRDefault="00B46A03" w:rsidP="00EB2287">
      <w:pPr>
        <w:numPr>
          <w:ilvl w:val="0"/>
          <w:numId w:val="96"/>
        </w:numPr>
        <w:tabs>
          <w:tab w:val="clear" w:pos="403"/>
        </w:tabs>
        <w:spacing w:before="60" w:after="60" w:line="240" w:lineRule="auto"/>
        <w:jc w:val="left"/>
      </w:pPr>
      <w:r>
        <w:t xml:space="preserve">the dfdl:sequenceKind property of the unordered sequence is changed to "ordered" </w:t>
      </w:r>
    </w:p>
    <w:p w14:paraId="77CB8971" w14:textId="77777777" w:rsidR="00B46A03" w:rsidRDefault="00B46A03" w:rsidP="00EB2287">
      <w:pPr>
        <w:numPr>
          <w:ilvl w:val="0"/>
          <w:numId w:val="96"/>
        </w:numPr>
        <w:tabs>
          <w:tab w:val="clear" w:pos="403"/>
        </w:tabs>
        <w:spacing w:before="60" w:after="60" w:line="240" w:lineRule="auto"/>
        <w:jc w:val="left"/>
      </w:pPr>
      <w:r>
        <w:t>the content of the unordered sequence is replaced by a complex element ( the 'choice element' ) with the following properties:</w:t>
      </w:r>
    </w:p>
    <w:p w14:paraId="56649AC7" w14:textId="77777777" w:rsidR="00B46A03" w:rsidRDefault="00B46A03" w:rsidP="00EB2287">
      <w:pPr>
        <w:numPr>
          <w:ilvl w:val="1"/>
          <w:numId w:val="96"/>
        </w:numPr>
        <w:tabs>
          <w:tab w:val="clear" w:pos="403"/>
        </w:tabs>
        <w:spacing w:before="60" w:after="60" w:line="240" w:lineRule="auto"/>
        <w:jc w:val="left"/>
      </w:pPr>
      <w:r>
        <w:t>XSD minOccurs="0"</w:t>
      </w:r>
    </w:p>
    <w:p w14:paraId="6C929F54" w14:textId="77777777" w:rsidR="00B46A03" w:rsidRDefault="00B46A03" w:rsidP="00EB2287">
      <w:pPr>
        <w:numPr>
          <w:ilvl w:val="1"/>
          <w:numId w:val="96"/>
        </w:numPr>
        <w:tabs>
          <w:tab w:val="clear" w:pos="403"/>
        </w:tabs>
        <w:spacing w:before="60" w:after="60" w:line="240" w:lineRule="auto"/>
        <w:jc w:val="left"/>
      </w:pPr>
      <w:r>
        <w:t>XSD maxOccurs="unbounded"</w:t>
      </w:r>
    </w:p>
    <w:p w14:paraId="4FF74DF4" w14:textId="77777777" w:rsidR="00B46A03" w:rsidRDefault="00B46A03" w:rsidP="00EB2287">
      <w:pPr>
        <w:numPr>
          <w:ilvl w:val="1"/>
          <w:numId w:val="96"/>
        </w:numPr>
        <w:tabs>
          <w:tab w:val="clear" w:pos="403"/>
        </w:tabs>
        <w:spacing w:before="60" w:after="60" w:line="240" w:lineRule="auto"/>
        <w:jc w:val="left"/>
      </w:pPr>
      <w:r>
        <w:t>dfdl:lengthKind "implicit"</w:t>
      </w:r>
    </w:p>
    <w:p w14:paraId="5D766DF8" w14:textId="77777777" w:rsidR="00B46A03" w:rsidRDefault="00B46A03" w:rsidP="00EB2287">
      <w:pPr>
        <w:numPr>
          <w:ilvl w:val="1"/>
          <w:numId w:val="96"/>
        </w:numPr>
        <w:tabs>
          <w:tab w:val="clear" w:pos="403"/>
        </w:tabs>
        <w:spacing w:before="60" w:after="60" w:line="240" w:lineRule="auto"/>
        <w:jc w:val="left"/>
      </w:pPr>
      <w:r>
        <w:t>dfd:occursCountKind "parsed"</w:t>
      </w:r>
    </w:p>
    <w:p w14:paraId="2365A540" w14:textId="77777777" w:rsidR="00B46A03" w:rsidRDefault="00B46A03" w:rsidP="00EB2287">
      <w:pPr>
        <w:numPr>
          <w:ilvl w:val="0"/>
          <w:numId w:val="96"/>
        </w:numPr>
        <w:tabs>
          <w:tab w:val="clear" w:pos="403"/>
        </w:tabs>
        <w:spacing w:before="60" w:after="60" w:line="240" w:lineRule="auto"/>
        <w:jc w:val="left"/>
      </w:pPr>
      <w:r>
        <w:t>the content of the choice element's complex type is a choice group with the following properties:</w:t>
      </w:r>
    </w:p>
    <w:p w14:paraId="0D816025" w14:textId="77777777" w:rsidR="00B46A03" w:rsidRDefault="00B46A03" w:rsidP="00EB2287">
      <w:pPr>
        <w:numPr>
          <w:ilvl w:val="0"/>
          <w:numId w:val="96"/>
        </w:numPr>
        <w:tabs>
          <w:tab w:val="clear" w:pos="403"/>
        </w:tabs>
        <w:spacing w:before="60" w:after="60" w:line="240" w:lineRule="auto"/>
        <w:jc w:val="left"/>
      </w:pPr>
      <w:r>
        <w:t>dfdl:choiceLengthKind "implicit"</w:t>
      </w:r>
    </w:p>
    <w:p w14:paraId="37522164" w14:textId="77777777" w:rsidR="00B46A03" w:rsidRDefault="00B46A03" w:rsidP="00EB2287">
      <w:pPr>
        <w:numPr>
          <w:ilvl w:val="0"/>
          <w:numId w:val="96"/>
        </w:numPr>
        <w:tabs>
          <w:tab w:val="clear" w:pos="403"/>
        </w:tabs>
        <w:spacing w:before="60" w:after="60" w:line="240" w:lineRule="auto"/>
        <w:jc w:val="left"/>
      </w:pPr>
      <w:r>
        <w:t>The members of the unordered sequence become the members of the choice group, with their declaration order preserved.</w:t>
      </w:r>
    </w:p>
    <w:p w14:paraId="64D7CAC6" w14:textId="77777777" w:rsidR="00B46A03" w:rsidRDefault="00B46A03" w:rsidP="00EB2287">
      <w:pPr>
        <w:numPr>
          <w:ilvl w:val="0"/>
          <w:numId w:val="96"/>
        </w:numPr>
        <w:tabs>
          <w:tab w:val="clear" w:pos="403"/>
        </w:tabs>
        <w:spacing w:before="60" w:after="60" w:line="240" w:lineRule="auto"/>
        <w:jc w:val="left"/>
      </w:pPr>
      <w:r>
        <w:t xml:space="preserve">The XSD minOccurs and XSD maxOccurs properties on each member of the choice group are both set to 1. </w:t>
      </w:r>
    </w:p>
    <w:p w14:paraId="458AF8C7" w14:textId="77777777" w:rsidR="00B46A03" w:rsidRDefault="00B46A03" w:rsidP="00B46A03">
      <w:pPr>
        <w:rPr>
          <w:rFonts w:cs="Arial"/>
        </w:rPr>
      </w:pPr>
      <w:r>
        <w:rPr>
          <w:rFonts w:cs="Arial"/>
        </w:rPr>
        <w:t>Using the following example as an illustration:</w:t>
      </w:r>
    </w:p>
    <w:p w14:paraId="7F76C4E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dfdl:sequenceKind="unordered" dfdl:separator=","&gt;</w:t>
      </w:r>
    </w:p>
    <w:p w14:paraId="0A6BDCB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 type="xs:string"  dfdl:initiator="A:" /&gt;</w:t>
      </w:r>
    </w:p>
    <w:p w14:paraId="66FFC87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 type="xs:int" minOccurs="0" dfdl:initiator="B:" /&gt;</w:t>
      </w:r>
    </w:p>
    <w:p w14:paraId="7DBAC24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name="c" type="xs:string" minOccurs="0" maxOccurs="10"  </w:t>
      </w:r>
    </w:p>
    <w:p w14:paraId="00BC862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dfdl:initiator="C:" /&gt;</w:t>
      </w:r>
    </w:p>
    <w:p w14:paraId="5B731D9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6A4430FB" w14:textId="77777777" w:rsidR="00B46A03" w:rsidRDefault="00B46A03" w:rsidP="00B46A03">
      <w:pPr>
        <w:rPr>
          <w:rFonts w:cs="Arial"/>
        </w:rPr>
      </w:pPr>
      <w:r>
        <w:rPr>
          <w:rFonts w:cs="Arial"/>
        </w:rPr>
        <w:t>The above unordered sequence group is conceptually rewritten into the following ordered sequence group:</w:t>
      </w:r>
    </w:p>
    <w:p w14:paraId="5517F8C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dfdl:sequenceKind="ordered" dfdl:separator=","&gt;</w:t>
      </w:r>
    </w:p>
    <w:p w14:paraId="13AFE4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name="choiceElement" minOccurs="0" maxOccurs="unbounded"</w:t>
      </w:r>
      <w:r>
        <w:br/>
        <w:t xml:space="preserve">                    dfdl:occursCountKind="parsed"&gt;</w:t>
      </w:r>
    </w:p>
    <w:p w14:paraId="5DD266A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6BB9AE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&lt;xs:choice dfdl:choiceLengthKind="implicit"&gt;</w:t>
      </w:r>
    </w:p>
    <w:p w14:paraId="4D72B7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 type="xs:string" dfdl:initiator="A:" /&gt;</w:t>
      </w:r>
    </w:p>
    <w:p w14:paraId="44E52E6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 type="xs:int" dfdl:initiator="B:" /&gt;</w:t>
      </w:r>
    </w:p>
    <w:p w14:paraId="27315C7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name="c" type="xs:string" dfdl:initiator="C:" /&gt;</w:t>
      </w:r>
    </w:p>
    <w:p w14:paraId="2BB411A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&lt;/xs:choice&gt;</w:t>
      </w:r>
    </w:p>
    <w:p w14:paraId="3616DD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2633FF4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33D524C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12EFD16A" w14:textId="77777777" w:rsidR="00B46A03" w:rsidRDefault="00B46A03" w:rsidP="00B46A03">
      <w:r>
        <w:t xml:space="preserve">Processing then constructs a temporary info set for this ordered sequence group by parsing the data. </w:t>
      </w:r>
    </w:p>
    <w:p w14:paraId="1541860F" w14:textId="77777777" w:rsidR="00B46A03" w:rsidRDefault="00B46A03" w:rsidP="00B46A03">
      <w:r>
        <w:lastRenderedPageBreak/>
        <w:t>If a member element is found to have the empty representation then the parsing of that element must use the original value of XSD minOccurs. In this example, element "b" has XSD minOccurs "0" and if it is found with the empty representation then it must not be defaulted.</w:t>
      </w:r>
    </w:p>
    <w:p w14:paraId="0DC0A9E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cs="Arial"/>
        </w:rPr>
      </w:pPr>
      <w:r>
        <w:rPr>
          <w:rFonts w:eastAsia="Times New Roman" w:cs="Arial"/>
        </w:rPr>
        <w:t>Post-processing Transformation</w:t>
      </w:r>
    </w:p>
    <w:p w14:paraId="33436640" w14:textId="77777777" w:rsidR="00B46A03" w:rsidRDefault="00B46A03" w:rsidP="00404546">
      <w:pPr>
        <w:pStyle w:val="nobreak"/>
      </w:pPr>
      <w:r>
        <w:t>Post-processing consists of the following steps:</w:t>
      </w:r>
    </w:p>
    <w:p w14:paraId="3BB682D6" w14:textId="77777777" w:rsidR="00B46A03" w:rsidRDefault="00B46A03" w:rsidP="00EB2287">
      <w:pPr>
        <w:numPr>
          <w:ilvl w:val="0"/>
          <w:numId w:val="97"/>
        </w:numPr>
        <w:tabs>
          <w:tab w:val="clear" w:pos="403"/>
        </w:tabs>
        <w:spacing w:before="60" w:after="60" w:line="240" w:lineRule="auto"/>
        <w:jc w:val="left"/>
      </w:pPr>
      <w:r>
        <w:t>Sort the temporary Infoset to produce the real Infoset</w:t>
      </w:r>
    </w:p>
    <w:p w14:paraId="63C6208F" w14:textId="77777777" w:rsidR="00B46A03" w:rsidRDefault="00B46A03" w:rsidP="00EB2287">
      <w:pPr>
        <w:numPr>
          <w:ilvl w:val="0"/>
          <w:numId w:val="97"/>
        </w:numPr>
        <w:tabs>
          <w:tab w:val="clear" w:pos="403"/>
        </w:tabs>
        <w:spacing w:before="60" w:after="60" w:line="240" w:lineRule="auto"/>
        <w:jc w:val="left"/>
        <w:rPr>
          <w:rFonts w:cs="Arial"/>
        </w:rPr>
      </w:pPr>
      <w:r>
        <w:rPr>
          <w:rFonts w:cs="Arial"/>
        </w:rPr>
        <w:t>Check scalar elements and validate</w:t>
      </w:r>
    </w:p>
    <w:p w14:paraId="42DBFF77" w14:textId="77777777" w:rsidR="00B46A03" w:rsidRDefault="00B46A03" w:rsidP="00B46A03">
      <w:pPr>
        <w:rPr>
          <w:b/>
        </w:rPr>
      </w:pPr>
      <w:r>
        <w:rPr>
          <w:b/>
        </w:rPr>
        <w:t>Step 1: Sort the Temporary Infoset</w:t>
      </w:r>
    </w:p>
    <w:p w14:paraId="0CE45931" w14:textId="77777777" w:rsidR="00B46A03" w:rsidRDefault="00B46A03" w:rsidP="00B46A03">
      <w:r>
        <w:t>The temporary Infoset is transformed into the Infoset conforming to the original unordered sequence.  All members of the temporary Infoset having the same name and namespace as the first child of the unordered sequence are placed first, in the order in which they were parsed. This algorithm repeats for the second child of the unordered sequence and so on until all members of the temporary Infoset have been sorted into the schema declaration order of the original unordered sequence.</w:t>
      </w:r>
    </w:p>
    <w:p w14:paraId="2F3E61ED" w14:textId="77777777" w:rsidR="00B46A03" w:rsidRDefault="00B46A03" w:rsidP="00B46A03">
      <w:r>
        <w:t>For the example above, the temporary Infoset is transformed into the Infoset corresponding to:</w:t>
      </w:r>
    </w:p>
    <w:p w14:paraId="073F92A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CE8A93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 type="xs:string" /&gt;</w:t>
      </w:r>
    </w:p>
    <w:p w14:paraId="74B0797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name="b" type="xs:int" minOccurs="0" /&gt;</w:t>
      </w:r>
    </w:p>
    <w:p w14:paraId="312FFBC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name="c" type="xs:string" minOccurs="0" maxOccurs="10" /&gt;</w:t>
      </w:r>
    </w:p>
    <w:p w14:paraId="18DAFAC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3D28273" w14:textId="77777777" w:rsidR="00B46A03" w:rsidRDefault="00B46A03" w:rsidP="00B46A03">
      <w:pPr>
        <w:rPr>
          <w:b/>
        </w:rPr>
      </w:pPr>
      <w:r>
        <w:rPr>
          <w:b/>
        </w:rPr>
        <w:t>Step 2: Check Scalar Elements and Validate</w:t>
      </w:r>
    </w:p>
    <w:p w14:paraId="5DE3426D" w14:textId="77777777" w:rsidR="00B46A03" w:rsidRDefault="00B46A03" w:rsidP="00B46A03">
      <w:r>
        <w:t>For each element in the unordered sequence having XSD minOccurs "1" and maxOccurs "1", the number of occurrences is checked. Each such element must occur exactly once in the Infoset, else it is a Processing Error.</w:t>
      </w:r>
    </w:p>
    <w:p w14:paraId="727848D4" w14:textId="77777777" w:rsidR="00B46A03" w:rsidRDefault="00B46A03" w:rsidP="00B46A03">
      <w:r>
        <w:t xml:space="preserve">If validation is enabled, the DFDL processor validates the number of occurrences of each member of the unordered sequence against XSD minOccurs and XSD maxOccurs. </w:t>
      </w:r>
    </w:p>
    <w:p w14:paraId="0B8EE92D" w14:textId="77777777" w:rsidR="00B46A03" w:rsidRDefault="00B46A03" w:rsidP="00B46A03">
      <w:r>
        <w:t>These checks are the same as those performed for an ordered sequence group. However, in an unordered sequence the checking of XSD minOccurs and XSD maxOccurs MUST be performed after the entire group has been parsed.</w:t>
      </w:r>
    </w:p>
    <w:p w14:paraId="0494161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7933" w:name="_Toc62570190"/>
      <w:bookmarkStart w:id="7934" w:name="_Toc210216912"/>
      <w:bookmarkStart w:id="7935" w:name="_Toc219441044"/>
      <w:r>
        <w:rPr>
          <w:rFonts w:eastAsia="Times New Roman"/>
        </w:rPr>
        <w:t>Unparsing an Unordered Sequence</w:t>
      </w:r>
      <w:bookmarkEnd w:id="7933"/>
      <w:bookmarkEnd w:id="7934"/>
      <w:bookmarkEnd w:id="7935"/>
    </w:p>
    <w:p w14:paraId="401FAF9E" w14:textId="77777777" w:rsidR="00B46A03" w:rsidRDefault="00B46A03" w:rsidP="00B46A03">
      <w:pPr>
        <w:rPr>
          <w:rFonts w:cs="Arial"/>
        </w:rPr>
      </w:pPr>
      <w:r>
        <w:rPr>
          <w:rFonts w:cs="Arial"/>
        </w:rPr>
        <w:t xml:space="preserve">When unparsing, the behavior is exactly as if dfdl:sequenceKind is 'ordered'. The members of the unordered sequence group are output in schema declaration order. </w:t>
      </w:r>
    </w:p>
    <w:p w14:paraId="1AA11CA3"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7936" w:name="_Toc363909160"/>
      <w:bookmarkStart w:id="7937" w:name="_Toc364463585"/>
      <w:bookmarkStart w:id="7938" w:name="_Toc366078189"/>
      <w:bookmarkStart w:id="7939" w:name="_Toc366078808"/>
      <w:bookmarkStart w:id="7940" w:name="_Toc366079793"/>
      <w:bookmarkStart w:id="7941" w:name="_Toc366080405"/>
      <w:bookmarkStart w:id="7942" w:name="_Toc366081014"/>
      <w:bookmarkStart w:id="7943" w:name="_Toc366505354"/>
      <w:bookmarkStart w:id="7944" w:name="_Toc366508723"/>
      <w:bookmarkStart w:id="7945" w:name="_Toc366513224"/>
      <w:bookmarkStart w:id="7946" w:name="_Toc366574413"/>
      <w:bookmarkStart w:id="7947" w:name="_Toc366578206"/>
      <w:bookmarkStart w:id="7948" w:name="_Toc366578800"/>
      <w:bookmarkStart w:id="7949" w:name="_Toc366579392"/>
      <w:bookmarkStart w:id="7950" w:name="_Toc366579983"/>
      <w:bookmarkStart w:id="7951" w:name="_Toc366580575"/>
      <w:bookmarkStart w:id="7952" w:name="_Toc366581166"/>
      <w:bookmarkStart w:id="7953" w:name="_Toc366581758"/>
      <w:bookmarkStart w:id="7954" w:name="_Toc363909161"/>
      <w:bookmarkStart w:id="7955" w:name="_Toc364463586"/>
      <w:bookmarkStart w:id="7956" w:name="_Toc366078190"/>
      <w:bookmarkStart w:id="7957" w:name="_Toc366078809"/>
      <w:bookmarkStart w:id="7958" w:name="_Toc366079794"/>
      <w:bookmarkStart w:id="7959" w:name="_Toc366080406"/>
      <w:bookmarkStart w:id="7960" w:name="_Toc366081015"/>
      <w:bookmarkStart w:id="7961" w:name="_Toc366505355"/>
      <w:bookmarkStart w:id="7962" w:name="_Toc366508724"/>
      <w:bookmarkStart w:id="7963" w:name="_Toc366513225"/>
      <w:bookmarkStart w:id="7964" w:name="_Toc366574414"/>
      <w:bookmarkStart w:id="7965" w:name="_Toc366578207"/>
      <w:bookmarkStart w:id="7966" w:name="_Toc366578801"/>
      <w:bookmarkStart w:id="7967" w:name="_Toc366579393"/>
      <w:bookmarkStart w:id="7968" w:name="_Toc366579984"/>
      <w:bookmarkStart w:id="7969" w:name="_Toc366580576"/>
      <w:bookmarkStart w:id="7970" w:name="_Toc366581167"/>
      <w:bookmarkStart w:id="7971" w:name="_Toc366581759"/>
      <w:bookmarkStart w:id="7972" w:name="_Toc363909162"/>
      <w:bookmarkStart w:id="7973" w:name="_Toc364463587"/>
      <w:bookmarkStart w:id="7974" w:name="_Toc366078191"/>
      <w:bookmarkStart w:id="7975" w:name="_Toc366078810"/>
      <w:bookmarkStart w:id="7976" w:name="_Toc366079795"/>
      <w:bookmarkStart w:id="7977" w:name="_Toc366080407"/>
      <w:bookmarkStart w:id="7978" w:name="_Toc366081016"/>
      <w:bookmarkStart w:id="7979" w:name="_Toc366505356"/>
      <w:bookmarkStart w:id="7980" w:name="_Toc366508725"/>
      <w:bookmarkStart w:id="7981" w:name="_Toc366513226"/>
      <w:bookmarkStart w:id="7982" w:name="_Toc366574415"/>
      <w:bookmarkStart w:id="7983" w:name="_Toc366578208"/>
      <w:bookmarkStart w:id="7984" w:name="_Toc366578802"/>
      <w:bookmarkStart w:id="7985" w:name="_Toc366579394"/>
      <w:bookmarkStart w:id="7986" w:name="_Toc366579985"/>
      <w:bookmarkStart w:id="7987" w:name="_Toc366580577"/>
      <w:bookmarkStart w:id="7988" w:name="_Toc366581168"/>
      <w:bookmarkStart w:id="7989" w:name="_Toc366581760"/>
      <w:bookmarkStart w:id="7990" w:name="_Toc363909163"/>
      <w:bookmarkStart w:id="7991" w:name="_Toc364463588"/>
      <w:bookmarkStart w:id="7992" w:name="_Toc366078192"/>
      <w:bookmarkStart w:id="7993" w:name="_Toc366078811"/>
      <w:bookmarkStart w:id="7994" w:name="_Toc366079796"/>
      <w:bookmarkStart w:id="7995" w:name="_Toc366080408"/>
      <w:bookmarkStart w:id="7996" w:name="_Toc366081017"/>
      <w:bookmarkStart w:id="7997" w:name="_Toc366505357"/>
      <w:bookmarkStart w:id="7998" w:name="_Toc366508726"/>
      <w:bookmarkStart w:id="7999" w:name="_Toc366513227"/>
      <w:bookmarkStart w:id="8000" w:name="_Toc366574416"/>
      <w:bookmarkStart w:id="8001" w:name="_Toc366578209"/>
      <w:bookmarkStart w:id="8002" w:name="_Toc366578803"/>
      <w:bookmarkStart w:id="8003" w:name="_Toc366579395"/>
      <w:bookmarkStart w:id="8004" w:name="_Toc366579986"/>
      <w:bookmarkStart w:id="8005" w:name="_Toc366580578"/>
      <w:bookmarkStart w:id="8006" w:name="_Toc366581169"/>
      <w:bookmarkStart w:id="8007" w:name="_Toc366581761"/>
      <w:bookmarkStart w:id="8008" w:name="_Toc363909164"/>
      <w:bookmarkStart w:id="8009" w:name="_Toc364463589"/>
      <w:bookmarkStart w:id="8010" w:name="_Toc366078193"/>
      <w:bookmarkStart w:id="8011" w:name="_Toc366078812"/>
      <w:bookmarkStart w:id="8012" w:name="_Toc366079797"/>
      <w:bookmarkStart w:id="8013" w:name="_Toc366080409"/>
      <w:bookmarkStart w:id="8014" w:name="_Toc366081018"/>
      <w:bookmarkStart w:id="8015" w:name="_Toc366505358"/>
      <w:bookmarkStart w:id="8016" w:name="_Toc366508727"/>
      <w:bookmarkStart w:id="8017" w:name="_Toc366513228"/>
      <w:bookmarkStart w:id="8018" w:name="_Toc366574417"/>
      <w:bookmarkStart w:id="8019" w:name="_Toc366578210"/>
      <w:bookmarkStart w:id="8020" w:name="_Toc366578804"/>
      <w:bookmarkStart w:id="8021" w:name="_Toc366579396"/>
      <w:bookmarkStart w:id="8022" w:name="_Toc366579987"/>
      <w:bookmarkStart w:id="8023" w:name="_Toc366580579"/>
      <w:bookmarkStart w:id="8024" w:name="_Toc366581170"/>
      <w:bookmarkStart w:id="8025" w:name="_Toc366581762"/>
      <w:bookmarkStart w:id="8026" w:name="_Toc363909165"/>
      <w:bookmarkStart w:id="8027" w:name="_Toc364463590"/>
      <w:bookmarkStart w:id="8028" w:name="_Toc366078194"/>
      <w:bookmarkStart w:id="8029" w:name="_Toc366078813"/>
      <w:bookmarkStart w:id="8030" w:name="_Toc366079798"/>
      <w:bookmarkStart w:id="8031" w:name="_Toc366080410"/>
      <w:bookmarkStart w:id="8032" w:name="_Toc366081019"/>
      <w:bookmarkStart w:id="8033" w:name="_Toc366505359"/>
      <w:bookmarkStart w:id="8034" w:name="_Toc366508728"/>
      <w:bookmarkStart w:id="8035" w:name="_Toc366513229"/>
      <w:bookmarkStart w:id="8036" w:name="_Toc366574418"/>
      <w:bookmarkStart w:id="8037" w:name="_Toc366578211"/>
      <w:bookmarkStart w:id="8038" w:name="_Toc366578805"/>
      <w:bookmarkStart w:id="8039" w:name="_Toc366579397"/>
      <w:bookmarkStart w:id="8040" w:name="_Toc366579988"/>
      <w:bookmarkStart w:id="8041" w:name="_Toc366580580"/>
      <w:bookmarkStart w:id="8042" w:name="_Toc366581171"/>
      <w:bookmarkStart w:id="8043" w:name="_Toc366581763"/>
      <w:bookmarkStart w:id="8044" w:name="_Toc363909166"/>
      <w:bookmarkStart w:id="8045" w:name="_Toc364463591"/>
      <w:bookmarkStart w:id="8046" w:name="_Toc366078195"/>
      <w:bookmarkStart w:id="8047" w:name="_Toc366078814"/>
      <w:bookmarkStart w:id="8048" w:name="_Toc366079799"/>
      <w:bookmarkStart w:id="8049" w:name="_Toc366080411"/>
      <w:bookmarkStart w:id="8050" w:name="_Toc366081020"/>
      <w:bookmarkStart w:id="8051" w:name="_Toc366505360"/>
      <w:bookmarkStart w:id="8052" w:name="_Toc366508729"/>
      <w:bookmarkStart w:id="8053" w:name="_Toc366513230"/>
      <w:bookmarkStart w:id="8054" w:name="_Toc366574419"/>
      <w:bookmarkStart w:id="8055" w:name="_Toc366578212"/>
      <w:bookmarkStart w:id="8056" w:name="_Toc366578806"/>
      <w:bookmarkStart w:id="8057" w:name="_Toc366579398"/>
      <w:bookmarkStart w:id="8058" w:name="_Toc366579989"/>
      <w:bookmarkStart w:id="8059" w:name="_Toc366580581"/>
      <w:bookmarkStart w:id="8060" w:name="_Toc366581172"/>
      <w:bookmarkStart w:id="8061" w:name="_Toc366581764"/>
      <w:bookmarkStart w:id="8062" w:name="_Toc363909167"/>
      <w:bookmarkStart w:id="8063" w:name="_Toc364463592"/>
      <w:bookmarkStart w:id="8064" w:name="_Toc366078196"/>
      <w:bookmarkStart w:id="8065" w:name="_Toc366078815"/>
      <w:bookmarkStart w:id="8066" w:name="_Toc366079800"/>
      <w:bookmarkStart w:id="8067" w:name="_Toc366080412"/>
      <w:bookmarkStart w:id="8068" w:name="_Toc366081021"/>
      <w:bookmarkStart w:id="8069" w:name="_Toc366505361"/>
      <w:bookmarkStart w:id="8070" w:name="_Toc366508730"/>
      <w:bookmarkStart w:id="8071" w:name="_Toc366513231"/>
      <w:bookmarkStart w:id="8072" w:name="_Toc366574420"/>
      <w:bookmarkStart w:id="8073" w:name="_Toc366578213"/>
      <w:bookmarkStart w:id="8074" w:name="_Toc366578807"/>
      <w:bookmarkStart w:id="8075" w:name="_Toc366579399"/>
      <w:bookmarkStart w:id="8076" w:name="_Toc366579990"/>
      <w:bookmarkStart w:id="8077" w:name="_Toc366580582"/>
      <w:bookmarkStart w:id="8078" w:name="_Toc366581173"/>
      <w:bookmarkStart w:id="8079" w:name="_Toc366581765"/>
      <w:bookmarkStart w:id="8080" w:name="_Toc363909168"/>
      <w:bookmarkStart w:id="8081" w:name="_Toc364463593"/>
      <w:bookmarkStart w:id="8082" w:name="_Toc366078197"/>
      <w:bookmarkStart w:id="8083" w:name="_Toc366078816"/>
      <w:bookmarkStart w:id="8084" w:name="_Toc366079801"/>
      <w:bookmarkStart w:id="8085" w:name="_Toc366080413"/>
      <w:bookmarkStart w:id="8086" w:name="_Toc366081022"/>
      <w:bookmarkStart w:id="8087" w:name="_Toc366505362"/>
      <w:bookmarkStart w:id="8088" w:name="_Toc366508731"/>
      <w:bookmarkStart w:id="8089" w:name="_Toc366513232"/>
      <w:bookmarkStart w:id="8090" w:name="_Toc366574421"/>
      <w:bookmarkStart w:id="8091" w:name="_Toc366578214"/>
      <w:bookmarkStart w:id="8092" w:name="_Toc366578808"/>
      <w:bookmarkStart w:id="8093" w:name="_Toc366579400"/>
      <w:bookmarkStart w:id="8094" w:name="_Toc366579991"/>
      <w:bookmarkStart w:id="8095" w:name="_Toc366580583"/>
      <w:bookmarkStart w:id="8096" w:name="_Toc366581174"/>
      <w:bookmarkStart w:id="8097" w:name="_Toc366581766"/>
      <w:bookmarkStart w:id="8098" w:name="_Toc363909169"/>
      <w:bookmarkStart w:id="8099" w:name="_Toc364463594"/>
      <w:bookmarkStart w:id="8100" w:name="_Toc366078198"/>
      <w:bookmarkStart w:id="8101" w:name="_Toc366078817"/>
      <w:bookmarkStart w:id="8102" w:name="_Toc366079802"/>
      <w:bookmarkStart w:id="8103" w:name="_Toc366080414"/>
      <w:bookmarkStart w:id="8104" w:name="_Toc366081023"/>
      <w:bookmarkStart w:id="8105" w:name="_Toc366505363"/>
      <w:bookmarkStart w:id="8106" w:name="_Toc366508732"/>
      <w:bookmarkStart w:id="8107" w:name="_Toc366513233"/>
      <w:bookmarkStart w:id="8108" w:name="_Toc366574422"/>
      <w:bookmarkStart w:id="8109" w:name="_Toc366578215"/>
      <w:bookmarkStart w:id="8110" w:name="_Toc366578809"/>
      <w:bookmarkStart w:id="8111" w:name="_Toc366579401"/>
      <w:bookmarkStart w:id="8112" w:name="_Toc366579992"/>
      <w:bookmarkStart w:id="8113" w:name="_Toc366580584"/>
      <w:bookmarkStart w:id="8114" w:name="_Toc366581175"/>
      <w:bookmarkStart w:id="8115" w:name="_Toc366581767"/>
      <w:bookmarkStart w:id="8116" w:name="_Toc363909170"/>
      <w:bookmarkStart w:id="8117" w:name="_Toc364463595"/>
      <w:bookmarkStart w:id="8118" w:name="_Toc366078199"/>
      <w:bookmarkStart w:id="8119" w:name="_Toc366078818"/>
      <w:bookmarkStart w:id="8120" w:name="_Toc366079803"/>
      <w:bookmarkStart w:id="8121" w:name="_Toc366080415"/>
      <w:bookmarkStart w:id="8122" w:name="_Toc366081024"/>
      <w:bookmarkStart w:id="8123" w:name="_Toc366505364"/>
      <w:bookmarkStart w:id="8124" w:name="_Toc366508733"/>
      <w:bookmarkStart w:id="8125" w:name="_Toc366513234"/>
      <w:bookmarkStart w:id="8126" w:name="_Toc366574423"/>
      <w:bookmarkStart w:id="8127" w:name="_Toc366578216"/>
      <w:bookmarkStart w:id="8128" w:name="_Toc366578810"/>
      <w:bookmarkStart w:id="8129" w:name="_Toc366579402"/>
      <w:bookmarkStart w:id="8130" w:name="_Toc366579993"/>
      <w:bookmarkStart w:id="8131" w:name="_Toc366580585"/>
      <w:bookmarkStart w:id="8132" w:name="_Toc366581176"/>
      <w:bookmarkStart w:id="8133" w:name="_Toc366581768"/>
      <w:bookmarkStart w:id="8134" w:name="_Toc363909171"/>
      <w:bookmarkStart w:id="8135" w:name="_Toc364463596"/>
      <w:bookmarkStart w:id="8136" w:name="_Toc366078200"/>
      <w:bookmarkStart w:id="8137" w:name="_Toc366078819"/>
      <w:bookmarkStart w:id="8138" w:name="_Toc366079804"/>
      <w:bookmarkStart w:id="8139" w:name="_Toc366080416"/>
      <w:bookmarkStart w:id="8140" w:name="_Toc366081025"/>
      <w:bookmarkStart w:id="8141" w:name="_Toc366505365"/>
      <w:bookmarkStart w:id="8142" w:name="_Toc366508734"/>
      <w:bookmarkStart w:id="8143" w:name="_Toc366513235"/>
      <w:bookmarkStart w:id="8144" w:name="_Toc366574424"/>
      <w:bookmarkStart w:id="8145" w:name="_Toc366578217"/>
      <w:bookmarkStart w:id="8146" w:name="_Toc366578811"/>
      <w:bookmarkStart w:id="8147" w:name="_Toc366579403"/>
      <w:bookmarkStart w:id="8148" w:name="_Toc366579994"/>
      <w:bookmarkStart w:id="8149" w:name="_Toc366580586"/>
      <w:bookmarkStart w:id="8150" w:name="_Toc366581177"/>
      <w:bookmarkStart w:id="8151" w:name="_Toc366581769"/>
      <w:bookmarkStart w:id="8152" w:name="_Toc363909172"/>
      <w:bookmarkStart w:id="8153" w:name="_Toc364463597"/>
      <w:bookmarkStart w:id="8154" w:name="_Toc366078201"/>
      <w:bookmarkStart w:id="8155" w:name="_Toc366078820"/>
      <w:bookmarkStart w:id="8156" w:name="_Toc366079805"/>
      <w:bookmarkStart w:id="8157" w:name="_Toc366080417"/>
      <w:bookmarkStart w:id="8158" w:name="_Toc366081026"/>
      <w:bookmarkStart w:id="8159" w:name="_Toc366505366"/>
      <w:bookmarkStart w:id="8160" w:name="_Toc366508735"/>
      <w:bookmarkStart w:id="8161" w:name="_Toc366513236"/>
      <w:bookmarkStart w:id="8162" w:name="_Toc366574425"/>
      <w:bookmarkStart w:id="8163" w:name="_Toc366578218"/>
      <w:bookmarkStart w:id="8164" w:name="_Toc366578812"/>
      <w:bookmarkStart w:id="8165" w:name="_Toc366579404"/>
      <w:bookmarkStart w:id="8166" w:name="_Toc366579995"/>
      <w:bookmarkStart w:id="8167" w:name="_Toc366580587"/>
      <w:bookmarkStart w:id="8168" w:name="_Toc366581178"/>
      <w:bookmarkStart w:id="8169" w:name="_Toc366581770"/>
      <w:bookmarkStart w:id="8170" w:name="_Toc363909173"/>
      <w:bookmarkStart w:id="8171" w:name="_Toc364463598"/>
      <w:bookmarkStart w:id="8172" w:name="_Toc366078202"/>
      <w:bookmarkStart w:id="8173" w:name="_Toc366078821"/>
      <w:bookmarkStart w:id="8174" w:name="_Toc366079806"/>
      <w:bookmarkStart w:id="8175" w:name="_Toc366080418"/>
      <w:bookmarkStart w:id="8176" w:name="_Toc366081027"/>
      <w:bookmarkStart w:id="8177" w:name="_Toc366505367"/>
      <w:bookmarkStart w:id="8178" w:name="_Toc366508736"/>
      <w:bookmarkStart w:id="8179" w:name="_Toc366513237"/>
      <w:bookmarkStart w:id="8180" w:name="_Toc366574426"/>
      <w:bookmarkStart w:id="8181" w:name="_Toc366578219"/>
      <w:bookmarkStart w:id="8182" w:name="_Toc366578813"/>
      <w:bookmarkStart w:id="8183" w:name="_Toc366579405"/>
      <w:bookmarkStart w:id="8184" w:name="_Toc366579996"/>
      <w:bookmarkStart w:id="8185" w:name="_Toc366580588"/>
      <w:bookmarkStart w:id="8186" w:name="_Toc366581179"/>
      <w:bookmarkStart w:id="8187" w:name="_Toc366581771"/>
      <w:bookmarkStart w:id="8188" w:name="_Toc363909174"/>
      <w:bookmarkStart w:id="8189" w:name="_Toc364463599"/>
      <w:bookmarkStart w:id="8190" w:name="_Toc366078203"/>
      <w:bookmarkStart w:id="8191" w:name="_Toc366078822"/>
      <w:bookmarkStart w:id="8192" w:name="_Toc366079807"/>
      <w:bookmarkStart w:id="8193" w:name="_Toc366080419"/>
      <w:bookmarkStart w:id="8194" w:name="_Toc366081028"/>
      <w:bookmarkStart w:id="8195" w:name="_Toc366505368"/>
      <w:bookmarkStart w:id="8196" w:name="_Toc366508737"/>
      <w:bookmarkStart w:id="8197" w:name="_Toc366513238"/>
      <w:bookmarkStart w:id="8198" w:name="_Toc366574427"/>
      <w:bookmarkStart w:id="8199" w:name="_Toc366578220"/>
      <w:bookmarkStart w:id="8200" w:name="_Toc366578814"/>
      <w:bookmarkStart w:id="8201" w:name="_Toc366579406"/>
      <w:bookmarkStart w:id="8202" w:name="_Toc366579997"/>
      <w:bookmarkStart w:id="8203" w:name="_Toc366580589"/>
      <w:bookmarkStart w:id="8204" w:name="_Toc366581180"/>
      <w:bookmarkStart w:id="8205" w:name="_Toc366581772"/>
      <w:bookmarkStart w:id="8206" w:name="_Toc363909175"/>
      <w:bookmarkStart w:id="8207" w:name="_Toc364463600"/>
      <w:bookmarkStart w:id="8208" w:name="_Toc366078204"/>
      <w:bookmarkStart w:id="8209" w:name="_Toc366078823"/>
      <w:bookmarkStart w:id="8210" w:name="_Toc366079808"/>
      <w:bookmarkStart w:id="8211" w:name="_Toc366080420"/>
      <w:bookmarkStart w:id="8212" w:name="_Toc366081029"/>
      <w:bookmarkStart w:id="8213" w:name="_Toc366505369"/>
      <w:bookmarkStart w:id="8214" w:name="_Toc366508738"/>
      <w:bookmarkStart w:id="8215" w:name="_Toc366513239"/>
      <w:bookmarkStart w:id="8216" w:name="_Toc366574428"/>
      <w:bookmarkStart w:id="8217" w:name="_Toc366578221"/>
      <w:bookmarkStart w:id="8218" w:name="_Toc366578815"/>
      <w:bookmarkStart w:id="8219" w:name="_Toc366579407"/>
      <w:bookmarkStart w:id="8220" w:name="_Toc366579998"/>
      <w:bookmarkStart w:id="8221" w:name="_Toc366580590"/>
      <w:bookmarkStart w:id="8222" w:name="_Toc366581181"/>
      <w:bookmarkStart w:id="8223" w:name="_Toc366581773"/>
      <w:bookmarkStart w:id="8224" w:name="_Toc363909176"/>
      <w:bookmarkStart w:id="8225" w:name="_Toc364463601"/>
      <w:bookmarkStart w:id="8226" w:name="_Toc366078205"/>
      <w:bookmarkStart w:id="8227" w:name="_Toc366078824"/>
      <w:bookmarkStart w:id="8228" w:name="_Toc366079809"/>
      <w:bookmarkStart w:id="8229" w:name="_Toc366080421"/>
      <w:bookmarkStart w:id="8230" w:name="_Toc366081030"/>
      <w:bookmarkStart w:id="8231" w:name="_Toc366505370"/>
      <w:bookmarkStart w:id="8232" w:name="_Toc366508739"/>
      <w:bookmarkStart w:id="8233" w:name="_Toc366513240"/>
      <w:bookmarkStart w:id="8234" w:name="_Toc366574429"/>
      <w:bookmarkStart w:id="8235" w:name="_Toc366578222"/>
      <w:bookmarkStart w:id="8236" w:name="_Toc366578816"/>
      <w:bookmarkStart w:id="8237" w:name="_Toc366579408"/>
      <w:bookmarkStart w:id="8238" w:name="_Toc366579999"/>
      <w:bookmarkStart w:id="8239" w:name="_Toc366580591"/>
      <w:bookmarkStart w:id="8240" w:name="_Toc366581182"/>
      <w:bookmarkStart w:id="8241" w:name="_Toc366581774"/>
      <w:bookmarkStart w:id="8242" w:name="_Toc363909177"/>
      <w:bookmarkStart w:id="8243" w:name="_Toc364463602"/>
      <w:bookmarkStart w:id="8244" w:name="_Toc366078206"/>
      <w:bookmarkStart w:id="8245" w:name="_Toc366078825"/>
      <w:bookmarkStart w:id="8246" w:name="_Toc366079810"/>
      <w:bookmarkStart w:id="8247" w:name="_Toc366080422"/>
      <w:bookmarkStart w:id="8248" w:name="_Toc366081031"/>
      <w:bookmarkStart w:id="8249" w:name="_Toc366505371"/>
      <w:bookmarkStart w:id="8250" w:name="_Toc366508740"/>
      <w:bookmarkStart w:id="8251" w:name="_Toc366513241"/>
      <w:bookmarkStart w:id="8252" w:name="_Toc366574430"/>
      <w:bookmarkStart w:id="8253" w:name="_Toc366578223"/>
      <w:bookmarkStart w:id="8254" w:name="_Toc366578817"/>
      <w:bookmarkStart w:id="8255" w:name="_Toc366579409"/>
      <w:bookmarkStart w:id="8256" w:name="_Toc366580000"/>
      <w:bookmarkStart w:id="8257" w:name="_Toc366580592"/>
      <w:bookmarkStart w:id="8258" w:name="_Toc366581183"/>
      <w:bookmarkStart w:id="8259" w:name="_Toc366581775"/>
      <w:bookmarkStart w:id="8260" w:name="_Toc363909178"/>
      <w:bookmarkStart w:id="8261" w:name="_Toc364463603"/>
      <w:bookmarkStart w:id="8262" w:name="_Toc366078207"/>
      <w:bookmarkStart w:id="8263" w:name="_Toc366078826"/>
      <w:bookmarkStart w:id="8264" w:name="_Toc366079811"/>
      <w:bookmarkStart w:id="8265" w:name="_Toc366080423"/>
      <w:bookmarkStart w:id="8266" w:name="_Toc366081032"/>
      <w:bookmarkStart w:id="8267" w:name="_Toc366505372"/>
      <w:bookmarkStart w:id="8268" w:name="_Toc366508741"/>
      <w:bookmarkStart w:id="8269" w:name="_Toc366513242"/>
      <w:bookmarkStart w:id="8270" w:name="_Toc366574431"/>
      <w:bookmarkStart w:id="8271" w:name="_Toc366578224"/>
      <w:bookmarkStart w:id="8272" w:name="_Toc366578818"/>
      <w:bookmarkStart w:id="8273" w:name="_Toc366579410"/>
      <w:bookmarkStart w:id="8274" w:name="_Toc366580001"/>
      <w:bookmarkStart w:id="8275" w:name="_Toc366580593"/>
      <w:bookmarkStart w:id="8276" w:name="_Toc366581184"/>
      <w:bookmarkStart w:id="8277" w:name="_Toc366581776"/>
      <w:bookmarkStart w:id="8278" w:name="_Toc363909179"/>
      <w:bookmarkStart w:id="8279" w:name="_Toc364463604"/>
      <w:bookmarkStart w:id="8280" w:name="_Toc366078208"/>
      <w:bookmarkStart w:id="8281" w:name="_Toc366078827"/>
      <w:bookmarkStart w:id="8282" w:name="_Toc366079812"/>
      <w:bookmarkStart w:id="8283" w:name="_Toc366080424"/>
      <w:bookmarkStart w:id="8284" w:name="_Toc366081033"/>
      <w:bookmarkStart w:id="8285" w:name="_Toc366505373"/>
      <w:bookmarkStart w:id="8286" w:name="_Toc366508742"/>
      <w:bookmarkStart w:id="8287" w:name="_Toc366513243"/>
      <w:bookmarkStart w:id="8288" w:name="_Toc366574432"/>
      <w:bookmarkStart w:id="8289" w:name="_Toc366578225"/>
      <w:bookmarkStart w:id="8290" w:name="_Toc366578819"/>
      <w:bookmarkStart w:id="8291" w:name="_Toc366579411"/>
      <w:bookmarkStart w:id="8292" w:name="_Toc366580002"/>
      <w:bookmarkStart w:id="8293" w:name="_Toc366580594"/>
      <w:bookmarkStart w:id="8294" w:name="_Toc366581185"/>
      <w:bookmarkStart w:id="8295" w:name="_Toc366581777"/>
      <w:bookmarkStart w:id="8296" w:name="_Toc363909180"/>
      <w:bookmarkStart w:id="8297" w:name="_Toc364463605"/>
      <w:bookmarkStart w:id="8298" w:name="_Toc366078209"/>
      <w:bookmarkStart w:id="8299" w:name="_Toc366078828"/>
      <w:bookmarkStart w:id="8300" w:name="_Toc366079813"/>
      <w:bookmarkStart w:id="8301" w:name="_Toc366080425"/>
      <w:bookmarkStart w:id="8302" w:name="_Toc366081034"/>
      <w:bookmarkStart w:id="8303" w:name="_Toc366505374"/>
      <w:bookmarkStart w:id="8304" w:name="_Toc366508743"/>
      <w:bookmarkStart w:id="8305" w:name="_Toc366513244"/>
      <w:bookmarkStart w:id="8306" w:name="_Toc366574433"/>
      <w:bookmarkStart w:id="8307" w:name="_Toc366578226"/>
      <w:bookmarkStart w:id="8308" w:name="_Toc366578820"/>
      <w:bookmarkStart w:id="8309" w:name="_Toc366579412"/>
      <w:bookmarkStart w:id="8310" w:name="_Toc366580003"/>
      <w:bookmarkStart w:id="8311" w:name="_Toc366580595"/>
      <w:bookmarkStart w:id="8312" w:name="_Toc366581186"/>
      <w:bookmarkStart w:id="8313" w:name="_Toc366581778"/>
      <w:bookmarkStart w:id="8314" w:name="_Toc363909181"/>
      <w:bookmarkStart w:id="8315" w:name="_Toc364463606"/>
      <w:bookmarkStart w:id="8316" w:name="_Toc366078210"/>
      <w:bookmarkStart w:id="8317" w:name="_Toc366078829"/>
      <w:bookmarkStart w:id="8318" w:name="_Toc366079814"/>
      <w:bookmarkStart w:id="8319" w:name="_Toc366080426"/>
      <w:bookmarkStart w:id="8320" w:name="_Toc366081035"/>
      <w:bookmarkStart w:id="8321" w:name="_Toc366505375"/>
      <w:bookmarkStart w:id="8322" w:name="_Toc366508744"/>
      <w:bookmarkStart w:id="8323" w:name="_Toc366513245"/>
      <w:bookmarkStart w:id="8324" w:name="_Toc366574434"/>
      <w:bookmarkStart w:id="8325" w:name="_Toc366578227"/>
      <w:bookmarkStart w:id="8326" w:name="_Toc366578821"/>
      <w:bookmarkStart w:id="8327" w:name="_Toc366579413"/>
      <w:bookmarkStart w:id="8328" w:name="_Toc366580004"/>
      <w:bookmarkStart w:id="8329" w:name="_Toc366580596"/>
      <w:bookmarkStart w:id="8330" w:name="_Toc366581187"/>
      <w:bookmarkStart w:id="8331" w:name="_Toc366581779"/>
      <w:bookmarkStart w:id="8332" w:name="_Toc363909182"/>
      <w:bookmarkStart w:id="8333" w:name="_Toc364463607"/>
      <w:bookmarkStart w:id="8334" w:name="_Toc366078211"/>
      <w:bookmarkStart w:id="8335" w:name="_Toc366078830"/>
      <w:bookmarkStart w:id="8336" w:name="_Toc366079815"/>
      <w:bookmarkStart w:id="8337" w:name="_Toc366080427"/>
      <w:bookmarkStart w:id="8338" w:name="_Toc366081036"/>
      <w:bookmarkStart w:id="8339" w:name="_Toc366505376"/>
      <w:bookmarkStart w:id="8340" w:name="_Toc366508745"/>
      <w:bookmarkStart w:id="8341" w:name="_Toc366513246"/>
      <w:bookmarkStart w:id="8342" w:name="_Toc366574435"/>
      <w:bookmarkStart w:id="8343" w:name="_Toc366578228"/>
      <w:bookmarkStart w:id="8344" w:name="_Toc366578822"/>
      <w:bookmarkStart w:id="8345" w:name="_Toc366579414"/>
      <w:bookmarkStart w:id="8346" w:name="_Toc366580005"/>
      <w:bookmarkStart w:id="8347" w:name="_Toc366580597"/>
      <w:bookmarkStart w:id="8348" w:name="_Toc366581188"/>
      <w:bookmarkStart w:id="8349" w:name="_Toc366581780"/>
      <w:bookmarkStart w:id="8350" w:name="_Toc363909183"/>
      <w:bookmarkStart w:id="8351" w:name="_Toc364463608"/>
      <w:bookmarkStart w:id="8352" w:name="_Toc366078212"/>
      <w:bookmarkStart w:id="8353" w:name="_Toc366078831"/>
      <w:bookmarkStart w:id="8354" w:name="_Toc366079816"/>
      <w:bookmarkStart w:id="8355" w:name="_Toc366080428"/>
      <w:bookmarkStart w:id="8356" w:name="_Toc366081037"/>
      <w:bookmarkStart w:id="8357" w:name="_Toc366505377"/>
      <w:bookmarkStart w:id="8358" w:name="_Toc366508746"/>
      <w:bookmarkStart w:id="8359" w:name="_Toc366513247"/>
      <w:bookmarkStart w:id="8360" w:name="_Toc366574436"/>
      <w:bookmarkStart w:id="8361" w:name="_Toc366578229"/>
      <w:bookmarkStart w:id="8362" w:name="_Toc366578823"/>
      <w:bookmarkStart w:id="8363" w:name="_Toc366579415"/>
      <w:bookmarkStart w:id="8364" w:name="_Toc366580006"/>
      <w:bookmarkStart w:id="8365" w:name="_Toc366580598"/>
      <w:bookmarkStart w:id="8366" w:name="_Toc366581189"/>
      <w:bookmarkStart w:id="8367" w:name="_Toc366581781"/>
      <w:bookmarkStart w:id="8368" w:name="_Toc363909184"/>
      <w:bookmarkStart w:id="8369" w:name="_Toc364463609"/>
      <w:bookmarkStart w:id="8370" w:name="_Toc366078213"/>
      <w:bookmarkStart w:id="8371" w:name="_Toc366078832"/>
      <w:bookmarkStart w:id="8372" w:name="_Toc366079817"/>
      <w:bookmarkStart w:id="8373" w:name="_Toc366080429"/>
      <w:bookmarkStart w:id="8374" w:name="_Toc366081038"/>
      <w:bookmarkStart w:id="8375" w:name="_Toc366505378"/>
      <w:bookmarkStart w:id="8376" w:name="_Toc366508747"/>
      <w:bookmarkStart w:id="8377" w:name="_Toc366513248"/>
      <w:bookmarkStart w:id="8378" w:name="_Toc366574437"/>
      <w:bookmarkStart w:id="8379" w:name="_Toc366578230"/>
      <w:bookmarkStart w:id="8380" w:name="_Toc366578824"/>
      <w:bookmarkStart w:id="8381" w:name="_Toc366579416"/>
      <w:bookmarkStart w:id="8382" w:name="_Toc366580007"/>
      <w:bookmarkStart w:id="8383" w:name="_Toc366580599"/>
      <w:bookmarkStart w:id="8384" w:name="_Toc366581190"/>
      <w:bookmarkStart w:id="8385" w:name="_Toc366581782"/>
      <w:bookmarkStart w:id="8386" w:name="_Toc363909185"/>
      <w:bookmarkStart w:id="8387" w:name="_Toc364463610"/>
      <w:bookmarkStart w:id="8388" w:name="_Toc366078214"/>
      <w:bookmarkStart w:id="8389" w:name="_Toc366078833"/>
      <w:bookmarkStart w:id="8390" w:name="_Toc366079818"/>
      <w:bookmarkStart w:id="8391" w:name="_Toc366080430"/>
      <w:bookmarkStart w:id="8392" w:name="_Toc366081039"/>
      <w:bookmarkStart w:id="8393" w:name="_Toc366505379"/>
      <w:bookmarkStart w:id="8394" w:name="_Toc366508748"/>
      <w:bookmarkStart w:id="8395" w:name="_Toc366513249"/>
      <w:bookmarkStart w:id="8396" w:name="_Toc366574438"/>
      <w:bookmarkStart w:id="8397" w:name="_Toc366578231"/>
      <w:bookmarkStart w:id="8398" w:name="_Toc366578825"/>
      <w:bookmarkStart w:id="8399" w:name="_Toc366579417"/>
      <w:bookmarkStart w:id="8400" w:name="_Toc366580008"/>
      <w:bookmarkStart w:id="8401" w:name="_Toc366580600"/>
      <w:bookmarkStart w:id="8402" w:name="_Toc366581191"/>
      <w:bookmarkStart w:id="8403" w:name="_Toc366581783"/>
      <w:bookmarkStart w:id="8404" w:name="_Toc363909186"/>
      <w:bookmarkStart w:id="8405" w:name="_Toc364463611"/>
      <w:bookmarkStart w:id="8406" w:name="_Toc366078215"/>
      <w:bookmarkStart w:id="8407" w:name="_Toc366078834"/>
      <w:bookmarkStart w:id="8408" w:name="_Toc366079819"/>
      <w:bookmarkStart w:id="8409" w:name="_Toc366080431"/>
      <w:bookmarkStart w:id="8410" w:name="_Toc366081040"/>
      <w:bookmarkStart w:id="8411" w:name="_Toc366505380"/>
      <w:bookmarkStart w:id="8412" w:name="_Toc366508749"/>
      <w:bookmarkStart w:id="8413" w:name="_Toc366513250"/>
      <w:bookmarkStart w:id="8414" w:name="_Toc366574439"/>
      <w:bookmarkStart w:id="8415" w:name="_Toc366578232"/>
      <w:bookmarkStart w:id="8416" w:name="_Toc366578826"/>
      <w:bookmarkStart w:id="8417" w:name="_Toc366579418"/>
      <w:bookmarkStart w:id="8418" w:name="_Toc366580009"/>
      <w:bookmarkStart w:id="8419" w:name="_Toc366580601"/>
      <w:bookmarkStart w:id="8420" w:name="_Toc366581192"/>
      <w:bookmarkStart w:id="8421" w:name="_Toc366581784"/>
      <w:bookmarkStart w:id="8422" w:name="_Toc363909187"/>
      <w:bookmarkStart w:id="8423" w:name="_Toc364463612"/>
      <w:bookmarkStart w:id="8424" w:name="_Toc366078216"/>
      <w:bookmarkStart w:id="8425" w:name="_Toc366078835"/>
      <w:bookmarkStart w:id="8426" w:name="_Toc366079820"/>
      <w:bookmarkStart w:id="8427" w:name="_Toc366080432"/>
      <w:bookmarkStart w:id="8428" w:name="_Toc366081041"/>
      <w:bookmarkStart w:id="8429" w:name="_Toc366505381"/>
      <w:bookmarkStart w:id="8430" w:name="_Toc366508750"/>
      <w:bookmarkStart w:id="8431" w:name="_Toc366513251"/>
      <w:bookmarkStart w:id="8432" w:name="_Toc366574440"/>
      <w:bookmarkStart w:id="8433" w:name="_Toc366578233"/>
      <w:bookmarkStart w:id="8434" w:name="_Toc366578827"/>
      <w:bookmarkStart w:id="8435" w:name="_Toc366579419"/>
      <w:bookmarkStart w:id="8436" w:name="_Toc366580010"/>
      <w:bookmarkStart w:id="8437" w:name="_Toc366580602"/>
      <w:bookmarkStart w:id="8438" w:name="_Toc366581193"/>
      <w:bookmarkStart w:id="8439" w:name="_Toc366581785"/>
      <w:bookmarkStart w:id="8440" w:name="_Toc363909188"/>
      <w:bookmarkStart w:id="8441" w:name="_Toc364463613"/>
      <w:bookmarkStart w:id="8442" w:name="_Toc366078217"/>
      <w:bookmarkStart w:id="8443" w:name="_Toc366078836"/>
      <w:bookmarkStart w:id="8444" w:name="_Toc366079821"/>
      <w:bookmarkStart w:id="8445" w:name="_Toc366080433"/>
      <w:bookmarkStart w:id="8446" w:name="_Toc366081042"/>
      <w:bookmarkStart w:id="8447" w:name="_Toc366505382"/>
      <w:bookmarkStart w:id="8448" w:name="_Toc366508751"/>
      <w:bookmarkStart w:id="8449" w:name="_Toc366513252"/>
      <w:bookmarkStart w:id="8450" w:name="_Toc366574441"/>
      <w:bookmarkStart w:id="8451" w:name="_Toc366578234"/>
      <w:bookmarkStart w:id="8452" w:name="_Toc366578828"/>
      <w:bookmarkStart w:id="8453" w:name="_Toc366579420"/>
      <w:bookmarkStart w:id="8454" w:name="_Toc366580011"/>
      <w:bookmarkStart w:id="8455" w:name="_Toc366580603"/>
      <w:bookmarkStart w:id="8456" w:name="_Toc366581194"/>
      <w:bookmarkStart w:id="8457" w:name="_Toc366581786"/>
      <w:bookmarkStart w:id="8458" w:name="_Toc363909189"/>
      <w:bookmarkStart w:id="8459" w:name="_Toc364463614"/>
      <w:bookmarkStart w:id="8460" w:name="_Toc366078218"/>
      <w:bookmarkStart w:id="8461" w:name="_Toc366078837"/>
      <w:bookmarkStart w:id="8462" w:name="_Toc366079822"/>
      <w:bookmarkStart w:id="8463" w:name="_Toc366080434"/>
      <w:bookmarkStart w:id="8464" w:name="_Toc366081043"/>
      <w:bookmarkStart w:id="8465" w:name="_Toc366505383"/>
      <w:bookmarkStart w:id="8466" w:name="_Toc366508752"/>
      <w:bookmarkStart w:id="8467" w:name="_Toc366513253"/>
      <w:bookmarkStart w:id="8468" w:name="_Toc366574442"/>
      <w:bookmarkStart w:id="8469" w:name="_Toc366578235"/>
      <w:bookmarkStart w:id="8470" w:name="_Toc366578829"/>
      <w:bookmarkStart w:id="8471" w:name="_Toc366579421"/>
      <w:bookmarkStart w:id="8472" w:name="_Toc366580012"/>
      <w:bookmarkStart w:id="8473" w:name="_Toc366580604"/>
      <w:bookmarkStart w:id="8474" w:name="_Toc366581195"/>
      <w:bookmarkStart w:id="8475" w:name="_Toc366581787"/>
      <w:bookmarkStart w:id="8476" w:name="_Toc363909190"/>
      <w:bookmarkStart w:id="8477" w:name="_Toc364463615"/>
      <w:bookmarkStart w:id="8478" w:name="_Toc366078219"/>
      <w:bookmarkStart w:id="8479" w:name="_Toc366078838"/>
      <w:bookmarkStart w:id="8480" w:name="_Toc366079823"/>
      <w:bookmarkStart w:id="8481" w:name="_Toc366080435"/>
      <w:bookmarkStart w:id="8482" w:name="_Toc366081044"/>
      <w:bookmarkStart w:id="8483" w:name="_Toc366505384"/>
      <w:bookmarkStart w:id="8484" w:name="_Toc366508753"/>
      <w:bookmarkStart w:id="8485" w:name="_Toc366513254"/>
      <w:bookmarkStart w:id="8486" w:name="_Toc366574443"/>
      <w:bookmarkStart w:id="8487" w:name="_Toc366578236"/>
      <w:bookmarkStart w:id="8488" w:name="_Toc366578830"/>
      <w:bookmarkStart w:id="8489" w:name="_Toc366579422"/>
      <w:bookmarkStart w:id="8490" w:name="_Toc366580013"/>
      <w:bookmarkStart w:id="8491" w:name="_Toc366580605"/>
      <w:bookmarkStart w:id="8492" w:name="_Toc366581196"/>
      <w:bookmarkStart w:id="8493" w:name="_Toc366581788"/>
      <w:bookmarkStart w:id="8494" w:name="_Toc363909191"/>
      <w:bookmarkStart w:id="8495" w:name="_Toc364463616"/>
      <w:bookmarkStart w:id="8496" w:name="_Toc366078220"/>
      <w:bookmarkStart w:id="8497" w:name="_Toc366078839"/>
      <w:bookmarkStart w:id="8498" w:name="_Toc366079824"/>
      <w:bookmarkStart w:id="8499" w:name="_Toc366080436"/>
      <w:bookmarkStart w:id="8500" w:name="_Toc366081045"/>
      <w:bookmarkStart w:id="8501" w:name="_Toc366505385"/>
      <w:bookmarkStart w:id="8502" w:name="_Toc366508754"/>
      <w:bookmarkStart w:id="8503" w:name="_Toc366513255"/>
      <w:bookmarkStart w:id="8504" w:name="_Toc366574444"/>
      <w:bookmarkStart w:id="8505" w:name="_Toc366578237"/>
      <w:bookmarkStart w:id="8506" w:name="_Toc366578831"/>
      <w:bookmarkStart w:id="8507" w:name="_Toc366579423"/>
      <w:bookmarkStart w:id="8508" w:name="_Toc366580014"/>
      <w:bookmarkStart w:id="8509" w:name="_Toc366580606"/>
      <w:bookmarkStart w:id="8510" w:name="_Toc366581197"/>
      <w:bookmarkStart w:id="8511" w:name="_Toc366581789"/>
      <w:bookmarkStart w:id="8512" w:name="_Toc363909192"/>
      <w:bookmarkStart w:id="8513" w:name="_Toc364463617"/>
      <w:bookmarkStart w:id="8514" w:name="_Toc366078221"/>
      <w:bookmarkStart w:id="8515" w:name="_Toc366078840"/>
      <w:bookmarkStart w:id="8516" w:name="_Toc366079825"/>
      <w:bookmarkStart w:id="8517" w:name="_Toc366080437"/>
      <w:bookmarkStart w:id="8518" w:name="_Toc366081046"/>
      <w:bookmarkStart w:id="8519" w:name="_Toc366505386"/>
      <w:bookmarkStart w:id="8520" w:name="_Toc366508755"/>
      <w:bookmarkStart w:id="8521" w:name="_Toc366513256"/>
      <w:bookmarkStart w:id="8522" w:name="_Toc366574445"/>
      <w:bookmarkStart w:id="8523" w:name="_Toc366578238"/>
      <w:bookmarkStart w:id="8524" w:name="_Toc366578832"/>
      <w:bookmarkStart w:id="8525" w:name="_Toc366579424"/>
      <w:bookmarkStart w:id="8526" w:name="_Toc366580015"/>
      <w:bookmarkStart w:id="8527" w:name="_Toc366580607"/>
      <w:bookmarkStart w:id="8528" w:name="_Toc366581198"/>
      <w:bookmarkStart w:id="8529" w:name="_Toc366581790"/>
      <w:bookmarkStart w:id="8530" w:name="_Toc363909193"/>
      <w:bookmarkStart w:id="8531" w:name="_Toc364463618"/>
      <w:bookmarkStart w:id="8532" w:name="_Toc366078222"/>
      <w:bookmarkStart w:id="8533" w:name="_Toc366078841"/>
      <w:bookmarkStart w:id="8534" w:name="_Toc366079826"/>
      <w:bookmarkStart w:id="8535" w:name="_Toc366080438"/>
      <w:bookmarkStart w:id="8536" w:name="_Toc366081047"/>
      <w:bookmarkStart w:id="8537" w:name="_Toc366505387"/>
      <w:bookmarkStart w:id="8538" w:name="_Toc366508756"/>
      <w:bookmarkStart w:id="8539" w:name="_Toc366513257"/>
      <w:bookmarkStart w:id="8540" w:name="_Toc366574446"/>
      <w:bookmarkStart w:id="8541" w:name="_Toc366578239"/>
      <w:bookmarkStart w:id="8542" w:name="_Toc366578833"/>
      <w:bookmarkStart w:id="8543" w:name="_Toc366579425"/>
      <w:bookmarkStart w:id="8544" w:name="_Toc366580016"/>
      <w:bookmarkStart w:id="8545" w:name="_Toc366580608"/>
      <w:bookmarkStart w:id="8546" w:name="_Toc366581199"/>
      <w:bookmarkStart w:id="8547" w:name="_Toc366581791"/>
      <w:bookmarkStart w:id="8548" w:name="_Toc363909194"/>
      <w:bookmarkStart w:id="8549" w:name="_Toc364463619"/>
      <w:bookmarkStart w:id="8550" w:name="_Toc366078223"/>
      <w:bookmarkStart w:id="8551" w:name="_Toc366078842"/>
      <w:bookmarkStart w:id="8552" w:name="_Toc366079827"/>
      <w:bookmarkStart w:id="8553" w:name="_Toc366080439"/>
      <w:bookmarkStart w:id="8554" w:name="_Toc366081048"/>
      <w:bookmarkStart w:id="8555" w:name="_Toc366505388"/>
      <w:bookmarkStart w:id="8556" w:name="_Toc366508757"/>
      <w:bookmarkStart w:id="8557" w:name="_Toc366513258"/>
      <w:bookmarkStart w:id="8558" w:name="_Toc366574447"/>
      <w:bookmarkStart w:id="8559" w:name="_Toc366578240"/>
      <w:bookmarkStart w:id="8560" w:name="_Toc366578834"/>
      <w:bookmarkStart w:id="8561" w:name="_Toc366579426"/>
      <w:bookmarkStart w:id="8562" w:name="_Toc366580017"/>
      <w:bookmarkStart w:id="8563" w:name="_Toc366580609"/>
      <w:bookmarkStart w:id="8564" w:name="_Toc366581200"/>
      <w:bookmarkStart w:id="8565" w:name="_Toc366581792"/>
      <w:bookmarkStart w:id="8566" w:name="_Toc363909195"/>
      <w:bookmarkStart w:id="8567" w:name="_Toc364463620"/>
      <w:bookmarkStart w:id="8568" w:name="_Toc366078224"/>
      <w:bookmarkStart w:id="8569" w:name="_Toc366078843"/>
      <w:bookmarkStart w:id="8570" w:name="_Toc366079828"/>
      <w:bookmarkStart w:id="8571" w:name="_Toc366080440"/>
      <w:bookmarkStart w:id="8572" w:name="_Toc366081049"/>
      <w:bookmarkStart w:id="8573" w:name="_Toc366505389"/>
      <w:bookmarkStart w:id="8574" w:name="_Toc366508758"/>
      <w:bookmarkStart w:id="8575" w:name="_Toc366513259"/>
      <w:bookmarkStart w:id="8576" w:name="_Toc366574448"/>
      <w:bookmarkStart w:id="8577" w:name="_Toc366578241"/>
      <w:bookmarkStart w:id="8578" w:name="_Toc366578835"/>
      <w:bookmarkStart w:id="8579" w:name="_Toc366579427"/>
      <w:bookmarkStart w:id="8580" w:name="_Toc366580018"/>
      <w:bookmarkStart w:id="8581" w:name="_Toc366580610"/>
      <w:bookmarkStart w:id="8582" w:name="_Toc366581201"/>
      <w:bookmarkStart w:id="8583" w:name="_Toc366581793"/>
      <w:bookmarkStart w:id="8584" w:name="_Toc363909196"/>
      <w:bookmarkStart w:id="8585" w:name="_Toc364463621"/>
      <w:bookmarkStart w:id="8586" w:name="_Toc366078225"/>
      <w:bookmarkStart w:id="8587" w:name="_Toc366078844"/>
      <w:bookmarkStart w:id="8588" w:name="_Toc366079829"/>
      <w:bookmarkStart w:id="8589" w:name="_Toc366080441"/>
      <w:bookmarkStart w:id="8590" w:name="_Toc366081050"/>
      <w:bookmarkStart w:id="8591" w:name="_Toc366505390"/>
      <w:bookmarkStart w:id="8592" w:name="_Toc366508759"/>
      <w:bookmarkStart w:id="8593" w:name="_Toc366513260"/>
      <w:bookmarkStart w:id="8594" w:name="_Toc366574449"/>
      <w:bookmarkStart w:id="8595" w:name="_Toc366578242"/>
      <w:bookmarkStart w:id="8596" w:name="_Toc366578836"/>
      <w:bookmarkStart w:id="8597" w:name="_Toc366579428"/>
      <w:bookmarkStart w:id="8598" w:name="_Toc366580019"/>
      <w:bookmarkStart w:id="8599" w:name="_Toc366580611"/>
      <w:bookmarkStart w:id="8600" w:name="_Toc366581202"/>
      <w:bookmarkStart w:id="8601" w:name="_Toc366581794"/>
      <w:bookmarkStart w:id="8602" w:name="_Toc363909197"/>
      <w:bookmarkStart w:id="8603" w:name="_Toc364463622"/>
      <w:bookmarkStart w:id="8604" w:name="_Toc366078226"/>
      <w:bookmarkStart w:id="8605" w:name="_Toc366078845"/>
      <w:bookmarkStart w:id="8606" w:name="_Toc366079830"/>
      <w:bookmarkStart w:id="8607" w:name="_Toc366080442"/>
      <w:bookmarkStart w:id="8608" w:name="_Toc366081051"/>
      <w:bookmarkStart w:id="8609" w:name="_Toc366505391"/>
      <w:bookmarkStart w:id="8610" w:name="_Toc366508760"/>
      <w:bookmarkStart w:id="8611" w:name="_Toc366513261"/>
      <w:bookmarkStart w:id="8612" w:name="_Toc366574450"/>
      <w:bookmarkStart w:id="8613" w:name="_Toc366578243"/>
      <w:bookmarkStart w:id="8614" w:name="_Toc366578837"/>
      <w:bookmarkStart w:id="8615" w:name="_Toc366579429"/>
      <w:bookmarkStart w:id="8616" w:name="_Toc366580020"/>
      <w:bookmarkStart w:id="8617" w:name="_Toc366580612"/>
      <w:bookmarkStart w:id="8618" w:name="_Toc366581203"/>
      <w:bookmarkStart w:id="8619" w:name="_Toc366581795"/>
      <w:bookmarkStart w:id="8620" w:name="_Toc363909198"/>
      <w:bookmarkStart w:id="8621" w:name="_Toc364463623"/>
      <w:bookmarkStart w:id="8622" w:name="_Toc366078227"/>
      <w:bookmarkStart w:id="8623" w:name="_Toc366078846"/>
      <w:bookmarkStart w:id="8624" w:name="_Toc366079831"/>
      <w:bookmarkStart w:id="8625" w:name="_Toc366080443"/>
      <w:bookmarkStart w:id="8626" w:name="_Toc366081052"/>
      <w:bookmarkStart w:id="8627" w:name="_Toc366505392"/>
      <w:bookmarkStart w:id="8628" w:name="_Toc366508761"/>
      <w:bookmarkStart w:id="8629" w:name="_Toc366513262"/>
      <w:bookmarkStart w:id="8630" w:name="_Toc366574451"/>
      <w:bookmarkStart w:id="8631" w:name="_Toc366578244"/>
      <w:bookmarkStart w:id="8632" w:name="_Toc366578838"/>
      <w:bookmarkStart w:id="8633" w:name="_Toc366579430"/>
      <w:bookmarkStart w:id="8634" w:name="_Toc366580021"/>
      <w:bookmarkStart w:id="8635" w:name="_Toc366580613"/>
      <w:bookmarkStart w:id="8636" w:name="_Toc366581204"/>
      <w:bookmarkStart w:id="8637" w:name="_Toc366581796"/>
      <w:bookmarkStart w:id="8638" w:name="_Toc363909199"/>
      <w:bookmarkStart w:id="8639" w:name="_Toc364463624"/>
      <w:bookmarkStart w:id="8640" w:name="_Toc366078228"/>
      <w:bookmarkStart w:id="8641" w:name="_Toc366078847"/>
      <w:bookmarkStart w:id="8642" w:name="_Toc366079832"/>
      <w:bookmarkStart w:id="8643" w:name="_Toc366080444"/>
      <w:bookmarkStart w:id="8644" w:name="_Toc366081053"/>
      <w:bookmarkStart w:id="8645" w:name="_Toc366505393"/>
      <w:bookmarkStart w:id="8646" w:name="_Toc366508762"/>
      <w:bookmarkStart w:id="8647" w:name="_Toc366513263"/>
      <w:bookmarkStart w:id="8648" w:name="_Toc366574452"/>
      <w:bookmarkStart w:id="8649" w:name="_Toc366578245"/>
      <w:bookmarkStart w:id="8650" w:name="_Toc366578839"/>
      <w:bookmarkStart w:id="8651" w:name="_Toc366579431"/>
      <w:bookmarkStart w:id="8652" w:name="_Toc366580022"/>
      <w:bookmarkStart w:id="8653" w:name="_Toc366580614"/>
      <w:bookmarkStart w:id="8654" w:name="_Toc366581205"/>
      <w:bookmarkStart w:id="8655" w:name="_Toc366581797"/>
      <w:bookmarkStart w:id="8656" w:name="_Toc363909200"/>
      <w:bookmarkStart w:id="8657" w:name="_Toc364463625"/>
      <w:bookmarkStart w:id="8658" w:name="_Toc366078229"/>
      <w:bookmarkStart w:id="8659" w:name="_Toc366078848"/>
      <w:bookmarkStart w:id="8660" w:name="_Toc366079833"/>
      <w:bookmarkStart w:id="8661" w:name="_Toc366080445"/>
      <w:bookmarkStart w:id="8662" w:name="_Toc366081054"/>
      <w:bookmarkStart w:id="8663" w:name="_Toc366505394"/>
      <w:bookmarkStart w:id="8664" w:name="_Toc366508763"/>
      <w:bookmarkStart w:id="8665" w:name="_Toc366513264"/>
      <w:bookmarkStart w:id="8666" w:name="_Toc366574453"/>
      <w:bookmarkStart w:id="8667" w:name="_Toc366578246"/>
      <w:bookmarkStart w:id="8668" w:name="_Toc366578840"/>
      <w:bookmarkStart w:id="8669" w:name="_Toc366579432"/>
      <w:bookmarkStart w:id="8670" w:name="_Toc366580023"/>
      <w:bookmarkStart w:id="8671" w:name="_Toc366580615"/>
      <w:bookmarkStart w:id="8672" w:name="_Toc366581206"/>
      <w:bookmarkStart w:id="8673" w:name="_Toc366581798"/>
      <w:bookmarkStart w:id="8674" w:name="_Toc363909201"/>
      <w:bookmarkStart w:id="8675" w:name="_Toc364463626"/>
      <w:bookmarkStart w:id="8676" w:name="_Toc366078230"/>
      <w:bookmarkStart w:id="8677" w:name="_Toc366078849"/>
      <w:bookmarkStart w:id="8678" w:name="_Toc366079834"/>
      <w:bookmarkStart w:id="8679" w:name="_Toc366080446"/>
      <w:bookmarkStart w:id="8680" w:name="_Toc366081055"/>
      <w:bookmarkStart w:id="8681" w:name="_Toc366505395"/>
      <w:bookmarkStart w:id="8682" w:name="_Toc366508764"/>
      <w:bookmarkStart w:id="8683" w:name="_Toc366513265"/>
      <w:bookmarkStart w:id="8684" w:name="_Toc366574454"/>
      <w:bookmarkStart w:id="8685" w:name="_Toc366578247"/>
      <w:bookmarkStart w:id="8686" w:name="_Toc366578841"/>
      <w:bookmarkStart w:id="8687" w:name="_Toc366579433"/>
      <w:bookmarkStart w:id="8688" w:name="_Toc366580024"/>
      <w:bookmarkStart w:id="8689" w:name="_Toc366580616"/>
      <w:bookmarkStart w:id="8690" w:name="_Toc366581207"/>
      <w:bookmarkStart w:id="8691" w:name="_Toc366581799"/>
      <w:bookmarkStart w:id="8692" w:name="_Toc243112854"/>
      <w:bookmarkStart w:id="8693" w:name="_Toc349042796"/>
      <w:bookmarkStart w:id="8694" w:name="_Ref38542772"/>
      <w:bookmarkStart w:id="8695" w:name="_Ref38542780"/>
      <w:bookmarkStart w:id="8696" w:name="_Toc62570191"/>
      <w:bookmarkStart w:id="8697" w:name="_Toc210216913"/>
      <w:bookmarkStart w:id="8698" w:name="_Toc21944104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r>
        <w:t>Floating Elements</w:t>
      </w:r>
      <w:bookmarkEnd w:id="8692"/>
      <w:bookmarkEnd w:id="8693"/>
      <w:bookmarkEnd w:id="8694"/>
      <w:bookmarkEnd w:id="8695"/>
      <w:bookmarkEnd w:id="8696"/>
      <w:bookmarkEnd w:id="8697"/>
      <w:bookmarkEnd w:id="8698"/>
    </w:p>
    <w:p w14:paraId="31D463B2" w14:textId="77777777" w:rsidR="00B46A03" w:rsidRDefault="00B46A03" w:rsidP="00B46A03">
      <w:pPr>
        <w:rPr>
          <w:rFonts w:eastAsia="MS Mincho"/>
        </w:rPr>
      </w:pPr>
      <w:r>
        <w:rPr>
          <w:rFonts w:eastAsia="MS Mincho"/>
        </w:rPr>
        <w:t>Elements within an ordered sequence can be designated as floating which means that they can appear in any position within the sequence.</w:t>
      </w:r>
      <w:r>
        <w:rPr>
          <w:rStyle w:val="FootnoteReference"/>
          <w:rFonts w:eastAsia="MS Mincho"/>
        </w:rPr>
        <w:footnoteReference w:id="48"/>
      </w:r>
    </w:p>
    <w:p w14:paraId="3C016C45" w14:textId="77777777" w:rsidR="00B46A03" w:rsidRDefault="00B46A03" w:rsidP="00B46A03">
      <w:pPr>
        <w:rPr>
          <w:rFonts w:eastAsia="MS Mincho"/>
        </w:rPr>
      </w:pPr>
      <w:r>
        <w:rPr>
          <w:rFonts w:eastAsia="MS Mincho"/>
        </w:rPr>
        <w:t>An ordered sequence with floating components is similar to an unordered sequence except only the floating elements may be out of order.</w:t>
      </w:r>
    </w:p>
    <w:p w14:paraId="1DA36D48" w14:textId="77777777" w:rsidR="00B46A03" w:rsidRDefault="00B46A03" w:rsidP="00B46A03">
      <w:pPr>
        <w:rPr>
          <w:rFonts w:eastAsia="MS Mincho"/>
        </w:rPr>
      </w:pPr>
      <w:r>
        <w:rPr>
          <w:rFonts w:eastAsia="MS Mincho"/>
        </w:rPr>
        <w:t xml:space="preserve">Within an ordered sequence with floating components </w:t>
      </w:r>
      <w:r>
        <w:t>a non-floating array element must have its occurrences appearing contiguously, so any floating element occurrences cannot appear in between occurrences of the array element.(In other words, property dfdl:floating 'yes' only makes a statement about the floating element, not about any other elements in the sequence.)</w:t>
      </w:r>
      <w:r w:rsidDel="00180C80">
        <w:rPr>
          <w:rFonts w:eastAsia="MS Minch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0"/>
        <w:gridCol w:w="8204"/>
      </w:tblGrid>
      <w:tr w:rsidR="00B46A03" w14:paraId="4B292D25" w14:textId="77777777" w:rsidTr="002A3075">
        <w:trPr>
          <w:cantSplit/>
        </w:trPr>
        <w:tc>
          <w:tcPr>
            <w:tcW w:w="976" w:type="pct"/>
            <w:tcBorders>
              <w:top w:val="single" w:sz="4" w:space="0" w:color="auto"/>
              <w:left w:val="single" w:sz="4" w:space="0" w:color="auto"/>
              <w:bottom w:val="single" w:sz="4" w:space="0" w:color="auto"/>
              <w:right w:val="single" w:sz="4" w:space="0" w:color="auto"/>
            </w:tcBorders>
            <w:shd w:val="clear" w:color="auto" w:fill="F3F3F3"/>
            <w:hideMark/>
          </w:tcPr>
          <w:p w14:paraId="21A4314F" w14:textId="77777777" w:rsidR="00B46A03" w:rsidRDefault="00B46A03" w:rsidP="002A3075">
            <w:pPr>
              <w:jc w:val="left"/>
              <w:rPr>
                <w:b/>
              </w:rPr>
            </w:pPr>
            <w:r>
              <w:rPr>
                <w:b/>
              </w:rPr>
              <w:t>Property Name</w:t>
            </w:r>
          </w:p>
        </w:tc>
        <w:tc>
          <w:tcPr>
            <w:tcW w:w="4024" w:type="pct"/>
            <w:tcBorders>
              <w:top w:val="single" w:sz="4" w:space="0" w:color="auto"/>
              <w:left w:val="single" w:sz="4" w:space="0" w:color="auto"/>
              <w:bottom w:val="single" w:sz="4" w:space="0" w:color="auto"/>
              <w:right w:val="single" w:sz="4" w:space="0" w:color="auto"/>
            </w:tcBorders>
            <w:shd w:val="clear" w:color="auto" w:fill="F3F3F3"/>
            <w:hideMark/>
          </w:tcPr>
          <w:p w14:paraId="3304687C" w14:textId="77777777" w:rsidR="00B46A03" w:rsidRDefault="00B46A03" w:rsidP="002A3075">
            <w:pPr>
              <w:jc w:val="left"/>
              <w:rPr>
                <w:b/>
              </w:rPr>
            </w:pPr>
            <w:r>
              <w:rPr>
                <w:b/>
              </w:rPr>
              <w:t>Description</w:t>
            </w:r>
          </w:p>
        </w:tc>
      </w:tr>
      <w:tr w:rsidR="00B46A03" w14:paraId="3760C171" w14:textId="77777777" w:rsidTr="002A3075">
        <w:trPr>
          <w:cantSplit/>
        </w:trPr>
        <w:tc>
          <w:tcPr>
            <w:tcW w:w="976" w:type="pct"/>
            <w:tcBorders>
              <w:top w:val="single" w:sz="4" w:space="0" w:color="auto"/>
              <w:left w:val="single" w:sz="4" w:space="0" w:color="auto"/>
              <w:bottom w:val="single" w:sz="4" w:space="0" w:color="auto"/>
              <w:right w:val="single" w:sz="4" w:space="0" w:color="auto"/>
            </w:tcBorders>
            <w:hideMark/>
          </w:tcPr>
          <w:p w14:paraId="05B5C4F4" w14:textId="77777777" w:rsidR="00B46A03" w:rsidRDefault="00B46A03" w:rsidP="002A3075">
            <w:pPr>
              <w:jc w:val="left"/>
              <w:rPr>
                <w:rFonts w:cs="Arial"/>
              </w:rPr>
            </w:pPr>
            <w:r>
              <w:lastRenderedPageBreak/>
              <w:t>floating</w:t>
            </w:r>
          </w:p>
        </w:tc>
        <w:tc>
          <w:tcPr>
            <w:tcW w:w="4024" w:type="pct"/>
            <w:tcBorders>
              <w:top w:val="single" w:sz="4" w:space="0" w:color="auto"/>
              <w:left w:val="single" w:sz="4" w:space="0" w:color="auto"/>
              <w:bottom w:val="single" w:sz="4" w:space="0" w:color="auto"/>
              <w:right w:val="single" w:sz="4" w:space="0" w:color="auto"/>
            </w:tcBorders>
            <w:hideMark/>
          </w:tcPr>
          <w:p w14:paraId="29517652" w14:textId="77777777" w:rsidR="00B46A03" w:rsidRDefault="00B46A03" w:rsidP="002A3075">
            <w:pPr>
              <w:jc w:val="left"/>
            </w:pPr>
            <w:r>
              <w:t>Enum</w:t>
            </w:r>
          </w:p>
          <w:p w14:paraId="3534EBAD" w14:textId="77777777" w:rsidR="00B46A03" w:rsidRDefault="00B46A03" w:rsidP="002A3075">
            <w:pPr>
              <w:jc w:val="left"/>
            </w:pPr>
            <w:r>
              <w:t>Valid values are 'yes', 'no'</w:t>
            </w:r>
          </w:p>
          <w:p w14:paraId="4A42150D" w14:textId="77777777" w:rsidR="00B46A03" w:rsidRDefault="00B46A03" w:rsidP="002A3075">
            <w:pPr>
              <w:jc w:val="left"/>
            </w:pPr>
            <w:r>
              <w:t xml:space="preserve">Whether the occurrences of an element in an ordered sequence can appear out-of-order in the representation. </w:t>
            </w:r>
          </w:p>
          <w:p w14:paraId="642E7F51" w14:textId="77777777" w:rsidR="00B46A03" w:rsidRDefault="00B46A03" w:rsidP="002A3075">
            <w:pPr>
              <w:jc w:val="left"/>
            </w:pPr>
            <w:r>
              <w:t xml:space="preserve">When parsing, and dfdl:floating is 'yes', occurrences of the element may be encountered in the representation in many positions within its containing sequence. If present they are placed into the Infoset in schema declaration order. If the element repeats, occurrences do not need to be contiguous in the representation. </w:t>
            </w:r>
          </w:p>
          <w:p w14:paraId="66D74055" w14:textId="77777777" w:rsidR="00B46A03" w:rsidRDefault="00B46A03" w:rsidP="002A3075">
            <w:pPr>
              <w:jc w:val="left"/>
            </w:pPr>
            <w:r>
              <w:t xml:space="preserve">When parsing, and dfdl:floating is 'no', occurrences of the element must be in schema declaration order, and, if present, they are placed into the Infoset in schema declaration order. It is a Processing Error if instances of the element are not encountered in schema declaration order. </w:t>
            </w:r>
          </w:p>
          <w:p w14:paraId="6ACBEB05" w14:textId="77777777" w:rsidR="00B46A03" w:rsidRDefault="00B46A03" w:rsidP="002A3075">
            <w:pPr>
              <w:jc w:val="left"/>
            </w:pPr>
            <w:r>
              <w:t xml:space="preserve">When unparsing, occurrences of the element are expected in the Infoset in schema declaration order and are output in the representation in schema declaration order. It is a Processing Error if occurrences of the element are not encountered in schema declaration order, </w:t>
            </w:r>
          </w:p>
          <w:p w14:paraId="2C041F78" w14:textId="77777777" w:rsidR="00B46A03" w:rsidRDefault="00B46A03" w:rsidP="002A3075">
            <w:pPr>
              <w:jc w:val="left"/>
            </w:pPr>
            <w:r>
              <w:t xml:space="preserve">It is a Schema Definition Error if an unordered sequence or a choice contains any element with dfdl:floating 'yes'. </w:t>
            </w:r>
          </w:p>
          <w:p w14:paraId="353813CA" w14:textId="77777777" w:rsidR="00B46A03" w:rsidRDefault="00B46A03" w:rsidP="002A3075">
            <w:pPr>
              <w:jc w:val="left"/>
            </w:pPr>
            <w:r>
              <w:t xml:space="preserve">It is a Schema Definition Error if an ordered sequence contains any element with dfdl:floating 'yes' and also contains non-element component  (such as a choice or sequence model group). </w:t>
            </w:r>
          </w:p>
          <w:p w14:paraId="435BF404" w14:textId="77777777" w:rsidR="00B46A03" w:rsidRDefault="00B46A03" w:rsidP="002A3075">
            <w:pPr>
              <w:autoSpaceDE w:val="0"/>
              <w:autoSpaceDN w:val="0"/>
              <w:adjustRightInd w:val="0"/>
              <w:jc w:val="left"/>
              <w:rPr>
                <w:rFonts w:cs="Arial"/>
              </w:rPr>
            </w:pPr>
            <w:r>
              <w:rPr>
                <w:rFonts w:cs="Arial"/>
              </w:rPr>
              <w:t>It is a Schema Definition Error if an element with dfdl:floating 'yes' is an optional element or an array element and its dfdl:occursCountKind property is not 'parsed'</w:t>
            </w:r>
          </w:p>
          <w:p w14:paraId="39AD09CE" w14:textId="77777777" w:rsidR="00B46A03" w:rsidRDefault="00B46A03" w:rsidP="002A3075">
            <w:pPr>
              <w:autoSpaceDE w:val="0"/>
              <w:autoSpaceDN w:val="0"/>
              <w:adjustRightInd w:val="0"/>
              <w:jc w:val="left"/>
              <w:rPr>
                <w:rStyle w:val="Emphasis"/>
              </w:rPr>
            </w:pPr>
            <w:r>
              <w:rPr>
                <w:rFonts w:cs="Arial"/>
              </w:rPr>
              <w:t>It is a Schema Definition Error if two or more elements with dfdl:floating 'yes' in the same group have the same name and the same namespace.</w:t>
            </w:r>
          </w:p>
          <w:p w14:paraId="3E5E0132" w14:textId="77777777" w:rsidR="00B46A03" w:rsidRDefault="00B46A03" w:rsidP="002A3075">
            <w:pPr>
              <w:keepNext/>
              <w:jc w:val="left"/>
            </w:pPr>
            <w:r>
              <w:t xml:space="preserve">Annotation: dfdl:element </w:t>
            </w:r>
          </w:p>
        </w:tc>
      </w:tr>
    </w:tbl>
    <w:p w14:paraId="15E9E392" w14:textId="6B9BFB9C"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49</w:t>
      </w:r>
      <w:r>
        <w:rPr>
          <w:noProof/>
        </w:rPr>
        <w:fldChar w:fldCharType="end"/>
      </w:r>
      <w:r>
        <w:t xml:space="preserve"> Properties for Floating Elements</w:t>
      </w:r>
    </w:p>
    <w:p w14:paraId="48CC1182" w14:textId="77777777" w:rsidR="00B46A03" w:rsidRDefault="00B46A03" w:rsidP="00B46A03">
      <w:pPr>
        <w:rPr>
          <w:rFonts w:eastAsia="MS Mincho"/>
        </w:rPr>
      </w:pPr>
      <w:r>
        <w:rPr>
          <w:rFonts w:eastAsia="MS Mincho"/>
          <w:lang w:eastAsia="ja-JP" w:bidi="he-IL"/>
        </w:rPr>
        <w:t>An ordered sequence of N element children with dfdl:floating 'yes' is equivalent to an unordered sequence with the same N element children with dfdl:floating 'no'.</w:t>
      </w:r>
    </w:p>
    <w:p w14:paraId="57C88E47" w14:textId="77777777" w:rsidR="00B46A03" w:rsidRDefault="00B46A03" w:rsidP="00B46A03">
      <w:pPr>
        <w:rPr>
          <w:rFonts w:eastAsia="MS Mincho"/>
        </w:rPr>
      </w:pPr>
      <w:r>
        <w:rPr>
          <w:rFonts w:eastAsia="MS Mincho"/>
        </w:rPr>
        <w:t>A complex element with dfdl:floating</w:t>
      </w:r>
      <w:r>
        <w:rPr>
          <w:rFonts w:eastAsia="MS Mincho"/>
          <w:lang w:eastAsia="ja-JP" w:bidi="he-IL"/>
        </w:rPr>
        <w:t xml:space="preserve"> 'yes' </w:t>
      </w:r>
      <w:r>
        <w:rPr>
          <w:rFonts w:eastAsia="MS Mincho"/>
        </w:rPr>
        <w:t xml:space="preserve">can have as its content model a sequence with elements that also have dfdl:floating </w:t>
      </w:r>
      <w:r>
        <w:rPr>
          <w:rFonts w:eastAsia="MS Mincho"/>
          <w:lang w:eastAsia="ja-JP" w:bidi="he-IL"/>
        </w:rPr>
        <w:t>'yes'</w:t>
      </w:r>
      <w:r>
        <w:rPr>
          <w:rFonts w:eastAsia="MS Mincho"/>
        </w:rPr>
        <w:t>.</w:t>
      </w:r>
    </w:p>
    <w:p w14:paraId="440722C5" w14:textId="77777777" w:rsidR="00B46A03" w:rsidRDefault="00B46A03" w:rsidP="00B46A03">
      <w:pPr>
        <w:rPr>
          <w:rFonts w:eastAsia="MS Mincho"/>
        </w:rPr>
      </w:pPr>
      <w:r>
        <w:rPr>
          <w:rFonts w:eastAsia="MS Mincho"/>
        </w:rPr>
        <w:t xml:space="preserve">Every element in a sequence containing one or more floating elements is a point of uncertainty, similar to the way every element in an unordered sequence is a point of uncertainty. </w:t>
      </w:r>
    </w:p>
    <w:p w14:paraId="60CDA566" w14:textId="77777777" w:rsidR="00B46A03" w:rsidRDefault="00B46A03" w:rsidP="00B46A03">
      <w:pPr>
        <w:rPr>
          <w:rFonts w:eastAsia="MS Mincho"/>
        </w:rPr>
      </w:pPr>
      <w:r>
        <w:rPr>
          <w:rFonts w:eastAsia="MS Mincho"/>
        </w:rPr>
        <w:t xml:space="preserve">In resolving this point of uncertainty, a parser MUST look for the element defined at that position in the schema first and only if unsuccessful with parsing that element, the parser MUST subsequently attempt to parse the floating elements in the order they are defined in the schema. As soon as any such parse is successful this resolves the point of uncertainty. </w:t>
      </w:r>
    </w:p>
    <w:p w14:paraId="4C4F1EF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8699" w:name="_Toc364463628"/>
      <w:bookmarkStart w:id="8700" w:name="_Toc366078232"/>
      <w:bookmarkStart w:id="8701" w:name="_Toc366078851"/>
      <w:bookmarkStart w:id="8702" w:name="_Toc366079836"/>
      <w:bookmarkStart w:id="8703" w:name="_Toc366080448"/>
      <w:bookmarkStart w:id="8704" w:name="_Toc366081057"/>
      <w:bookmarkStart w:id="8705" w:name="_Toc366505397"/>
      <w:bookmarkStart w:id="8706" w:name="_Toc366508766"/>
      <w:bookmarkStart w:id="8707" w:name="_Toc366513267"/>
      <w:bookmarkStart w:id="8708" w:name="_Toc366574456"/>
      <w:bookmarkStart w:id="8709" w:name="_Toc366578249"/>
      <w:bookmarkStart w:id="8710" w:name="_Toc366578843"/>
      <w:bookmarkStart w:id="8711" w:name="_Toc366579435"/>
      <w:bookmarkStart w:id="8712" w:name="_Toc366580026"/>
      <w:bookmarkStart w:id="8713" w:name="_Toc366580618"/>
      <w:bookmarkStart w:id="8714" w:name="_Toc366581209"/>
      <w:bookmarkStart w:id="8715" w:name="_Toc366581801"/>
      <w:bookmarkStart w:id="8716" w:name="_Toc349042797"/>
      <w:bookmarkStart w:id="8717" w:name="_Toc62570192"/>
      <w:bookmarkStart w:id="8718" w:name="_Toc210216914"/>
      <w:bookmarkStart w:id="8719" w:name="_Toc219441046"/>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r>
        <w:t>Hidden Groups</w:t>
      </w:r>
      <w:bookmarkEnd w:id="8716"/>
      <w:bookmarkEnd w:id="8717"/>
      <w:bookmarkEnd w:id="8718"/>
      <w:bookmarkEnd w:id="8719"/>
    </w:p>
    <w:p w14:paraId="126476BA" w14:textId="77777777" w:rsidR="00B46A03" w:rsidRDefault="00B46A03" w:rsidP="00B46A03">
      <w:r>
        <w:t xml:space="preserve">Some fields in the physical stream provide information about other fields in the stream and are not really part of the data. For example, a field can give the number of repeats in a following array. These fields may not be of interest to an application after the data has been parsed, and so may be removed from the Infoset on parsing by containing the element declarations for them within a hidden group. A hidden group allows elements to be defined that are not added to the Infoset on parsing and are not expected in the Infoset on unparsing. </w:t>
      </w:r>
    </w:p>
    <w:p w14:paraId="332B747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 name="root"&gt;</w:t>
      </w:r>
    </w:p>
    <w:p w14:paraId="2520E51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&lt;xs:complexType&gt;</w:t>
      </w:r>
    </w:p>
    <w:p w14:paraId="7A01324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1AF23A2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59AE209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0826328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&lt;xs:annotation&gt;&lt;xs:appinfo source="http://www.ogf.org/dfdl/"&gt;</w:t>
      </w:r>
    </w:p>
    <w:p w14:paraId="3C6E2D4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&lt;dfdl:sequence hiddenGroupRef="tns:hiddenRepeatCount"&gt;</w:t>
      </w:r>
    </w:p>
    <w:p w14:paraId="69CCDA4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&lt;/xs:appinfo&gt;&lt;/xs:annotation&gt;</w:t>
      </w:r>
    </w:p>
    <w:p w14:paraId="72DDF66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4842EB3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A468B8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name="arrayElement" type="xs:int" </w:t>
      </w:r>
    </w:p>
    <w:p w14:paraId="0F62844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minOccurs="0" maxOccurs="unbounded" </w:t>
      </w:r>
    </w:p>
    <w:p w14:paraId="51790B9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dfdl:occursCountKind="expression"</w:t>
      </w:r>
    </w:p>
    <w:p w14:paraId="2BBE15A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dfdl:occurCount= "{../repeatCount}" </w:t>
      </w:r>
    </w:p>
    <w:p w14:paraId="3651FFF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dfdl:representation="binary" dfdl:lengthKind="implicit" /&gt; </w:t>
      </w:r>
      <w:r>
        <w:br/>
        <w:t xml:space="preserve">    &lt;/xs:sequence&gt;</w:t>
      </w:r>
    </w:p>
    <w:p w14:paraId="02D64F9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72B86D6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&lt;/xs:element&gt;</w:t>
      </w:r>
    </w:p>
    <w:p w14:paraId="2849296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9C685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&lt;xs:group name="hiddenRepeatCount" &gt; </w:t>
      </w:r>
      <w:r>
        <w:br/>
        <w:t xml:space="preserve">  &lt;xs:sequence&gt; </w:t>
      </w:r>
      <w:r>
        <w:br/>
        <w:t>    &lt;xs:element name="repeatCount" type="xs:int"</w:t>
      </w:r>
    </w:p>
    <w:p w14:paraId="7006D49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dfdl:outputValueCalc="{count(../arrayElement)}" </w:t>
      </w:r>
    </w:p>
    <w:p w14:paraId="5116B8F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dfdl:representation="binary" dfdl:lengthKind="implicit" /&gt; </w:t>
      </w:r>
      <w:r>
        <w:br/>
        <w:t xml:space="preserve">  &lt;/xs:sequence&gt; </w:t>
      </w:r>
      <w:r>
        <w:br/>
        <w:t>&lt;/xs:group&gt;</w:t>
      </w:r>
    </w:p>
    <w:p w14:paraId="6FC39FCB" w14:textId="77777777" w:rsidR="00B46A03" w:rsidRDefault="00B46A03" w:rsidP="00B46A03">
      <w:r>
        <w:t>An element contained within the extent of a hidden group is commonly called a hidden element.</w:t>
      </w:r>
    </w:p>
    <w:p w14:paraId="3ED61F70" w14:textId="77777777" w:rsidR="00B46A03" w:rsidRDefault="00B46A03" w:rsidP="00B46A03">
      <w:r>
        <w:t xml:space="preserve">Hidden elements are referenced via path expressions using the same DFDL expression that would be used if they were not hidden. </w:t>
      </w:r>
    </w:p>
    <w:p w14:paraId="3780ECB8" w14:textId="77777777" w:rsidR="00B46A03" w:rsidRDefault="00B46A03" w:rsidP="00B46A03">
      <w:r>
        <w:t>Hidden elements can (typically will) contain the regular DFDL annotations to define their physical properties and on unparsing to set their value. They are processed using the same behavior as non-hidden elements.</w:t>
      </w:r>
    </w:p>
    <w:p w14:paraId="6806314C" w14:textId="77777777" w:rsidR="00B46A03" w:rsidRDefault="00B46A03" w:rsidP="00B46A03">
      <w:r>
        <w:t xml:space="preserve">When the dfdl:hiddenGroupRef property is specified on an xs:sequence schema component, </w:t>
      </w:r>
      <w:r>
        <w:rPr>
          <w:rFonts w:eastAsia="Helv"/>
        </w:rPr>
        <w:t>the appearance of any other DFDL properties on that component is a Schema Definition Error</w:t>
      </w:r>
      <w:r>
        <w:t xml:space="preserve">. It is also a Schema Definition Error if the sequence is not empty. </w:t>
      </w:r>
    </w:p>
    <w:p w14:paraId="509E245F" w14:textId="77777777" w:rsidR="00B46A03" w:rsidRDefault="00B46A03" w:rsidP="00B46A03">
      <w:r>
        <w:t xml:space="preserve">It is a Schema Definition Error if the sequence is the only thing in the content model of a complex type definition. </w:t>
      </w:r>
    </w:p>
    <w:p w14:paraId="5DE642B3" w14:textId="77777777" w:rsidR="00B46A03" w:rsidRDefault="00B46A03" w:rsidP="00B46A03">
      <w:r>
        <w:t xml:space="preserve">It is a Schema Definition Error if dfdl:hiddenGroupRef appears on a xs:group reference, that is, unlike most format properties that apply to sequences, dfdl:hiddenGroupRef cannot be combined from a xs:group reference. </w:t>
      </w:r>
    </w:p>
    <w:p w14:paraId="6599C656" w14:textId="77777777" w:rsidR="00B46A03" w:rsidRDefault="00B46A03" w:rsidP="00B46A03">
      <w:r>
        <w:t xml:space="preserve">A hidden group may appear within another hidden group.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0"/>
        <w:gridCol w:w="8424"/>
      </w:tblGrid>
      <w:tr w:rsidR="00B46A03" w14:paraId="36B88319"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575AAE01" w14:textId="77777777" w:rsidR="00B46A03" w:rsidRDefault="00B46A03" w:rsidP="002A3075">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4CD23142" w14:textId="77777777" w:rsidR="00B46A03" w:rsidRDefault="00B46A03" w:rsidP="002A3075">
            <w:pPr>
              <w:jc w:val="left"/>
              <w:rPr>
                <w:b/>
              </w:rPr>
            </w:pPr>
            <w:r>
              <w:rPr>
                <w:b/>
              </w:rPr>
              <w:t>Description</w:t>
            </w:r>
          </w:p>
        </w:tc>
      </w:tr>
      <w:tr w:rsidR="00B46A03" w14:paraId="5182F4B0"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5F8A32EB" w14:textId="77777777" w:rsidR="00B46A03" w:rsidRDefault="00B46A03" w:rsidP="002A3075">
            <w:pPr>
              <w:jc w:val="left"/>
              <w:rPr>
                <w:rFonts w:cs="Arial"/>
              </w:rPr>
            </w:pPr>
            <w:r>
              <w:rPr>
                <w:rFonts w:cs="Arial"/>
              </w:rPr>
              <w:t>hiddenGroupRef</w:t>
            </w:r>
          </w:p>
        </w:tc>
        <w:tc>
          <w:tcPr>
            <w:tcW w:w="0" w:type="auto"/>
            <w:tcBorders>
              <w:top w:val="single" w:sz="4" w:space="0" w:color="auto"/>
              <w:left w:val="single" w:sz="4" w:space="0" w:color="auto"/>
              <w:bottom w:val="single" w:sz="4" w:space="0" w:color="auto"/>
              <w:right w:val="single" w:sz="4" w:space="0" w:color="auto"/>
            </w:tcBorders>
            <w:hideMark/>
          </w:tcPr>
          <w:p w14:paraId="53D03D3B" w14:textId="77777777" w:rsidR="00B46A03" w:rsidRDefault="00B46A03" w:rsidP="002A3075">
            <w:pPr>
              <w:jc w:val="left"/>
            </w:pPr>
            <w:r>
              <w:t>QName</w:t>
            </w:r>
          </w:p>
          <w:p w14:paraId="76C9F4CB" w14:textId="77777777" w:rsidR="00B46A03" w:rsidRDefault="00B46A03" w:rsidP="002A3075">
            <w:pPr>
              <w:jc w:val="left"/>
            </w:pPr>
            <w:r>
              <w:t>Reference to a global model group definition. Elements within this model group are not added to the Infoset and are called hidden elements.</w:t>
            </w:r>
          </w:p>
          <w:p w14:paraId="3CC11352" w14:textId="77777777" w:rsidR="00B46A03" w:rsidRDefault="00B46A03" w:rsidP="002A3075">
            <w:pPr>
              <w:jc w:val="left"/>
            </w:pPr>
            <w:r>
              <w:t>The model group within the model group definition may be a xs:sequence or xs:choice</w:t>
            </w:r>
          </w:p>
          <w:p w14:paraId="560F0921" w14:textId="77777777" w:rsidR="00B46A03" w:rsidRDefault="00B46A03" w:rsidP="002A3075">
            <w:pPr>
              <w:jc w:val="left"/>
            </w:pPr>
            <w:r>
              <w:t xml:space="preserve">It is a Schema Definition Error if the value is the empty string. </w:t>
            </w:r>
          </w:p>
          <w:p w14:paraId="19DE16C0" w14:textId="77777777" w:rsidR="00B46A03" w:rsidRDefault="00B46A03" w:rsidP="002A3075">
            <w:pPr>
              <w:jc w:val="left"/>
            </w:pPr>
            <w:r>
              <w:t>It is not possible to place this property in scope on a dfdl:format annotation.</w:t>
            </w:r>
          </w:p>
          <w:p w14:paraId="781B7C78" w14:textId="77777777" w:rsidR="00B46A03" w:rsidRDefault="00B46A03" w:rsidP="002A3075">
            <w:pPr>
              <w:keepNext/>
              <w:jc w:val="left"/>
            </w:pPr>
            <w:r>
              <w:t>Annotation: dfdl:sequence</w:t>
            </w:r>
          </w:p>
        </w:tc>
      </w:tr>
    </w:tbl>
    <w:p w14:paraId="27F1EFC3" w14:textId="2F0F03C1"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50</w:t>
      </w:r>
      <w:r>
        <w:rPr>
          <w:noProof/>
        </w:rPr>
        <w:fldChar w:fldCharType="end"/>
      </w:r>
      <w:r>
        <w:t xml:space="preserve"> Properties for Hidden Groups</w:t>
      </w:r>
    </w:p>
    <w:p w14:paraId="0787CDEE" w14:textId="77777777" w:rsidR="00B46A03" w:rsidRDefault="00B46A03" w:rsidP="00B46A03">
      <w:pPr>
        <w:rPr>
          <w:lang w:eastAsia="en-GB"/>
        </w:rPr>
      </w:pPr>
      <w:r>
        <w:rPr>
          <w:lang w:eastAsia="en-GB"/>
        </w:rPr>
        <w:t xml:space="preserve">When unparsing a hidden group, the behaviour is the same as when elements are missing from the Infoset; that is, the default-values algorithm applies. The only difference is that if a required element does not have a </w:t>
      </w:r>
      <w:r>
        <w:rPr>
          <w:lang w:eastAsia="en-GB"/>
        </w:rPr>
        <w:lastRenderedPageBreak/>
        <w:t xml:space="preserve">default value or a dfdl:outputValueCalc then it is a Schema Definition Error instead of a Processing Error. Note that this can be checked statically.  </w:t>
      </w:r>
    </w:p>
    <w:p w14:paraId="7FF3DEE0" w14:textId="77777777" w:rsidR="00B46A03" w:rsidRDefault="00B46A03" w:rsidP="00B46A03">
      <w:pPr>
        <w:rPr>
          <w:lang w:eastAsia="en-GB"/>
        </w:rPr>
      </w:pPr>
      <w:r>
        <w:rPr>
          <w:lang w:eastAsia="en-GB"/>
        </w:rPr>
        <w:t>When unparsing a hidden group, it is a Processing Error if an element information item is provided in the Infoset for a hidden element.</w:t>
      </w:r>
    </w:p>
    <w:p w14:paraId="49BA3927" w14:textId="3F98AA3A" w:rsidR="00B46A03" w:rsidRDefault="00B46A03" w:rsidP="00B46A03">
      <w:r>
        <w:rPr>
          <w:lang w:eastAsia="en-GB"/>
        </w:rPr>
        <w:t xml:space="preserve">Examples of hidden groups are in Section </w:t>
      </w:r>
      <w:r>
        <w:rPr>
          <w:lang w:eastAsia="en-GB"/>
        </w:rPr>
        <w:fldChar w:fldCharType="begin"/>
      </w:r>
      <w:r>
        <w:rPr>
          <w:lang w:eastAsia="en-GB"/>
        </w:rPr>
        <w:instrText xml:space="preserve"> REF _Ref53076571 \r \h </w:instrText>
      </w:r>
      <w:r>
        <w:rPr>
          <w:lang w:eastAsia="en-GB"/>
        </w:rPr>
      </w:r>
      <w:r>
        <w:rPr>
          <w:lang w:eastAsia="en-GB"/>
        </w:rPr>
        <w:fldChar w:fldCharType="separate"/>
      </w:r>
      <w:r w:rsidR="009D1493">
        <w:rPr>
          <w:lang w:eastAsia="en-GB"/>
        </w:rPr>
        <w:t>17</w:t>
      </w:r>
      <w:r>
        <w:rPr>
          <w:lang w:eastAsia="en-GB"/>
        </w:rPr>
        <w:fldChar w:fldCharType="end"/>
      </w:r>
      <w:r>
        <w:rPr>
          <w:lang w:eastAsia="en-GB"/>
        </w:rPr>
        <w:t xml:space="preserve"> </w:t>
      </w:r>
      <w:hyperlink w:anchor="_Calculated_Value_Properties" w:history="1">
        <w:r w:rsidRPr="00E1280B">
          <w:rPr>
            <w:rStyle w:val="Hyperlink"/>
            <w:lang w:eastAsia="en-GB"/>
          </w:rPr>
          <w:t>Calculated Value Properties</w:t>
        </w:r>
      </w:hyperlink>
      <w:r>
        <w:rPr>
          <w:lang w:eastAsia="en-GB"/>
        </w:rPr>
        <w:t>.</w:t>
      </w:r>
    </w:p>
    <w:p w14:paraId="082F57BA"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8720" w:name="_Toc322911703"/>
      <w:bookmarkStart w:id="8721" w:name="_Toc322912242"/>
      <w:bookmarkStart w:id="8722" w:name="_Toc329093099"/>
      <w:bookmarkStart w:id="8723" w:name="_Toc332701612"/>
      <w:bookmarkStart w:id="8724" w:name="_Toc332701916"/>
      <w:bookmarkStart w:id="8725" w:name="_Toc332711715"/>
      <w:bookmarkStart w:id="8726" w:name="_Toc332712017"/>
      <w:bookmarkStart w:id="8727" w:name="_Toc332712318"/>
      <w:bookmarkStart w:id="8728" w:name="_Toc332724234"/>
      <w:bookmarkStart w:id="8729" w:name="_Toc332724534"/>
      <w:bookmarkStart w:id="8730" w:name="_Toc341102830"/>
      <w:bookmarkStart w:id="8731" w:name="_Toc347241565"/>
      <w:bookmarkStart w:id="8732" w:name="_Toc347744758"/>
      <w:bookmarkStart w:id="8733" w:name="_Toc348984541"/>
      <w:bookmarkStart w:id="8734" w:name="_Toc348984846"/>
      <w:bookmarkStart w:id="8735" w:name="_Toc349038010"/>
      <w:bookmarkStart w:id="8736" w:name="_Toc349038312"/>
      <w:bookmarkStart w:id="8737" w:name="_Toc349042798"/>
      <w:bookmarkStart w:id="8738" w:name="_Toc349642212"/>
      <w:bookmarkStart w:id="8739" w:name="_Toc351912869"/>
      <w:bookmarkStart w:id="8740" w:name="_Toc351914890"/>
      <w:bookmarkStart w:id="8741" w:name="_Toc351915356"/>
      <w:bookmarkStart w:id="8742" w:name="_Toc361231413"/>
      <w:bookmarkStart w:id="8743" w:name="_Toc361231939"/>
      <w:bookmarkStart w:id="8744" w:name="_Toc362445237"/>
      <w:bookmarkStart w:id="8745" w:name="_Toc363909204"/>
      <w:bookmarkStart w:id="8746" w:name="_Toc364463630"/>
      <w:bookmarkStart w:id="8747" w:name="_Toc366078234"/>
      <w:bookmarkStart w:id="8748" w:name="_Toc366078853"/>
      <w:bookmarkStart w:id="8749" w:name="_Toc366079838"/>
      <w:bookmarkStart w:id="8750" w:name="_Toc366080450"/>
      <w:bookmarkStart w:id="8751" w:name="_Toc366081059"/>
      <w:bookmarkStart w:id="8752" w:name="_Toc366505399"/>
      <w:bookmarkStart w:id="8753" w:name="_Toc366508768"/>
      <w:bookmarkStart w:id="8754" w:name="_Toc366513269"/>
      <w:bookmarkStart w:id="8755" w:name="_Toc366574458"/>
      <w:bookmarkStart w:id="8756" w:name="_Toc366578251"/>
      <w:bookmarkStart w:id="8757" w:name="_Toc366578845"/>
      <w:bookmarkStart w:id="8758" w:name="_Toc366579437"/>
      <w:bookmarkStart w:id="8759" w:name="_Toc366580028"/>
      <w:bookmarkStart w:id="8760" w:name="_Toc366580620"/>
      <w:bookmarkStart w:id="8761" w:name="_Toc366581211"/>
      <w:bookmarkStart w:id="8762" w:name="_Toc366581803"/>
      <w:bookmarkStart w:id="8763" w:name="_Choice_Groups"/>
      <w:bookmarkStart w:id="8764" w:name="_Toc177399117"/>
      <w:bookmarkStart w:id="8765" w:name="_Toc175057404"/>
      <w:bookmarkStart w:id="8766" w:name="_Toc199516349"/>
      <w:bookmarkStart w:id="8767" w:name="_Toc194984011"/>
      <w:bookmarkStart w:id="8768" w:name="_Toc243112855"/>
      <w:bookmarkStart w:id="8769" w:name="_Ref254357911"/>
      <w:bookmarkStart w:id="8770" w:name="_Ref254357916"/>
      <w:bookmarkStart w:id="8771" w:name="_Ref254708854"/>
      <w:bookmarkStart w:id="8772" w:name="_Ref254708858"/>
      <w:bookmarkStart w:id="8773" w:name="_Ref255476271"/>
      <w:bookmarkStart w:id="8774" w:name="_Toc349042799"/>
      <w:bookmarkStart w:id="8775" w:name="_Toc62570193"/>
      <w:bookmarkStart w:id="8776" w:name="_Toc210216915"/>
      <w:bookmarkStart w:id="8777" w:name="_Toc219441047"/>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r>
        <w:lastRenderedPageBreak/>
        <w:t>Choice</w:t>
      </w:r>
      <w:bookmarkEnd w:id="8764"/>
      <w:bookmarkEnd w:id="8765"/>
      <w:bookmarkEnd w:id="8766"/>
      <w:bookmarkEnd w:id="8767"/>
      <w:bookmarkEnd w:id="8768"/>
      <w:bookmarkEnd w:id="8769"/>
      <w:bookmarkEnd w:id="8770"/>
      <w:bookmarkEnd w:id="8771"/>
      <w:bookmarkEnd w:id="8772"/>
      <w:bookmarkEnd w:id="8773"/>
      <w:r>
        <w:t xml:space="preserve"> Groups</w:t>
      </w:r>
      <w:bookmarkEnd w:id="8774"/>
      <w:bookmarkEnd w:id="8775"/>
      <w:bookmarkEnd w:id="8776"/>
      <w:bookmarkEnd w:id="8777"/>
    </w:p>
    <w:p w14:paraId="1B4523C9" w14:textId="77777777" w:rsidR="00B46A03" w:rsidRDefault="00B46A03" w:rsidP="00404546">
      <w:pPr>
        <w:pStyle w:val="nobreak"/>
      </w:pPr>
      <w:r>
        <w:t>A choice corresponds to concepts variously called variant records, multi-format records, discriminated unions, or tagged unions in various programming languages. In some contexts, choices are referred to generally as 'unions'. However, this should not be confused with XSD unions which are an unrelated concept.</w:t>
      </w:r>
    </w:p>
    <w:p w14:paraId="467A85C0" w14:textId="77777777" w:rsidR="00B46A03" w:rsidRDefault="00B46A03" w:rsidP="00404546">
      <w:pPr>
        <w:pStyle w:val="nobreak"/>
      </w:pPr>
      <w:r>
        <w:t>The following properties are specific to xs:choice.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8196"/>
      </w:tblGrid>
      <w:tr w:rsidR="00B46A03" w14:paraId="14C278F2" w14:textId="77777777" w:rsidTr="002A3075">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6569E546" w14:textId="77777777" w:rsidR="00B46A03" w:rsidRDefault="00B46A03" w:rsidP="002A3075">
            <w:pPr>
              <w:jc w:val="left"/>
              <w:rPr>
                <w:b/>
              </w:rPr>
            </w:pPr>
            <w:r>
              <w:rPr>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2A8D960F" w14:textId="77777777" w:rsidR="00B46A03" w:rsidRDefault="00B46A03" w:rsidP="002A3075">
            <w:pPr>
              <w:jc w:val="left"/>
              <w:rPr>
                <w:b/>
              </w:rPr>
            </w:pPr>
            <w:r>
              <w:rPr>
                <w:b/>
              </w:rPr>
              <w:t>Description</w:t>
            </w:r>
          </w:p>
        </w:tc>
      </w:tr>
      <w:tr w:rsidR="00B46A03" w14:paraId="59C9DA9E"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03A697F0" w14:textId="77777777" w:rsidR="00B46A03" w:rsidRDefault="00B46A03" w:rsidP="002A3075">
            <w:pPr>
              <w:jc w:val="left"/>
            </w:pPr>
            <w:r>
              <w:t>choiceLengthKind</w:t>
            </w:r>
          </w:p>
        </w:tc>
        <w:tc>
          <w:tcPr>
            <w:tcW w:w="0" w:type="auto"/>
            <w:tcBorders>
              <w:top w:val="single" w:sz="4" w:space="0" w:color="auto"/>
              <w:left w:val="single" w:sz="4" w:space="0" w:color="auto"/>
              <w:bottom w:val="single" w:sz="4" w:space="0" w:color="auto"/>
              <w:right w:val="single" w:sz="4" w:space="0" w:color="auto"/>
            </w:tcBorders>
            <w:hideMark/>
          </w:tcPr>
          <w:p w14:paraId="291F7242" w14:textId="77777777" w:rsidR="00B46A03" w:rsidRDefault="00B46A03" w:rsidP="002A3075">
            <w:pPr>
              <w:jc w:val="left"/>
            </w:pPr>
            <w:r>
              <w:t>Enum</w:t>
            </w:r>
          </w:p>
          <w:p w14:paraId="366F1DED" w14:textId="77777777" w:rsidR="00B46A03" w:rsidRDefault="00B46A03" w:rsidP="002A3075">
            <w:pPr>
              <w:jc w:val="left"/>
            </w:pPr>
            <w:r>
              <w:t>Valid values are 'implicit', 'explicit'</w:t>
            </w:r>
          </w:p>
          <w:p w14:paraId="5FDBDFAB" w14:textId="77777777" w:rsidR="00B46A03" w:rsidRDefault="00B46A03" w:rsidP="002A3075">
            <w:pPr>
              <w:jc w:val="left"/>
            </w:pPr>
            <w:r>
              <w:t xml:space="preserve">'implicit' means the branches of the choice are not filled, so the </w:t>
            </w:r>
            <w:r>
              <w:rPr>
                <w:iCs/>
              </w:rPr>
              <w:t>ChoiceContent</w:t>
            </w:r>
            <w:r>
              <w:rPr>
                <w:b/>
                <w:i/>
                <w:iCs/>
              </w:rPr>
              <w:t xml:space="preserve"> </w:t>
            </w:r>
            <w:r>
              <w:t>region</w:t>
            </w:r>
            <w:r>
              <w:rPr>
                <w:b/>
                <w:i/>
                <w:iCs/>
              </w:rPr>
              <w:t xml:space="preserve"> </w:t>
            </w:r>
            <w:r>
              <w:t xml:space="preserve">is variable length depending on which branch appears. </w:t>
            </w:r>
          </w:p>
          <w:p w14:paraId="11208368" w14:textId="77777777" w:rsidR="00B46A03" w:rsidRDefault="00B46A03" w:rsidP="002A3075">
            <w:pPr>
              <w:jc w:val="left"/>
            </w:pPr>
            <w:r>
              <w:t xml:space="preserve">'explicit' means that the branches of the choice are always filled to the fixed-length specified by dfdl:choiceLength, so the </w:t>
            </w:r>
            <w:r>
              <w:rPr>
                <w:iCs/>
              </w:rPr>
              <w:t>ChoiceContent</w:t>
            </w:r>
            <w:r>
              <w:rPr>
                <w:b/>
                <w:i/>
                <w:iCs/>
              </w:rPr>
              <w:t xml:space="preserve"> </w:t>
            </w:r>
            <w:r>
              <w:t>region is fixed-length regardless of which branch appears.</w:t>
            </w:r>
          </w:p>
          <w:p w14:paraId="275DEFEB" w14:textId="77777777" w:rsidR="00B46A03" w:rsidRDefault="00B46A03" w:rsidP="002A3075">
            <w:pPr>
              <w:jc w:val="left"/>
            </w:pPr>
            <w:r>
              <w:t>Annotation: dfdl:choice, dfdl:group (choice)</w:t>
            </w:r>
          </w:p>
        </w:tc>
      </w:tr>
      <w:tr w:rsidR="00B46A03" w14:paraId="07A41DC1"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2FD4CDD8" w14:textId="77777777" w:rsidR="00B46A03" w:rsidRDefault="00B46A03" w:rsidP="002A3075">
            <w:pPr>
              <w:jc w:val="left"/>
            </w:pPr>
            <w:r>
              <w:t>choiceLength</w:t>
            </w:r>
          </w:p>
        </w:tc>
        <w:tc>
          <w:tcPr>
            <w:tcW w:w="0" w:type="auto"/>
            <w:tcBorders>
              <w:top w:val="single" w:sz="4" w:space="0" w:color="auto"/>
              <w:left w:val="single" w:sz="4" w:space="0" w:color="auto"/>
              <w:bottom w:val="single" w:sz="4" w:space="0" w:color="auto"/>
              <w:right w:val="single" w:sz="4" w:space="0" w:color="auto"/>
            </w:tcBorders>
            <w:hideMark/>
          </w:tcPr>
          <w:p w14:paraId="11E9A745" w14:textId="77777777" w:rsidR="00B46A03" w:rsidRDefault="00B46A03" w:rsidP="002A3075">
            <w:pPr>
              <w:jc w:val="left"/>
            </w:pPr>
            <w:r>
              <w:t xml:space="preserve">Integer </w:t>
            </w:r>
          </w:p>
          <w:p w14:paraId="4BC2C6B3" w14:textId="77777777" w:rsidR="00B46A03" w:rsidRDefault="00B46A03" w:rsidP="002A3075">
            <w:pPr>
              <w:jc w:val="left"/>
            </w:pPr>
            <w:r>
              <w:t xml:space="preserve">Only used when dfdl:choiceLengthKind is 'explicit'. </w:t>
            </w:r>
          </w:p>
          <w:p w14:paraId="0A4DA98E" w14:textId="77777777" w:rsidR="00B46A03" w:rsidRDefault="00B46A03" w:rsidP="002A3075">
            <w:pPr>
              <w:jc w:val="left"/>
            </w:pPr>
            <w:r>
              <w:t xml:space="preserve">Specifies the length of the choice in bytes, so the </w:t>
            </w:r>
            <w:r>
              <w:rPr>
                <w:iCs/>
              </w:rPr>
              <w:t>ChoiceContent</w:t>
            </w:r>
            <w:r>
              <w:rPr>
                <w:b/>
                <w:i/>
                <w:iCs/>
              </w:rPr>
              <w:t xml:space="preserve"> </w:t>
            </w:r>
            <w:r>
              <w:t xml:space="preserve">region is fixed-length regardless of which branch appears. A </w:t>
            </w:r>
            <w:r>
              <w:rPr>
                <w:b/>
                <w:i/>
              </w:rPr>
              <w:t>ChoiceUnused</w:t>
            </w:r>
            <w:r>
              <w:t xml:space="preserve"> region is therefore possible which when unparsing is filled with dfdl:fillByte.</w:t>
            </w:r>
          </w:p>
          <w:p w14:paraId="606E6EF9" w14:textId="77777777" w:rsidR="00B46A03" w:rsidRDefault="00B46A03" w:rsidP="002A3075">
            <w:pPr>
              <w:jc w:val="left"/>
            </w:pPr>
            <w:r>
              <w:t>Annotation: dfdl:choice, dfdl:group (choice)</w:t>
            </w:r>
          </w:p>
        </w:tc>
      </w:tr>
      <w:tr w:rsidR="00B46A03" w14:paraId="6F285A8C"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3E1619AE" w14:textId="77777777" w:rsidR="00B46A03" w:rsidRDefault="00B46A03" w:rsidP="002A3075">
            <w:pPr>
              <w:jc w:val="left"/>
            </w:pPr>
            <w:r>
              <w:t>initiatedContent</w:t>
            </w:r>
          </w:p>
        </w:tc>
        <w:tc>
          <w:tcPr>
            <w:tcW w:w="0" w:type="auto"/>
            <w:tcBorders>
              <w:top w:val="single" w:sz="4" w:space="0" w:color="auto"/>
              <w:left w:val="single" w:sz="4" w:space="0" w:color="auto"/>
              <w:bottom w:val="single" w:sz="4" w:space="0" w:color="auto"/>
              <w:right w:val="single" w:sz="4" w:space="0" w:color="auto"/>
            </w:tcBorders>
            <w:hideMark/>
          </w:tcPr>
          <w:p w14:paraId="70E3F443" w14:textId="77777777" w:rsidR="00B46A03" w:rsidRDefault="00B46A03" w:rsidP="002A3075">
            <w:pPr>
              <w:jc w:val="left"/>
            </w:pPr>
            <w:r>
              <w:t>Enum</w:t>
            </w:r>
          </w:p>
          <w:p w14:paraId="741E9630" w14:textId="77777777" w:rsidR="00B46A03" w:rsidRDefault="00B46A03" w:rsidP="002A3075">
            <w:pPr>
              <w:jc w:val="left"/>
            </w:pPr>
            <w:r>
              <w:t>Valid values are 'yes', 'no'</w:t>
            </w:r>
          </w:p>
          <w:p w14:paraId="5474A659" w14:textId="77777777" w:rsidR="00B46A03" w:rsidRDefault="00B46A03" w:rsidP="002A3075">
            <w:pPr>
              <w:jc w:val="left"/>
            </w:pPr>
            <w:r>
              <w:t>When 'yes' indicates that all the branches of the choice are initiated. It is a Schema Definition Error if any children have their dfdl:initiator property set to the empty string. The branch is known to exist when its initiator has been found. Any subsequent error parsing the branch does not cause the parser to backtrack.</w:t>
            </w:r>
          </w:p>
          <w:p w14:paraId="1A1E885D" w14:textId="77777777" w:rsidR="00B46A03" w:rsidRDefault="00B46A03" w:rsidP="002A3075">
            <w:pPr>
              <w:jc w:val="left"/>
            </w:pPr>
            <w:r>
              <w:t>When 'no', the branches of the choice may have their dfdl:initiator property set to the empty string.</w:t>
            </w:r>
          </w:p>
          <w:p w14:paraId="20621E12" w14:textId="77777777" w:rsidR="00B46A03" w:rsidRDefault="00B46A03" w:rsidP="002A3075">
            <w:pPr>
              <w:jc w:val="left"/>
            </w:pPr>
            <w:r>
              <w:t xml:space="preserve">Annotation: dfdl:sequence, dfdl:choice, dfdl:group </w:t>
            </w:r>
          </w:p>
        </w:tc>
      </w:tr>
      <w:tr w:rsidR="00B46A03" w14:paraId="2AEE6DF2"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7A26AE08" w14:textId="77777777" w:rsidR="00B46A03" w:rsidRDefault="00B46A03" w:rsidP="002A3075">
            <w:pPr>
              <w:jc w:val="left"/>
            </w:pPr>
            <w:r>
              <w:t>choiceDispatchKey</w:t>
            </w:r>
          </w:p>
        </w:tc>
        <w:tc>
          <w:tcPr>
            <w:tcW w:w="0" w:type="auto"/>
            <w:tcBorders>
              <w:top w:val="single" w:sz="4" w:space="0" w:color="auto"/>
              <w:left w:val="single" w:sz="4" w:space="0" w:color="auto"/>
              <w:bottom w:val="single" w:sz="4" w:space="0" w:color="auto"/>
              <w:right w:val="single" w:sz="4" w:space="0" w:color="auto"/>
            </w:tcBorders>
            <w:hideMark/>
          </w:tcPr>
          <w:p w14:paraId="38EF6ECE" w14:textId="77777777" w:rsidR="00B46A03" w:rsidRDefault="00B46A03" w:rsidP="002A3075">
            <w:pPr>
              <w:jc w:val="left"/>
              <w:rPr>
                <w:rFonts w:cs="Arial"/>
              </w:rPr>
            </w:pPr>
            <w:r>
              <w:rPr>
                <w:rFonts w:cs="Arial"/>
              </w:rPr>
              <w:t>DFDL Expression</w:t>
            </w:r>
          </w:p>
          <w:p w14:paraId="547A9F17" w14:textId="77777777" w:rsidR="00B46A03" w:rsidRDefault="00B46A03" w:rsidP="002A3075">
            <w:pPr>
              <w:jc w:val="left"/>
              <w:rPr>
                <w:rFonts w:cs="Arial"/>
              </w:rPr>
            </w:pPr>
            <w:r>
              <w:rPr>
                <w:rFonts w:cs="Arial"/>
              </w:rPr>
              <w:t>The expression must evaluate to an xs:string. It is a Schema Definition Error if the expression returns an empty string.</w:t>
            </w:r>
          </w:p>
          <w:p w14:paraId="7F360F6A" w14:textId="77777777" w:rsidR="00B46A03" w:rsidRDefault="00B46A03" w:rsidP="002A3075">
            <w:pPr>
              <w:jc w:val="left"/>
              <w:rPr>
                <w:rFonts w:cs="Arial"/>
              </w:rPr>
            </w:pPr>
            <w:r>
              <w:t>It is a Schema Definition Error if the expression contains forward references to elements which have not yet been processed.</w:t>
            </w:r>
          </w:p>
          <w:p w14:paraId="57FA6272" w14:textId="77777777" w:rsidR="00B46A03" w:rsidRDefault="00B46A03" w:rsidP="002A3075">
            <w:pPr>
              <w:jc w:val="left"/>
              <w:rPr>
                <w:rFonts w:cs="Arial"/>
              </w:rPr>
            </w:pPr>
            <w:r>
              <w:rPr>
                <w:rFonts w:cs="Arial"/>
              </w:rPr>
              <w:t>This property is used only when parsing.</w:t>
            </w:r>
          </w:p>
          <w:p w14:paraId="3B9FA2E1" w14:textId="77777777" w:rsidR="00B46A03" w:rsidRDefault="00B46A03" w:rsidP="002A3075">
            <w:pPr>
              <w:jc w:val="left"/>
              <w:rPr>
                <w:rFonts w:cs="Arial"/>
              </w:rPr>
            </w:pPr>
            <w:r>
              <w:rPr>
                <w:rFonts w:cs="Arial"/>
              </w:rPr>
              <w:t xml:space="preserve">The resultant string must match one of the dfdl:choiceBranchKey property values of one of the branches of the choice. This match is </w:t>
            </w:r>
            <w:r>
              <w:rPr>
                <w:rFonts w:cs="Arial"/>
                <w:i/>
              </w:rPr>
              <w:t>case sensitive</w:t>
            </w:r>
            <w:r>
              <w:rPr>
                <w:rFonts w:cs="Arial"/>
              </w:rPr>
              <w:t>. If so, it discriminates to that branch. The parser then goes straight to that branch, ignoring consideration of any other choice branches. No backtracking of this decision occurs if there is a subsequent Processing Error.</w:t>
            </w:r>
          </w:p>
          <w:p w14:paraId="7638680D" w14:textId="77777777" w:rsidR="00B46A03" w:rsidRDefault="00B46A03" w:rsidP="002A3075">
            <w:pPr>
              <w:jc w:val="left"/>
              <w:rPr>
                <w:rFonts w:cs="Arial"/>
              </w:rPr>
            </w:pPr>
            <w:r>
              <w:rPr>
                <w:rFonts w:cs="Arial"/>
              </w:rPr>
              <w:t>It is a Processing Error if the value of the expression does not match any of the dfdl:choiceBranchKey property values for any of the branches.</w:t>
            </w:r>
          </w:p>
          <w:p w14:paraId="6CFCC483" w14:textId="77777777" w:rsidR="00B46A03" w:rsidRDefault="00B46A03" w:rsidP="002A3075">
            <w:pPr>
              <w:jc w:val="left"/>
              <w:rPr>
                <w:rFonts w:cs="Arial"/>
              </w:rPr>
            </w:pPr>
            <w:r>
              <w:lastRenderedPageBreak/>
              <w:t>It is a Schema Definition Error if any choice branch does not specify a dfdl:choiceBranchKey in a choice that carries choiceDispatchKey.</w:t>
            </w:r>
          </w:p>
          <w:p w14:paraId="380BD74B" w14:textId="77777777" w:rsidR="00B46A03" w:rsidRDefault="00B46A03" w:rsidP="002A3075">
            <w:pPr>
              <w:jc w:val="left"/>
              <w:rPr>
                <w:rFonts w:cs="Arial"/>
              </w:rPr>
            </w:pPr>
            <w:r>
              <w:rPr>
                <w:rFonts w:cs="Arial"/>
              </w:rPr>
              <w:t>It is not possible to place this property in scope on a dfdl:format annotation.</w:t>
            </w:r>
          </w:p>
          <w:p w14:paraId="394F1BE8" w14:textId="77777777" w:rsidR="00B46A03" w:rsidRDefault="00B46A03" w:rsidP="002A3075">
            <w:pPr>
              <w:jc w:val="left"/>
            </w:pPr>
            <w:r>
              <w:rPr>
                <w:rFonts w:cs="Arial"/>
              </w:rPr>
              <w:t>Annotation: dfdl:choice</w:t>
            </w:r>
          </w:p>
        </w:tc>
      </w:tr>
      <w:tr w:rsidR="00B46A03" w14:paraId="0F57295A"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17FCAE84" w14:textId="77777777" w:rsidR="00B46A03" w:rsidRDefault="00B46A03" w:rsidP="002A3075">
            <w:pPr>
              <w:jc w:val="left"/>
            </w:pPr>
            <w:r>
              <w:lastRenderedPageBreak/>
              <w:t>choiceBranchKey</w:t>
            </w:r>
          </w:p>
        </w:tc>
        <w:tc>
          <w:tcPr>
            <w:tcW w:w="0" w:type="auto"/>
            <w:tcBorders>
              <w:top w:val="single" w:sz="4" w:space="0" w:color="auto"/>
              <w:left w:val="single" w:sz="4" w:space="0" w:color="auto"/>
              <w:bottom w:val="single" w:sz="4" w:space="0" w:color="auto"/>
              <w:right w:val="single" w:sz="4" w:space="0" w:color="auto"/>
            </w:tcBorders>
            <w:hideMark/>
          </w:tcPr>
          <w:p w14:paraId="53BFAA03" w14:textId="77777777" w:rsidR="00B46A03" w:rsidRDefault="00B46A03" w:rsidP="002A3075">
            <w:pPr>
              <w:jc w:val="left"/>
            </w:pPr>
            <w:r>
              <w:t>List of DFDL String Literals</w:t>
            </w:r>
          </w:p>
          <w:p w14:paraId="7AEA076F" w14:textId="77777777" w:rsidR="00B46A03" w:rsidRDefault="00B46A03" w:rsidP="002A3075">
            <w:pPr>
              <w:jc w:val="left"/>
            </w:pPr>
            <w:r>
              <w:t>This literal provides an alternate way to discriminate a choice to a branch. When the dfdl:choiceDispatchKey expression evaluates to a string matching one of this property's values, the choice is discriminated to this branch. The match is case sensitive.</w:t>
            </w:r>
          </w:p>
          <w:p w14:paraId="7F2C1F10" w14:textId="77777777" w:rsidR="00B46A03" w:rsidRDefault="00B46A03" w:rsidP="002A3075">
            <w:pPr>
              <w:jc w:val="left"/>
            </w:pPr>
            <w:r>
              <w:t xml:space="preserve">It is a Schema Definition Error if individual dfdl:choiceBranchKey values are not unique across all branches of a choice that carries dfdl:choiceDispatchKey. </w:t>
            </w:r>
          </w:p>
          <w:p w14:paraId="5AB09ED3" w14:textId="77777777" w:rsidR="00B46A03" w:rsidRDefault="00B46A03" w:rsidP="002A3075">
            <w:pPr>
              <w:jc w:val="left"/>
            </w:pPr>
            <w:r>
              <w:t>It is a Schema Definition Error if dfdl:choiceBranchKey is specified on a global element, or on a sequence or choice that is the child of a global group definition.</w:t>
            </w:r>
          </w:p>
          <w:p w14:paraId="44C9E1CA" w14:textId="77777777" w:rsidR="00B46A03" w:rsidRDefault="00B46A03" w:rsidP="002A3075">
            <w:pPr>
              <w:jc w:val="left"/>
            </w:pPr>
            <w:r>
              <w:t>It is a Schema Definition Error if any choice branch does not specify a dfdl:choiceBranchKey in a choice that carries choiceDispatchKey.</w:t>
            </w:r>
          </w:p>
          <w:p w14:paraId="0FE7D3C2" w14:textId="77777777" w:rsidR="00B46A03" w:rsidRDefault="00B46A03" w:rsidP="002A3075">
            <w:pPr>
              <w:jc w:val="left"/>
            </w:pPr>
            <w:r>
              <w:t xml:space="preserve">Byte value entities are not allowed. </w:t>
            </w:r>
          </w:p>
          <w:p w14:paraId="4BB376FE" w14:textId="77777777" w:rsidR="00B46A03" w:rsidRDefault="00B46A03" w:rsidP="002A3075">
            <w:pPr>
              <w:jc w:val="left"/>
            </w:pPr>
            <w:r>
              <w:t>Character classes are not allowed.</w:t>
            </w:r>
          </w:p>
          <w:p w14:paraId="3EE8CCFC" w14:textId="77777777" w:rsidR="00B46A03" w:rsidRDefault="00B46A03" w:rsidP="002A3075">
            <w:pPr>
              <w:jc w:val="left"/>
            </w:pPr>
            <w:r>
              <w:t>This property is only used when parsing.</w:t>
            </w:r>
          </w:p>
          <w:p w14:paraId="040CA9CE" w14:textId="77777777" w:rsidR="00B46A03" w:rsidRDefault="00B46A03" w:rsidP="002A3075">
            <w:pPr>
              <w:jc w:val="left"/>
            </w:pPr>
            <w:r>
              <w:t>It is not possible to place this property in scope on a dfdl:format annotation.</w:t>
            </w:r>
          </w:p>
          <w:p w14:paraId="74DAF789" w14:textId="77777777" w:rsidR="00B46A03" w:rsidRDefault="00B46A03" w:rsidP="002A3075">
            <w:pPr>
              <w:jc w:val="left"/>
            </w:pPr>
            <w:r>
              <w:t>Annotation: dfdl:element, dfdl:sequence, dfdl:choice, dfdl:group</w:t>
            </w:r>
          </w:p>
        </w:tc>
      </w:tr>
    </w:tbl>
    <w:p w14:paraId="1DDA0870" w14:textId="3753DBB1"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51</w:t>
      </w:r>
      <w:r>
        <w:rPr>
          <w:noProof/>
        </w:rPr>
        <w:fldChar w:fldCharType="end"/>
      </w:r>
      <w:r>
        <w:t xml:space="preserve"> Properties for Choice Groups</w:t>
      </w:r>
    </w:p>
    <w:p w14:paraId="508260A4" w14:textId="77777777" w:rsidR="00B46A03" w:rsidRDefault="00B46A03" w:rsidP="00404546">
      <w:pPr>
        <w:pStyle w:val="nobreak"/>
      </w:pPr>
      <w:r>
        <w:t xml:space="preserve">A choice can have a dfdl: initiator and/or a dfdl:terminator as described earlier. </w:t>
      </w:r>
    </w:p>
    <w:p w14:paraId="34C25702" w14:textId="77777777" w:rsidR="00B46A03" w:rsidRDefault="00B46A03" w:rsidP="00B46A03">
      <w:r>
        <w:t>The explanation of choices requires this terminology:</w:t>
      </w:r>
    </w:p>
    <w:p w14:paraId="1E90C2FE" w14:textId="77777777" w:rsidR="00B46A03" w:rsidRDefault="00B46A03" w:rsidP="00B46A03">
      <w:r>
        <w:rPr>
          <w:b/>
          <w:bCs/>
          <w:i/>
          <w:iCs/>
        </w:rPr>
        <w:t>Branch</w:t>
      </w:r>
      <w:r>
        <w:t xml:space="preserve"> - A </w:t>
      </w:r>
      <w:r>
        <w:rPr>
          <w:i/>
        </w:rPr>
        <w:t>branch</w:t>
      </w:r>
      <w:r>
        <w:t xml:space="preserve"> is one of the available alternatives within a choice. A branch can be an element of simple type or complex type, or it can be an embedded sequence, choice or group reference.</w:t>
      </w:r>
    </w:p>
    <w:p w14:paraId="329546E4" w14:textId="77777777" w:rsidR="00B46A03" w:rsidRDefault="00B46A03" w:rsidP="00B46A03">
      <w:r>
        <w:rPr>
          <w:b/>
          <w:bCs/>
          <w:i/>
          <w:iCs/>
        </w:rPr>
        <w:t>Root of the Branch</w:t>
      </w:r>
      <w:r>
        <w:t xml:space="preserve"> - Each branch conceptually has a single schema component at its root which is an element, sequence, choice or group reference. This component is known as the Root of the Branch </w:t>
      </w:r>
    </w:p>
    <w:p w14:paraId="23CD70A5" w14:textId="77777777" w:rsidR="00B46A03" w:rsidRDefault="00B46A03" w:rsidP="00404546">
      <w:pPr>
        <w:pStyle w:val="nobreak"/>
      </w:pPr>
      <w:r>
        <w:t>The Root of the Branch must not be optional. That is XSD minOccurs must be greater than zero.</w:t>
      </w:r>
    </w:p>
    <w:p w14:paraId="1B673F4A" w14:textId="77777777" w:rsidR="00B46A03" w:rsidRDefault="00B46A03" w:rsidP="00B46A03">
      <w:pPr>
        <w:rPr>
          <w:rFonts w:cs="Arial"/>
        </w:rPr>
      </w:pPr>
      <w:r>
        <w:rPr>
          <w:rFonts w:cs="Arial"/>
        </w:rPr>
        <w:t xml:space="preserve">A choice that declares no branches in the DFDL schema is a Schema Definition Error. </w:t>
      </w:r>
    </w:p>
    <w:p w14:paraId="62F3A916" w14:textId="77777777" w:rsidR="00B46A03" w:rsidRDefault="00B46A03" w:rsidP="00404546">
      <w:pPr>
        <w:pStyle w:val="nobreak"/>
      </w:pPr>
      <w:r>
        <w:t xml:space="preserve">When processing a choice group, the parser validates any contained path expressions. If a path expression contained inside a choice branch refers to any other branch of the choice, then it is a Schema Definition Error. Note that this rule handles nested choices also. A path that navigates outward from an inner choice to another alternative of an outer choice is violating this rule with respect to the outer choice. </w:t>
      </w:r>
    </w:p>
    <w:p w14:paraId="38AA9B7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8778" w:name="_Toc177399118"/>
      <w:bookmarkStart w:id="8779" w:name="_Toc175057405"/>
      <w:bookmarkStart w:id="8780" w:name="_Toc199516350"/>
      <w:bookmarkStart w:id="8781" w:name="_Toc194984012"/>
      <w:bookmarkStart w:id="8782" w:name="_Toc243112856"/>
      <w:bookmarkStart w:id="8783" w:name="_Toc349042800"/>
      <w:bookmarkStart w:id="8784" w:name="_Toc62570194"/>
      <w:bookmarkStart w:id="8785" w:name="_Toc210216916"/>
      <w:bookmarkStart w:id="8786" w:name="_Toc219441048"/>
      <w:r>
        <w:t>Resolving Choices</w:t>
      </w:r>
      <w:bookmarkEnd w:id="8778"/>
      <w:bookmarkEnd w:id="8779"/>
      <w:bookmarkEnd w:id="8780"/>
      <w:bookmarkEnd w:id="8781"/>
      <w:bookmarkEnd w:id="8782"/>
      <w:bookmarkEnd w:id="8783"/>
      <w:bookmarkEnd w:id="8784"/>
      <w:bookmarkEnd w:id="8785"/>
      <w:bookmarkEnd w:id="8786"/>
    </w:p>
    <w:p w14:paraId="041B0258" w14:textId="77777777" w:rsidR="00B46A03" w:rsidRDefault="00B46A03" w:rsidP="00B46A03">
      <w:r>
        <w:t>When processing a choice, there are two ways to resolve the intended branch. In one, speculative parsing is used. In the other, a constant-time direct dispatch to a branch is performed.</w:t>
      </w:r>
    </w:p>
    <w:p w14:paraId="1B35A2D8"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8787" w:name="_Toc349042801"/>
      <w:bookmarkStart w:id="8788" w:name="_Toc62570195"/>
      <w:bookmarkStart w:id="8789" w:name="_Toc210216917"/>
      <w:bookmarkStart w:id="8790" w:name="_Toc219441049"/>
      <w:r>
        <w:rPr>
          <w:rFonts w:eastAsia="Times New Roman"/>
        </w:rPr>
        <w:t>Resolving Choices via Speculation</w:t>
      </w:r>
      <w:bookmarkEnd w:id="8787"/>
      <w:bookmarkEnd w:id="8788"/>
      <w:bookmarkEnd w:id="8789"/>
      <w:bookmarkEnd w:id="8790"/>
    </w:p>
    <w:p w14:paraId="73B4E6C6" w14:textId="77777777" w:rsidR="00B46A03" w:rsidRDefault="00B46A03" w:rsidP="00B46A03">
      <w:r>
        <w:t>Speculative resolution works as follows:</w:t>
      </w:r>
    </w:p>
    <w:p w14:paraId="7E061D82" w14:textId="77777777" w:rsidR="00B46A03" w:rsidRDefault="00B46A03" w:rsidP="00EB2287">
      <w:pPr>
        <w:numPr>
          <w:ilvl w:val="0"/>
          <w:numId w:val="98"/>
        </w:numPr>
        <w:tabs>
          <w:tab w:val="clear" w:pos="403"/>
        </w:tabs>
        <w:spacing w:before="60" w:after="60" w:line="240" w:lineRule="auto"/>
        <w:jc w:val="left"/>
      </w:pPr>
      <w:r>
        <w:t>Attempt to parse the first branch of the choice.</w:t>
      </w:r>
    </w:p>
    <w:p w14:paraId="4BA6ED80" w14:textId="77777777" w:rsidR="00B46A03" w:rsidRDefault="00B46A03" w:rsidP="00EB2287">
      <w:pPr>
        <w:numPr>
          <w:ilvl w:val="0"/>
          <w:numId w:val="98"/>
        </w:numPr>
        <w:tabs>
          <w:tab w:val="clear" w:pos="403"/>
        </w:tabs>
        <w:spacing w:before="60" w:after="60" w:line="240" w:lineRule="auto"/>
        <w:jc w:val="left"/>
      </w:pPr>
      <w:r>
        <w:t>If this fails with a Processing Error</w:t>
      </w:r>
    </w:p>
    <w:p w14:paraId="5DF22948" w14:textId="77777777" w:rsidR="00B46A03" w:rsidRDefault="00B46A03" w:rsidP="00EB2287">
      <w:pPr>
        <w:numPr>
          <w:ilvl w:val="1"/>
          <w:numId w:val="98"/>
        </w:numPr>
        <w:tabs>
          <w:tab w:val="clear" w:pos="403"/>
        </w:tabs>
        <w:spacing w:before="60" w:after="60" w:line="240" w:lineRule="auto"/>
        <w:jc w:val="left"/>
      </w:pPr>
      <w:r>
        <w:lastRenderedPageBreak/>
        <w:t xml:space="preserve">If a dfdl:discriminator evaluated to true earlier on this branch </w:t>
      </w:r>
      <w:r>
        <w:br/>
        <w:t>then the parser is 'bound' to this branch and parsing of the entire choice construct fails with a Processing Error.</w:t>
      </w:r>
    </w:p>
    <w:p w14:paraId="2E268A92" w14:textId="77777777" w:rsidR="00B46A03" w:rsidRDefault="00B46A03" w:rsidP="00EB2287">
      <w:pPr>
        <w:numPr>
          <w:ilvl w:val="1"/>
          <w:numId w:val="98"/>
        </w:numPr>
        <w:tabs>
          <w:tab w:val="clear" w:pos="403"/>
        </w:tabs>
        <w:spacing w:before="60" w:after="60" w:line="240" w:lineRule="auto"/>
        <w:jc w:val="left"/>
      </w:pPr>
      <w:r>
        <w:t xml:space="preserve">If the branch has a dfdl:initiator and the choice has dfdl:initiatedContent ‘yes’ </w:t>
      </w:r>
      <w:r>
        <w:br/>
        <w:t>then the parser is 'bound' to this branch and parsing of the entire choice construct fails with a Processing Error.</w:t>
      </w:r>
    </w:p>
    <w:p w14:paraId="179ECD98" w14:textId="23DC7FCB" w:rsidR="00B46A03" w:rsidRDefault="00B46A03" w:rsidP="00EB2287">
      <w:pPr>
        <w:numPr>
          <w:ilvl w:val="1"/>
          <w:numId w:val="98"/>
        </w:numPr>
        <w:tabs>
          <w:tab w:val="clear" w:pos="403"/>
        </w:tabs>
        <w:spacing w:before="60" w:after="60" w:line="240" w:lineRule="auto"/>
        <w:jc w:val="left"/>
      </w:pPr>
      <w:r>
        <w:t>Otherwise</w:t>
      </w:r>
      <w:r w:rsidR="00CF0782">
        <w:t xml:space="preserve"> </w:t>
      </w:r>
      <w:r>
        <w:t>repeat from step 1 for the next branch of the choice.</w:t>
      </w:r>
    </w:p>
    <w:p w14:paraId="42420FCB" w14:textId="77777777" w:rsidR="00B46A03" w:rsidRDefault="00B46A03" w:rsidP="00EB2287">
      <w:pPr>
        <w:numPr>
          <w:ilvl w:val="0"/>
          <w:numId w:val="98"/>
        </w:numPr>
        <w:tabs>
          <w:tab w:val="clear" w:pos="403"/>
        </w:tabs>
        <w:spacing w:before="60" w:after="60" w:line="240" w:lineRule="auto"/>
        <w:jc w:val="left"/>
      </w:pPr>
      <w:r>
        <w:t xml:space="preserve">It is a Processing Error if the branches of the choice are exhausted. </w:t>
      </w:r>
    </w:p>
    <w:p w14:paraId="7B64B4D6" w14:textId="77777777" w:rsidR="00B46A03" w:rsidRDefault="00B46A03" w:rsidP="00EB2287">
      <w:pPr>
        <w:numPr>
          <w:ilvl w:val="0"/>
          <w:numId w:val="98"/>
        </w:numPr>
        <w:tabs>
          <w:tab w:val="clear" w:pos="403"/>
        </w:tabs>
        <w:spacing w:before="60" w:after="60" w:line="240" w:lineRule="auto"/>
        <w:jc w:val="left"/>
      </w:pPr>
      <w:r>
        <w:t>If a branch is successfully parsed without error, then that branch's Infoset becomes the Infoset for the parse of the choice construct.</w:t>
      </w:r>
    </w:p>
    <w:p w14:paraId="617A6AA1" w14:textId="77777777" w:rsidR="00B46A03" w:rsidRDefault="00B46A03" w:rsidP="00EB2287">
      <w:pPr>
        <w:numPr>
          <w:ilvl w:val="0"/>
          <w:numId w:val="98"/>
        </w:numPr>
        <w:tabs>
          <w:tab w:val="clear" w:pos="403"/>
        </w:tabs>
        <w:spacing w:before="60" w:after="60" w:line="240" w:lineRule="auto"/>
        <w:jc w:val="left"/>
      </w:pPr>
      <w:r>
        <w:t>If the branch is an element declaration having dfdl:occursCountKind='expression' or dfdl:occursCountKind='parsed', then zero instances are possible. If the branch parses successfully without a discriminator but produces no element occurrences, then the branch is considered missing, and the parser looks for the next branch</w:t>
      </w:r>
    </w:p>
    <w:p w14:paraId="30598A1E" w14:textId="77777777" w:rsidR="00B46A03" w:rsidRDefault="00B46A03" w:rsidP="00B46A03">
      <w:r>
        <w:t>It is not possible for variable settings to be communicated from the speculative attempt to parse a branch to any other parsing situation. The speculative effort is completely isolated. Whether it succeeds or fails, neither the parse position in the source data, nor anything in the variable memory, nor the Infoset is affected.</w:t>
      </w:r>
    </w:p>
    <w:p w14:paraId="76145C63" w14:textId="77777777" w:rsidR="00B46A03" w:rsidRDefault="00B46A03" w:rsidP="00B46A03">
      <w:r>
        <w:t>Nested choices can require unbounded</w:t>
      </w:r>
      <w:r>
        <w:rPr>
          <w:rStyle w:val="FootnoteReference"/>
        </w:rPr>
        <w:footnoteReference w:id="49"/>
      </w:r>
      <w:r>
        <w:t xml:space="preserve"> look ahead into the data.</w:t>
      </w:r>
    </w:p>
    <w:p w14:paraId="06294AB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8791" w:name="_Toc329093103"/>
      <w:bookmarkStart w:id="8792" w:name="_Toc332701616"/>
      <w:bookmarkStart w:id="8793" w:name="_Toc332701920"/>
      <w:bookmarkStart w:id="8794" w:name="_Toc332711719"/>
      <w:bookmarkStart w:id="8795" w:name="_Toc332712021"/>
      <w:bookmarkStart w:id="8796" w:name="_Toc332712322"/>
      <w:bookmarkStart w:id="8797" w:name="_Toc332724238"/>
      <w:bookmarkStart w:id="8798" w:name="_Toc332724538"/>
      <w:bookmarkStart w:id="8799" w:name="_Toc341102834"/>
      <w:bookmarkStart w:id="8800" w:name="_Toc347241569"/>
      <w:bookmarkStart w:id="8801" w:name="_Toc347744762"/>
      <w:bookmarkStart w:id="8802" w:name="_Toc348984545"/>
      <w:bookmarkStart w:id="8803" w:name="_Toc348984850"/>
      <w:bookmarkStart w:id="8804" w:name="_Toc349038014"/>
      <w:bookmarkStart w:id="8805" w:name="_Toc349038316"/>
      <w:bookmarkStart w:id="8806" w:name="_Toc349042802"/>
      <w:bookmarkStart w:id="8807" w:name="_Toc351912873"/>
      <w:bookmarkStart w:id="8808" w:name="_Toc351914894"/>
      <w:bookmarkStart w:id="8809" w:name="_Toc351915360"/>
      <w:bookmarkStart w:id="8810" w:name="_Toc361231417"/>
      <w:bookmarkStart w:id="8811" w:name="_Toc361231943"/>
      <w:bookmarkStart w:id="8812" w:name="_Toc362445241"/>
      <w:bookmarkStart w:id="8813" w:name="_Toc363909208"/>
      <w:bookmarkStart w:id="8814" w:name="_Toc364463634"/>
      <w:bookmarkStart w:id="8815" w:name="_Toc366078238"/>
      <w:bookmarkStart w:id="8816" w:name="_Toc366078857"/>
      <w:bookmarkStart w:id="8817" w:name="_Toc366079842"/>
      <w:bookmarkStart w:id="8818" w:name="_Toc366080454"/>
      <w:bookmarkStart w:id="8819" w:name="_Toc366081063"/>
      <w:bookmarkStart w:id="8820" w:name="_Toc366505403"/>
      <w:bookmarkStart w:id="8821" w:name="_Toc366508772"/>
      <w:bookmarkStart w:id="8822" w:name="_Toc366513273"/>
      <w:bookmarkStart w:id="8823" w:name="_Toc366574462"/>
      <w:bookmarkStart w:id="8824" w:name="_Toc366578255"/>
      <w:bookmarkStart w:id="8825" w:name="_Toc366578849"/>
      <w:bookmarkStart w:id="8826" w:name="_Toc366579441"/>
      <w:bookmarkStart w:id="8827" w:name="_Toc366580032"/>
      <w:bookmarkStart w:id="8828" w:name="_Toc366580624"/>
      <w:bookmarkStart w:id="8829" w:name="_Toc366581215"/>
      <w:bookmarkStart w:id="8830" w:name="_Toc366581807"/>
      <w:bookmarkStart w:id="8831" w:name="_Toc322911706"/>
      <w:bookmarkStart w:id="8832" w:name="_Toc322912245"/>
      <w:bookmarkStart w:id="8833" w:name="_Toc349042803"/>
      <w:bookmarkStart w:id="8834" w:name="_Ref38541799"/>
      <w:bookmarkStart w:id="8835" w:name="_Ref38541809"/>
      <w:bookmarkStart w:id="8836" w:name="_Toc62570196"/>
      <w:bookmarkStart w:id="8837" w:name="_Toc210216918"/>
      <w:bookmarkStart w:id="8838" w:name="_Toc21944105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r>
        <w:rPr>
          <w:rFonts w:eastAsia="Times New Roman"/>
        </w:rPr>
        <w:t>Resolving Choices via Direct Dispatch</w:t>
      </w:r>
      <w:bookmarkEnd w:id="8833"/>
      <w:bookmarkEnd w:id="8834"/>
      <w:bookmarkEnd w:id="8835"/>
      <w:bookmarkEnd w:id="8836"/>
      <w:bookmarkEnd w:id="8837"/>
      <w:bookmarkEnd w:id="8838"/>
    </w:p>
    <w:p w14:paraId="7923EE9F" w14:textId="77777777" w:rsidR="00B46A03" w:rsidRDefault="00B46A03" w:rsidP="00404546">
      <w:pPr>
        <w:pStyle w:val="nobreak"/>
      </w:pPr>
      <w:r>
        <w:t xml:space="preserve">Direct dispatch provides a constant-time dispatch to a choice branch independent of how many choice branches there are. </w:t>
      </w:r>
    </w:p>
    <w:p w14:paraId="7286470A" w14:textId="77777777" w:rsidR="00B46A03" w:rsidRDefault="00B46A03" w:rsidP="00B46A03">
      <w:r>
        <w:t>Direct dispatch is indicated by the dfdl:choiceDispatchKey property. This expression is evaluated to compute the string matching (case sensitive) one of the dfdl:choiceBranchKey property values of one of the choice branches.</w:t>
      </w:r>
    </w:p>
    <w:p w14:paraId="24603F73" w14:textId="77777777" w:rsidR="00B46A03" w:rsidRDefault="00B46A03" w:rsidP="00B46A03">
      <w:r>
        <w:t>When a match is found, it is as if a dfdl:discriminator had evaluated to true on that branch. It is selected as resolution of the choice, and there is no backtracking to try other alternative selections if a Processing Error occurs.</w:t>
      </w:r>
    </w:p>
    <w:p w14:paraId="1B6ED926" w14:textId="77777777" w:rsidR="00B46A03" w:rsidRDefault="00B46A03" w:rsidP="00B46A03">
      <w:r>
        <w:t>The dfdl:choiceBranchKey property can be placed on element references, local element declarations, local sequences, local choices, or group references. All values of dfdl:choiceBranchKey properties must be unique across all branches of a choice that carries a dfdl:choiceDispatchKey property and it is a Schema Definition Error otherwise.</w:t>
      </w:r>
    </w:p>
    <w:p w14:paraId="068D4D64" w14:textId="77777777" w:rsidR="00B46A03" w:rsidRDefault="00B46A03" w:rsidP="00B46A03">
      <w:r>
        <w:t>Note that it is a Schema Definition Error if both dfdl:initiatedContent and dfdl:choiceDispatchKey are provided on the same choice. However, it is not an error if a discriminator exists on a choice branch along with a dfdl:choiceBranchKey.</w:t>
      </w:r>
    </w:p>
    <w:p w14:paraId="75DEACD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8839" w:name="_Toc397515314"/>
      <w:bookmarkStart w:id="8840" w:name="_Toc349042804"/>
      <w:bookmarkStart w:id="8841" w:name="_Toc62570197"/>
      <w:bookmarkStart w:id="8842" w:name="_Toc210216919"/>
      <w:bookmarkStart w:id="8843" w:name="_Toc219441051"/>
      <w:bookmarkEnd w:id="8839"/>
      <w:r>
        <w:rPr>
          <w:rFonts w:eastAsia="Times New Roman"/>
        </w:rPr>
        <w:t>Unparsing Choices</w:t>
      </w:r>
      <w:bookmarkEnd w:id="8840"/>
      <w:bookmarkEnd w:id="8841"/>
      <w:bookmarkEnd w:id="8842"/>
      <w:bookmarkEnd w:id="8843"/>
    </w:p>
    <w:p w14:paraId="7A99F185" w14:textId="77777777" w:rsidR="00B46A03" w:rsidRDefault="00B46A03" w:rsidP="00B46A03">
      <w:r>
        <w:t xml:space="preserve">On unparsing there is the question of how one identifies the appropriate schema choice branch corresponding to the data in the Infoset. This is complicated by the fact that the children may not be elements. They may themselves be sequences or choices. The selection of the choice branch is as follows: The element in the Infoset is used to search the choice branches in the schema, in schema definition order, but without looking inside any complex elements. If the element occurs in a branch, then that branch is selected and if subsequently a Processing Error occurs, this selection is not revisited (that is, there is no backtracking). If the next element to unparse does not identify any branch of the choice, or there is no next element to unparse, then there must be a choice branch with no required elements and the first such branch would be selected for unparsing. A choice </w:t>
      </w:r>
      <w:r>
        <w:lastRenderedPageBreak/>
        <w:t>branch can consist only of a nest of model groups with no actual element content or only optional element content.</w:t>
      </w:r>
    </w:p>
    <w:p w14:paraId="7ED382B5" w14:textId="77777777" w:rsidR="00B46A03" w:rsidRDefault="00B46A03" w:rsidP="00B46A03">
      <w:r>
        <w:t>To avoid any unintended behavior, all the children of a choice can be modeled as elements.</w:t>
      </w:r>
    </w:p>
    <w:p w14:paraId="134A62A7"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pPr>
      <w:r>
        <w:t>Unparsing Choices in Hidden Groups</w:t>
      </w:r>
    </w:p>
    <w:p w14:paraId="27B74EC0" w14:textId="77777777" w:rsidR="00B46A03" w:rsidRDefault="00B46A03" w:rsidP="00B46A03">
      <w:r>
        <w:t>When a choice appears inside a hidden group, there are no corresponding Infoset elements as there are none for hidden groups. The first branch of the choice is unparsed. All elements contained in the branch must have default values or must have dfdl:outputValueCalc properties to compute their values, and it is a Schema Definition Error otherwise.</w:t>
      </w:r>
    </w:p>
    <w:p w14:paraId="3E54EA6D" w14:textId="77777777" w:rsidR="00B46A03" w:rsidRDefault="00B46A03" w:rsidP="00B46A03"/>
    <w:p w14:paraId="5AB226CC"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8844" w:name="_Toc397515316"/>
      <w:bookmarkStart w:id="8845" w:name="_Toc329093106"/>
      <w:bookmarkStart w:id="8846" w:name="_Toc332701619"/>
      <w:bookmarkStart w:id="8847" w:name="_Toc332701923"/>
      <w:bookmarkStart w:id="8848" w:name="_Toc332711722"/>
      <w:bookmarkStart w:id="8849" w:name="_Toc332712024"/>
      <w:bookmarkStart w:id="8850" w:name="_Toc332712325"/>
      <w:bookmarkStart w:id="8851" w:name="_Toc332724241"/>
      <w:bookmarkStart w:id="8852" w:name="_Toc332724541"/>
      <w:bookmarkStart w:id="8853" w:name="_Toc341102837"/>
      <w:bookmarkStart w:id="8854" w:name="_Toc347241572"/>
      <w:bookmarkStart w:id="8855" w:name="_Toc347744765"/>
      <w:bookmarkStart w:id="8856" w:name="_Toc348984548"/>
      <w:bookmarkStart w:id="8857" w:name="_Toc348984853"/>
      <w:bookmarkStart w:id="8858" w:name="_Toc349038017"/>
      <w:bookmarkStart w:id="8859" w:name="_Toc349038319"/>
      <w:bookmarkStart w:id="8860" w:name="_Toc349042805"/>
      <w:bookmarkStart w:id="8861" w:name="_Toc349642218"/>
      <w:bookmarkStart w:id="8862" w:name="_Toc351912876"/>
      <w:bookmarkStart w:id="8863" w:name="_Toc351914897"/>
      <w:bookmarkStart w:id="8864" w:name="_Toc351915363"/>
      <w:bookmarkStart w:id="8865" w:name="_Toc361231420"/>
      <w:bookmarkStart w:id="8866" w:name="_Toc361231946"/>
      <w:bookmarkStart w:id="8867" w:name="_Toc362445244"/>
      <w:bookmarkStart w:id="8868" w:name="_Toc363909211"/>
      <w:bookmarkStart w:id="8869" w:name="_Toc364463637"/>
      <w:bookmarkStart w:id="8870" w:name="_Toc366078241"/>
      <w:bookmarkStart w:id="8871" w:name="_Toc366078860"/>
      <w:bookmarkStart w:id="8872" w:name="_Toc366079845"/>
      <w:bookmarkStart w:id="8873" w:name="_Toc366080457"/>
      <w:bookmarkStart w:id="8874" w:name="_Toc366081066"/>
      <w:bookmarkStart w:id="8875" w:name="_Toc366505406"/>
      <w:bookmarkStart w:id="8876" w:name="_Toc366508775"/>
      <w:bookmarkStart w:id="8877" w:name="_Toc366513276"/>
      <w:bookmarkStart w:id="8878" w:name="_Toc366574465"/>
      <w:bookmarkStart w:id="8879" w:name="_Toc366578258"/>
      <w:bookmarkStart w:id="8880" w:name="_Toc366578852"/>
      <w:bookmarkStart w:id="8881" w:name="_Toc366579444"/>
      <w:bookmarkStart w:id="8882" w:name="_Toc366580035"/>
      <w:bookmarkStart w:id="8883" w:name="_Toc366580627"/>
      <w:bookmarkStart w:id="8884" w:name="_Toc366581218"/>
      <w:bookmarkStart w:id="8885" w:name="_Toc366581810"/>
      <w:bookmarkStart w:id="8886" w:name="_Toc322911707"/>
      <w:bookmarkStart w:id="8887" w:name="_Toc322912246"/>
      <w:bookmarkStart w:id="8888" w:name="_Toc329093107"/>
      <w:bookmarkStart w:id="8889" w:name="_Toc332701620"/>
      <w:bookmarkStart w:id="8890" w:name="_Toc332701924"/>
      <w:bookmarkStart w:id="8891" w:name="_Toc332711723"/>
      <w:bookmarkStart w:id="8892" w:name="_Toc332712025"/>
      <w:bookmarkStart w:id="8893" w:name="_Toc332712326"/>
      <w:bookmarkStart w:id="8894" w:name="_Toc332724242"/>
      <w:bookmarkStart w:id="8895" w:name="_Toc332724542"/>
      <w:bookmarkStart w:id="8896" w:name="_Toc341102838"/>
      <w:bookmarkStart w:id="8897" w:name="_Toc347241573"/>
      <w:bookmarkStart w:id="8898" w:name="_Toc347744766"/>
      <w:bookmarkStart w:id="8899" w:name="_Toc348984549"/>
      <w:bookmarkStart w:id="8900" w:name="_Toc348984854"/>
      <w:bookmarkStart w:id="8901" w:name="_Toc349038018"/>
      <w:bookmarkStart w:id="8902" w:name="_Toc349038320"/>
      <w:bookmarkStart w:id="8903" w:name="_Toc349042806"/>
      <w:bookmarkStart w:id="8904" w:name="_Toc349642219"/>
      <w:bookmarkStart w:id="8905" w:name="_Toc351912877"/>
      <w:bookmarkStart w:id="8906" w:name="_Toc351914898"/>
      <w:bookmarkStart w:id="8907" w:name="_Toc351915364"/>
      <w:bookmarkStart w:id="8908" w:name="_Toc361231421"/>
      <w:bookmarkStart w:id="8909" w:name="_Toc361231947"/>
      <w:bookmarkStart w:id="8910" w:name="_Toc362445245"/>
      <w:bookmarkStart w:id="8911" w:name="_Toc363909212"/>
      <w:bookmarkStart w:id="8912" w:name="_Toc364463638"/>
      <w:bookmarkStart w:id="8913" w:name="_Toc366078242"/>
      <w:bookmarkStart w:id="8914" w:name="_Toc366078861"/>
      <w:bookmarkStart w:id="8915" w:name="_Toc366079846"/>
      <w:bookmarkStart w:id="8916" w:name="_Toc366080458"/>
      <w:bookmarkStart w:id="8917" w:name="_Toc366081067"/>
      <w:bookmarkStart w:id="8918" w:name="_Toc366505407"/>
      <w:bookmarkStart w:id="8919" w:name="_Toc366508776"/>
      <w:bookmarkStart w:id="8920" w:name="_Toc366513277"/>
      <w:bookmarkStart w:id="8921" w:name="_Toc366574466"/>
      <w:bookmarkStart w:id="8922" w:name="_Toc366578259"/>
      <w:bookmarkStart w:id="8923" w:name="_Toc366578853"/>
      <w:bookmarkStart w:id="8924" w:name="_Toc366579445"/>
      <w:bookmarkStart w:id="8925" w:name="_Toc366580036"/>
      <w:bookmarkStart w:id="8926" w:name="_Toc366580628"/>
      <w:bookmarkStart w:id="8927" w:name="_Toc366581219"/>
      <w:bookmarkStart w:id="8928" w:name="_Toc366581811"/>
      <w:bookmarkStart w:id="8929" w:name="_Toc322911708"/>
      <w:bookmarkStart w:id="8930" w:name="_Toc322912247"/>
      <w:bookmarkStart w:id="8931" w:name="_Toc329093108"/>
      <w:bookmarkStart w:id="8932" w:name="_Toc332701621"/>
      <w:bookmarkStart w:id="8933" w:name="_Toc332701925"/>
      <w:bookmarkStart w:id="8934" w:name="_Toc332711724"/>
      <w:bookmarkStart w:id="8935" w:name="_Toc332712026"/>
      <w:bookmarkStart w:id="8936" w:name="_Toc332712327"/>
      <w:bookmarkStart w:id="8937" w:name="_Toc332724243"/>
      <w:bookmarkStart w:id="8938" w:name="_Toc332724543"/>
      <w:bookmarkStart w:id="8939" w:name="_Toc341102839"/>
      <w:bookmarkStart w:id="8940" w:name="_Toc347241574"/>
      <w:bookmarkStart w:id="8941" w:name="_Toc347744767"/>
      <w:bookmarkStart w:id="8942" w:name="_Toc348984550"/>
      <w:bookmarkStart w:id="8943" w:name="_Toc348984855"/>
      <w:bookmarkStart w:id="8944" w:name="_Toc349038019"/>
      <w:bookmarkStart w:id="8945" w:name="_Toc349038321"/>
      <w:bookmarkStart w:id="8946" w:name="_Toc349042807"/>
      <w:bookmarkStart w:id="8947" w:name="_Toc349642220"/>
      <w:bookmarkStart w:id="8948" w:name="_Toc351912878"/>
      <w:bookmarkStart w:id="8949" w:name="_Toc351914899"/>
      <w:bookmarkStart w:id="8950" w:name="_Toc351915365"/>
      <w:bookmarkStart w:id="8951" w:name="_Toc361231422"/>
      <w:bookmarkStart w:id="8952" w:name="_Toc361231948"/>
      <w:bookmarkStart w:id="8953" w:name="_Toc362445246"/>
      <w:bookmarkStart w:id="8954" w:name="_Toc363909213"/>
      <w:bookmarkStart w:id="8955" w:name="_Toc364463639"/>
      <w:bookmarkStart w:id="8956" w:name="_Toc366078243"/>
      <w:bookmarkStart w:id="8957" w:name="_Toc366078862"/>
      <w:bookmarkStart w:id="8958" w:name="_Toc366079847"/>
      <w:bookmarkStart w:id="8959" w:name="_Toc366080459"/>
      <w:bookmarkStart w:id="8960" w:name="_Toc366081068"/>
      <w:bookmarkStart w:id="8961" w:name="_Toc366505408"/>
      <w:bookmarkStart w:id="8962" w:name="_Toc366508777"/>
      <w:bookmarkStart w:id="8963" w:name="_Toc366513278"/>
      <w:bookmarkStart w:id="8964" w:name="_Toc366574467"/>
      <w:bookmarkStart w:id="8965" w:name="_Toc366578260"/>
      <w:bookmarkStart w:id="8966" w:name="_Toc366578854"/>
      <w:bookmarkStart w:id="8967" w:name="_Toc366579446"/>
      <w:bookmarkStart w:id="8968" w:name="_Toc366580037"/>
      <w:bookmarkStart w:id="8969" w:name="_Toc366580629"/>
      <w:bookmarkStart w:id="8970" w:name="_Toc366581220"/>
      <w:bookmarkStart w:id="8971" w:name="_Toc366581812"/>
      <w:bookmarkStart w:id="8972" w:name="_Properties_for_Array"/>
      <w:bookmarkStart w:id="8973" w:name="_Toc349042808"/>
      <w:bookmarkStart w:id="8974" w:name="_Toc130873646"/>
      <w:bookmarkStart w:id="8975" w:name="_Toc140549618"/>
      <w:bookmarkStart w:id="8976" w:name="_Toc177399121"/>
      <w:bookmarkStart w:id="8977" w:name="_Toc175057408"/>
      <w:bookmarkStart w:id="8978" w:name="_Toc199516353"/>
      <w:bookmarkStart w:id="8979" w:name="_Toc194984015"/>
      <w:bookmarkStart w:id="8980" w:name="_Toc243112857"/>
      <w:bookmarkStart w:id="8981" w:name="_Ref255476292"/>
      <w:bookmarkStart w:id="8982" w:name="_Ref351913722"/>
      <w:bookmarkStart w:id="8983" w:name="_Ref351913750"/>
      <w:bookmarkStart w:id="8984" w:name="_Ref38542684"/>
      <w:bookmarkStart w:id="8985" w:name="_Ref38542691"/>
      <w:bookmarkStart w:id="8986" w:name="_Ref38543204"/>
      <w:bookmarkStart w:id="8987" w:name="_Ref38543215"/>
      <w:bookmarkStart w:id="8988" w:name="_Toc62570198"/>
      <w:bookmarkStart w:id="8989" w:name="_Toc210216920"/>
      <w:bookmarkStart w:id="8990" w:name="_Toc219441052"/>
      <w:bookmarkStart w:id="8991" w:name="_Toc112836593"/>
      <w:bookmarkStart w:id="8992" w:name="_Toc112826311"/>
      <w:bookmarkStart w:id="8993" w:name="_Toc113075295"/>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bookmarkEnd w:id="8866"/>
      <w:bookmarkEnd w:id="8867"/>
      <w:bookmarkEnd w:id="8868"/>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bookmarkEnd w:id="8964"/>
      <w:bookmarkEnd w:id="8965"/>
      <w:bookmarkEnd w:id="8966"/>
      <w:bookmarkEnd w:id="8967"/>
      <w:bookmarkEnd w:id="8968"/>
      <w:bookmarkEnd w:id="8969"/>
      <w:bookmarkEnd w:id="8970"/>
      <w:bookmarkEnd w:id="8971"/>
      <w:bookmarkEnd w:id="8972"/>
      <w:r>
        <w:lastRenderedPageBreak/>
        <w:t>Properties for Array Elements and Optional Elements</w:t>
      </w:r>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8990"/>
    </w:p>
    <w:p w14:paraId="7F8739B8" w14:textId="77777777" w:rsidR="00B46A03" w:rsidRDefault="00B46A03" w:rsidP="00B46A03">
      <w:r>
        <w:t xml:space="preserve">These properties are for array elements (XSD maxOccurs &gt;1 or unbounded) or optional elements (XSD minOccurs 0 and XSD maxOccurs 1). The properties handle a logical one-dimensional array of any simple or complex type. </w:t>
      </w:r>
    </w:p>
    <w:tbl>
      <w:tblPr>
        <w:tblStyle w:val="Table"/>
        <w:tblW w:w="5000" w:type="pct"/>
        <w:tblInd w:w="0" w:type="dxa"/>
        <w:tblLook w:val="0620" w:firstRow="1" w:lastRow="0" w:firstColumn="0" w:lastColumn="0" w:noHBand="1" w:noVBand="1"/>
      </w:tblPr>
      <w:tblGrid>
        <w:gridCol w:w="1838"/>
        <w:gridCol w:w="8356"/>
      </w:tblGrid>
      <w:tr w:rsidR="00B46A03" w14:paraId="167E249D" w14:textId="77777777" w:rsidTr="002A3075">
        <w:trPr>
          <w:cnfStyle w:val="100000000000" w:firstRow="1" w:lastRow="0" w:firstColumn="0" w:lastColumn="0" w:oddVBand="0" w:evenVBand="0" w:oddHBand="0" w:evenHBand="0" w:firstRowFirstColumn="0" w:firstRowLastColumn="0" w:lastRowFirstColumn="0" w:lastRowLastColumn="0"/>
        </w:trPr>
        <w:tc>
          <w:tcPr>
            <w:tcW w:w="0" w:type="auto"/>
            <w:hideMark/>
          </w:tcPr>
          <w:p w14:paraId="01BE5157" w14:textId="77777777" w:rsidR="00B46A03" w:rsidRPr="00E276B6" w:rsidRDefault="00B46A03" w:rsidP="002A3075">
            <w:pPr>
              <w:jc w:val="left"/>
              <w:rPr>
                <w:rFonts w:ascii="Cambria" w:hAnsi="Cambria"/>
              </w:rPr>
            </w:pPr>
            <w:r w:rsidRPr="00E276B6">
              <w:rPr>
                <w:rFonts w:ascii="Cambria" w:hAnsi="Cambria"/>
              </w:rPr>
              <w:t>Property Name</w:t>
            </w:r>
          </w:p>
        </w:tc>
        <w:tc>
          <w:tcPr>
            <w:tcW w:w="0" w:type="auto"/>
            <w:hideMark/>
          </w:tcPr>
          <w:p w14:paraId="7D433611" w14:textId="77777777" w:rsidR="00B46A03" w:rsidRPr="00E276B6" w:rsidRDefault="00B46A03" w:rsidP="002A3075">
            <w:pPr>
              <w:jc w:val="left"/>
              <w:rPr>
                <w:rFonts w:ascii="Cambria" w:hAnsi="Cambria"/>
              </w:rPr>
            </w:pPr>
            <w:r w:rsidRPr="00E276B6">
              <w:rPr>
                <w:rFonts w:ascii="Cambria" w:hAnsi="Cambria"/>
              </w:rPr>
              <w:t>Description</w:t>
            </w:r>
          </w:p>
        </w:tc>
      </w:tr>
      <w:tr w:rsidR="00B46A03" w14:paraId="7A7A4124"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004F5DF3" w14:textId="77777777" w:rsidR="00B46A03" w:rsidRPr="00E276B6" w:rsidRDefault="00B46A03" w:rsidP="002A3075">
            <w:pPr>
              <w:jc w:val="left"/>
              <w:rPr>
                <w:rFonts w:ascii="Cambria" w:eastAsia="Arial Unicode MS" w:hAnsi="Cambria"/>
              </w:rPr>
            </w:pPr>
            <w:r w:rsidRPr="00E276B6">
              <w:rPr>
                <w:rFonts w:ascii="Cambria" w:eastAsia="Arial Unicode MS" w:hAnsi="Cambria"/>
              </w:rPr>
              <w:t>occursCountKind</w:t>
            </w:r>
          </w:p>
        </w:tc>
        <w:tc>
          <w:tcPr>
            <w:tcW w:w="0" w:type="auto"/>
            <w:tcBorders>
              <w:top w:val="single" w:sz="4" w:space="0" w:color="auto"/>
              <w:left w:val="single" w:sz="4" w:space="0" w:color="auto"/>
              <w:bottom w:val="single" w:sz="4" w:space="0" w:color="auto"/>
              <w:right w:val="single" w:sz="4" w:space="0" w:color="auto"/>
            </w:tcBorders>
            <w:hideMark/>
          </w:tcPr>
          <w:p w14:paraId="7FD3EE9E" w14:textId="77777777" w:rsidR="00B46A03" w:rsidRPr="00E276B6" w:rsidRDefault="00B46A03" w:rsidP="002A3075">
            <w:pPr>
              <w:jc w:val="left"/>
              <w:rPr>
                <w:rFonts w:ascii="Cambria" w:eastAsia="Arial Unicode MS" w:hAnsi="Cambria"/>
              </w:rPr>
            </w:pPr>
            <w:r w:rsidRPr="00E276B6">
              <w:rPr>
                <w:rFonts w:ascii="Cambria" w:eastAsia="Arial Unicode MS" w:hAnsi="Cambria"/>
              </w:rPr>
              <w:t>Enum</w:t>
            </w:r>
          </w:p>
          <w:p w14:paraId="00761E36"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Specifies how the actual number of occurrences is to be established.  </w:t>
            </w:r>
          </w:p>
          <w:p w14:paraId="4E71B464"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Valid values 'fixed', 'expression', 'parsed', 'implicit' ,'stopValue'. </w:t>
            </w:r>
          </w:p>
          <w:p w14:paraId="7B2231B3"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'fixed' means use the XSD maxOccurs property. </w:t>
            </w:r>
          </w:p>
          <w:p w14:paraId="69D98F5E" w14:textId="77777777" w:rsidR="00B46A03" w:rsidRPr="00E276B6" w:rsidRDefault="00B46A03" w:rsidP="002A3075">
            <w:pPr>
              <w:jc w:val="left"/>
              <w:rPr>
                <w:rFonts w:ascii="Cambria" w:eastAsia="Arial Unicode MS" w:hAnsi="Cambria"/>
              </w:rPr>
            </w:pPr>
            <w:r w:rsidRPr="00E276B6">
              <w:rPr>
                <w:rFonts w:ascii="Cambria" w:eastAsia="Arial Unicode MS" w:hAnsi="Cambria"/>
              </w:rPr>
              <w:t>'expression' means use the dfdl:occursCount property.</w:t>
            </w:r>
          </w:p>
          <w:p w14:paraId="5A5E065A"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'parsed' means that the number of occurrences is determined solely by speculative parsing. </w:t>
            </w:r>
          </w:p>
          <w:p w14:paraId="6426988A" w14:textId="77777777" w:rsidR="00B46A03" w:rsidRPr="00E276B6" w:rsidRDefault="00B46A03" w:rsidP="002A3075">
            <w:pPr>
              <w:jc w:val="left"/>
              <w:rPr>
                <w:rFonts w:ascii="Cambria" w:eastAsia="Arial Unicode MS" w:hAnsi="Cambria"/>
              </w:rPr>
            </w:pPr>
            <w:r w:rsidRPr="00E276B6">
              <w:rPr>
                <w:rFonts w:ascii="Cambria" w:eastAsia="Arial Unicode MS" w:hAnsi="Cambria"/>
              </w:rPr>
              <w:t>'implicit' means that the number of occurrences is determined by speculative parsing in conjunction with the XSD minOccurs and XSD maxOccurs properties.</w:t>
            </w:r>
          </w:p>
          <w:p w14:paraId="37B6CAEA"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'stopValue' means look for a mandatory logical stop value which signifies the end of the occurrences. </w:t>
            </w:r>
          </w:p>
          <w:p w14:paraId="7A93323E" w14:textId="0D9C3B79" w:rsidR="00B46A03" w:rsidRPr="00E276B6" w:rsidRDefault="00B46A03" w:rsidP="002A3075">
            <w:pPr>
              <w:jc w:val="left"/>
              <w:rPr>
                <w:rFonts w:ascii="Cambria" w:eastAsia="Arial Unicode MS" w:hAnsi="Cambria"/>
              </w:rPr>
            </w:pPr>
            <w:r w:rsidRPr="00E276B6">
              <w:rPr>
                <w:rFonts w:ascii="Cambria" w:eastAsia="Arial Unicode MS" w:hAnsi="Cambria"/>
              </w:rPr>
              <w:t xml:space="preserve">These values are described in detail in Section </w:t>
            </w:r>
            <w:r w:rsidRPr="00E276B6">
              <w:rPr>
                <w:rStyle w:val="Hyperlink"/>
                <w:rFonts w:eastAsia="MS Mincho"/>
              </w:rPr>
              <w:fldChar w:fldCharType="begin"/>
            </w:r>
            <w:r w:rsidRPr="00E276B6">
              <w:rPr>
                <w:rStyle w:val="Hyperlink"/>
                <w:rFonts w:ascii="Cambria" w:eastAsia="Arial Unicode MS" w:hAnsi="Cambria"/>
              </w:rPr>
              <w:instrText xml:space="preserve"> REF _Ref351049926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Arial Unicode MS" w:hAnsi="Cambria"/>
              </w:rPr>
              <w:t>16.1</w:t>
            </w:r>
            <w:r w:rsidRPr="00E276B6">
              <w:rPr>
                <w:rStyle w:val="Hyperlink"/>
                <w:rFonts w:eastAsia="MS Mincho"/>
              </w:rPr>
              <w:fldChar w:fldCharType="end"/>
            </w:r>
            <w:r w:rsidRPr="00E276B6">
              <w:rPr>
                <w:rFonts w:ascii="Cambria" w:eastAsia="Arial Unicode MS" w:hAnsi="Cambria"/>
              </w:rPr>
              <w:t>.</w:t>
            </w:r>
          </w:p>
          <w:p w14:paraId="7BFB8069" w14:textId="77777777" w:rsidR="00B46A03" w:rsidRPr="00E276B6" w:rsidRDefault="00B46A03" w:rsidP="002A3075">
            <w:pPr>
              <w:jc w:val="left"/>
              <w:rPr>
                <w:rFonts w:ascii="Cambria" w:eastAsia="Arial Unicode MS" w:hAnsi="Cambria"/>
              </w:rPr>
            </w:pPr>
            <w:r w:rsidRPr="00E276B6">
              <w:rPr>
                <w:rFonts w:ascii="Cambria" w:eastAsia="Arial Unicode MS" w:hAnsi="Cambria"/>
              </w:rPr>
              <w:t>Annotation: dfdl:element</w:t>
            </w:r>
          </w:p>
        </w:tc>
      </w:tr>
      <w:tr w:rsidR="00B46A03" w14:paraId="137CD5D9"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3F21EBCD" w14:textId="77777777" w:rsidR="00B46A03" w:rsidRPr="00E276B6" w:rsidRDefault="00B46A03" w:rsidP="002A3075">
            <w:pPr>
              <w:jc w:val="left"/>
              <w:rPr>
                <w:rFonts w:ascii="Cambria" w:eastAsia="Arial Unicode MS" w:hAnsi="Cambria"/>
              </w:rPr>
            </w:pPr>
            <w:r w:rsidRPr="00E276B6">
              <w:rPr>
                <w:rFonts w:ascii="Cambria" w:eastAsia="Arial Unicode MS" w:hAnsi="Cambria"/>
              </w:rPr>
              <w:t>occursCount</w:t>
            </w:r>
          </w:p>
        </w:tc>
        <w:tc>
          <w:tcPr>
            <w:tcW w:w="0" w:type="auto"/>
            <w:tcBorders>
              <w:top w:val="single" w:sz="4" w:space="0" w:color="auto"/>
              <w:left w:val="single" w:sz="4" w:space="0" w:color="auto"/>
              <w:bottom w:val="single" w:sz="4" w:space="0" w:color="auto"/>
              <w:right w:val="single" w:sz="4" w:space="0" w:color="auto"/>
            </w:tcBorders>
            <w:hideMark/>
          </w:tcPr>
          <w:p w14:paraId="135FFCB4" w14:textId="77777777" w:rsidR="00B46A03" w:rsidRPr="00E276B6" w:rsidRDefault="00B46A03" w:rsidP="002A3075">
            <w:pPr>
              <w:jc w:val="left"/>
              <w:rPr>
                <w:rFonts w:ascii="Cambria" w:eastAsia="Arial Unicode MS" w:hAnsi="Cambria"/>
              </w:rPr>
            </w:pPr>
            <w:r w:rsidRPr="00E276B6">
              <w:rPr>
                <w:rFonts w:ascii="Cambria" w:eastAsia="Arial Unicode MS" w:hAnsi="Cambria"/>
              </w:rPr>
              <w:t>DFDL Expression</w:t>
            </w:r>
          </w:p>
          <w:p w14:paraId="646E4813" w14:textId="77777777" w:rsidR="00B46A03" w:rsidRPr="00E276B6" w:rsidRDefault="00B46A03" w:rsidP="002A3075">
            <w:pPr>
              <w:jc w:val="left"/>
              <w:rPr>
                <w:rFonts w:ascii="Cambria" w:eastAsia="Arial Unicode MS" w:hAnsi="Cambria"/>
              </w:rPr>
            </w:pPr>
            <w:r w:rsidRPr="00E276B6">
              <w:rPr>
                <w:rFonts w:ascii="Cambria" w:eastAsia="Arial Unicode MS" w:hAnsi="Cambria" w:cs="Arial"/>
              </w:rPr>
              <w:t xml:space="preserve">Specifies </w:t>
            </w:r>
            <w:r w:rsidRPr="00E276B6">
              <w:rPr>
                <w:rFonts w:ascii="Cambria" w:eastAsia="Arial Unicode MS" w:hAnsi="Cambria"/>
              </w:rPr>
              <w:t>the number of occurrences of the element.</w:t>
            </w:r>
          </w:p>
          <w:p w14:paraId="75CFF410" w14:textId="77777777" w:rsidR="00B46A03" w:rsidRPr="00E276B6" w:rsidRDefault="00B46A03" w:rsidP="002A3075">
            <w:pPr>
              <w:jc w:val="left"/>
              <w:rPr>
                <w:rFonts w:ascii="Cambria" w:eastAsia="Arial Unicode MS" w:hAnsi="Cambria"/>
              </w:rPr>
            </w:pPr>
            <w:r w:rsidRPr="00E276B6">
              <w:rPr>
                <w:rFonts w:ascii="Cambria" w:hAnsi="Cambria" w:cs="Arial"/>
              </w:rPr>
              <w:t>Required only when dfdl:occursCountKind is 'expression'.</w:t>
            </w:r>
          </w:p>
          <w:p w14:paraId="45D310FC" w14:textId="77777777" w:rsidR="00B46A03" w:rsidRPr="00E276B6" w:rsidRDefault="00B46A03" w:rsidP="002A3075">
            <w:pPr>
              <w:jc w:val="left"/>
              <w:rPr>
                <w:rFonts w:ascii="Cambria" w:eastAsia="Arial Unicode MS" w:hAnsi="Cambria"/>
              </w:rPr>
            </w:pPr>
            <w:r w:rsidRPr="00E276B6">
              <w:rPr>
                <w:rFonts w:ascii="Cambria" w:eastAsia="Arial Unicode MS" w:hAnsi="Cambria"/>
              </w:rPr>
              <w:t>This property is computed by way of an expression which returns a non-negative integer. The expression must not contain forward references to elements which have not yet been processed.</w:t>
            </w:r>
          </w:p>
          <w:p w14:paraId="4D3F6119" w14:textId="77777777" w:rsidR="00B46A03" w:rsidRPr="00E276B6" w:rsidRDefault="00B46A03" w:rsidP="002A3075">
            <w:pPr>
              <w:jc w:val="left"/>
              <w:rPr>
                <w:rFonts w:ascii="Cambria" w:eastAsia="Arial Unicode MS" w:hAnsi="Cambria"/>
              </w:rPr>
            </w:pPr>
            <w:r w:rsidRPr="00E276B6">
              <w:rPr>
                <w:rFonts w:ascii="Cambria" w:eastAsia="Arial Unicode MS" w:hAnsi="Cambria"/>
              </w:rPr>
              <w:t>Annotation: dfdl:element,</w:t>
            </w:r>
          </w:p>
        </w:tc>
      </w:tr>
      <w:tr w:rsidR="00B46A03" w14:paraId="5B5F1C95" w14:textId="77777777" w:rsidTr="002A3075">
        <w:tc>
          <w:tcPr>
            <w:tcW w:w="0" w:type="auto"/>
            <w:tcBorders>
              <w:top w:val="single" w:sz="4" w:space="0" w:color="auto"/>
              <w:left w:val="single" w:sz="4" w:space="0" w:color="auto"/>
              <w:bottom w:val="single" w:sz="4" w:space="0" w:color="auto"/>
              <w:right w:val="single" w:sz="4" w:space="0" w:color="auto"/>
            </w:tcBorders>
            <w:hideMark/>
          </w:tcPr>
          <w:p w14:paraId="3724B089" w14:textId="77777777" w:rsidR="00B46A03" w:rsidRPr="00E276B6" w:rsidRDefault="00B46A03" w:rsidP="002A3075">
            <w:pPr>
              <w:jc w:val="left"/>
              <w:rPr>
                <w:rFonts w:ascii="Cambria" w:eastAsia="Arial Unicode MS" w:hAnsi="Cambria"/>
              </w:rPr>
            </w:pPr>
            <w:r w:rsidRPr="00E276B6">
              <w:rPr>
                <w:rFonts w:ascii="Cambria" w:eastAsia="Arial Unicode MS" w:hAnsi="Cambria"/>
              </w:rPr>
              <w:t>occursStopValue</w:t>
            </w:r>
          </w:p>
        </w:tc>
        <w:tc>
          <w:tcPr>
            <w:tcW w:w="0" w:type="auto"/>
            <w:tcBorders>
              <w:top w:val="single" w:sz="4" w:space="0" w:color="auto"/>
              <w:left w:val="single" w:sz="4" w:space="0" w:color="auto"/>
              <w:bottom w:val="single" w:sz="4" w:space="0" w:color="auto"/>
              <w:right w:val="single" w:sz="4" w:space="0" w:color="auto"/>
            </w:tcBorders>
            <w:hideMark/>
          </w:tcPr>
          <w:p w14:paraId="15955548" w14:textId="77777777" w:rsidR="00B46A03" w:rsidRPr="00E276B6" w:rsidRDefault="00B46A03" w:rsidP="002A3075">
            <w:pPr>
              <w:jc w:val="left"/>
              <w:rPr>
                <w:rFonts w:ascii="Cambria" w:eastAsia="Arial Unicode MS" w:hAnsi="Cambria"/>
              </w:rPr>
            </w:pPr>
            <w:r w:rsidRPr="00E276B6">
              <w:rPr>
                <w:rFonts w:ascii="Cambria" w:eastAsia="MS Mincho" w:hAnsi="Cambria"/>
                <w:lang w:eastAsia="ja-JP"/>
              </w:rPr>
              <w:t>List of DFDL Logical Values</w:t>
            </w:r>
            <w:r w:rsidRPr="00E276B6">
              <w:rPr>
                <w:rFonts w:ascii="Cambria" w:eastAsia="Arial Unicode MS" w:hAnsi="Cambria"/>
              </w:rPr>
              <w:t xml:space="preserve"> </w:t>
            </w:r>
          </w:p>
          <w:p w14:paraId="1CF57902" w14:textId="77777777" w:rsidR="00B46A03" w:rsidRPr="00E276B6" w:rsidRDefault="00B46A03" w:rsidP="002A3075">
            <w:pPr>
              <w:jc w:val="left"/>
              <w:rPr>
                <w:rFonts w:ascii="Cambria" w:eastAsia="Arial Unicode MS" w:hAnsi="Cambria"/>
              </w:rPr>
            </w:pPr>
            <w:r w:rsidRPr="00E276B6">
              <w:rPr>
                <w:rFonts w:ascii="Cambria" w:eastAsia="Arial Unicode MS" w:hAnsi="Cambria"/>
              </w:rPr>
              <w:t xml:space="preserve">A whitespace separated list of logical values that specify  the alternative logical stop values for the element. </w:t>
            </w:r>
          </w:p>
          <w:p w14:paraId="10301101" w14:textId="77777777" w:rsidR="00B46A03" w:rsidRPr="00E276B6" w:rsidRDefault="00B46A03" w:rsidP="002A3075">
            <w:pPr>
              <w:jc w:val="left"/>
              <w:rPr>
                <w:rFonts w:ascii="Cambria" w:eastAsia="Arial Unicode MS" w:hAnsi="Cambria"/>
              </w:rPr>
            </w:pPr>
            <w:r w:rsidRPr="00E276B6">
              <w:rPr>
                <w:rFonts w:ascii="Cambria" w:eastAsia="Arial Unicode MS" w:hAnsi="Cambria"/>
              </w:rPr>
              <w:t>Required only when dfdl:occursCountKind is 'stopValue'.</w:t>
            </w:r>
          </w:p>
          <w:p w14:paraId="1F090D96" w14:textId="65AD8344" w:rsidR="00B46A03" w:rsidRPr="00E276B6" w:rsidRDefault="00B46A03" w:rsidP="002A3075">
            <w:pPr>
              <w:jc w:val="left"/>
              <w:rPr>
                <w:rFonts w:ascii="Cambria" w:eastAsia="Arial Unicode MS" w:hAnsi="Cambria"/>
              </w:rPr>
            </w:pPr>
            <w:r w:rsidRPr="00E276B6">
              <w:rPr>
                <w:rFonts w:ascii="Cambria" w:eastAsia="Arial Unicode MS" w:hAnsi="Cambria"/>
              </w:rPr>
              <w:t xml:space="preserve">When parsing then if an occurrence of the element has a logical value that matches one of the values in this list then the parser MUST </w:t>
            </w:r>
            <w:r w:rsidR="00A64DED">
              <w:rPr>
                <w:rFonts w:ascii="Cambria" w:eastAsia="Arial Unicode MS" w:hAnsi="Cambria"/>
              </w:rPr>
              <w:t>NOT</w:t>
            </w:r>
            <w:r w:rsidRPr="00E276B6">
              <w:rPr>
                <w:rFonts w:ascii="Cambria" w:eastAsia="Arial Unicode MS" w:hAnsi="Cambria"/>
              </w:rPr>
              <w:t xml:space="preserve"> expect any more occurrences of the element.</w:t>
            </w:r>
          </w:p>
          <w:p w14:paraId="395AEC24" w14:textId="77777777" w:rsidR="00B46A03" w:rsidRPr="00E276B6" w:rsidRDefault="00B46A03" w:rsidP="002A3075">
            <w:pPr>
              <w:jc w:val="left"/>
              <w:rPr>
                <w:rFonts w:ascii="Cambria" w:eastAsia="Arial Unicode MS" w:hAnsi="Cambria"/>
              </w:rPr>
            </w:pPr>
            <w:r w:rsidRPr="00E276B6">
              <w:rPr>
                <w:rFonts w:ascii="Cambria" w:eastAsia="Arial Unicode MS" w:hAnsi="Cambria"/>
              </w:rPr>
              <w:t>On unparsing the first value is inserted as an additional final occurrence in the array after all the occurrences in the Infoset have been output.</w:t>
            </w:r>
          </w:p>
          <w:p w14:paraId="7021E0D7" w14:textId="77777777" w:rsidR="00B46A03" w:rsidRPr="00E276B6" w:rsidRDefault="00B46A03" w:rsidP="002A3075">
            <w:pPr>
              <w:jc w:val="left"/>
              <w:rPr>
                <w:rFonts w:ascii="Cambria" w:eastAsia="Arial Unicode MS" w:hAnsi="Cambria"/>
              </w:rPr>
            </w:pPr>
            <w:r w:rsidRPr="00E276B6">
              <w:rPr>
                <w:rFonts w:ascii="Cambria" w:hAnsi="Cambria" w:cs="Arial"/>
                <w:bCs/>
                <w:lang w:eastAsia="en-GB"/>
              </w:rPr>
              <w:t>The dfdl:occursStopValue property must not be empty string.</w:t>
            </w:r>
          </w:p>
          <w:p w14:paraId="5EBB880C" w14:textId="77777777" w:rsidR="00B46A03" w:rsidRPr="00E276B6" w:rsidRDefault="00B46A03" w:rsidP="002A3075">
            <w:pPr>
              <w:keepNext/>
              <w:jc w:val="left"/>
              <w:rPr>
                <w:rFonts w:ascii="Cambria" w:eastAsia="Arial Unicode MS" w:hAnsi="Cambria"/>
              </w:rPr>
            </w:pPr>
            <w:r w:rsidRPr="00E276B6">
              <w:rPr>
                <w:rFonts w:ascii="Cambria" w:eastAsia="Arial Unicode MS" w:hAnsi="Cambria"/>
              </w:rPr>
              <w:t>Annotation: dfdl:element</w:t>
            </w:r>
          </w:p>
        </w:tc>
      </w:tr>
    </w:tbl>
    <w:p w14:paraId="6AD8735E" w14:textId="7948FB26" w:rsidR="00B46A03" w:rsidRDefault="00B46A03" w:rsidP="00B46A03">
      <w:pPr>
        <w:pStyle w:val="Caption"/>
      </w:pPr>
      <w:bookmarkStart w:id="8994" w:name="_Toc130873647"/>
      <w:bookmarkStart w:id="8995" w:name="_Toc140549619"/>
      <w:bookmarkStart w:id="8996" w:name="_Ref157416759"/>
      <w:r>
        <w:t xml:space="preserve">Table </w:t>
      </w:r>
      <w:r>
        <w:fldChar w:fldCharType="begin"/>
      </w:r>
      <w:r>
        <w:instrText xml:space="preserve"> SEQ Table \* ARABIC </w:instrText>
      </w:r>
      <w:r>
        <w:fldChar w:fldCharType="separate"/>
      </w:r>
      <w:r w:rsidR="009D1493">
        <w:rPr>
          <w:noProof/>
        </w:rPr>
        <w:t>52</w:t>
      </w:r>
      <w:r>
        <w:rPr>
          <w:noProof/>
        </w:rPr>
        <w:fldChar w:fldCharType="end"/>
      </w:r>
      <w:r>
        <w:t xml:space="preserve"> Properties for Array Elements and Optional Elements</w:t>
      </w:r>
    </w:p>
    <w:p w14:paraId="0CCEC4ED" w14:textId="14F75CE6" w:rsidR="00B46A03" w:rsidRDefault="00B46A03" w:rsidP="00B46A03">
      <w:r>
        <w:t xml:space="preserve">When XSD minOccurs 1 and XSD maxOccurs 1, the above properties are not used, and the behavior is as if dfdl:occursCountKind is 'fixed' as described in Section </w:t>
      </w:r>
      <w:r w:rsidRPr="00065302">
        <w:rPr>
          <w:rStyle w:val="Hyperlink"/>
        </w:rPr>
        <w:fldChar w:fldCharType="begin"/>
      </w:r>
      <w:r w:rsidRPr="00065302">
        <w:rPr>
          <w:rStyle w:val="Hyperlink"/>
        </w:rPr>
        <w:instrText xml:space="preserve"> REF _Ref351050062 \w </w:instrText>
      </w:r>
      <w:r w:rsidRPr="00065302">
        <w:rPr>
          <w:rStyle w:val="Hyperlink"/>
        </w:rPr>
        <w:fldChar w:fldCharType="separate"/>
      </w:r>
      <w:r w:rsidR="009D1493">
        <w:rPr>
          <w:rStyle w:val="Hyperlink"/>
        </w:rPr>
        <w:t>16.1.1</w:t>
      </w:r>
      <w:r w:rsidRPr="00065302">
        <w:rPr>
          <w:rStyle w:val="Hyperlink"/>
        </w:rPr>
        <w:fldChar w:fldCharType="end"/>
      </w:r>
      <w:r>
        <w:t>.</w:t>
      </w:r>
    </w:p>
    <w:p w14:paraId="73658199"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8997" w:name="_Toc62570199"/>
      <w:bookmarkStart w:id="8998" w:name="_Toc210216921"/>
      <w:bookmarkStart w:id="8999" w:name="_Toc219441053"/>
      <w:r>
        <w:lastRenderedPageBreak/>
        <w:t xml:space="preserve">The </w:t>
      </w:r>
      <w:bookmarkStart w:id="9000" w:name="_Toc351912881"/>
      <w:bookmarkStart w:id="9001" w:name="_Toc351914902"/>
      <w:bookmarkStart w:id="9002" w:name="_Toc351915368"/>
      <w:bookmarkStart w:id="9003" w:name="_Toc361231425"/>
      <w:bookmarkStart w:id="9004" w:name="_Toc361231951"/>
      <w:bookmarkStart w:id="9005" w:name="_Toc362445249"/>
      <w:bookmarkStart w:id="9006" w:name="_Toc363909216"/>
      <w:bookmarkStart w:id="9007" w:name="_Toc364463642"/>
      <w:bookmarkStart w:id="9008" w:name="_Toc366078246"/>
      <w:bookmarkStart w:id="9009" w:name="_Toc351912882"/>
      <w:bookmarkStart w:id="9010" w:name="_Toc351914903"/>
      <w:bookmarkStart w:id="9011" w:name="_Toc351915369"/>
      <w:bookmarkStart w:id="9012" w:name="_Toc361231426"/>
      <w:bookmarkStart w:id="9013" w:name="_Toc361231952"/>
      <w:bookmarkStart w:id="9014" w:name="_Toc362445250"/>
      <w:bookmarkStart w:id="9015" w:name="_Toc363909217"/>
      <w:bookmarkStart w:id="9016" w:name="_Toc364463643"/>
      <w:bookmarkStart w:id="9017" w:name="_Toc366078247"/>
      <w:bookmarkStart w:id="9018" w:name="_Toc351912883"/>
      <w:bookmarkStart w:id="9019" w:name="_Toc351914904"/>
      <w:bookmarkStart w:id="9020" w:name="_Toc351915370"/>
      <w:bookmarkStart w:id="9021" w:name="_Toc361231427"/>
      <w:bookmarkStart w:id="9022" w:name="_Toc361231953"/>
      <w:bookmarkStart w:id="9023" w:name="_Toc362445251"/>
      <w:bookmarkStart w:id="9024" w:name="_Toc363909218"/>
      <w:bookmarkStart w:id="9025" w:name="_Toc364463644"/>
      <w:bookmarkStart w:id="9026" w:name="_Toc366078248"/>
      <w:bookmarkStart w:id="9027" w:name="_dfdl:occursCountKind_property"/>
      <w:bookmarkStart w:id="9028" w:name="_Ref351049926"/>
      <w:bookmarkEnd w:id="9000"/>
      <w:bookmarkEnd w:id="9001"/>
      <w:bookmarkEnd w:id="9002"/>
      <w:bookmarkEnd w:id="9003"/>
      <w:bookmarkEnd w:id="9004"/>
      <w:bookmarkEnd w:id="9005"/>
      <w:bookmarkEnd w:id="9006"/>
      <w:bookmarkEnd w:id="9007"/>
      <w:bookmarkEnd w:id="9008"/>
      <w:bookmarkEnd w:id="9009"/>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r>
        <w:t>dfdl:occursCountKind property</w:t>
      </w:r>
      <w:bookmarkEnd w:id="8997"/>
      <w:bookmarkEnd w:id="8998"/>
      <w:bookmarkEnd w:id="8999"/>
      <w:bookmarkEnd w:id="9028"/>
    </w:p>
    <w:p w14:paraId="1829D20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029" w:name="_Ref351050062"/>
      <w:bookmarkStart w:id="9030" w:name="_Toc62570200"/>
      <w:bookmarkStart w:id="9031" w:name="_Toc210216922"/>
      <w:bookmarkStart w:id="9032" w:name="_Toc219441054"/>
      <w:r>
        <w:rPr>
          <w:rFonts w:eastAsia="Times New Roman"/>
        </w:rPr>
        <w:t>dfdl:occursCountKind 'fixed'</w:t>
      </w:r>
      <w:bookmarkEnd w:id="9029"/>
      <w:bookmarkEnd w:id="9030"/>
      <w:bookmarkEnd w:id="9031"/>
      <w:bookmarkEnd w:id="9032"/>
    </w:p>
    <w:p w14:paraId="176C2626" w14:textId="77777777" w:rsidR="00B46A03" w:rsidRDefault="00B46A03" w:rsidP="00B46A03">
      <w:pPr>
        <w:rPr>
          <w:rFonts w:eastAsia="Arial Unicode MS" w:cs="Arial"/>
        </w:rPr>
      </w:pPr>
      <w:r>
        <w:rPr>
          <w:rFonts w:eastAsia="Arial Unicode MS" w:cs="Arial"/>
        </w:rPr>
        <w:t xml:space="preserve">The enum 'fixed' should be used when the number of occurrences is always the same. The number is provided by the XSD maxOccurs property. </w:t>
      </w:r>
    </w:p>
    <w:p w14:paraId="2B004916" w14:textId="77777777" w:rsidR="00B46A03" w:rsidRDefault="00B46A03" w:rsidP="00B46A03">
      <w:pPr>
        <w:rPr>
          <w:rFonts w:eastAsia="Arial Unicode MS" w:cs="Arial"/>
        </w:rPr>
      </w:pPr>
      <w:r>
        <w:rPr>
          <w:rFonts w:eastAsia="Arial Unicode MS" w:cs="Arial"/>
        </w:rPr>
        <w:t xml:space="preserve">When parsing, maxOccurs occurrences are expected in the data. It is a Processing Error if less than maxOccurs occurrences are found or defaulted. The parser stops looking for occurrences when maxOccurs have been found or defaulted. </w:t>
      </w:r>
      <w:r>
        <w:rPr>
          <w:rFonts w:cs="Arial"/>
          <w:lang w:eastAsia="en-GB"/>
        </w:rPr>
        <w:t>When maxOccurs is 0, no occurrences are looked for in the data.</w:t>
      </w:r>
    </w:p>
    <w:p w14:paraId="45009D32" w14:textId="77777777" w:rsidR="00B46A03" w:rsidRDefault="00B46A03" w:rsidP="00B46A03">
      <w:pPr>
        <w:rPr>
          <w:rFonts w:eastAsia="Arial Unicode MS" w:cs="Arial"/>
        </w:rPr>
      </w:pPr>
      <w:r>
        <w:rPr>
          <w:rFonts w:eastAsia="Arial Unicode MS" w:cs="Arial"/>
        </w:rPr>
        <w:t xml:space="preserve">When unparsing, maxOccurs occurrences are expected in the Infoset. It is a Processing Error if less than maxOccurs occurrences are found or defaulted. The processor stops looking for more occurrence in the Infoset after maxOccurs occurrences have been found. </w:t>
      </w:r>
      <w:r>
        <w:rPr>
          <w:rFonts w:cs="Arial"/>
          <w:lang w:eastAsia="en-GB"/>
        </w:rPr>
        <w:t>When maxOccurs is 0, no occurrences are looked for in the Infoset or written.</w:t>
      </w:r>
    </w:p>
    <w:p w14:paraId="439B5697" w14:textId="77777777" w:rsidR="00B46A03" w:rsidRDefault="00B46A03" w:rsidP="00B46A03">
      <w:pPr>
        <w:rPr>
          <w:rFonts w:eastAsia="Arial Unicode MS" w:cs="Arial"/>
        </w:rPr>
      </w:pPr>
      <w:r>
        <w:rPr>
          <w:rFonts w:eastAsia="Arial Unicode MS" w:cs="Arial"/>
        </w:rPr>
        <w:t xml:space="preserve">It is a Schema Definition Error if XSD minOccurs is not equal to XSD maxOccurs. </w:t>
      </w:r>
    </w:p>
    <w:p w14:paraId="3955A70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033" w:name="_Toc62570201"/>
      <w:bookmarkStart w:id="9034" w:name="_Toc210216923"/>
      <w:bookmarkStart w:id="9035" w:name="_Toc219441055"/>
      <w:r>
        <w:rPr>
          <w:rFonts w:eastAsia="Times New Roman"/>
        </w:rPr>
        <w:t>dfdl:occursCountKind 'implicit'</w:t>
      </w:r>
      <w:bookmarkEnd w:id="9033"/>
      <w:bookmarkEnd w:id="9034"/>
      <w:bookmarkEnd w:id="9035"/>
    </w:p>
    <w:p w14:paraId="25F4F4DC" w14:textId="77777777" w:rsidR="00B46A03" w:rsidRDefault="00B46A03" w:rsidP="00B46A03">
      <w:pPr>
        <w:rPr>
          <w:rFonts w:eastAsia="Arial Unicode MS" w:cs="Arial"/>
        </w:rPr>
      </w:pPr>
      <w:r>
        <w:rPr>
          <w:rFonts w:eastAsia="Arial Unicode MS" w:cs="Arial"/>
        </w:rPr>
        <w:t>The enum 'implicit' should be used when the number of occurrences is to be established using speculative parsing, and there are lower and upper bounds to control the speculation. The bounds are provided by the XSD minOccurs and XSD maxOccurs properties.</w:t>
      </w:r>
    </w:p>
    <w:p w14:paraId="41625C6F" w14:textId="77777777" w:rsidR="00B46A03" w:rsidRDefault="00B46A03" w:rsidP="00B46A03">
      <w:pPr>
        <w:rPr>
          <w:rFonts w:eastAsia="Arial Unicode MS" w:cs="Arial"/>
        </w:rPr>
      </w:pPr>
      <w:r>
        <w:rPr>
          <w:rFonts w:eastAsia="Arial Unicode MS" w:cs="Arial"/>
        </w:rPr>
        <w:t xml:space="preserve">When parsing, up to maxOccurs occurrences are expected in the data. It is a Processing Error if less than XSD minOccurs occurrences are found or defaulted. The parser stops looking for occurrences when either XSD minOccurs have been found or defaulted and speculative parsing does not find another occurrence, or XSD maxOccurs have been found or defaulted. </w:t>
      </w:r>
      <w:r>
        <w:rPr>
          <w:rFonts w:cs="Arial"/>
          <w:lang w:eastAsia="en-GB"/>
        </w:rPr>
        <w:t>When XSD maxOccurs is 0, no occurrences are looked for in the data.</w:t>
      </w:r>
    </w:p>
    <w:p w14:paraId="7580F739" w14:textId="77777777" w:rsidR="00B46A03" w:rsidRDefault="00B46A03" w:rsidP="00B46A03">
      <w:pPr>
        <w:rPr>
          <w:rFonts w:eastAsia="Arial Unicode MS" w:cs="Arial"/>
        </w:rPr>
      </w:pPr>
      <w:r>
        <w:rPr>
          <w:rFonts w:eastAsia="Arial Unicode MS" w:cs="Arial"/>
        </w:rPr>
        <w:t xml:space="preserve">When unparsing, up to XSD maxOccurs occurrences are expected in the Infoset. It is a Processing Error if less than XSD minOccurs occurrences are found or defaulted. The processor stops looking for more occurrences in the Infoset after XSD maxOccurs occurrences have been found. </w:t>
      </w:r>
      <w:r>
        <w:rPr>
          <w:rFonts w:cs="Arial"/>
          <w:lang w:eastAsia="en-GB"/>
        </w:rPr>
        <w:t>When XSD maxOccurs is 0, no occurrences are looked for in the Infoset or written.</w:t>
      </w:r>
    </w:p>
    <w:p w14:paraId="6F992AE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036" w:name="_Toc62570202"/>
      <w:bookmarkStart w:id="9037" w:name="_Toc210216924"/>
      <w:bookmarkStart w:id="9038" w:name="_Toc219441056"/>
      <w:r>
        <w:rPr>
          <w:rFonts w:eastAsia="Times New Roman"/>
        </w:rPr>
        <w:t>dfdl:occursCountKind 'parsed'</w:t>
      </w:r>
      <w:bookmarkEnd w:id="9036"/>
      <w:bookmarkEnd w:id="9037"/>
      <w:bookmarkEnd w:id="9038"/>
    </w:p>
    <w:p w14:paraId="6210FBF2" w14:textId="77777777" w:rsidR="00B46A03" w:rsidRDefault="00B46A03" w:rsidP="00B46A03">
      <w:pPr>
        <w:rPr>
          <w:rFonts w:eastAsia="Arial Unicode MS" w:cs="Arial"/>
        </w:rPr>
      </w:pPr>
      <w:r>
        <w:rPr>
          <w:rFonts w:eastAsia="Arial Unicode MS" w:cs="Arial"/>
        </w:rPr>
        <w:t>The enum 'parsed' should be used when the number of occurrences is to be established solely using speculative parsing.</w:t>
      </w:r>
    </w:p>
    <w:p w14:paraId="409E6D1F" w14:textId="77777777" w:rsidR="00B46A03" w:rsidRDefault="00B46A03" w:rsidP="00B46A03">
      <w:pPr>
        <w:rPr>
          <w:rFonts w:eastAsia="Arial Unicode MS" w:cs="Arial"/>
        </w:rPr>
      </w:pPr>
      <w:r>
        <w:rPr>
          <w:rFonts w:eastAsia="Arial Unicode MS" w:cs="Arial"/>
        </w:rPr>
        <w:t>When parsing, any number of occurrences is expected in the data. The parser stops looking for occurrences when speculative parsing does not find another occurrence. If validation is enabled, it is a Validation Error if less than XSD minOccurs occurrences are found or defaulted, or greater than XSD maxOccurs occurrences are found.</w:t>
      </w:r>
    </w:p>
    <w:p w14:paraId="18CD21EB" w14:textId="77777777" w:rsidR="00B46A03" w:rsidRDefault="00B46A03" w:rsidP="00B46A03">
      <w:pPr>
        <w:rPr>
          <w:rFonts w:eastAsia="Arial Unicode MS" w:cs="Arial"/>
        </w:rPr>
      </w:pPr>
      <w:r>
        <w:rPr>
          <w:rFonts w:eastAsia="Arial Unicode MS" w:cs="Arial"/>
        </w:rPr>
        <w:t xml:space="preserve">When unparsing, any number of occurrences is expected in the Infoset. If validation is enabled, it is a Validation Error if less than XSD minOccurs occurrences are found or defaulted, or if more than XSD maxOccurs occurrences are found. </w:t>
      </w:r>
    </w:p>
    <w:p w14:paraId="109AFE2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039" w:name="_Toc62570203"/>
      <w:bookmarkStart w:id="9040" w:name="_Toc210216925"/>
      <w:bookmarkStart w:id="9041" w:name="_Toc219441057"/>
      <w:r>
        <w:rPr>
          <w:rFonts w:eastAsia="Times New Roman"/>
        </w:rPr>
        <w:t>dfdl:occursCountKind 'expression'</w:t>
      </w:r>
      <w:bookmarkEnd w:id="9039"/>
      <w:bookmarkEnd w:id="9040"/>
      <w:bookmarkEnd w:id="9041"/>
    </w:p>
    <w:p w14:paraId="2515DAF7" w14:textId="77777777" w:rsidR="00B46A03" w:rsidRDefault="00B46A03" w:rsidP="00B46A03">
      <w:pPr>
        <w:rPr>
          <w:rFonts w:eastAsia="Arial Unicode MS" w:cs="Arial"/>
        </w:rPr>
      </w:pPr>
      <w:r>
        <w:rPr>
          <w:rFonts w:eastAsia="Arial Unicode MS" w:cs="Arial"/>
        </w:rPr>
        <w:t>The enum 'expression' should be used when the number of occurrences is calculated by evaluating a DFDL expression.</w:t>
      </w:r>
    </w:p>
    <w:p w14:paraId="527E0EAB" w14:textId="77777777" w:rsidR="00B46A03" w:rsidRDefault="00B46A03" w:rsidP="00B46A03">
      <w:pPr>
        <w:rPr>
          <w:rFonts w:eastAsia="Arial Unicode MS" w:cs="Arial"/>
        </w:rPr>
      </w:pPr>
      <w:r>
        <w:rPr>
          <w:rFonts w:eastAsia="Arial Unicode MS" w:cs="Arial"/>
        </w:rPr>
        <w:t xml:space="preserve">When parsing, the dfdl:occursCount expression is evaluated and provides the number of occurrences expected in the data. It is a Processing Error if less than dfdl:occursCount occurrences are found or defaulted. The parser stops looking for occurrences when dfdl:occursCount occurrences have been found. If validation is enabled, it is a Validation Error if less than XSD minOccurs occurrences are found or defaulted, or more than XSD maxOccurs occurrences are found. </w:t>
      </w:r>
      <w:r>
        <w:rPr>
          <w:rFonts w:cs="Arial"/>
          <w:lang w:eastAsia="en-GB"/>
        </w:rPr>
        <w:t>When dfdl:occursCount is 0, no occurrences are looked for in the data.</w:t>
      </w:r>
    </w:p>
    <w:p w14:paraId="4905A743" w14:textId="77777777" w:rsidR="00B46A03" w:rsidRDefault="00B46A03" w:rsidP="00B46A03">
      <w:pPr>
        <w:suppressAutoHyphens/>
        <w:spacing w:after="0"/>
        <w:rPr>
          <w:rFonts w:eastAsia="Arial Unicode MS" w:cs="Arial"/>
          <w:lang w:eastAsia="ja-JP"/>
        </w:rPr>
      </w:pPr>
      <w:r>
        <w:rPr>
          <w:rFonts w:eastAsia="Arial Unicode MS" w:cs="Arial"/>
          <w:lang w:eastAsia="ja-JP"/>
        </w:rPr>
        <w:t xml:space="preserve">When unparsing, any number of occurrences are expected in the Infoset. If validation is enabled, it is a Validation Error if less than XSD minOccurs occurrences are found or defaulted, or if more than XSD </w:t>
      </w:r>
      <w:r>
        <w:rPr>
          <w:rFonts w:eastAsia="Arial Unicode MS" w:cs="Arial"/>
          <w:lang w:eastAsia="ja-JP"/>
        </w:rPr>
        <w:lastRenderedPageBreak/>
        <w:t xml:space="preserve">maxOccurs occurrences are found. The dfdl:occurs expression is </w:t>
      </w:r>
      <w:r>
        <w:rPr>
          <w:rFonts w:eastAsia="Arial Unicode MS" w:cs="Arial"/>
          <w:u w:val="single"/>
          <w:lang w:eastAsia="ja-JP"/>
        </w:rPr>
        <w:t>not</w:t>
      </w:r>
      <w:r>
        <w:rPr>
          <w:rFonts w:eastAsia="Arial Unicode MS" w:cs="Arial"/>
          <w:lang w:eastAsia="ja-JP"/>
        </w:rPr>
        <w:t xml:space="preserve"> evaluated. The ‘count’ is the number of occurrences in the augmented Infoset.</w:t>
      </w:r>
    </w:p>
    <w:p w14:paraId="78EE99D1" w14:textId="77777777" w:rsidR="00B46A03" w:rsidRDefault="00B46A03" w:rsidP="00B46A03">
      <w:pPr>
        <w:rPr>
          <w:rFonts w:eastAsia="Arial Unicode MS" w:cs="Arial"/>
        </w:rPr>
      </w:pPr>
      <w:r>
        <w:rPr>
          <w:rFonts w:eastAsia="Arial Unicode MS" w:cs="Arial"/>
        </w:rPr>
        <w:t xml:space="preserve">It is a Schema Definition Error if dfdl:occursCount is not provided or in scope. </w:t>
      </w:r>
    </w:p>
    <w:p w14:paraId="748FD70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9042" w:name="_Toc62570204"/>
      <w:bookmarkStart w:id="9043" w:name="_Toc210216926"/>
      <w:bookmarkStart w:id="9044" w:name="_Toc219441058"/>
      <w:r>
        <w:rPr>
          <w:rFonts w:eastAsia="Times New Roman"/>
        </w:rPr>
        <w:t>dfdl:occursCountKind 'stopValue'</w:t>
      </w:r>
      <w:bookmarkEnd w:id="9042"/>
      <w:bookmarkEnd w:id="9043"/>
      <w:bookmarkEnd w:id="9044"/>
    </w:p>
    <w:p w14:paraId="4D38AA77" w14:textId="77777777" w:rsidR="00B46A03" w:rsidRDefault="00B46A03" w:rsidP="00B46A03">
      <w:pPr>
        <w:rPr>
          <w:rFonts w:eastAsia="Arial Unicode MS" w:cs="Arial"/>
        </w:rPr>
      </w:pPr>
      <w:r>
        <w:rPr>
          <w:rFonts w:eastAsia="Arial Unicode MS" w:cs="Arial"/>
        </w:rPr>
        <w:t>The enum 'stopValue' should be used when the</w:t>
      </w:r>
      <w:r>
        <w:rPr>
          <w:rFonts w:cs="Arial"/>
        </w:rPr>
        <w:t xml:space="preserve"> end of the array is signaled by an occurrence having a logical value that is equal to one of the specified 'stop values'</w:t>
      </w:r>
      <w:r>
        <w:rPr>
          <w:rFonts w:eastAsia="Arial Unicode MS" w:cs="Arial"/>
        </w:rPr>
        <w:t xml:space="preserve">. </w:t>
      </w:r>
    </w:p>
    <w:p w14:paraId="11F0745F" w14:textId="77777777" w:rsidR="00B46A03" w:rsidRDefault="00B46A03" w:rsidP="00B46A03">
      <w:pPr>
        <w:rPr>
          <w:rFonts w:eastAsia="Arial Unicode MS" w:cs="Arial"/>
        </w:rPr>
      </w:pPr>
      <w:r>
        <w:rPr>
          <w:rFonts w:eastAsia="Arial Unicode MS" w:cs="Arial"/>
        </w:rPr>
        <w:t xml:space="preserve">When parsing, any number of occurrences is expected in the data, followed by an occurrence which is a stop value as specified by dfdl:occursStopValue. It is a Processing Error if a stop value occurrence is not found in the data (including when there are zero other occurrences). The parser stops looking for occurrences once a stop value has been found. If validation is enabled, it is a Validation Error if less than XSD minOccurs occurrences are found or defaulted, or more than XSD maxOccurs occurrences are found, not including the stop value. </w:t>
      </w:r>
    </w:p>
    <w:p w14:paraId="50AD0B85" w14:textId="77777777" w:rsidR="00B46A03" w:rsidRDefault="00B46A03" w:rsidP="00B46A03">
      <w:pPr>
        <w:rPr>
          <w:rFonts w:eastAsia="Arial Unicode MS" w:cs="Arial"/>
        </w:rPr>
      </w:pPr>
      <w:r>
        <w:rPr>
          <w:rFonts w:eastAsia="Arial Unicode MS" w:cs="Arial"/>
        </w:rPr>
        <w:t xml:space="preserve">When unparsing, the behavior is the same as for 'parsed', with the addition that a stop value occurrence is output after the last Infoset occurrence. If dfdl:occursStopValue provides multiple stop values then the first is used. </w:t>
      </w:r>
    </w:p>
    <w:p w14:paraId="199FD133" w14:textId="77777777" w:rsidR="00B46A03" w:rsidRDefault="00B46A03" w:rsidP="00B46A03">
      <w:pPr>
        <w:rPr>
          <w:rFonts w:eastAsia="Arial Unicode MS" w:cs="Arial"/>
        </w:rPr>
      </w:pPr>
      <w:r>
        <w:rPr>
          <w:rFonts w:eastAsia="Arial Unicode MS" w:cs="Arial"/>
        </w:rPr>
        <w:t xml:space="preserve">The stop value itself is </w:t>
      </w:r>
      <w:r>
        <w:rPr>
          <w:rFonts w:eastAsia="Arial Unicode MS" w:cs="Arial"/>
          <w:b/>
        </w:rPr>
        <w:t>not</w:t>
      </w:r>
      <w:r>
        <w:rPr>
          <w:rFonts w:eastAsia="Arial Unicode MS" w:cs="Arial"/>
        </w:rPr>
        <w:t xml:space="preserve"> added to the Infoset when parsing. It is a Processing Error if a stop value is found in the Infoset when unparsing. (This ensures that the array can be reparsed, as the stop value is placed automatically and only at the end.)</w:t>
      </w:r>
    </w:p>
    <w:p w14:paraId="232949E0" w14:textId="77777777" w:rsidR="00B46A03" w:rsidRDefault="00B46A03" w:rsidP="00B46A03">
      <w:pPr>
        <w:rPr>
          <w:rFonts w:eastAsia="Arial Unicode MS" w:cs="Arial"/>
        </w:rPr>
      </w:pPr>
      <w:r>
        <w:rPr>
          <w:rFonts w:eastAsia="Arial Unicode MS" w:cs="Arial"/>
        </w:rPr>
        <w:t xml:space="preserve">It is a Schema Definition Error if dfdl:occursStopValue is not provided or in scope. </w:t>
      </w:r>
    </w:p>
    <w:p w14:paraId="0203E0A2" w14:textId="77777777" w:rsidR="00B46A03" w:rsidRDefault="00B46A03" w:rsidP="00B46A03">
      <w:pPr>
        <w:rPr>
          <w:rFonts w:eastAsia="Arial Unicode MS" w:cs="Arial"/>
        </w:rPr>
      </w:pPr>
      <w:r>
        <w:rPr>
          <w:rFonts w:eastAsia="Arial Unicode MS" w:cs="Arial"/>
        </w:rPr>
        <w:t xml:space="preserve">It is a Schema Definition Error if the type of the element is complex. </w:t>
      </w:r>
    </w:p>
    <w:p w14:paraId="69CD5A8D" w14:textId="77777777" w:rsidR="00B46A03" w:rsidRDefault="00B46A03" w:rsidP="00B46A03">
      <w:pPr>
        <w:rPr>
          <w:rFonts w:eastAsia="Arial Unicode MS" w:cs="Arial"/>
        </w:rPr>
      </w:pPr>
      <w:r>
        <w:rPr>
          <w:rFonts w:eastAsia="Arial Unicode MS" w:cs="Arial"/>
        </w:rPr>
        <w:t xml:space="preserve">It is a Schema Definition Error if any of the stop values provided by dfdl:occursStopValue do not conform to the simple type of the element. </w:t>
      </w:r>
    </w:p>
    <w:p w14:paraId="0617B9C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045" w:name="_Toc351912890"/>
      <w:bookmarkStart w:id="9046" w:name="_Toc351914911"/>
      <w:bookmarkStart w:id="9047" w:name="_Toc351915377"/>
      <w:bookmarkStart w:id="9048" w:name="_Toc361231434"/>
      <w:bookmarkStart w:id="9049" w:name="_Toc361231960"/>
      <w:bookmarkStart w:id="9050" w:name="_Toc362445258"/>
      <w:bookmarkStart w:id="9051" w:name="_Toc363909225"/>
      <w:bookmarkStart w:id="9052" w:name="_Toc364463651"/>
      <w:bookmarkStart w:id="9053" w:name="_Toc366078255"/>
      <w:bookmarkStart w:id="9054" w:name="_Toc366078870"/>
      <w:bookmarkStart w:id="9055" w:name="_Toc366079855"/>
      <w:bookmarkStart w:id="9056" w:name="_Toc366080467"/>
      <w:bookmarkStart w:id="9057" w:name="_Toc366081076"/>
      <w:bookmarkStart w:id="9058" w:name="_Toc366505416"/>
      <w:bookmarkStart w:id="9059" w:name="_Toc366508785"/>
      <w:bookmarkStart w:id="9060" w:name="_Toc366513286"/>
      <w:bookmarkStart w:id="9061" w:name="_Toc366574475"/>
      <w:bookmarkStart w:id="9062" w:name="_Toc366578268"/>
      <w:bookmarkStart w:id="9063" w:name="_Toc366578862"/>
      <w:bookmarkStart w:id="9064" w:name="_Toc366579454"/>
      <w:bookmarkStart w:id="9065" w:name="_Toc366580045"/>
      <w:bookmarkStart w:id="9066" w:name="_Toc366580637"/>
      <w:bookmarkStart w:id="9067" w:name="_Toc366581228"/>
      <w:bookmarkStart w:id="9068" w:name="_Toc366581820"/>
      <w:bookmarkStart w:id="9069" w:name="_Toc177399123"/>
      <w:bookmarkStart w:id="9070" w:name="_Toc175057410"/>
      <w:bookmarkStart w:id="9071" w:name="_Toc199516354"/>
      <w:bookmarkStart w:id="9072" w:name="_Toc194984016"/>
      <w:bookmarkStart w:id="9073" w:name="_Toc243112858"/>
      <w:bookmarkStart w:id="9074" w:name="_Toc62570205"/>
      <w:bookmarkStart w:id="9075" w:name="_Toc210216927"/>
      <w:bookmarkStart w:id="9076" w:name="_Toc219441059"/>
      <w:bookmarkStart w:id="9077" w:name="_Toc349042809"/>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r>
        <w:t>Default Values</w:t>
      </w:r>
      <w:bookmarkEnd w:id="9069"/>
      <w:bookmarkEnd w:id="9070"/>
      <w:bookmarkEnd w:id="9071"/>
      <w:bookmarkEnd w:id="9072"/>
      <w:bookmarkEnd w:id="9073"/>
      <w:r>
        <w:t xml:space="preserve"> for Arrays</w:t>
      </w:r>
      <w:bookmarkEnd w:id="9074"/>
      <w:bookmarkEnd w:id="9075"/>
      <w:bookmarkEnd w:id="9076"/>
      <w:r>
        <w:t xml:space="preserve"> </w:t>
      </w:r>
      <w:bookmarkEnd w:id="9077"/>
    </w:p>
    <w:p w14:paraId="573FD180" w14:textId="263830E0" w:rsidR="00B46A03" w:rsidRDefault="00B46A03" w:rsidP="00B46A03">
      <w:r>
        <w:t xml:space="preserve">When parsing, required occurrences that have empty representation may trigger the application of a default value, as described in Section </w:t>
      </w:r>
      <w:r w:rsidRPr="00065302">
        <w:rPr>
          <w:rStyle w:val="Hyperlink"/>
        </w:rPr>
        <w:fldChar w:fldCharType="begin"/>
      </w:r>
      <w:r w:rsidRPr="00065302">
        <w:rPr>
          <w:rStyle w:val="Hyperlink"/>
        </w:rPr>
        <w:instrText xml:space="preserve"> REF _Ref351913987 \w \h </w:instrText>
      </w:r>
      <w:r w:rsidRPr="00065302">
        <w:rPr>
          <w:rStyle w:val="Hyperlink"/>
        </w:rPr>
      </w:r>
      <w:r w:rsidRPr="00065302">
        <w:rPr>
          <w:rStyle w:val="Hyperlink"/>
        </w:rPr>
        <w:fldChar w:fldCharType="separate"/>
      </w:r>
      <w:r w:rsidR="009D1493">
        <w:rPr>
          <w:rStyle w:val="Hyperlink"/>
        </w:rPr>
        <w:t>9.4.2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_Ref366081769 \h </w:instrText>
      </w:r>
      <w:r w:rsidRPr="00065302">
        <w:rPr>
          <w:rStyle w:val="Hyperlink"/>
        </w:rPr>
      </w:r>
      <w:r w:rsidRPr="00065302">
        <w:rPr>
          <w:rStyle w:val="Hyperlink"/>
        </w:rPr>
        <w:fldChar w:fldCharType="separate"/>
      </w:r>
      <w:r w:rsidR="009D1493">
        <w:rPr>
          <w:rFonts w:eastAsia="Times New Roman"/>
        </w:rPr>
        <w:t>Element Defaults When Parsing</w:t>
      </w:r>
      <w:r w:rsidRPr="00065302">
        <w:rPr>
          <w:rStyle w:val="Hyperlink"/>
        </w:rPr>
        <w:fldChar w:fldCharType="end"/>
      </w:r>
      <w:r>
        <w:t>.</w:t>
      </w:r>
    </w:p>
    <w:p w14:paraId="46550825" w14:textId="077A9A29" w:rsidR="00B46A03" w:rsidRDefault="00B46A03" w:rsidP="00B46A03">
      <w:r>
        <w:t xml:space="preserve">When unparsing, required occurrences that are missing from the Infoset may trigger the application of a default value, as described in Section </w:t>
      </w:r>
      <w:r w:rsidRPr="00065302">
        <w:rPr>
          <w:rStyle w:val="Hyperlink"/>
        </w:rPr>
        <w:fldChar w:fldCharType="begin"/>
      </w:r>
      <w:r w:rsidRPr="00065302">
        <w:rPr>
          <w:rStyle w:val="Hyperlink"/>
        </w:rPr>
        <w:instrText xml:space="preserve"> REF _Ref351914031 \r \h </w:instrText>
      </w:r>
      <w:r w:rsidRPr="00065302">
        <w:rPr>
          <w:rStyle w:val="Hyperlink"/>
        </w:rPr>
      </w:r>
      <w:r w:rsidRPr="00065302">
        <w:rPr>
          <w:rStyle w:val="Hyperlink"/>
        </w:rPr>
        <w:fldChar w:fldCharType="separate"/>
      </w:r>
      <w:r w:rsidR="009D1493">
        <w:rPr>
          <w:rStyle w:val="Hyperlink"/>
        </w:rPr>
        <w:t>9.4.3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_Ref351914022 \h </w:instrText>
      </w:r>
      <w:r w:rsidRPr="00065302">
        <w:rPr>
          <w:rStyle w:val="Hyperlink"/>
        </w:rPr>
      </w:r>
      <w:r w:rsidRPr="00065302">
        <w:rPr>
          <w:rStyle w:val="Hyperlink"/>
        </w:rPr>
        <w:fldChar w:fldCharType="separate"/>
      </w:r>
      <w:r w:rsidR="009D1493">
        <w:rPr>
          <w:rFonts w:eastAsia="Times New Roman"/>
        </w:rPr>
        <w:t>Element Defaults When Unparsing</w:t>
      </w:r>
      <w:r w:rsidRPr="00065302">
        <w:rPr>
          <w:rStyle w:val="Hyperlink"/>
        </w:rPr>
        <w:fldChar w:fldCharType="end"/>
      </w:r>
      <w:r>
        <w:t>.</w:t>
      </w:r>
      <w:bookmarkStart w:id="9078" w:name="_Toc322911395"/>
      <w:bookmarkStart w:id="9079" w:name="_Toc322911711"/>
      <w:bookmarkStart w:id="9080" w:name="_Toc322911956"/>
      <w:bookmarkStart w:id="9081" w:name="_Toc322912250"/>
      <w:bookmarkStart w:id="9082" w:name="_Toc329093111"/>
      <w:bookmarkStart w:id="9083" w:name="_Toc332701624"/>
      <w:bookmarkStart w:id="9084" w:name="_Toc332701928"/>
      <w:bookmarkStart w:id="9085" w:name="_Toc332711727"/>
      <w:bookmarkStart w:id="9086" w:name="_Toc332712029"/>
      <w:bookmarkStart w:id="9087" w:name="_Toc332712330"/>
      <w:bookmarkStart w:id="9088" w:name="_Toc332724246"/>
      <w:bookmarkStart w:id="9089" w:name="_Toc332724546"/>
      <w:bookmarkStart w:id="9090" w:name="_Toc341102842"/>
      <w:bookmarkStart w:id="9091" w:name="_Toc347241577"/>
      <w:bookmarkStart w:id="9092" w:name="_Toc347744770"/>
      <w:bookmarkStart w:id="9093" w:name="_Toc348984553"/>
      <w:bookmarkStart w:id="9094" w:name="_Toc348984858"/>
      <w:bookmarkStart w:id="9095" w:name="_Toc349038022"/>
      <w:bookmarkStart w:id="9096" w:name="_Toc349038324"/>
      <w:bookmarkStart w:id="9097" w:name="_Toc349042810"/>
      <w:bookmarkStart w:id="9098" w:name="_Toc349642223"/>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p>
    <w:p w14:paraId="47265BD1" w14:textId="4B259A6D" w:rsidR="00B46A03" w:rsidRDefault="00B46A03" w:rsidP="00B46A03">
      <w:r>
        <w:t xml:space="preserve">The application of default values is </w:t>
      </w:r>
      <w:r>
        <w:rPr>
          <w:b/>
        </w:rPr>
        <w:t>not</w:t>
      </w:r>
      <w:r>
        <w:t xml:space="preserve"> dependent on dfdl:occursCountKind, only on whether the occurrence is required or optional, whether there is a default value specified, and </w:t>
      </w:r>
      <w:r>
        <w:rPr>
          <w:rFonts w:cs="Arial"/>
        </w:rPr>
        <w:t>whether the data contains the empty representation (parsing) or is missing (unparsing).</w:t>
      </w:r>
      <w:r>
        <w:t xml:space="preserve"> Section </w:t>
      </w:r>
      <w:r w:rsidRPr="00065302">
        <w:rPr>
          <w:rStyle w:val="Hyperlink"/>
        </w:rPr>
        <w:fldChar w:fldCharType="begin"/>
      </w:r>
      <w:r w:rsidRPr="00065302">
        <w:rPr>
          <w:rStyle w:val="Hyperlink"/>
        </w:rPr>
        <w:instrText xml:space="preserve"> REF _Ref351914183 \r \h </w:instrText>
      </w:r>
      <w:r w:rsidRPr="00065302">
        <w:rPr>
          <w:rStyle w:val="Hyperlink"/>
        </w:rPr>
      </w:r>
      <w:r w:rsidRPr="00065302">
        <w:rPr>
          <w:rStyle w:val="Hyperlink"/>
        </w:rPr>
        <w:fldChar w:fldCharType="separate"/>
      </w:r>
      <w:r w:rsidR="009D1493">
        <w:rPr>
          <w:rStyle w:val="Hyperlink"/>
        </w:rPr>
        <w:t>9.4</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_Ref362447391 \h </w:instrText>
      </w:r>
      <w:r w:rsidRPr="00065302">
        <w:rPr>
          <w:rStyle w:val="Hyperlink"/>
        </w:rPr>
      </w:r>
      <w:r w:rsidRPr="00065302">
        <w:rPr>
          <w:rStyle w:val="Hyperlink"/>
        </w:rPr>
        <w:fldChar w:fldCharType="separate"/>
      </w:r>
      <w:r w:rsidR="009D1493">
        <w:t>Element Defaults</w:t>
      </w:r>
      <w:r w:rsidRPr="00065302">
        <w:rPr>
          <w:rStyle w:val="Hyperlink"/>
        </w:rPr>
        <w:fldChar w:fldCharType="end"/>
      </w:r>
      <w:r>
        <w:t xml:space="preserve"> contains the details.</w:t>
      </w:r>
    </w:p>
    <w:p w14:paraId="259D3BB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099" w:name="_Toc243112860"/>
      <w:bookmarkStart w:id="9100" w:name="_Toc349042812"/>
      <w:bookmarkStart w:id="9101" w:name="_Toc62570206"/>
      <w:bookmarkStart w:id="9102" w:name="_Toc210216928"/>
      <w:bookmarkStart w:id="9103" w:name="_Toc219441060"/>
      <w:bookmarkEnd w:id="8991"/>
      <w:bookmarkEnd w:id="8992"/>
      <w:bookmarkEnd w:id="8993"/>
      <w:bookmarkEnd w:id="8994"/>
      <w:bookmarkEnd w:id="8995"/>
      <w:bookmarkEnd w:id="8996"/>
      <w:r>
        <w:t>Arrays with DFDL Expressions</w:t>
      </w:r>
      <w:bookmarkEnd w:id="9099"/>
      <w:bookmarkEnd w:id="9100"/>
      <w:bookmarkEnd w:id="9101"/>
      <w:bookmarkEnd w:id="9102"/>
      <w:bookmarkEnd w:id="9103"/>
    </w:p>
    <w:p w14:paraId="1C09A132" w14:textId="77777777" w:rsidR="00B46A03" w:rsidRDefault="00B46A03" w:rsidP="00B46A03">
      <w:r>
        <w:t xml:space="preserve">If the value of a DFDL property of an array element (other than dfdl:occursCount) is given by a DFDL Expression, then the expression MUST be re-evaluated for each occurrence of the element in case the value changes. </w:t>
      </w:r>
    </w:p>
    <w:p w14:paraId="3879C558"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104" w:name="_Ref351914286"/>
      <w:bookmarkStart w:id="9105" w:name="_Toc349042813"/>
      <w:bookmarkStart w:id="9106" w:name="_Toc62570207"/>
      <w:bookmarkStart w:id="9107" w:name="_Toc210216929"/>
      <w:bookmarkStart w:id="9108" w:name="_Toc219441061"/>
      <w:r>
        <w:t>Points of Uncertainty</w:t>
      </w:r>
      <w:bookmarkEnd w:id="9104"/>
      <w:bookmarkEnd w:id="9105"/>
      <w:bookmarkEnd w:id="9106"/>
      <w:bookmarkEnd w:id="9107"/>
      <w:bookmarkEnd w:id="9108"/>
    </w:p>
    <w:p w14:paraId="32949411" w14:textId="5EF190C2" w:rsidR="00B46A03" w:rsidRDefault="00B46A03" w:rsidP="00B46A03">
      <w:r>
        <w:t xml:space="preserve">Arrays can have points of uncertainty depending on the value of dfdl:occursCountKind. See Section </w:t>
      </w:r>
      <w:r w:rsidRPr="00065302">
        <w:rPr>
          <w:rStyle w:val="Hyperlink"/>
        </w:rPr>
        <w:fldChar w:fldCharType="begin"/>
      </w:r>
      <w:r w:rsidRPr="00065302">
        <w:rPr>
          <w:rStyle w:val="Hyperlink"/>
        </w:rPr>
        <w:instrText xml:space="preserve"> REF _Ref362445434 \r \h </w:instrText>
      </w:r>
      <w:r w:rsidRPr="00065302">
        <w:rPr>
          <w:rStyle w:val="Hyperlink"/>
        </w:rPr>
      </w:r>
      <w:r w:rsidRPr="00065302">
        <w:rPr>
          <w:rStyle w:val="Hyperlink"/>
        </w:rPr>
        <w:fldChar w:fldCharType="separate"/>
      </w:r>
      <w:r w:rsidR="009D1493">
        <w:rPr>
          <w:rStyle w:val="Hyperlink"/>
        </w:rPr>
        <w:t>9.3.3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_Ref362445434 \h </w:instrText>
      </w:r>
      <w:r w:rsidRPr="00065302">
        <w:rPr>
          <w:rStyle w:val="Hyperlink"/>
        </w:rPr>
      </w:r>
      <w:r w:rsidRPr="00065302">
        <w:rPr>
          <w:rStyle w:val="Hyperlink"/>
        </w:rPr>
        <w:fldChar w:fldCharType="separate"/>
      </w:r>
      <w:r w:rsidR="009D1493">
        <w:rPr>
          <w:rFonts w:eastAsia="Times New Roman"/>
        </w:rPr>
        <w:t>Resolving Points of Uncertainty</w:t>
      </w:r>
      <w:r w:rsidRPr="00065302">
        <w:rPr>
          <w:rStyle w:val="Hyperlink"/>
        </w:rPr>
        <w:fldChar w:fldCharType="end"/>
      </w:r>
      <w:r>
        <w:t xml:space="preserve"> for details.  </w:t>
      </w:r>
    </w:p>
    <w:p w14:paraId="09011484"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9109" w:name="_Toc361231438"/>
      <w:bookmarkStart w:id="9110" w:name="_Toc361231964"/>
      <w:bookmarkStart w:id="9111" w:name="_Toc362445262"/>
      <w:bookmarkStart w:id="9112" w:name="_Toc363909229"/>
      <w:bookmarkStart w:id="9113" w:name="_Toc364463655"/>
      <w:bookmarkStart w:id="9114" w:name="_Toc366078259"/>
      <w:bookmarkStart w:id="9115" w:name="_Toc366078874"/>
      <w:bookmarkStart w:id="9116" w:name="_Toc366079859"/>
      <w:bookmarkStart w:id="9117" w:name="_Toc366080471"/>
      <w:bookmarkStart w:id="9118" w:name="_Toc366081080"/>
      <w:bookmarkStart w:id="9119" w:name="_Toc366505420"/>
      <w:bookmarkStart w:id="9120" w:name="_Toc366508789"/>
      <w:bookmarkStart w:id="9121" w:name="_Toc366513290"/>
      <w:bookmarkStart w:id="9122" w:name="_Toc366574479"/>
      <w:bookmarkStart w:id="9123" w:name="_Toc366578272"/>
      <w:bookmarkStart w:id="9124" w:name="_Toc366578866"/>
      <w:bookmarkStart w:id="9125" w:name="_Toc366579458"/>
      <w:bookmarkStart w:id="9126" w:name="_Toc366580049"/>
      <w:bookmarkStart w:id="9127" w:name="_Toc366580641"/>
      <w:bookmarkStart w:id="9128" w:name="_Toc366581232"/>
      <w:bookmarkStart w:id="9129" w:name="_Toc366581824"/>
      <w:bookmarkStart w:id="9130" w:name="_Toc361231439"/>
      <w:bookmarkStart w:id="9131" w:name="_Toc361231965"/>
      <w:bookmarkStart w:id="9132" w:name="_Toc362445263"/>
      <w:bookmarkStart w:id="9133" w:name="_Toc363909230"/>
      <w:bookmarkStart w:id="9134" w:name="_Toc364463656"/>
      <w:bookmarkStart w:id="9135" w:name="_Toc366078260"/>
      <w:bookmarkStart w:id="9136" w:name="_Toc366078875"/>
      <w:bookmarkStart w:id="9137" w:name="_Toc366079860"/>
      <w:bookmarkStart w:id="9138" w:name="_Toc366080472"/>
      <w:bookmarkStart w:id="9139" w:name="_Toc366081081"/>
      <w:bookmarkStart w:id="9140" w:name="_Toc366505421"/>
      <w:bookmarkStart w:id="9141" w:name="_Toc366508790"/>
      <w:bookmarkStart w:id="9142" w:name="_Toc366513291"/>
      <w:bookmarkStart w:id="9143" w:name="_Toc366574480"/>
      <w:bookmarkStart w:id="9144" w:name="_Toc366578273"/>
      <w:bookmarkStart w:id="9145" w:name="_Toc366578867"/>
      <w:bookmarkStart w:id="9146" w:name="_Toc366579459"/>
      <w:bookmarkStart w:id="9147" w:name="_Toc366580050"/>
      <w:bookmarkStart w:id="9148" w:name="_Toc366580642"/>
      <w:bookmarkStart w:id="9149" w:name="_Toc366581233"/>
      <w:bookmarkStart w:id="9150" w:name="_Toc366581825"/>
      <w:bookmarkStart w:id="9151" w:name="_Toc361231440"/>
      <w:bookmarkStart w:id="9152" w:name="_Toc361231966"/>
      <w:bookmarkStart w:id="9153" w:name="_Toc362445264"/>
      <w:bookmarkStart w:id="9154" w:name="_Toc363909231"/>
      <w:bookmarkStart w:id="9155" w:name="_Toc364463657"/>
      <w:bookmarkStart w:id="9156" w:name="_Toc366078261"/>
      <w:bookmarkStart w:id="9157" w:name="_Toc366078876"/>
      <w:bookmarkStart w:id="9158" w:name="_Toc366079861"/>
      <w:bookmarkStart w:id="9159" w:name="_Toc366080473"/>
      <w:bookmarkStart w:id="9160" w:name="_Toc366081082"/>
      <w:bookmarkStart w:id="9161" w:name="_Toc366505422"/>
      <w:bookmarkStart w:id="9162" w:name="_Toc366508791"/>
      <w:bookmarkStart w:id="9163" w:name="_Toc366513292"/>
      <w:bookmarkStart w:id="9164" w:name="_Toc366574481"/>
      <w:bookmarkStart w:id="9165" w:name="_Toc366578274"/>
      <w:bookmarkStart w:id="9166" w:name="_Toc366578868"/>
      <w:bookmarkStart w:id="9167" w:name="_Toc366579460"/>
      <w:bookmarkStart w:id="9168" w:name="_Toc366580051"/>
      <w:bookmarkStart w:id="9169" w:name="_Toc366580643"/>
      <w:bookmarkStart w:id="9170" w:name="_Toc366581234"/>
      <w:bookmarkStart w:id="9171" w:name="_Toc366581826"/>
      <w:bookmarkStart w:id="9172" w:name="_Toc361231441"/>
      <w:bookmarkStart w:id="9173" w:name="_Toc361231967"/>
      <w:bookmarkStart w:id="9174" w:name="_Toc362445265"/>
      <w:bookmarkStart w:id="9175" w:name="_Toc363909232"/>
      <w:bookmarkStart w:id="9176" w:name="_Toc364463658"/>
      <w:bookmarkStart w:id="9177" w:name="_Toc366078262"/>
      <w:bookmarkStart w:id="9178" w:name="_Toc366078877"/>
      <w:bookmarkStart w:id="9179" w:name="_Toc366079862"/>
      <w:bookmarkStart w:id="9180" w:name="_Toc366080474"/>
      <w:bookmarkStart w:id="9181" w:name="_Toc366081083"/>
      <w:bookmarkStart w:id="9182" w:name="_Toc366505423"/>
      <w:bookmarkStart w:id="9183" w:name="_Toc366508792"/>
      <w:bookmarkStart w:id="9184" w:name="_Toc366513293"/>
      <w:bookmarkStart w:id="9185" w:name="_Toc366574482"/>
      <w:bookmarkStart w:id="9186" w:name="_Toc366578275"/>
      <w:bookmarkStart w:id="9187" w:name="_Toc366578869"/>
      <w:bookmarkStart w:id="9188" w:name="_Toc366579461"/>
      <w:bookmarkStart w:id="9189" w:name="_Toc366580052"/>
      <w:bookmarkStart w:id="9190" w:name="_Toc366580644"/>
      <w:bookmarkStart w:id="9191" w:name="_Toc366581235"/>
      <w:bookmarkStart w:id="9192" w:name="_Toc366581827"/>
      <w:bookmarkStart w:id="9193" w:name="_Toc361231442"/>
      <w:bookmarkStart w:id="9194" w:name="_Toc361231968"/>
      <w:bookmarkStart w:id="9195" w:name="_Toc362445266"/>
      <w:bookmarkStart w:id="9196" w:name="_Toc363909233"/>
      <w:bookmarkStart w:id="9197" w:name="_Toc364463659"/>
      <w:bookmarkStart w:id="9198" w:name="_Toc366078263"/>
      <w:bookmarkStart w:id="9199" w:name="_Toc366078878"/>
      <w:bookmarkStart w:id="9200" w:name="_Toc366079863"/>
      <w:bookmarkStart w:id="9201" w:name="_Toc366080475"/>
      <w:bookmarkStart w:id="9202" w:name="_Toc366081084"/>
      <w:bookmarkStart w:id="9203" w:name="_Toc366505424"/>
      <w:bookmarkStart w:id="9204" w:name="_Toc366508793"/>
      <w:bookmarkStart w:id="9205" w:name="_Toc366513294"/>
      <w:bookmarkStart w:id="9206" w:name="_Toc366574483"/>
      <w:bookmarkStart w:id="9207" w:name="_Toc366578276"/>
      <w:bookmarkStart w:id="9208" w:name="_Toc366578870"/>
      <w:bookmarkStart w:id="9209" w:name="_Toc366579462"/>
      <w:bookmarkStart w:id="9210" w:name="_Toc366580053"/>
      <w:bookmarkStart w:id="9211" w:name="_Toc366580645"/>
      <w:bookmarkStart w:id="9212" w:name="_Toc366581236"/>
      <w:bookmarkStart w:id="9213" w:name="_Toc366581828"/>
      <w:bookmarkStart w:id="9214" w:name="_Toc361231443"/>
      <w:bookmarkStart w:id="9215" w:name="_Toc361231969"/>
      <w:bookmarkStart w:id="9216" w:name="_Toc362445267"/>
      <w:bookmarkStart w:id="9217" w:name="_Toc363909234"/>
      <w:bookmarkStart w:id="9218" w:name="_Toc364463660"/>
      <w:bookmarkStart w:id="9219" w:name="_Toc366078264"/>
      <w:bookmarkStart w:id="9220" w:name="_Toc366078879"/>
      <w:bookmarkStart w:id="9221" w:name="_Toc366079864"/>
      <w:bookmarkStart w:id="9222" w:name="_Toc366080476"/>
      <w:bookmarkStart w:id="9223" w:name="_Toc366081085"/>
      <w:bookmarkStart w:id="9224" w:name="_Toc366505425"/>
      <w:bookmarkStart w:id="9225" w:name="_Toc366508794"/>
      <w:bookmarkStart w:id="9226" w:name="_Toc366513295"/>
      <w:bookmarkStart w:id="9227" w:name="_Toc366574484"/>
      <w:bookmarkStart w:id="9228" w:name="_Toc366578277"/>
      <w:bookmarkStart w:id="9229" w:name="_Toc366578871"/>
      <w:bookmarkStart w:id="9230" w:name="_Toc366579463"/>
      <w:bookmarkStart w:id="9231" w:name="_Toc366580054"/>
      <w:bookmarkStart w:id="9232" w:name="_Toc366580646"/>
      <w:bookmarkStart w:id="9233" w:name="_Toc366581237"/>
      <w:bookmarkStart w:id="9234" w:name="_Toc366581829"/>
      <w:bookmarkStart w:id="9235" w:name="_Toc361231444"/>
      <w:bookmarkStart w:id="9236" w:name="_Toc361231970"/>
      <w:bookmarkStart w:id="9237" w:name="_Toc362445268"/>
      <w:bookmarkStart w:id="9238" w:name="_Toc363909235"/>
      <w:bookmarkStart w:id="9239" w:name="_Toc364463661"/>
      <w:bookmarkStart w:id="9240" w:name="_Toc366078265"/>
      <w:bookmarkStart w:id="9241" w:name="_Toc366078880"/>
      <w:bookmarkStart w:id="9242" w:name="_Toc366079865"/>
      <w:bookmarkStart w:id="9243" w:name="_Toc366080477"/>
      <w:bookmarkStart w:id="9244" w:name="_Toc366081086"/>
      <w:bookmarkStart w:id="9245" w:name="_Toc366505426"/>
      <w:bookmarkStart w:id="9246" w:name="_Toc366508795"/>
      <w:bookmarkStart w:id="9247" w:name="_Toc366513296"/>
      <w:bookmarkStart w:id="9248" w:name="_Toc366574485"/>
      <w:bookmarkStart w:id="9249" w:name="_Toc366578278"/>
      <w:bookmarkStart w:id="9250" w:name="_Toc366578872"/>
      <w:bookmarkStart w:id="9251" w:name="_Toc366579464"/>
      <w:bookmarkStart w:id="9252" w:name="_Toc366580055"/>
      <w:bookmarkStart w:id="9253" w:name="_Toc366580647"/>
      <w:bookmarkStart w:id="9254" w:name="_Toc366581238"/>
      <w:bookmarkStart w:id="9255" w:name="_Toc366581830"/>
      <w:bookmarkStart w:id="9256" w:name="_Toc361231445"/>
      <w:bookmarkStart w:id="9257" w:name="_Toc361231971"/>
      <w:bookmarkStart w:id="9258" w:name="_Toc362445269"/>
      <w:bookmarkStart w:id="9259" w:name="_Toc363909236"/>
      <w:bookmarkStart w:id="9260" w:name="_Toc364463662"/>
      <w:bookmarkStart w:id="9261" w:name="_Toc366078266"/>
      <w:bookmarkStart w:id="9262" w:name="_Toc366078881"/>
      <w:bookmarkStart w:id="9263" w:name="_Toc366079866"/>
      <w:bookmarkStart w:id="9264" w:name="_Toc366080478"/>
      <w:bookmarkStart w:id="9265" w:name="_Toc366081087"/>
      <w:bookmarkStart w:id="9266" w:name="_Toc366505427"/>
      <w:bookmarkStart w:id="9267" w:name="_Toc366508796"/>
      <w:bookmarkStart w:id="9268" w:name="_Toc366513297"/>
      <w:bookmarkStart w:id="9269" w:name="_Toc366574486"/>
      <w:bookmarkStart w:id="9270" w:name="_Toc366578279"/>
      <w:bookmarkStart w:id="9271" w:name="_Toc366578873"/>
      <w:bookmarkStart w:id="9272" w:name="_Toc366579465"/>
      <w:bookmarkStart w:id="9273" w:name="_Toc366580056"/>
      <w:bookmarkStart w:id="9274" w:name="_Toc366580648"/>
      <w:bookmarkStart w:id="9275" w:name="_Toc366581239"/>
      <w:bookmarkStart w:id="9276" w:name="_Toc366581831"/>
      <w:bookmarkStart w:id="9277" w:name="_Toc361231446"/>
      <w:bookmarkStart w:id="9278" w:name="_Toc361231972"/>
      <w:bookmarkStart w:id="9279" w:name="_Toc362445270"/>
      <w:bookmarkStart w:id="9280" w:name="_Toc363909237"/>
      <w:bookmarkStart w:id="9281" w:name="_Toc364463663"/>
      <w:bookmarkStart w:id="9282" w:name="_Toc366078267"/>
      <w:bookmarkStart w:id="9283" w:name="_Toc366078882"/>
      <w:bookmarkStart w:id="9284" w:name="_Toc366079867"/>
      <w:bookmarkStart w:id="9285" w:name="_Toc366080479"/>
      <w:bookmarkStart w:id="9286" w:name="_Toc366081088"/>
      <w:bookmarkStart w:id="9287" w:name="_Toc366505428"/>
      <w:bookmarkStart w:id="9288" w:name="_Toc366508797"/>
      <w:bookmarkStart w:id="9289" w:name="_Toc366513298"/>
      <w:bookmarkStart w:id="9290" w:name="_Toc366574487"/>
      <w:bookmarkStart w:id="9291" w:name="_Toc366578280"/>
      <w:bookmarkStart w:id="9292" w:name="_Toc366578874"/>
      <w:bookmarkStart w:id="9293" w:name="_Toc366579466"/>
      <w:bookmarkStart w:id="9294" w:name="_Toc366580057"/>
      <w:bookmarkStart w:id="9295" w:name="_Toc366580649"/>
      <w:bookmarkStart w:id="9296" w:name="_Toc366581240"/>
      <w:bookmarkStart w:id="9297" w:name="_Toc366581832"/>
      <w:bookmarkStart w:id="9298" w:name="_Toc361231447"/>
      <w:bookmarkStart w:id="9299" w:name="_Toc361231973"/>
      <w:bookmarkStart w:id="9300" w:name="_Toc362445271"/>
      <w:bookmarkStart w:id="9301" w:name="_Toc363909238"/>
      <w:bookmarkStart w:id="9302" w:name="_Toc364463664"/>
      <w:bookmarkStart w:id="9303" w:name="_Toc366078268"/>
      <w:bookmarkStart w:id="9304" w:name="_Toc366078883"/>
      <w:bookmarkStart w:id="9305" w:name="_Toc366079868"/>
      <w:bookmarkStart w:id="9306" w:name="_Toc366080480"/>
      <w:bookmarkStart w:id="9307" w:name="_Toc366081089"/>
      <w:bookmarkStart w:id="9308" w:name="_Toc366505429"/>
      <w:bookmarkStart w:id="9309" w:name="_Toc366508798"/>
      <w:bookmarkStart w:id="9310" w:name="_Toc366513299"/>
      <w:bookmarkStart w:id="9311" w:name="_Toc366574488"/>
      <w:bookmarkStart w:id="9312" w:name="_Toc366578281"/>
      <w:bookmarkStart w:id="9313" w:name="_Toc366578875"/>
      <w:bookmarkStart w:id="9314" w:name="_Toc366579467"/>
      <w:bookmarkStart w:id="9315" w:name="_Toc366580058"/>
      <w:bookmarkStart w:id="9316" w:name="_Toc366580650"/>
      <w:bookmarkStart w:id="9317" w:name="_Toc366581241"/>
      <w:bookmarkStart w:id="9318" w:name="_Toc366581833"/>
      <w:bookmarkStart w:id="9319" w:name="_Toc361231448"/>
      <w:bookmarkStart w:id="9320" w:name="_Toc361231974"/>
      <w:bookmarkStart w:id="9321" w:name="_Toc362445272"/>
      <w:bookmarkStart w:id="9322" w:name="_Toc363909239"/>
      <w:bookmarkStart w:id="9323" w:name="_Toc364463665"/>
      <w:bookmarkStart w:id="9324" w:name="_Toc366078269"/>
      <w:bookmarkStart w:id="9325" w:name="_Toc366078884"/>
      <w:bookmarkStart w:id="9326" w:name="_Toc366079869"/>
      <w:bookmarkStart w:id="9327" w:name="_Toc366080481"/>
      <w:bookmarkStart w:id="9328" w:name="_Toc366081090"/>
      <w:bookmarkStart w:id="9329" w:name="_Toc366505430"/>
      <w:bookmarkStart w:id="9330" w:name="_Toc366508799"/>
      <w:bookmarkStart w:id="9331" w:name="_Toc366513300"/>
      <w:bookmarkStart w:id="9332" w:name="_Toc366574489"/>
      <w:bookmarkStart w:id="9333" w:name="_Toc366578282"/>
      <w:bookmarkStart w:id="9334" w:name="_Toc366578876"/>
      <w:bookmarkStart w:id="9335" w:name="_Toc366579468"/>
      <w:bookmarkStart w:id="9336" w:name="_Toc366580059"/>
      <w:bookmarkStart w:id="9337" w:name="_Toc366580651"/>
      <w:bookmarkStart w:id="9338" w:name="_Toc366581242"/>
      <w:bookmarkStart w:id="9339" w:name="_Toc366581834"/>
      <w:bookmarkStart w:id="9340" w:name="_Toc361231449"/>
      <w:bookmarkStart w:id="9341" w:name="_Toc361231975"/>
      <w:bookmarkStart w:id="9342" w:name="_Toc362445273"/>
      <w:bookmarkStart w:id="9343" w:name="_Toc363909240"/>
      <w:bookmarkStart w:id="9344" w:name="_Toc364463666"/>
      <w:bookmarkStart w:id="9345" w:name="_Toc366078270"/>
      <w:bookmarkStart w:id="9346" w:name="_Toc366078885"/>
      <w:bookmarkStart w:id="9347" w:name="_Toc366079870"/>
      <w:bookmarkStart w:id="9348" w:name="_Toc366080482"/>
      <w:bookmarkStart w:id="9349" w:name="_Toc366081091"/>
      <w:bookmarkStart w:id="9350" w:name="_Toc366505431"/>
      <w:bookmarkStart w:id="9351" w:name="_Toc366508800"/>
      <w:bookmarkStart w:id="9352" w:name="_Toc366513301"/>
      <w:bookmarkStart w:id="9353" w:name="_Toc366574490"/>
      <w:bookmarkStart w:id="9354" w:name="_Toc366578283"/>
      <w:bookmarkStart w:id="9355" w:name="_Toc366578877"/>
      <w:bookmarkStart w:id="9356" w:name="_Toc366579469"/>
      <w:bookmarkStart w:id="9357" w:name="_Toc366580060"/>
      <w:bookmarkStart w:id="9358" w:name="_Toc366580652"/>
      <w:bookmarkStart w:id="9359" w:name="_Toc366581243"/>
      <w:bookmarkStart w:id="9360" w:name="_Toc366581835"/>
      <w:bookmarkStart w:id="9361" w:name="_Toc361231450"/>
      <w:bookmarkStart w:id="9362" w:name="_Toc361231976"/>
      <w:bookmarkStart w:id="9363" w:name="_Toc362445274"/>
      <w:bookmarkStart w:id="9364" w:name="_Toc363909241"/>
      <w:bookmarkStart w:id="9365" w:name="_Toc364463667"/>
      <w:bookmarkStart w:id="9366" w:name="_Toc366078271"/>
      <w:bookmarkStart w:id="9367" w:name="_Toc366078886"/>
      <w:bookmarkStart w:id="9368" w:name="_Toc366079871"/>
      <w:bookmarkStart w:id="9369" w:name="_Toc366080483"/>
      <w:bookmarkStart w:id="9370" w:name="_Toc366081092"/>
      <w:bookmarkStart w:id="9371" w:name="_Toc366505432"/>
      <w:bookmarkStart w:id="9372" w:name="_Toc366508801"/>
      <w:bookmarkStart w:id="9373" w:name="_Toc366513302"/>
      <w:bookmarkStart w:id="9374" w:name="_Toc366574491"/>
      <w:bookmarkStart w:id="9375" w:name="_Toc366578284"/>
      <w:bookmarkStart w:id="9376" w:name="_Toc366578878"/>
      <w:bookmarkStart w:id="9377" w:name="_Toc366579470"/>
      <w:bookmarkStart w:id="9378" w:name="_Toc366580061"/>
      <w:bookmarkStart w:id="9379" w:name="_Toc366580653"/>
      <w:bookmarkStart w:id="9380" w:name="_Toc366581244"/>
      <w:bookmarkStart w:id="9381" w:name="_Toc366581836"/>
      <w:bookmarkStart w:id="9382" w:name="_Toc361231451"/>
      <w:bookmarkStart w:id="9383" w:name="_Toc361231977"/>
      <w:bookmarkStart w:id="9384" w:name="_Toc362445275"/>
      <w:bookmarkStart w:id="9385" w:name="_Toc363909242"/>
      <w:bookmarkStart w:id="9386" w:name="_Toc364463668"/>
      <w:bookmarkStart w:id="9387" w:name="_Toc366078272"/>
      <w:bookmarkStart w:id="9388" w:name="_Toc366078887"/>
      <w:bookmarkStart w:id="9389" w:name="_Toc366079872"/>
      <w:bookmarkStart w:id="9390" w:name="_Toc366080484"/>
      <w:bookmarkStart w:id="9391" w:name="_Toc366081093"/>
      <w:bookmarkStart w:id="9392" w:name="_Toc366505433"/>
      <w:bookmarkStart w:id="9393" w:name="_Toc366508802"/>
      <w:bookmarkStart w:id="9394" w:name="_Toc366513303"/>
      <w:bookmarkStart w:id="9395" w:name="_Toc366574492"/>
      <w:bookmarkStart w:id="9396" w:name="_Toc366578285"/>
      <w:bookmarkStart w:id="9397" w:name="_Toc366578879"/>
      <w:bookmarkStart w:id="9398" w:name="_Toc366579471"/>
      <w:bookmarkStart w:id="9399" w:name="_Toc366580062"/>
      <w:bookmarkStart w:id="9400" w:name="_Toc366580654"/>
      <w:bookmarkStart w:id="9401" w:name="_Toc366581245"/>
      <w:bookmarkStart w:id="9402" w:name="_Toc366581837"/>
      <w:bookmarkStart w:id="9403" w:name="_Toc361231452"/>
      <w:bookmarkStart w:id="9404" w:name="_Toc361231978"/>
      <w:bookmarkStart w:id="9405" w:name="_Toc362445276"/>
      <w:bookmarkStart w:id="9406" w:name="_Toc363909243"/>
      <w:bookmarkStart w:id="9407" w:name="_Toc364463669"/>
      <w:bookmarkStart w:id="9408" w:name="_Toc366078273"/>
      <w:bookmarkStart w:id="9409" w:name="_Toc366078888"/>
      <w:bookmarkStart w:id="9410" w:name="_Toc366079873"/>
      <w:bookmarkStart w:id="9411" w:name="_Toc366080485"/>
      <w:bookmarkStart w:id="9412" w:name="_Toc366081094"/>
      <w:bookmarkStart w:id="9413" w:name="_Toc366505434"/>
      <w:bookmarkStart w:id="9414" w:name="_Toc366508803"/>
      <w:bookmarkStart w:id="9415" w:name="_Toc366513304"/>
      <w:bookmarkStart w:id="9416" w:name="_Toc366574493"/>
      <w:bookmarkStart w:id="9417" w:name="_Toc366578286"/>
      <w:bookmarkStart w:id="9418" w:name="_Toc366578880"/>
      <w:bookmarkStart w:id="9419" w:name="_Toc366579472"/>
      <w:bookmarkStart w:id="9420" w:name="_Toc366580063"/>
      <w:bookmarkStart w:id="9421" w:name="_Toc366580655"/>
      <w:bookmarkStart w:id="9422" w:name="_Toc366581246"/>
      <w:bookmarkStart w:id="9423" w:name="_Toc366581838"/>
      <w:bookmarkStart w:id="9424" w:name="_Toc361231453"/>
      <w:bookmarkStart w:id="9425" w:name="_Toc361231979"/>
      <w:bookmarkStart w:id="9426" w:name="_Toc362445277"/>
      <w:bookmarkStart w:id="9427" w:name="_Toc363909244"/>
      <w:bookmarkStart w:id="9428" w:name="_Toc364463670"/>
      <w:bookmarkStart w:id="9429" w:name="_Toc366078274"/>
      <w:bookmarkStart w:id="9430" w:name="_Toc366078889"/>
      <w:bookmarkStart w:id="9431" w:name="_Toc366079874"/>
      <w:bookmarkStart w:id="9432" w:name="_Toc366080486"/>
      <w:bookmarkStart w:id="9433" w:name="_Toc366081095"/>
      <w:bookmarkStart w:id="9434" w:name="_Toc366505435"/>
      <w:bookmarkStart w:id="9435" w:name="_Toc366508804"/>
      <w:bookmarkStart w:id="9436" w:name="_Toc366513305"/>
      <w:bookmarkStart w:id="9437" w:name="_Toc366574494"/>
      <w:bookmarkStart w:id="9438" w:name="_Toc366578287"/>
      <w:bookmarkStart w:id="9439" w:name="_Toc366578881"/>
      <w:bookmarkStart w:id="9440" w:name="_Toc366579473"/>
      <w:bookmarkStart w:id="9441" w:name="_Toc366580064"/>
      <w:bookmarkStart w:id="9442" w:name="_Toc366580656"/>
      <w:bookmarkStart w:id="9443" w:name="_Toc366581247"/>
      <w:bookmarkStart w:id="9444" w:name="_Toc366581839"/>
      <w:bookmarkStart w:id="9445" w:name="_Toc361231454"/>
      <w:bookmarkStart w:id="9446" w:name="_Toc361231980"/>
      <w:bookmarkStart w:id="9447" w:name="_Toc362445278"/>
      <w:bookmarkStart w:id="9448" w:name="_Toc363909245"/>
      <w:bookmarkStart w:id="9449" w:name="_Toc364463671"/>
      <w:bookmarkStart w:id="9450" w:name="_Toc366078275"/>
      <w:bookmarkStart w:id="9451" w:name="_Toc366078890"/>
      <w:bookmarkStart w:id="9452" w:name="_Toc366079875"/>
      <w:bookmarkStart w:id="9453" w:name="_Toc366080487"/>
      <w:bookmarkStart w:id="9454" w:name="_Toc366081096"/>
      <w:bookmarkStart w:id="9455" w:name="_Toc366505436"/>
      <w:bookmarkStart w:id="9456" w:name="_Toc366508805"/>
      <w:bookmarkStart w:id="9457" w:name="_Toc366513306"/>
      <w:bookmarkStart w:id="9458" w:name="_Toc366574495"/>
      <w:bookmarkStart w:id="9459" w:name="_Toc366578288"/>
      <w:bookmarkStart w:id="9460" w:name="_Toc366578882"/>
      <w:bookmarkStart w:id="9461" w:name="_Toc366579474"/>
      <w:bookmarkStart w:id="9462" w:name="_Toc366580065"/>
      <w:bookmarkStart w:id="9463" w:name="_Toc366580657"/>
      <w:bookmarkStart w:id="9464" w:name="_Toc366581248"/>
      <w:bookmarkStart w:id="9465" w:name="_Toc366581840"/>
      <w:bookmarkStart w:id="9466" w:name="_Toc361231455"/>
      <w:bookmarkStart w:id="9467" w:name="_Toc361231981"/>
      <w:bookmarkStart w:id="9468" w:name="_Toc362445279"/>
      <w:bookmarkStart w:id="9469" w:name="_Toc363909246"/>
      <w:bookmarkStart w:id="9470" w:name="_Toc364463672"/>
      <w:bookmarkStart w:id="9471" w:name="_Toc366078276"/>
      <w:bookmarkStart w:id="9472" w:name="_Toc366078891"/>
      <w:bookmarkStart w:id="9473" w:name="_Toc366079876"/>
      <w:bookmarkStart w:id="9474" w:name="_Toc366080488"/>
      <w:bookmarkStart w:id="9475" w:name="_Toc366081097"/>
      <w:bookmarkStart w:id="9476" w:name="_Toc366505437"/>
      <w:bookmarkStart w:id="9477" w:name="_Toc366508806"/>
      <w:bookmarkStart w:id="9478" w:name="_Toc366513307"/>
      <w:bookmarkStart w:id="9479" w:name="_Toc366574496"/>
      <w:bookmarkStart w:id="9480" w:name="_Toc366578289"/>
      <w:bookmarkStart w:id="9481" w:name="_Toc366578883"/>
      <w:bookmarkStart w:id="9482" w:name="_Toc366579475"/>
      <w:bookmarkStart w:id="9483" w:name="_Toc366580066"/>
      <w:bookmarkStart w:id="9484" w:name="_Toc366580658"/>
      <w:bookmarkStart w:id="9485" w:name="_Toc366581249"/>
      <w:bookmarkStart w:id="9486" w:name="_Toc366581841"/>
      <w:bookmarkStart w:id="9487" w:name="_Toc361231456"/>
      <w:bookmarkStart w:id="9488" w:name="_Toc361231982"/>
      <w:bookmarkStart w:id="9489" w:name="_Toc362445280"/>
      <w:bookmarkStart w:id="9490" w:name="_Toc363909247"/>
      <w:bookmarkStart w:id="9491" w:name="_Toc364463673"/>
      <w:bookmarkStart w:id="9492" w:name="_Toc366078277"/>
      <w:bookmarkStart w:id="9493" w:name="_Toc366078892"/>
      <w:bookmarkStart w:id="9494" w:name="_Toc366079877"/>
      <w:bookmarkStart w:id="9495" w:name="_Toc366080489"/>
      <w:bookmarkStart w:id="9496" w:name="_Toc366081098"/>
      <w:bookmarkStart w:id="9497" w:name="_Toc366505438"/>
      <w:bookmarkStart w:id="9498" w:name="_Toc366508807"/>
      <w:bookmarkStart w:id="9499" w:name="_Toc366513308"/>
      <w:bookmarkStart w:id="9500" w:name="_Toc366574497"/>
      <w:bookmarkStart w:id="9501" w:name="_Toc366578290"/>
      <w:bookmarkStart w:id="9502" w:name="_Toc366578884"/>
      <w:bookmarkStart w:id="9503" w:name="_Toc366579476"/>
      <w:bookmarkStart w:id="9504" w:name="_Toc366580067"/>
      <w:bookmarkStart w:id="9505" w:name="_Toc366580659"/>
      <w:bookmarkStart w:id="9506" w:name="_Toc366581250"/>
      <w:bookmarkStart w:id="9507" w:name="_Toc366581842"/>
      <w:bookmarkStart w:id="9508" w:name="_Toc361231457"/>
      <w:bookmarkStart w:id="9509" w:name="_Toc361231983"/>
      <w:bookmarkStart w:id="9510" w:name="_Toc362445281"/>
      <w:bookmarkStart w:id="9511" w:name="_Toc363909248"/>
      <w:bookmarkStart w:id="9512" w:name="_Toc364463674"/>
      <w:bookmarkStart w:id="9513" w:name="_Toc366078278"/>
      <w:bookmarkStart w:id="9514" w:name="_Toc366078893"/>
      <w:bookmarkStart w:id="9515" w:name="_Toc366079878"/>
      <w:bookmarkStart w:id="9516" w:name="_Toc366080490"/>
      <w:bookmarkStart w:id="9517" w:name="_Toc366081099"/>
      <w:bookmarkStart w:id="9518" w:name="_Toc366505439"/>
      <w:bookmarkStart w:id="9519" w:name="_Toc366508808"/>
      <w:bookmarkStart w:id="9520" w:name="_Toc366513309"/>
      <w:bookmarkStart w:id="9521" w:name="_Toc366574498"/>
      <w:bookmarkStart w:id="9522" w:name="_Toc366578291"/>
      <w:bookmarkStart w:id="9523" w:name="_Toc366578885"/>
      <w:bookmarkStart w:id="9524" w:name="_Toc366579477"/>
      <w:bookmarkStart w:id="9525" w:name="_Toc366580068"/>
      <w:bookmarkStart w:id="9526" w:name="_Toc366580660"/>
      <w:bookmarkStart w:id="9527" w:name="_Toc366581251"/>
      <w:bookmarkStart w:id="9528" w:name="_Toc366581843"/>
      <w:bookmarkStart w:id="9529" w:name="_Toc361231458"/>
      <w:bookmarkStart w:id="9530" w:name="_Toc361231984"/>
      <w:bookmarkStart w:id="9531" w:name="_Toc362445282"/>
      <w:bookmarkStart w:id="9532" w:name="_Toc363909249"/>
      <w:bookmarkStart w:id="9533" w:name="_Toc364463675"/>
      <w:bookmarkStart w:id="9534" w:name="_Toc366078279"/>
      <w:bookmarkStart w:id="9535" w:name="_Toc366078894"/>
      <w:bookmarkStart w:id="9536" w:name="_Toc366079879"/>
      <w:bookmarkStart w:id="9537" w:name="_Toc366080491"/>
      <w:bookmarkStart w:id="9538" w:name="_Toc366081100"/>
      <w:bookmarkStart w:id="9539" w:name="_Toc366505440"/>
      <w:bookmarkStart w:id="9540" w:name="_Toc366508809"/>
      <w:bookmarkStart w:id="9541" w:name="_Toc366513310"/>
      <w:bookmarkStart w:id="9542" w:name="_Toc366574499"/>
      <w:bookmarkStart w:id="9543" w:name="_Toc366578292"/>
      <w:bookmarkStart w:id="9544" w:name="_Toc366578886"/>
      <w:bookmarkStart w:id="9545" w:name="_Toc366579478"/>
      <w:bookmarkStart w:id="9546" w:name="_Toc366580069"/>
      <w:bookmarkStart w:id="9547" w:name="_Toc366580661"/>
      <w:bookmarkStart w:id="9548" w:name="_Toc366581252"/>
      <w:bookmarkStart w:id="9549" w:name="_Toc366581844"/>
      <w:bookmarkStart w:id="9550" w:name="_Toc361231459"/>
      <w:bookmarkStart w:id="9551" w:name="_Toc361231985"/>
      <w:bookmarkStart w:id="9552" w:name="_Toc362445283"/>
      <w:bookmarkStart w:id="9553" w:name="_Toc363909250"/>
      <w:bookmarkStart w:id="9554" w:name="_Toc364463676"/>
      <w:bookmarkStart w:id="9555" w:name="_Toc366078280"/>
      <w:bookmarkStart w:id="9556" w:name="_Toc366078895"/>
      <w:bookmarkStart w:id="9557" w:name="_Toc366079880"/>
      <w:bookmarkStart w:id="9558" w:name="_Toc366080492"/>
      <w:bookmarkStart w:id="9559" w:name="_Toc366081101"/>
      <w:bookmarkStart w:id="9560" w:name="_Toc366505441"/>
      <w:bookmarkStart w:id="9561" w:name="_Toc366508810"/>
      <w:bookmarkStart w:id="9562" w:name="_Toc366513311"/>
      <w:bookmarkStart w:id="9563" w:name="_Toc366574500"/>
      <w:bookmarkStart w:id="9564" w:name="_Toc366578293"/>
      <w:bookmarkStart w:id="9565" w:name="_Toc366578887"/>
      <w:bookmarkStart w:id="9566" w:name="_Toc366579479"/>
      <w:bookmarkStart w:id="9567" w:name="_Toc366580070"/>
      <w:bookmarkStart w:id="9568" w:name="_Toc366580662"/>
      <w:bookmarkStart w:id="9569" w:name="_Toc366581253"/>
      <w:bookmarkStart w:id="9570" w:name="_Toc366581845"/>
      <w:bookmarkStart w:id="9571" w:name="_Toc361231460"/>
      <w:bookmarkStart w:id="9572" w:name="_Toc361231986"/>
      <w:bookmarkStart w:id="9573" w:name="_Toc362445284"/>
      <w:bookmarkStart w:id="9574" w:name="_Toc363909251"/>
      <w:bookmarkStart w:id="9575" w:name="_Toc364463677"/>
      <w:bookmarkStart w:id="9576" w:name="_Toc366078281"/>
      <w:bookmarkStart w:id="9577" w:name="_Toc366078896"/>
      <w:bookmarkStart w:id="9578" w:name="_Toc366079881"/>
      <w:bookmarkStart w:id="9579" w:name="_Toc366080493"/>
      <w:bookmarkStart w:id="9580" w:name="_Toc366081102"/>
      <w:bookmarkStart w:id="9581" w:name="_Toc366505442"/>
      <w:bookmarkStart w:id="9582" w:name="_Toc366508811"/>
      <w:bookmarkStart w:id="9583" w:name="_Toc366513312"/>
      <w:bookmarkStart w:id="9584" w:name="_Toc366574501"/>
      <w:bookmarkStart w:id="9585" w:name="_Toc366578294"/>
      <w:bookmarkStart w:id="9586" w:name="_Toc366578888"/>
      <w:bookmarkStart w:id="9587" w:name="_Toc366579480"/>
      <w:bookmarkStart w:id="9588" w:name="_Toc366580071"/>
      <w:bookmarkStart w:id="9589" w:name="_Toc366580663"/>
      <w:bookmarkStart w:id="9590" w:name="_Toc366581254"/>
      <w:bookmarkStart w:id="9591" w:name="_Toc366581846"/>
      <w:bookmarkStart w:id="9592" w:name="_Toc361231461"/>
      <w:bookmarkStart w:id="9593" w:name="_Toc361231987"/>
      <w:bookmarkStart w:id="9594" w:name="_Toc362445285"/>
      <w:bookmarkStart w:id="9595" w:name="_Toc363909252"/>
      <w:bookmarkStart w:id="9596" w:name="_Toc364463678"/>
      <w:bookmarkStart w:id="9597" w:name="_Toc366078282"/>
      <w:bookmarkStart w:id="9598" w:name="_Toc366078897"/>
      <w:bookmarkStart w:id="9599" w:name="_Toc366079882"/>
      <w:bookmarkStart w:id="9600" w:name="_Toc366080494"/>
      <w:bookmarkStart w:id="9601" w:name="_Toc366081103"/>
      <w:bookmarkStart w:id="9602" w:name="_Toc366505443"/>
      <w:bookmarkStart w:id="9603" w:name="_Toc366508812"/>
      <w:bookmarkStart w:id="9604" w:name="_Toc366513313"/>
      <w:bookmarkStart w:id="9605" w:name="_Toc366574502"/>
      <w:bookmarkStart w:id="9606" w:name="_Toc366578295"/>
      <w:bookmarkStart w:id="9607" w:name="_Toc366578889"/>
      <w:bookmarkStart w:id="9608" w:name="_Toc366579481"/>
      <w:bookmarkStart w:id="9609" w:name="_Toc366580072"/>
      <w:bookmarkStart w:id="9610" w:name="_Toc366580664"/>
      <w:bookmarkStart w:id="9611" w:name="_Toc366581255"/>
      <w:bookmarkStart w:id="9612" w:name="_Toc366581847"/>
      <w:bookmarkStart w:id="9613" w:name="_Toc361231462"/>
      <w:bookmarkStart w:id="9614" w:name="_Toc361231988"/>
      <w:bookmarkStart w:id="9615" w:name="_Toc362445286"/>
      <w:bookmarkStart w:id="9616" w:name="_Toc363909253"/>
      <w:bookmarkStart w:id="9617" w:name="_Toc364463679"/>
      <w:bookmarkStart w:id="9618" w:name="_Toc366078283"/>
      <w:bookmarkStart w:id="9619" w:name="_Toc366078898"/>
      <w:bookmarkStart w:id="9620" w:name="_Toc366079883"/>
      <w:bookmarkStart w:id="9621" w:name="_Toc366080495"/>
      <w:bookmarkStart w:id="9622" w:name="_Toc366081104"/>
      <w:bookmarkStart w:id="9623" w:name="_Toc366505444"/>
      <w:bookmarkStart w:id="9624" w:name="_Toc366508813"/>
      <w:bookmarkStart w:id="9625" w:name="_Toc366513314"/>
      <w:bookmarkStart w:id="9626" w:name="_Toc366574503"/>
      <w:bookmarkStart w:id="9627" w:name="_Toc366578296"/>
      <w:bookmarkStart w:id="9628" w:name="_Toc366578890"/>
      <w:bookmarkStart w:id="9629" w:name="_Toc366579482"/>
      <w:bookmarkStart w:id="9630" w:name="_Toc366580073"/>
      <w:bookmarkStart w:id="9631" w:name="_Toc366580665"/>
      <w:bookmarkStart w:id="9632" w:name="_Toc366581256"/>
      <w:bookmarkStart w:id="9633" w:name="_Toc366581848"/>
      <w:bookmarkStart w:id="9634" w:name="_Toc361231463"/>
      <w:bookmarkStart w:id="9635" w:name="_Toc361231989"/>
      <w:bookmarkStart w:id="9636" w:name="_Toc362445287"/>
      <w:bookmarkStart w:id="9637" w:name="_Toc363909254"/>
      <w:bookmarkStart w:id="9638" w:name="_Toc364463680"/>
      <w:bookmarkStart w:id="9639" w:name="_Toc366078284"/>
      <w:bookmarkStart w:id="9640" w:name="_Toc366078899"/>
      <w:bookmarkStart w:id="9641" w:name="_Toc366079884"/>
      <w:bookmarkStart w:id="9642" w:name="_Toc366080496"/>
      <w:bookmarkStart w:id="9643" w:name="_Toc366081105"/>
      <w:bookmarkStart w:id="9644" w:name="_Toc366505445"/>
      <w:bookmarkStart w:id="9645" w:name="_Toc366508814"/>
      <w:bookmarkStart w:id="9646" w:name="_Toc366513315"/>
      <w:bookmarkStart w:id="9647" w:name="_Toc366574504"/>
      <w:bookmarkStart w:id="9648" w:name="_Toc366578297"/>
      <w:bookmarkStart w:id="9649" w:name="_Toc366578891"/>
      <w:bookmarkStart w:id="9650" w:name="_Toc366579483"/>
      <w:bookmarkStart w:id="9651" w:name="_Toc366580074"/>
      <w:bookmarkStart w:id="9652" w:name="_Toc366580666"/>
      <w:bookmarkStart w:id="9653" w:name="_Toc366581257"/>
      <w:bookmarkStart w:id="9654" w:name="_Toc366581849"/>
      <w:bookmarkStart w:id="9655" w:name="_Toc361231464"/>
      <w:bookmarkStart w:id="9656" w:name="_Toc361231990"/>
      <w:bookmarkStart w:id="9657" w:name="_Toc362445288"/>
      <w:bookmarkStart w:id="9658" w:name="_Toc363909255"/>
      <w:bookmarkStart w:id="9659" w:name="_Toc364463681"/>
      <w:bookmarkStart w:id="9660" w:name="_Toc366078285"/>
      <w:bookmarkStart w:id="9661" w:name="_Toc366078900"/>
      <w:bookmarkStart w:id="9662" w:name="_Toc366079885"/>
      <w:bookmarkStart w:id="9663" w:name="_Toc366080497"/>
      <w:bookmarkStart w:id="9664" w:name="_Toc366081106"/>
      <w:bookmarkStart w:id="9665" w:name="_Toc366505446"/>
      <w:bookmarkStart w:id="9666" w:name="_Toc366508815"/>
      <w:bookmarkStart w:id="9667" w:name="_Toc366513316"/>
      <w:bookmarkStart w:id="9668" w:name="_Toc366574505"/>
      <w:bookmarkStart w:id="9669" w:name="_Toc366578298"/>
      <w:bookmarkStart w:id="9670" w:name="_Toc366578892"/>
      <w:bookmarkStart w:id="9671" w:name="_Toc366579484"/>
      <w:bookmarkStart w:id="9672" w:name="_Toc366580075"/>
      <w:bookmarkStart w:id="9673" w:name="_Toc366580667"/>
      <w:bookmarkStart w:id="9674" w:name="_Toc366581258"/>
      <w:bookmarkStart w:id="9675" w:name="_Toc366581850"/>
      <w:bookmarkStart w:id="9676" w:name="_Toc361231465"/>
      <w:bookmarkStart w:id="9677" w:name="_Toc361231991"/>
      <w:bookmarkStart w:id="9678" w:name="_Toc362445289"/>
      <w:bookmarkStart w:id="9679" w:name="_Toc363909256"/>
      <w:bookmarkStart w:id="9680" w:name="_Toc364463682"/>
      <w:bookmarkStart w:id="9681" w:name="_Toc366078286"/>
      <w:bookmarkStart w:id="9682" w:name="_Toc366078901"/>
      <w:bookmarkStart w:id="9683" w:name="_Toc366079886"/>
      <w:bookmarkStart w:id="9684" w:name="_Toc366080498"/>
      <w:bookmarkStart w:id="9685" w:name="_Toc366081107"/>
      <w:bookmarkStart w:id="9686" w:name="_Toc366505447"/>
      <w:bookmarkStart w:id="9687" w:name="_Toc366508816"/>
      <w:bookmarkStart w:id="9688" w:name="_Toc366513317"/>
      <w:bookmarkStart w:id="9689" w:name="_Toc366574506"/>
      <w:bookmarkStart w:id="9690" w:name="_Toc366578299"/>
      <w:bookmarkStart w:id="9691" w:name="_Toc366578893"/>
      <w:bookmarkStart w:id="9692" w:name="_Toc366579485"/>
      <w:bookmarkStart w:id="9693" w:name="_Toc366580076"/>
      <w:bookmarkStart w:id="9694" w:name="_Toc366580668"/>
      <w:bookmarkStart w:id="9695" w:name="_Toc366581259"/>
      <w:bookmarkStart w:id="9696" w:name="_Toc366581851"/>
      <w:bookmarkStart w:id="9697" w:name="_Toc361231466"/>
      <w:bookmarkStart w:id="9698" w:name="_Toc361231992"/>
      <w:bookmarkStart w:id="9699" w:name="_Toc362445290"/>
      <w:bookmarkStart w:id="9700" w:name="_Toc363909257"/>
      <w:bookmarkStart w:id="9701" w:name="_Toc364463683"/>
      <w:bookmarkStart w:id="9702" w:name="_Toc366078287"/>
      <w:bookmarkStart w:id="9703" w:name="_Toc366078902"/>
      <w:bookmarkStart w:id="9704" w:name="_Toc366079887"/>
      <w:bookmarkStart w:id="9705" w:name="_Toc366080499"/>
      <w:bookmarkStart w:id="9706" w:name="_Toc366081108"/>
      <w:bookmarkStart w:id="9707" w:name="_Toc366505448"/>
      <w:bookmarkStart w:id="9708" w:name="_Toc366508817"/>
      <w:bookmarkStart w:id="9709" w:name="_Toc366513318"/>
      <w:bookmarkStart w:id="9710" w:name="_Toc366574507"/>
      <w:bookmarkStart w:id="9711" w:name="_Toc366578300"/>
      <w:bookmarkStart w:id="9712" w:name="_Toc366578894"/>
      <w:bookmarkStart w:id="9713" w:name="_Toc366579486"/>
      <w:bookmarkStart w:id="9714" w:name="_Toc366580077"/>
      <w:bookmarkStart w:id="9715" w:name="_Toc366580669"/>
      <w:bookmarkStart w:id="9716" w:name="_Toc366581260"/>
      <w:bookmarkStart w:id="9717" w:name="_Toc366581852"/>
      <w:bookmarkStart w:id="9718" w:name="_Toc361231467"/>
      <w:bookmarkStart w:id="9719" w:name="_Toc361231993"/>
      <w:bookmarkStart w:id="9720" w:name="_Toc362445291"/>
      <w:bookmarkStart w:id="9721" w:name="_Toc363909258"/>
      <w:bookmarkStart w:id="9722" w:name="_Toc364463684"/>
      <w:bookmarkStart w:id="9723" w:name="_Toc366078288"/>
      <w:bookmarkStart w:id="9724" w:name="_Toc366078903"/>
      <w:bookmarkStart w:id="9725" w:name="_Toc366079888"/>
      <w:bookmarkStart w:id="9726" w:name="_Toc366080500"/>
      <w:bookmarkStart w:id="9727" w:name="_Toc366081109"/>
      <w:bookmarkStart w:id="9728" w:name="_Toc366505449"/>
      <w:bookmarkStart w:id="9729" w:name="_Toc366508818"/>
      <w:bookmarkStart w:id="9730" w:name="_Toc366513319"/>
      <w:bookmarkStart w:id="9731" w:name="_Toc366574508"/>
      <w:bookmarkStart w:id="9732" w:name="_Toc366578301"/>
      <w:bookmarkStart w:id="9733" w:name="_Toc366578895"/>
      <w:bookmarkStart w:id="9734" w:name="_Toc366579487"/>
      <w:bookmarkStart w:id="9735" w:name="_Toc366580078"/>
      <w:bookmarkStart w:id="9736" w:name="_Toc366580670"/>
      <w:bookmarkStart w:id="9737" w:name="_Toc366581261"/>
      <w:bookmarkStart w:id="9738" w:name="_Toc366581853"/>
      <w:bookmarkStart w:id="9739" w:name="_Toc361231468"/>
      <w:bookmarkStart w:id="9740" w:name="_Toc361231994"/>
      <w:bookmarkStart w:id="9741" w:name="_Toc362445292"/>
      <w:bookmarkStart w:id="9742" w:name="_Toc363909259"/>
      <w:bookmarkStart w:id="9743" w:name="_Toc364463685"/>
      <w:bookmarkStart w:id="9744" w:name="_Toc366078289"/>
      <w:bookmarkStart w:id="9745" w:name="_Toc366078904"/>
      <w:bookmarkStart w:id="9746" w:name="_Toc366079889"/>
      <w:bookmarkStart w:id="9747" w:name="_Toc366080501"/>
      <w:bookmarkStart w:id="9748" w:name="_Toc366081110"/>
      <w:bookmarkStart w:id="9749" w:name="_Toc366505450"/>
      <w:bookmarkStart w:id="9750" w:name="_Toc366508819"/>
      <w:bookmarkStart w:id="9751" w:name="_Toc366513320"/>
      <w:bookmarkStart w:id="9752" w:name="_Toc366574509"/>
      <w:bookmarkStart w:id="9753" w:name="_Toc366578302"/>
      <w:bookmarkStart w:id="9754" w:name="_Toc366578896"/>
      <w:bookmarkStart w:id="9755" w:name="_Toc366579488"/>
      <w:bookmarkStart w:id="9756" w:name="_Toc366580079"/>
      <w:bookmarkStart w:id="9757" w:name="_Toc366580671"/>
      <w:bookmarkStart w:id="9758" w:name="_Toc366581262"/>
      <w:bookmarkStart w:id="9759" w:name="_Toc366581854"/>
      <w:bookmarkStart w:id="9760" w:name="_Toc361231469"/>
      <w:bookmarkStart w:id="9761" w:name="_Toc361231995"/>
      <w:bookmarkStart w:id="9762" w:name="_Toc362445293"/>
      <w:bookmarkStart w:id="9763" w:name="_Toc363909260"/>
      <w:bookmarkStart w:id="9764" w:name="_Toc364463686"/>
      <w:bookmarkStart w:id="9765" w:name="_Toc366078290"/>
      <w:bookmarkStart w:id="9766" w:name="_Toc366078905"/>
      <w:bookmarkStart w:id="9767" w:name="_Toc366079890"/>
      <w:bookmarkStart w:id="9768" w:name="_Toc366080502"/>
      <w:bookmarkStart w:id="9769" w:name="_Toc366081111"/>
      <w:bookmarkStart w:id="9770" w:name="_Toc366505451"/>
      <w:bookmarkStart w:id="9771" w:name="_Toc366508820"/>
      <w:bookmarkStart w:id="9772" w:name="_Toc366513321"/>
      <w:bookmarkStart w:id="9773" w:name="_Toc366574510"/>
      <w:bookmarkStart w:id="9774" w:name="_Toc366578303"/>
      <w:bookmarkStart w:id="9775" w:name="_Toc366578897"/>
      <w:bookmarkStart w:id="9776" w:name="_Toc366579489"/>
      <w:bookmarkStart w:id="9777" w:name="_Toc366580080"/>
      <w:bookmarkStart w:id="9778" w:name="_Toc366580672"/>
      <w:bookmarkStart w:id="9779" w:name="_Toc366581263"/>
      <w:bookmarkStart w:id="9780" w:name="_Toc366581855"/>
      <w:bookmarkStart w:id="9781" w:name="_Toc361231470"/>
      <w:bookmarkStart w:id="9782" w:name="_Toc361231996"/>
      <w:bookmarkStart w:id="9783" w:name="_Toc362445294"/>
      <w:bookmarkStart w:id="9784" w:name="_Toc363909261"/>
      <w:bookmarkStart w:id="9785" w:name="_Toc364463687"/>
      <w:bookmarkStart w:id="9786" w:name="_Toc366078291"/>
      <w:bookmarkStart w:id="9787" w:name="_Toc366078906"/>
      <w:bookmarkStart w:id="9788" w:name="_Toc366079891"/>
      <w:bookmarkStart w:id="9789" w:name="_Toc366080503"/>
      <w:bookmarkStart w:id="9790" w:name="_Toc366081112"/>
      <w:bookmarkStart w:id="9791" w:name="_Toc366505452"/>
      <w:bookmarkStart w:id="9792" w:name="_Toc366508821"/>
      <w:bookmarkStart w:id="9793" w:name="_Toc366513322"/>
      <w:bookmarkStart w:id="9794" w:name="_Toc366574511"/>
      <w:bookmarkStart w:id="9795" w:name="_Toc366578304"/>
      <w:bookmarkStart w:id="9796" w:name="_Toc366578898"/>
      <w:bookmarkStart w:id="9797" w:name="_Toc366579490"/>
      <w:bookmarkStart w:id="9798" w:name="_Toc366580081"/>
      <w:bookmarkStart w:id="9799" w:name="_Toc366580673"/>
      <w:bookmarkStart w:id="9800" w:name="_Toc366581264"/>
      <w:bookmarkStart w:id="9801" w:name="_Toc366581856"/>
      <w:bookmarkStart w:id="9802" w:name="_Toc361231471"/>
      <w:bookmarkStart w:id="9803" w:name="_Toc361231997"/>
      <w:bookmarkStart w:id="9804" w:name="_Toc362445295"/>
      <w:bookmarkStart w:id="9805" w:name="_Toc363909262"/>
      <w:bookmarkStart w:id="9806" w:name="_Toc364463688"/>
      <w:bookmarkStart w:id="9807" w:name="_Toc366078292"/>
      <w:bookmarkStart w:id="9808" w:name="_Toc366078907"/>
      <w:bookmarkStart w:id="9809" w:name="_Toc366079892"/>
      <w:bookmarkStart w:id="9810" w:name="_Toc366080504"/>
      <w:bookmarkStart w:id="9811" w:name="_Toc366081113"/>
      <w:bookmarkStart w:id="9812" w:name="_Toc366505453"/>
      <w:bookmarkStart w:id="9813" w:name="_Toc366508822"/>
      <w:bookmarkStart w:id="9814" w:name="_Toc366513323"/>
      <w:bookmarkStart w:id="9815" w:name="_Toc366574512"/>
      <w:bookmarkStart w:id="9816" w:name="_Toc366578305"/>
      <w:bookmarkStart w:id="9817" w:name="_Toc366578899"/>
      <w:bookmarkStart w:id="9818" w:name="_Toc366579491"/>
      <w:bookmarkStart w:id="9819" w:name="_Toc366580082"/>
      <w:bookmarkStart w:id="9820" w:name="_Toc366580674"/>
      <w:bookmarkStart w:id="9821" w:name="_Toc366581265"/>
      <w:bookmarkStart w:id="9822" w:name="_Toc366581857"/>
      <w:bookmarkStart w:id="9823" w:name="_Toc361231472"/>
      <w:bookmarkStart w:id="9824" w:name="_Toc361231998"/>
      <w:bookmarkStart w:id="9825" w:name="_Toc362445296"/>
      <w:bookmarkStart w:id="9826" w:name="_Toc363909263"/>
      <w:bookmarkStart w:id="9827" w:name="_Toc364463689"/>
      <w:bookmarkStart w:id="9828" w:name="_Toc366078293"/>
      <w:bookmarkStart w:id="9829" w:name="_Toc366078908"/>
      <w:bookmarkStart w:id="9830" w:name="_Toc366079893"/>
      <w:bookmarkStart w:id="9831" w:name="_Toc366080505"/>
      <w:bookmarkStart w:id="9832" w:name="_Toc366081114"/>
      <w:bookmarkStart w:id="9833" w:name="_Toc366505454"/>
      <w:bookmarkStart w:id="9834" w:name="_Toc366508823"/>
      <w:bookmarkStart w:id="9835" w:name="_Toc366513324"/>
      <w:bookmarkStart w:id="9836" w:name="_Toc366574513"/>
      <w:bookmarkStart w:id="9837" w:name="_Toc366578306"/>
      <w:bookmarkStart w:id="9838" w:name="_Toc366578900"/>
      <w:bookmarkStart w:id="9839" w:name="_Toc366579492"/>
      <w:bookmarkStart w:id="9840" w:name="_Toc366580083"/>
      <w:bookmarkStart w:id="9841" w:name="_Toc366580675"/>
      <w:bookmarkStart w:id="9842" w:name="_Toc366581266"/>
      <w:bookmarkStart w:id="9843" w:name="_Toc366581858"/>
      <w:bookmarkStart w:id="9844" w:name="_Toc361231473"/>
      <w:bookmarkStart w:id="9845" w:name="_Toc361231999"/>
      <w:bookmarkStart w:id="9846" w:name="_Toc362445297"/>
      <w:bookmarkStart w:id="9847" w:name="_Toc363909264"/>
      <w:bookmarkStart w:id="9848" w:name="_Toc364463690"/>
      <w:bookmarkStart w:id="9849" w:name="_Toc366078294"/>
      <w:bookmarkStart w:id="9850" w:name="_Toc366078909"/>
      <w:bookmarkStart w:id="9851" w:name="_Toc366079894"/>
      <w:bookmarkStart w:id="9852" w:name="_Toc366080506"/>
      <w:bookmarkStart w:id="9853" w:name="_Toc366081115"/>
      <w:bookmarkStart w:id="9854" w:name="_Toc366505455"/>
      <w:bookmarkStart w:id="9855" w:name="_Toc366508824"/>
      <w:bookmarkStart w:id="9856" w:name="_Toc366513325"/>
      <w:bookmarkStart w:id="9857" w:name="_Toc366574514"/>
      <w:bookmarkStart w:id="9858" w:name="_Toc366578307"/>
      <w:bookmarkStart w:id="9859" w:name="_Toc366578901"/>
      <w:bookmarkStart w:id="9860" w:name="_Toc366579493"/>
      <w:bookmarkStart w:id="9861" w:name="_Toc366580084"/>
      <w:bookmarkStart w:id="9862" w:name="_Toc366580676"/>
      <w:bookmarkStart w:id="9863" w:name="_Toc366581267"/>
      <w:bookmarkStart w:id="9864" w:name="_Toc366581859"/>
      <w:bookmarkStart w:id="9865" w:name="_Toc361231474"/>
      <w:bookmarkStart w:id="9866" w:name="_Toc361232000"/>
      <w:bookmarkStart w:id="9867" w:name="_Toc362445298"/>
      <w:bookmarkStart w:id="9868" w:name="_Toc363909265"/>
      <w:bookmarkStart w:id="9869" w:name="_Toc364463691"/>
      <w:bookmarkStart w:id="9870" w:name="_Toc366078295"/>
      <w:bookmarkStart w:id="9871" w:name="_Toc366078910"/>
      <w:bookmarkStart w:id="9872" w:name="_Toc366079895"/>
      <w:bookmarkStart w:id="9873" w:name="_Toc366080507"/>
      <w:bookmarkStart w:id="9874" w:name="_Toc366081116"/>
      <w:bookmarkStart w:id="9875" w:name="_Toc366505456"/>
      <w:bookmarkStart w:id="9876" w:name="_Toc366508825"/>
      <w:bookmarkStart w:id="9877" w:name="_Toc366513326"/>
      <w:bookmarkStart w:id="9878" w:name="_Toc366574515"/>
      <w:bookmarkStart w:id="9879" w:name="_Toc366578308"/>
      <w:bookmarkStart w:id="9880" w:name="_Toc366578902"/>
      <w:bookmarkStart w:id="9881" w:name="_Toc366579494"/>
      <w:bookmarkStart w:id="9882" w:name="_Toc366580085"/>
      <w:bookmarkStart w:id="9883" w:name="_Toc366580677"/>
      <w:bookmarkStart w:id="9884" w:name="_Toc366581268"/>
      <w:bookmarkStart w:id="9885" w:name="_Toc366581860"/>
      <w:bookmarkStart w:id="9886" w:name="_Toc361231475"/>
      <w:bookmarkStart w:id="9887" w:name="_Toc361232001"/>
      <w:bookmarkStart w:id="9888" w:name="_Toc362445299"/>
      <w:bookmarkStart w:id="9889" w:name="_Toc363909266"/>
      <w:bookmarkStart w:id="9890" w:name="_Toc364463692"/>
      <w:bookmarkStart w:id="9891" w:name="_Toc366078296"/>
      <w:bookmarkStart w:id="9892" w:name="_Toc366078911"/>
      <w:bookmarkStart w:id="9893" w:name="_Toc366079896"/>
      <w:bookmarkStart w:id="9894" w:name="_Toc366080508"/>
      <w:bookmarkStart w:id="9895" w:name="_Toc366081117"/>
      <w:bookmarkStart w:id="9896" w:name="_Toc366505457"/>
      <w:bookmarkStart w:id="9897" w:name="_Toc366508826"/>
      <w:bookmarkStart w:id="9898" w:name="_Toc366513327"/>
      <w:bookmarkStart w:id="9899" w:name="_Toc366574516"/>
      <w:bookmarkStart w:id="9900" w:name="_Toc366578309"/>
      <w:bookmarkStart w:id="9901" w:name="_Toc366578903"/>
      <w:bookmarkStart w:id="9902" w:name="_Toc366579495"/>
      <w:bookmarkStart w:id="9903" w:name="_Toc366580086"/>
      <w:bookmarkStart w:id="9904" w:name="_Toc366580678"/>
      <w:bookmarkStart w:id="9905" w:name="_Toc366581269"/>
      <w:bookmarkStart w:id="9906" w:name="_Toc366581861"/>
      <w:bookmarkStart w:id="9907" w:name="_Toc361231476"/>
      <w:bookmarkStart w:id="9908" w:name="_Toc361232002"/>
      <w:bookmarkStart w:id="9909" w:name="_Toc362445300"/>
      <w:bookmarkStart w:id="9910" w:name="_Toc363909267"/>
      <w:bookmarkStart w:id="9911" w:name="_Toc364463693"/>
      <w:bookmarkStart w:id="9912" w:name="_Toc366078297"/>
      <w:bookmarkStart w:id="9913" w:name="_Toc366078912"/>
      <w:bookmarkStart w:id="9914" w:name="_Toc366079897"/>
      <w:bookmarkStart w:id="9915" w:name="_Toc366080509"/>
      <w:bookmarkStart w:id="9916" w:name="_Toc366081118"/>
      <w:bookmarkStart w:id="9917" w:name="_Toc366505458"/>
      <w:bookmarkStart w:id="9918" w:name="_Toc366508827"/>
      <w:bookmarkStart w:id="9919" w:name="_Toc366513328"/>
      <w:bookmarkStart w:id="9920" w:name="_Toc366574517"/>
      <w:bookmarkStart w:id="9921" w:name="_Toc366578310"/>
      <w:bookmarkStart w:id="9922" w:name="_Toc366578904"/>
      <w:bookmarkStart w:id="9923" w:name="_Toc366579496"/>
      <w:bookmarkStart w:id="9924" w:name="_Toc366580087"/>
      <w:bookmarkStart w:id="9925" w:name="_Toc366580679"/>
      <w:bookmarkStart w:id="9926" w:name="_Toc366581270"/>
      <w:bookmarkStart w:id="9927" w:name="_Toc366581862"/>
      <w:bookmarkStart w:id="9928" w:name="_Toc361231477"/>
      <w:bookmarkStart w:id="9929" w:name="_Toc361232003"/>
      <w:bookmarkStart w:id="9930" w:name="_Toc362445301"/>
      <w:bookmarkStart w:id="9931" w:name="_Toc363909268"/>
      <w:bookmarkStart w:id="9932" w:name="_Toc364463694"/>
      <w:bookmarkStart w:id="9933" w:name="_Toc366078298"/>
      <w:bookmarkStart w:id="9934" w:name="_Toc366078913"/>
      <w:bookmarkStart w:id="9935" w:name="_Toc366079898"/>
      <w:bookmarkStart w:id="9936" w:name="_Toc366080510"/>
      <w:bookmarkStart w:id="9937" w:name="_Toc366081119"/>
      <w:bookmarkStart w:id="9938" w:name="_Toc366505459"/>
      <w:bookmarkStart w:id="9939" w:name="_Toc366508828"/>
      <w:bookmarkStart w:id="9940" w:name="_Toc366513329"/>
      <w:bookmarkStart w:id="9941" w:name="_Toc366574518"/>
      <w:bookmarkStart w:id="9942" w:name="_Toc366578311"/>
      <w:bookmarkStart w:id="9943" w:name="_Toc366578905"/>
      <w:bookmarkStart w:id="9944" w:name="_Toc366579497"/>
      <w:bookmarkStart w:id="9945" w:name="_Toc366580088"/>
      <w:bookmarkStart w:id="9946" w:name="_Toc366580680"/>
      <w:bookmarkStart w:id="9947" w:name="_Toc366581271"/>
      <w:bookmarkStart w:id="9948" w:name="_Toc366581863"/>
      <w:bookmarkStart w:id="9949" w:name="_Toc361231478"/>
      <w:bookmarkStart w:id="9950" w:name="_Toc361232004"/>
      <w:bookmarkStart w:id="9951" w:name="_Toc362445302"/>
      <w:bookmarkStart w:id="9952" w:name="_Toc363909269"/>
      <w:bookmarkStart w:id="9953" w:name="_Toc364463695"/>
      <w:bookmarkStart w:id="9954" w:name="_Toc366078299"/>
      <w:bookmarkStart w:id="9955" w:name="_Toc366078914"/>
      <w:bookmarkStart w:id="9956" w:name="_Toc366079899"/>
      <w:bookmarkStart w:id="9957" w:name="_Toc366080511"/>
      <w:bookmarkStart w:id="9958" w:name="_Toc366081120"/>
      <w:bookmarkStart w:id="9959" w:name="_Toc366505460"/>
      <w:bookmarkStart w:id="9960" w:name="_Toc366508829"/>
      <w:bookmarkStart w:id="9961" w:name="_Toc366513330"/>
      <w:bookmarkStart w:id="9962" w:name="_Toc366574519"/>
      <w:bookmarkStart w:id="9963" w:name="_Toc366578312"/>
      <w:bookmarkStart w:id="9964" w:name="_Toc366578906"/>
      <w:bookmarkStart w:id="9965" w:name="_Toc366579498"/>
      <w:bookmarkStart w:id="9966" w:name="_Toc366580089"/>
      <w:bookmarkStart w:id="9967" w:name="_Toc366580681"/>
      <w:bookmarkStart w:id="9968" w:name="_Toc366581272"/>
      <w:bookmarkStart w:id="9969" w:name="_Toc366581864"/>
      <w:bookmarkStart w:id="9970" w:name="_Toc351912894"/>
      <w:bookmarkStart w:id="9971" w:name="_Toc351914915"/>
      <w:bookmarkStart w:id="9972" w:name="_Toc351915381"/>
      <w:bookmarkStart w:id="9973" w:name="_Toc361231479"/>
      <w:bookmarkStart w:id="9974" w:name="_Toc361232005"/>
      <w:bookmarkStart w:id="9975" w:name="_Toc362445303"/>
      <w:bookmarkStart w:id="9976" w:name="_Toc363909270"/>
      <w:bookmarkStart w:id="9977" w:name="_Toc364463696"/>
      <w:bookmarkStart w:id="9978" w:name="_Toc366078300"/>
      <w:bookmarkStart w:id="9979" w:name="_Toc366078915"/>
      <w:bookmarkStart w:id="9980" w:name="_Toc366079900"/>
      <w:bookmarkStart w:id="9981" w:name="_Toc366080512"/>
      <w:bookmarkStart w:id="9982" w:name="_Toc366081121"/>
      <w:bookmarkStart w:id="9983" w:name="_Toc366505461"/>
      <w:bookmarkStart w:id="9984" w:name="_Toc366508830"/>
      <w:bookmarkStart w:id="9985" w:name="_Toc366513331"/>
      <w:bookmarkStart w:id="9986" w:name="_Toc366574520"/>
      <w:bookmarkStart w:id="9987" w:name="_Toc366578313"/>
      <w:bookmarkStart w:id="9988" w:name="_Toc366578907"/>
      <w:bookmarkStart w:id="9989" w:name="_Toc366579499"/>
      <w:bookmarkStart w:id="9990" w:name="_Toc366580090"/>
      <w:bookmarkStart w:id="9991" w:name="_Toc366580682"/>
      <w:bookmarkStart w:id="9992" w:name="_Toc366581273"/>
      <w:bookmarkStart w:id="9993" w:name="_Toc366581865"/>
      <w:bookmarkStart w:id="9994" w:name="_Toc351912895"/>
      <w:bookmarkStart w:id="9995" w:name="_Toc351914916"/>
      <w:bookmarkStart w:id="9996" w:name="_Toc351915382"/>
      <w:bookmarkStart w:id="9997" w:name="_Toc361231480"/>
      <w:bookmarkStart w:id="9998" w:name="_Toc361232006"/>
      <w:bookmarkStart w:id="9999" w:name="_Toc362445304"/>
      <w:bookmarkStart w:id="10000" w:name="_Toc363909271"/>
      <w:bookmarkStart w:id="10001" w:name="_Toc364463697"/>
      <w:bookmarkStart w:id="10002" w:name="_Toc366078301"/>
      <w:bookmarkStart w:id="10003" w:name="_Toc366078916"/>
      <w:bookmarkStart w:id="10004" w:name="_Toc366079901"/>
      <w:bookmarkStart w:id="10005" w:name="_Toc366080513"/>
      <w:bookmarkStart w:id="10006" w:name="_Toc366081122"/>
      <w:bookmarkStart w:id="10007" w:name="_Toc366505462"/>
      <w:bookmarkStart w:id="10008" w:name="_Toc366508831"/>
      <w:bookmarkStart w:id="10009" w:name="_Toc366513332"/>
      <w:bookmarkStart w:id="10010" w:name="_Toc366574521"/>
      <w:bookmarkStart w:id="10011" w:name="_Toc366578314"/>
      <w:bookmarkStart w:id="10012" w:name="_Toc366578908"/>
      <w:bookmarkStart w:id="10013" w:name="_Toc366579500"/>
      <w:bookmarkStart w:id="10014" w:name="_Toc366580091"/>
      <w:bookmarkStart w:id="10015" w:name="_Toc366580683"/>
      <w:bookmarkStart w:id="10016" w:name="_Toc366581274"/>
      <w:bookmarkStart w:id="10017" w:name="_Toc366581866"/>
      <w:bookmarkStart w:id="10018" w:name="_Toc351912896"/>
      <w:bookmarkStart w:id="10019" w:name="_Toc351914917"/>
      <w:bookmarkStart w:id="10020" w:name="_Toc351915383"/>
      <w:bookmarkStart w:id="10021" w:name="_Toc361231481"/>
      <w:bookmarkStart w:id="10022" w:name="_Toc361232007"/>
      <w:bookmarkStart w:id="10023" w:name="_Toc362445305"/>
      <w:bookmarkStart w:id="10024" w:name="_Toc363909272"/>
      <w:bookmarkStart w:id="10025" w:name="_Toc364463698"/>
      <w:bookmarkStart w:id="10026" w:name="_Toc366078302"/>
      <w:bookmarkStart w:id="10027" w:name="_Toc366078917"/>
      <w:bookmarkStart w:id="10028" w:name="_Toc366079902"/>
      <w:bookmarkStart w:id="10029" w:name="_Toc366080514"/>
      <w:bookmarkStart w:id="10030" w:name="_Toc366081123"/>
      <w:bookmarkStart w:id="10031" w:name="_Toc366505463"/>
      <w:bookmarkStart w:id="10032" w:name="_Toc366508832"/>
      <w:bookmarkStart w:id="10033" w:name="_Toc366513333"/>
      <w:bookmarkStart w:id="10034" w:name="_Toc366574522"/>
      <w:bookmarkStart w:id="10035" w:name="_Toc366578315"/>
      <w:bookmarkStart w:id="10036" w:name="_Toc366578909"/>
      <w:bookmarkStart w:id="10037" w:name="_Toc366579501"/>
      <w:bookmarkStart w:id="10038" w:name="_Toc366580092"/>
      <w:bookmarkStart w:id="10039" w:name="_Toc366580684"/>
      <w:bookmarkStart w:id="10040" w:name="_Toc366581275"/>
      <w:bookmarkStart w:id="10041" w:name="_Toc366581867"/>
      <w:bookmarkStart w:id="10042" w:name="_Toc351912897"/>
      <w:bookmarkStart w:id="10043" w:name="_Toc351914918"/>
      <w:bookmarkStart w:id="10044" w:name="_Toc351915384"/>
      <w:bookmarkStart w:id="10045" w:name="_Toc361231482"/>
      <w:bookmarkStart w:id="10046" w:name="_Toc361232008"/>
      <w:bookmarkStart w:id="10047" w:name="_Toc362445306"/>
      <w:bookmarkStart w:id="10048" w:name="_Toc363909273"/>
      <w:bookmarkStart w:id="10049" w:name="_Toc364463699"/>
      <w:bookmarkStart w:id="10050" w:name="_Toc366078303"/>
      <w:bookmarkStart w:id="10051" w:name="_Toc366078918"/>
      <w:bookmarkStart w:id="10052" w:name="_Toc366079903"/>
      <w:bookmarkStart w:id="10053" w:name="_Toc366080515"/>
      <w:bookmarkStart w:id="10054" w:name="_Toc366081124"/>
      <w:bookmarkStart w:id="10055" w:name="_Toc366505464"/>
      <w:bookmarkStart w:id="10056" w:name="_Toc366508833"/>
      <w:bookmarkStart w:id="10057" w:name="_Toc366513334"/>
      <w:bookmarkStart w:id="10058" w:name="_Toc366574523"/>
      <w:bookmarkStart w:id="10059" w:name="_Toc366578316"/>
      <w:bookmarkStart w:id="10060" w:name="_Toc366578910"/>
      <w:bookmarkStart w:id="10061" w:name="_Toc366579502"/>
      <w:bookmarkStart w:id="10062" w:name="_Toc366580093"/>
      <w:bookmarkStart w:id="10063" w:name="_Toc366580685"/>
      <w:bookmarkStart w:id="10064" w:name="_Toc366581276"/>
      <w:bookmarkStart w:id="10065" w:name="_Toc366581868"/>
      <w:bookmarkStart w:id="10066" w:name="_Toc351912898"/>
      <w:bookmarkStart w:id="10067" w:name="_Toc351914919"/>
      <w:bookmarkStart w:id="10068" w:name="_Toc351915385"/>
      <w:bookmarkStart w:id="10069" w:name="_Toc361231483"/>
      <w:bookmarkStart w:id="10070" w:name="_Toc361232009"/>
      <w:bookmarkStart w:id="10071" w:name="_Toc362445307"/>
      <w:bookmarkStart w:id="10072" w:name="_Toc363909274"/>
      <w:bookmarkStart w:id="10073" w:name="_Toc364463700"/>
      <w:bookmarkStart w:id="10074" w:name="_Toc366078304"/>
      <w:bookmarkStart w:id="10075" w:name="_Toc366078919"/>
      <w:bookmarkStart w:id="10076" w:name="_Toc366079904"/>
      <w:bookmarkStart w:id="10077" w:name="_Toc366080516"/>
      <w:bookmarkStart w:id="10078" w:name="_Toc366081125"/>
      <w:bookmarkStart w:id="10079" w:name="_Toc366505465"/>
      <w:bookmarkStart w:id="10080" w:name="_Toc366508834"/>
      <w:bookmarkStart w:id="10081" w:name="_Toc366513335"/>
      <w:bookmarkStart w:id="10082" w:name="_Toc366574524"/>
      <w:bookmarkStart w:id="10083" w:name="_Toc366578317"/>
      <w:bookmarkStart w:id="10084" w:name="_Toc366578911"/>
      <w:bookmarkStart w:id="10085" w:name="_Toc366579503"/>
      <w:bookmarkStart w:id="10086" w:name="_Toc366580094"/>
      <w:bookmarkStart w:id="10087" w:name="_Toc366580686"/>
      <w:bookmarkStart w:id="10088" w:name="_Toc366581277"/>
      <w:bookmarkStart w:id="10089" w:name="_Toc366581869"/>
      <w:bookmarkStart w:id="10090" w:name="_Toc351912899"/>
      <w:bookmarkStart w:id="10091" w:name="_Toc351914920"/>
      <w:bookmarkStart w:id="10092" w:name="_Toc351915386"/>
      <w:bookmarkStart w:id="10093" w:name="_Toc361231484"/>
      <w:bookmarkStart w:id="10094" w:name="_Toc361232010"/>
      <w:bookmarkStart w:id="10095" w:name="_Toc362445308"/>
      <w:bookmarkStart w:id="10096" w:name="_Toc363909275"/>
      <w:bookmarkStart w:id="10097" w:name="_Toc364463701"/>
      <w:bookmarkStart w:id="10098" w:name="_Toc366078305"/>
      <w:bookmarkStart w:id="10099" w:name="_Toc366078920"/>
      <w:bookmarkStart w:id="10100" w:name="_Toc366079905"/>
      <w:bookmarkStart w:id="10101" w:name="_Toc366080517"/>
      <w:bookmarkStart w:id="10102" w:name="_Toc366081126"/>
      <w:bookmarkStart w:id="10103" w:name="_Toc366505466"/>
      <w:bookmarkStart w:id="10104" w:name="_Toc366508835"/>
      <w:bookmarkStart w:id="10105" w:name="_Toc366513336"/>
      <w:bookmarkStart w:id="10106" w:name="_Toc366574525"/>
      <w:bookmarkStart w:id="10107" w:name="_Toc366578318"/>
      <w:bookmarkStart w:id="10108" w:name="_Toc366578912"/>
      <w:bookmarkStart w:id="10109" w:name="_Toc366579504"/>
      <w:bookmarkStart w:id="10110" w:name="_Toc366580095"/>
      <w:bookmarkStart w:id="10111" w:name="_Toc366580687"/>
      <w:bookmarkStart w:id="10112" w:name="_Toc366581278"/>
      <w:bookmarkStart w:id="10113" w:name="_Toc366581870"/>
      <w:bookmarkStart w:id="10114" w:name="_Toc351912900"/>
      <w:bookmarkStart w:id="10115" w:name="_Toc351914921"/>
      <w:bookmarkStart w:id="10116" w:name="_Toc351915387"/>
      <w:bookmarkStart w:id="10117" w:name="_Toc361231485"/>
      <w:bookmarkStart w:id="10118" w:name="_Toc361232011"/>
      <w:bookmarkStart w:id="10119" w:name="_Toc362445309"/>
      <w:bookmarkStart w:id="10120" w:name="_Toc363909276"/>
      <w:bookmarkStart w:id="10121" w:name="_Toc364463702"/>
      <w:bookmarkStart w:id="10122" w:name="_Toc366078306"/>
      <w:bookmarkStart w:id="10123" w:name="_Toc366078921"/>
      <w:bookmarkStart w:id="10124" w:name="_Toc366079906"/>
      <w:bookmarkStart w:id="10125" w:name="_Toc366080518"/>
      <w:bookmarkStart w:id="10126" w:name="_Toc366081127"/>
      <w:bookmarkStart w:id="10127" w:name="_Toc366505467"/>
      <w:bookmarkStart w:id="10128" w:name="_Toc366508836"/>
      <w:bookmarkStart w:id="10129" w:name="_Toc366513337"/>
      <w:bookmarkStart w:id="10130" w:name="_Toc366574526"/>
      <w:bookmarkStart w:id="10131" w:name="_Toc366578319"/>
      <w:bookmarkStart w:id="10132" w:name="_Toc366578913"/>
      <w:bookmarkStart w:id="10133" w:name="_Toc366579505"/>
      <w:bookmarkStart w:id="10134" w:name="_Toc366580096"/>
      <w:bookmarkStart w:id="10135" w:name="_Toc366580688"/>
      <w:bookmarkStart w:id="10136" w:name="_Toc366581279"/>
      <w:bookmarkStart w:id="10137" w:name="_Toc366581871"/>
      <w:bookmarkStart w:id="10138" w:name="_Toc351912901"/>
      <w:bookmarkStart w:id="10139" w:name="_Toc351914922"/>
      <w:bookmarkStart w:id="10140" w:name="_Toc351915388"/>
      <w:bookmarkStart w:id="10141" w:name="_Toc361231486"/>
      <w:bookmarkStart w:id="10142" w:name="_Toc361232012"/>
      <w:bookmarkStart w:id="10143" w:name="_Toc362445310"/>
      <w:bookmarkStart w:id="10144" w:name="_Toc363909277"/>
      <w:bookmarkStart w:id="10145" w:name="_Toc364463703"/>
      <w:bookmarkStart w:id="10146" w:name="_Toc366078307"/>
      <w:bookmarkStart w:id="10147" w:name="_Toc366078922"/>
      <w:bookmarkStart w:id="10148" w:name="_Toc366079907"/>
      <w:bookmarkStart w:id="10149" w:name="_Toc366080519"/>
      <w:bookmarkStart w:id="10150" w:name="_Toc366081128"/>
      <w:bookmarkStart w:id="10151" w:name="_Toc366505468"/>
      <w:bookmarkStart w:id="10152" w:name="_Toc366508837"/>
      <w:bookmarkStart w:id="10153" w:name="_Toc366513338"/>
      <w:bookmarkStart w:id="10154" w:name="_Toc366574527"/>
      <w:bookmarkStart w:id="10155" w:name="_Toc366578320"/>
      <w:bookmarkStart w:id="10156" w:name="_Toc366578914"/>
      <w:bookmarkStart w:id="10157" w:name="_Toc366579506"/>
      <w:bookmarkStart w:id="10158" w:name="_Toc366580097"/>
      <w:bookmarkStart w:id="10159" w:name="_Toc366580689"/>
      <w:bookmarkStart w:id="10160" w:name="_Toc366581280"/>
      <w:bookmarkStart w:id="10161" w:name="_Toc366581872"/>
      <w:bookmarkStart w:id="10162" w:name="_Toc351912902"/>
      <w:bookmarkStart w:id="10163" w:name="_Toc351914923"/>
      <w:bookmarkStart w:id="10164" w:name="_Toc351915389"/>
      <w:bookmarkStart w:id="10165" w:name="_Toc361231487"/>
      <w:bookmarkStart w:id="10166" w:name="_Toc361232013"/>
      <w:bookmarkStart w:id="10167" w:name="_Toc362445311"/>
      <w:bookmarkStart w:id="10168" w:name="_Toc363909278"/>
      <w:bookmarkStart w:id="10169" w:name="_Toc364463704"/>
      <w:bookmarkStart w:id="10170" w:name="_Toc366078308"/>
      <w:bookmarkStart w:id="10171" w:name="_Toc366078923"/>
      <w:bookmarkStart w:id="10172" w:name="_Toc366079908"/>
      <w:bookmarkStart w:id="10173" w:name="_Toc366080520"/>
      <w:bookmarkStart w:id="10174" w:name="_Toc366081129"/>
      <w:bookmarkStart w:id="10175" w:name="_Toc366505469"/>
      <w:bookmarkStart w:id="10176" w:name="_Toc366508838"/>
      <w:bookmarkStart w:id="10177" w:name="_Toc366513339"/>
      <w:bookmarkStart w:id="10178" w:name="_Toc366574528"/>
      <w:bookmarkStart w:id="10179" w:name="_Toc366578321"/>
      <w:bookmarkStart w:id="10180" w:name="_Toc366578915"/>
      <w:bookmarkStart w:id="10181" w:name="_Toc366579507"/>
      <w:bookmarkStart w:id="10182" w:name="_Toc366580098"/>
      <w:bookmarkStart w:id="10183" w:name="_Toc366580690"/>
      <w:bookmarkStart w:id="10184" w:name="_Toc366581281"/>
      <w:bookmarkStart w:id="10185" w:name="_Toc366581873"/>
      <w:bookmarkStart w:id="10186" w:name="_Toc351912903"/>
      <w:bookmarkStart w:id="10187" w:name="_Toc351914924"/>
      <w:bookmarkStart w:id="10188" w:name="_Toc351915390"/>
      <w:bookmarkStart w:id="10189" w:name="_Toc361231488"/>
      <w:bookmarkStart w:id="10190" w:name="_Toc361232014"/>
      <w:bookmarkStart w:id="10191" w:name="_Toc362445312"/>
      <w:bookmarkStart w:id="10192" w:name="_Toc363909279"/>
      <w:bookmarkStart w:id="10193" w:name="_Toc364463705"/>
      <w:bookmarkStart w:id="10194" w:name="_Toc366078309"/>
      <w:bookmarkStart w:id="10195" w:name="_Toc366078924"/>
      <w:bookmarkStart w:id="10196" w:name="_Toc366079909"/>
      <w:bookmarkStart w:id="10197" w:name="_Toc366080521"/>
      <w:bookmarkStart w:id="10198" w:name="_Toc366081130"/>
      <w:bookmarkStart w:id="10199" w:name="_Toc366505470"/>
      <w:bookmarkStart w:id="10200" w:name="_Toc366508839"/>
      <w:bookmarkStart w:id="10201" w:name="_Toc366513340"/>
      <w:bookmarkStart w:id="10202" w:name="_Toc366574529"/>
      <w:bookmarkStart w:id="10203" w:name="_Toc366578322"/>
      <w:bookmarkStart w:id="10204" w:name="_Toc366578916"/>
      <w:bookmarkStart w:id="10205" w:name="_Toc366579508"/>
      <w:bookmarkStart w:id="10206" w:name="_Toc366580099"/>
      <w:bookmarkStart w:id="10207" w:name="_Toc366580691"/>
      <w:bookmarkStart w:id="10208" w:name="_Toc366581282"/>
      <w:bookmarkStart w:id="10209" w:name="_Toc366581874"/>
      <w:bookmarkStart w:id="10210" w:name="_Toc351912904"/>
      <w:bookmarkStart w:id="10211" w:name="_Toc351914925"/>
      <w:bookmarkStart w:id="10212" w:name="_Toc351915391"/>
      <w:bookmarkStart w:id="10213" w:name="_Toc361231489"/>
      <w:bookmarkStart w:id="10214" w:name="_Toc361232015"/>
      <w:bookmarkStart w:id="10215" w:name="_Toc362445313"/>
      <w:bookmarkStart w:id="10216" w:name="_Toc363909280"/>
      <w:bookmarkStart w:id="10217" w:name="_Toc364463706"/>
      <w:bookmarkStart w:id="10218" w:name="_Toc366078310"/>
      <w:bookmarkStart w:id="10219" w:name="_Toc366078925"/>
      <w:bookmarkStart w:id="10220" w:name="_Toc366079910"/>
      <w:bookmarkStart w:id="10221" w:name="_Toc366080522"/>
      <w:bookmarkStart w:id="10222" w:name="_Toc366081131"/>
      <w:bookmarkStart w:id="10223" w:name="_Toc366505471"/>
      <w:bookmarkStart w:id="10224" w:name="_Toc366508840"/>
      <w:bookmarkStart w:id="10225" w:name="_Toc366513341"/>
      <w:bookmarkStart w:id="10226" w:name="_Toc366574530"/>
      <w:bookmarkStart w:id="10227" w:name="_Toc366578323"/>
      <w:bookmarkStart w:id="10228" w:name="_Toc366578917"/>
      <w:bookmarkStart w:id="10229" w:name="_Toc366579509"/>
      <w:bookmarkStart w:id="10230" w:name="_Toc366580100"/>
      <w:bookmarkStart w:id="10231" w:name="_Toc366580692"/>
      <w:bookmarkStart w:id="10232" w:name="_Toc366581283"/>
      <w:bookmarkStart w:id="10233" w:name="_Toc366581875"/>
      <w:bookmarkStart w:id="10234" w:name="_Toc351912905"/>
      <w:bookmarkStart w:id="10235" w:name="_Toc351914926"/>
      <w:bookmarkStart w:id="10236" w:name="_Toc351915392"/>
      <w:bookmarkStart w:id="10237" w:name="_Toc361231490"/>
      <w:bookmarkStart w:id="10238" w:name="_Toc361232016"/>
      <w:bookmarkStart w:id="10239" w:name="_Toc362445314"/>
      <w:bookmarkStart w:id="10240" w:name="_Toc363909281"/>
      <w:bookmarkStart w:id="10241" w:name="_Toc364463707"/>
      <w:bookmarkStart w:id="10242" w:name="_Toc366078311"/>
      <w:bookmarkStart w:id="10243" w:name="_Toc366078926"/>
      <w:bookmarkStart w:id="10244" w:name="_Toc366079911"/>
      <w:bookmarkStart w:id="10245" w:name="_Toc366080523"/>
      <w:bookmarkStart w:id="10246" w:name="_Toc366081132"/>
      <w:bookmarkStart w:id="10247" w:name="_Toc366505472"/>
      <w:bookmarkStart w:id="10248" w:name="_Toc366508841"/>
      <w:bookmarkStart w:id="10249" w:name="_Toc366513342"/>
      <w:bookmarkStart w:id="10250" w:name="_Toc366574531"/>
      <w:bookmarkStart w:id="10251" w:name="_Toc366578324"/>
      <w:bookmarkStart w:id="10252" w:name="_Toc366578918"/>
      <w:bookmarkStart w:id="10253" w:name="_Toc366579510"/>
      <w:bookmarkStart w:id="10254" w:name="_Toc366580101"/>
      <w:bookmarkStart w:id="10255" w:name="_Toc366580693"/>
      <w:bookmarkStart w:id="10256" w:name="_Toc366581284"/>
      <w:bookmarkStart w:id="10257" w:name="_Toc366581876"/>
      <w:bookmarkStart w:id="10258" w:name="_Toc351912906"/>
      <w:bookmarkStart w:id="10259" w:name="_Toc351914927"/>
      <w:bookmarkStart w:id="10260" w:name="_Toc351915393"/>
      <w:bookmarkStart w:id="10261" w:name="_Toc361231491"/>
      <w:bookmarkStart w:id="10262" w:name="_Toc361232017"/>
      <w:bookmarkStart w:id="10263" w:name="_Toc362445315"/>
      <w:bookmarkStart w:id="10264" w:name="_Toc363909282"/>
      <w:bookmarkStart w:id="10265" w:name="_Toc364463708"/>
      <w:bookmarkStart w:id="10266" w:name="_Toc366078312"/>
      <w:bookmarkStart w:id="10267" w:name="_Toc366078927"/>
      <w:bookmarkStart w:id="10268" w:name="_Toc366079912"/>
      <w:bookmarkStart w:id="10269" w:name="_Toc366080524"/>
      <w:bookmarkStart w:id="10270" w:name="_Toc366081133"/>
      <w:bookmarkStart w:id="10271" w:name="_Toc366505473"/>
      <w:bookmarkStart w:id="10272" w:name="_Toc366508842"/>
      <w:bookmarkStart w:id="10273" w:name="_Toc366513343"/>
      <w:bookmarkStart w:id="10274" w:name="_Toc366574532"/>
      <w:bookmarkStart w:id="10275" w:name="_Toc366578325"/>
      <w:bookmarkStart w:id="10276" w:name="_Toc366578919"/>
      <w:bookmarkStart w:id="10277" w:name="_Toc366579511"/>
      <w:bookmarkStart w:id="10278" w:name="_Toc366580102"/>
      <w:bookmarkStart w:id="10279" w:name="_Toc366580694"/>
      <w:bookmarkStart w:id="10280" w:name="_Toc366581285"/>
      <w:bookmarkStart w:id="10281" w:name="_Toc366581877"/>
      <w:bookmarkStart w:id="10282" w:name="_Toc351912907"/>
      <w:bookmarkStart w:id="10283" w:name="_Toc351914928"/>
      <w:bookmarkStart w:id="10284" w:name="_Toc351915394"/>
      <w:bookmarkStart w:id="10285" w:name="_Toc361231492"/>
      <w:bookmarkStart w:id="10286" w:name="_Toc361232018"/>
      <w:bookmarkStart w:id="10287" w:name="_Toc362445316"/>
      <w:bookmarkStart w:id="10288" w:name="_Toc363909283"/>
      <w:bookmarkStart w:id="10289" w:name="_Toc364463709"/>
      <w:bookmarkStart w:id="10290" w:name="_Toc366078313"/>
      <w:bookmarkStart w:id="10291" w:name="_Toc366078928"/>
      <w:bookmarkStart w:id="10292" w:name="_Toc366079913"/>
      <w:bookmarkStart w:id="10293" w:name="_Toc366080525"/>
      <w:bookmarkStart w:id="10294" w:name="_Toc366081134"/>
      <w:bookmarkStart w:id="10295" w:name="_Toc366505474"/>
      <w:bookmarkStart w:id="10296" w:name="_Toc366508843"/>
      <w:bookmarkStart w:id="10297" w:name="_Toc366513344"/>
      <w:bookmarkStart w:id="10298" w:name="_Toc366574533"/>
      <w:bookmarkStart w:id="10299" w:name="_Toc366578326"/>
      <w:bookmarkStart w:id="10300" w:name="_Toc366578920"/>
      <w:bookmarkStart w:id="10301" w:name="_Toc366579512"/>
      <w:bookmarkStart w:id="10302" w:name="_Toc366580103"/>
      <w:bookmarkStart w:id="10303" w:name="_Toc366580695"/>
      <w:bookmarkStart w:id="10304" w:name="_Toc366581286"/>
      <w:bookmarkStart w:id="10305" w:name="_Toc366581878"/>
      <w:bookmarkStart w:id="10306" w:name="_Toc351912908"/>
      <w:bookmarkStart w:id="10307" w:name="_Toc351914929"/>
      <w:bookmarkStart w:id="10308" w:name="_Toc351915395"/>
      <w:bookmarkStart w:id="10309" w:name="_Toc361231493"/>
      <w:bookmarkStart w:id="10310" w:name="_Toc361232019"/>
      <w:bookmarkStart w:id="10311" w:name="_Toc362445317"/>
      <w:bookmarkStart w:id="10312" w:name="_Toc363909284"/>
      <w:bookmarkStart w:id="10313" w:name="_Toc364463710"/>
      <w:bookmarkStart w:id="10314" w:name="_Toc366078314"/>
      <w:bookmarkStart w:id="10315" w:name="_Toc366078929"/>
      <w:bookmarkStart w:id="10316" w:name="_Toc366079914"/>
      <w:bookmarkStart w:id="10317" w:name="_Toc366080526"/>
      <w:bookmarkStart w:id="10318" w:name="_Toc366081135"/>
      <w:bookmarkStart w:id="10319" w:name="_Toc366505475"/>
      <w:bookmarkStart w:id="10320" w:name="_Toc366508844"/>
      <w:bookmarkStart w:id="10321" w:name="_Toc366513345"/>
      <w:bookmarkStart w:id="10322" w:name="_Toc366574534"/>
      <w:bookmarkStart w:id="10323" w:name="_Toc366578327"/>
      <w:bookmarkStart w:id="10324" w:name="_Toc366578921"/>
      <w:bookmarkStart w:id="10325" w:name="_Toc366579513"/>
      <w:bookmarkStart w:id="10326" w:name="_Toc366580104"/>
      <w:bookmarkStart w:id="10327" w:name="_Toc366580696"/>
      <w:bookmarkStart w:id="10328" w:name="_Toc366581287"/>
      <w:bookmarkStart w:id="10329" w:name="_Toc366581879"/>
      <w:bookmarkStart w:id="10330" w:name="_Toc351912909"/>
      <w:bookmarkStart w:id="10331" w:name="_Toc351914930"/>
      <w:bookmarkStart w:id="10332" w:name="_Toc351915396"/>
      <w:bookmarkStart w:id="10333" w:name="_Toc361231494"/>
      <w:bookmarkStart w:id="10334" w:name="_Toc361232020"/>
      <w:bookmarkStart w:id="10335" w:name="_Toc362445318"/>
      <w:bookmarkStart w:id="10336" w:name="_Toc363909285"/>
      <w:bookmarkStart w:id="10337" w:name="_Toc364463711"/>
      <w:bookmarkStart w:id="10338" w:name="_Toc366078315"/>
      <w:bookmarkStart w:id="10339" w:name="_Toc366078930"/>
      <w:bookmarkStart w:id="10340" w:name="_Toc366079915"/>
      <w:bookmarkStart w:id="10341" w:name="_Toc366080527"/>
      <w:bookmarkStart w:id="10342" w:name="_Toc366081136"/>
      <w:bookmarkStart w:id="10343" w:name="_Toc366505476"/>
      <w:bookmarkStart w:id="10344" w:name="_Toc366508845"/>
      <w:bookmarkStart w:id="10345" w:name="_Toc366513346"/>
      <w:bookmarkStart w:id="10346" w:name="_Toc366574535"/>
      <w:bookmarkStart w:id="10347" w:name="_Toc366578328"/>
      <w:bookmarkStart w:id="10348" w:name="_Toc366578922"/>
      <w:bookmarkStart w:id="10349" w:name="_Toc366579514"/>
      <w:bookmarkStart w:id="10350" w:name="_Toc366580105"/>
      <w:bookmarkStart w:id="10351" w:name="_Toc366580697"/>
      <w:bookmarkStart w:id="10352" w:name="_Toc366581288"/>
      <w:bookmarkStart w:id="10353" w:name="_Toc366581880"/>
      <w:bookmarkStart w:id="10354" w:name="_Toc351912910"/>
      <w:bookmarkStart w:id="10355" w:name="_Toc351914931"/>
      <w:bookmarkStart w:id="10356" w:name="_Toc351915397"/>
      <w:bookmarkStart w:id="10357" w:name="_Toc361231495"/>
      <w:bookmarkStart w:id="10358" w:name="_Toc361232021"/>
      <w:bookmarkStart w:id="10359" w:name="_Toc362445319"/>
      <w:bookmarkStart w:id="10360" w:name="_Toc363909286"/>
      <w:bookmarkStart w:id="10361" w:name="_Toc364463712"/>
      <w:bookmarkStart w:id="10362" w:name="_Toc366078316"/>
      <w:bookmarkStart w:id="10363" w:name="_Toc366078931"/>
      <w:bookmarkStart w:id="10364" w:name="_Toc366079916"/>
      <w:bookmarkStart w:id="10365" w:name="_Toc366080528"/>
      <w:bookmarkStart w:id="10366" w:name="_Toc366081137"/>
      <w:bookmarkStart w:id="10367" w:name="_Toc366505477"/>
      <w:bookmarkStart w:id="10368" w:name="_Toc366508846"/>
      <w:bookmarkStart w:id="10369" w:name="_Toc366513347"/>
      <w:bookmarkStart w:id="10370" w:name="_Toc366574536"/>
      <w:bookmarkStart w:id="10371" w:name="_Toc366578329"/>
      <w:bookmarkStart w:id="10372" w:name="_Toc366578923"/>
      <w:bookmarkStart w:id="10373" w:name="_Toc366579515"/>
      <w:bookmarkStart w:id="10374" w:name="_Toc366580106"/>
      <w:bookmarkStart w:id="10375" w:name="_Toc366580698"/>
      <w:bookmarkStart w:id="10376" w:name="_Toc366581289"/>
      <w:bookmarkStart w:id="10377" w:name="_Toc366581881"/>
      <w:bookmarkStart w:id="10378" w:name="_Toc351912911"/>
      <w:bookmarkStart w:id="10379" w:name="_Toc351914932"/>
      <w:bookmarkStart w:id="10380" w:name="_Toc351915398"/>
      <w:bookmarkStart w:id="10381" w:name="_Toc361231496"/>
      <w:bookmarkStart w:id="10382" w:name="_Toc361232022"/>
      <w:bookmarkStart w:id="10383" w:name="_Toc362445320"/>
      <w:bookmarkStart w:id="10384" w:name="_Toc363909287"/>
      <w:bookmarkStart w:id="10385" w:name="_Toc364463713"/>
      <w:bookmarkStart w:id="10386" w:name="_Toc366078317"/>
      <w:bookmarkStart w:id="10387" w:name="_Toc366078932"/>
      <w:bookmarkStart w:id="10388" w:name="_Toc366079917"/>
      <w:bookmarkStart w:id="10389" w:name="_Toc366080529"/>
      <w:bookmarkStart w:id="10390" w:name="_Toc366081138"/>
      <w:bookmarkStart w:id="10391" w:name="_Toc366505478"/>
      <w:bookmarkStart w:id="10392" w:name="_Toc366508847"/>
      <w:bookmarkStart w:id="10393" w:name="_Toc366513348"/>
      <w:bookmarkStart w:id="10394" w:name="_Toc366574537"/>
      <w:bookmarkStart w:id="10395" w:name="_Toc366578330"/>
      <w:bookmarkStart w:id="10396" w:name="_Toc366578924"/>
      <w:bookmarkStart w:id="10397" w:name="_Toc366579516"/>
      <w:bookmarkStart w:id="10398" w:name="_Toc366580107"/>
      <w:bookmarkStart w:id="10399" w:name="_Toc366580699"/>
      <w:bookmarkStart w:id="10400" w:name="_Toc366581290"/>
      <w:bookmarkStart w:id="10401" w:name="_Toc366581882"/>
      <w:bookmarkStart w:id="10402" w:name="_Toc351912912"/>
      <w:bookmarkStart w:id="10403" w:name="_Toc351914933"/>
      <w:bookmarkStart w:id="10404" w:name="_Toc351915399"/>
      <w:bookmarkStart w:id="10405" w:name="_Toc361231497"/>
      <w:bookmarkStart w:id="10406" w:name="_Toc361232023"/>
      <w:bookmarkStart w:id="10407" w:name="_Toc362445321"/>
      <w:bookmarkStart w:id="10408" w:name="_Toc363909288"/>
      <w:bookmarkStart w:id="10409" w:name="_Toc364463714"/>
      <w:bookmarkStart w:id="10410" w:name="_Toc366078318"/>
      <w:bookmarkStart w:id="10411" w:name="_Toc366078933"/>
      <w:bookmarkStart w:id="10412" w:name="_Toc366079918"/>
      <w:bookmarkStart w:id="10413" w:name="_Toc366080530"/>
      <w:bookmarkStart w:id="10414" w:name="_Toc366081139"/>
      <w:bookmarkStart w:id="10415" w:name="_Toc366505479"/>
      <w:bookmarkStart w:id="10416" w:name="_Toc366508848"/>
      <w:bookmarkStart w:id="10417" w:name="_Toc366513349"/>
      <w:bookmarkStart w:id="10418" w:name="_Toc366574538"/>
      <w:bookmarkStart w:id="10419" w:name="_Toc366578331"/>
      <w:bookmarkStart w:id="10420" w:name="_Toc366578925"/>
      <w:bookmarkStart w:id="10421" w:name="_Toc366579517"/>
      <w:bookmarkStart w:id="10422" w:name="_Toc366580108"/>
      <w:bookmarkStart w:id="10423" w:name="_Toc366580700"/>
      <w:bookmarkStart w:id="10424" w:name="_Toc366581291"/>
      <w:bookmarkStart w:id="10425" w:name="_Toc366581883"/>
      <w:bookmarkStart w:id="10426" w:name="_Toc351912913"/>
      <w:bookmarkStart w:id="10427" w:name="_Toc351914934"/>
      <w:bookmarkStart w:id="10428" w:name="_Toc351915400"/>
      <w:bookmarkStart w:id="10429" w:name="_Toc361231498"/>
      <w:bookmarkStart w:id="10430" w:name="_Toc361232024"/>
      <w:bookmarkStart w:id="10431" w:name="_Toc362445322"/>
      <w:bookmarkStart w:id="10432" w:name="_Toc363909289"/>
      <w:bookmarkStart w:id="10433" w:name="_Toc364463715"/>
      <w:bookmarkStart w:id="10434" w:name="_Toc366078319"/>
      <w:bookmarkStart w:id="10435" w:name="_Toc366078934"/>
      <w:bookmarkStart w:id="10436" w:name="_Toc366079919"/>
      <w:bookmarkStart w:id="10437" w:name="_Toc366080531"/>
      <w:bookmarkStart w:id="10438" w:name="_Toc366081140"/>
      <w:bookmarkStart w:id="10439" w:name="_Toc366505480"/>
      <w:bookmarkStart w:id="10440" w:name="_Toc366508849"/>
      <w:bookmarkStart w:id="10441" w:name="_Toc366513350"/>
      <w:bookmarkStart w:id="10442" w:name="_Toc366574539"/>
      <w:bookmarkStart w:id="10443" w:name="_Toc366578332"/>
      <w:bookmarkStart w:id="10444" w:name="_Toc366578926"/>
      <w:bookmarkStart w:id="10445" w:name="_Toc366579518"/>
      <w:bookmarkStart w:id="10446" w:name="_Toc366580109"/>
      <w:bookmarkStart w:id="10447" w:name="_Toc366580701"/>
      <w:bookmarkStart w:id="10448" w:name="_Toc366581292"/>
      <w:bookmarkStart w:id="10449" w:name="_Toc366581884"/>
      <w:bookmarkStart w:id="10450" w:name="_Toc351912914"/>
      <w:bookmarkStart w:id="10451" w:name="_Toc351914935"/>
      <w:bookmarkStart w:id="10452" w:name="_Toc351915401"/>
      <w:bookmarkStart w:id="10453" w:name="_Toc361231499"/>
      <w:bookmarkStart w:id="10454" w:name="_Toc361232025"/>
      <w:bookmarkStart w:id="10455" w:name="_Toc362445323"/>
      <w:bookmarkStart w:id="10456" w:name="_Toc363909290"/>
      <w:bookmarkStart w:id="10457" w:name="_Toc364463716"/>
      <w:bookmarkStart w:id="10458" w:name="_Toc366078320"/>
      <w:bookmarkStart w:id="10459" w:name="_Toc366078935"/>
      <w:bookmarkStart w:id="10460" w:name="_Toc366079920"/>
      <w:bookmarkStart w:id="10461" w:name="_Toc366080532"/>
      <w:bookmarkStart w:id="10462" w:name="_Toc366081141"/>
      <w:bookmarkStart w:id="10463" w:name="_Toc366505481"/>
      <w:bookmarkStart w:id="10464" w:name="_Toc366508850"/>
      <w:bookmarkStart w:id="10465" w:name="_Toc366513351"/>
      <w:bookmarkStart w:id="10466" w:name="_Toc366574540"/>
      <w:bookmarkStart w:id="10467" w:name="_Toc366578333"/>
      <w:bookmarkStart w:id="10468" w:name="_Toc366578927"/>
      <w:bookmarkStart w:id="10469" w:name="_Toc366579519"/>
      <w:bookmarkStart w:id="10470" w:name="_Toc366580110"/>
      <w:bookmarkStart w:id="10471" w:name="_Toc366580702"/>
      <w:bookmarkStart w:id="10472" w:name="_Toc366581293"/>
      <w:bookmarkStart w:id="10473" w:name="_Toc366581885"/>
      <w:bookmarkStart w:id="10474" w:name="_Toc351912915"/>
      <w:bookmarkStart w:id="10475" w:name="_Toc351914936"/>
      <w:bookmarkStart w:id="10476" w:name="_Toc351915402"/>
      <w:bookmarkStart w:id="10477" w:name="_Toc361231500"/>
      <w:bookmarkStart w:id="10478" w:name="_Toc361232026"/>
      <w:bookmarkStart w:id="10479" w:name="_Toc362445324"/>
      <w:bookmarkStart w:id="10480" w:name="_Toc363909291"/>
      <w:bookmarkStart w:id="10481" w:name="_Toc364463717"/>
      <w:bookmarkStart w:id="10482" w:name="_Toc366078321"/>
      <w:bookmarkStart w:id="10483" w:name="_Toc366078936"/>
      <w:bookmarkStart w:id="10484" w:name="_Toc366079921"/>
      <w:bookmarkStart w:id="10485" w:name="_Toc366080533"/>
      <w:bookmarkStart w:id="10486" w:name="_Toc366081142"/>
      <w:bookmarkStart w:id="10487" w:name="_Toc366505482"/>
      <w:bookmarkStart w:id="10488" w:name="_Toc366508851"/>
      <w:bookmarkStart w:id="10489" w:name="_Toc366513352"/>
      <w:bookmarkStart w:id="10490" w:name="_Toc366574541"/>
      <w:bookmarkStart w:id="10491" w:name="_Toc366578334"/>
      <w:bookmarkStart w:id="10492" w:name="_Toc366578928"/>
      <w:bookmarkStart w:id="10493" w:name="_Toc366579520"/>
      <w:bookmarkStart w:id="10494" w:name="_Toc366580111"/>
      <w:bookmarkStart w:id="10495" w:name="_Toc366580703"/>
      <w:bookmarkStart w:id="10496" w:name="_Toc366581294"/>
      <w:bookmarkStart w:id="10497" w:name="_Toc366581886"/>
      <w:bookmarkStart w:id="10498" w:name="_Toc351912916"/>
      <w:bookmarkStart w:id="10499" w:name="_Toc351914937"/>
      <w:bookmarkStart w:id="10500" w:name="_Toc351915403"/>
      <w:bookmarkStart w:id="10501" w:name="_Toc361231501"/>
      <w:bookmarkStart w:id="10502" w:name="_Toc361232027"/>
      <w:bookmarkStart w:id="10503" w:name="_Toc362445325"/>
      <w:bookmarkStart w:id="10504" w:name="_Toc363909292"/>
      <w:bookmarkStart w:id="10505" w:name="_Toc364463718"/>
      <w:bookmarkStart w:id="10506" w:name="_Toc366078322"/>
      <w:bookmarkStart w:id="10507" w:name="_Toc366078937"/>
      <w:bookmarkStart w:id="10508" w:name="_Toc366079922"/>
      <w:bookmarkStart w:id="10509" w:name="_Toc366080534"/>
      <w:bookmarkStart w:id="10510" w:name="_Toc366081143"/>
      <w:bookmarkStart w:id="10511" w:name="_Toc366505483"/>
      <w:bookmarkStart w:id="10512" w:name="_Toc366508852"/>
      <w:bookmarkStart w:id="10513" w:name="_Toc366513353"/>
      <w:bookmarkStart w:id="10514" w:name="_Toc366574542"/>
      <w:bookmarkStart w:id="10515" w:name="_Toc366578335"/>
      <w:bookmarkStart w:id="10516" w:name="_Toc366578929"/>
      <w:bookmarkStart w:id="10517" w:name="_Toc366579521"/>
      <w:bookmarkStart w:id="10518" w:name="_Toc366580112"/>
      <w:bookmarkStart w:id="10519" w:name="_Toc366580704"/>
      <w:bookmarkStart w:id="10520" w:name="_Toc366581295"/>
      <w:bookmarkStart w:id="10521" w:name="_Toc366581887"/>
      <w:bookmarkStart w:id="10522" w:name="_Toc351912917"/>
      <w:bookmarkStart w:id="10523" w:name="_Toc351914938"/>
      <w:bookmarkStart w:id="10524" w:name="_Toc351915404"/>
      <w:bookmarkStart w:id="10525" w:name="_Toc361231502"/>
      <w:bookmarkStart w:id="10526" w:name="_Toc361232028"/>
      <w:bookmarkStart w:id="10527" w:name="_Toc362445326"/>
      <w:bookmarkStart w:id="10528" w:name="_Toc363909293"/>
      <w:bookmarkStart w:id="10529" w:name="_Toc364463719"/>
      <w:bookmarkStart w:id="10530" w:name="_Toc366078323"/>
      <w:bookmarkStart w:id="10531" w:name="_Toc366078938"/>
      <w:bookmarkStart w:id="10532" w:name="_Toc366079923"/>
      <w:bookmarkStart w:id="10533" w:name="_Toc366080535"/>
      <w:bookmarkStart w:id="10534" w:name="_Toc366081144"/>
      <w:bookmarkStart w:id="10535" w:name="_Toc366505484"/>
      <w:bookmarkStart w:id="10536" w:name="_Toc366508853"/>
      <w:bookmarkStart w:id="10537" w:name="_Toc366513354"/>
      <w:bookmarkStart w:id="10538" w:name="_Toc366574543"/>
      <w:bookmarkStart w:id="10539" w:name="_Toc366578336"/>
      <w:bookmarkStart w:id="10540" w:name="_Toc366578930"/>
      <w:bookmarkStart w:id="10541" w:name="_Toc366579522"/>
      <w:bookmarkStart w:id="10542" w:name="_Toc366580113"/>
      <w:bookmarkStart w:id="10543" w:name="_Toc366580705"/>
      <w:bookmarkStart w:id="10544" w:name="_Toc366581296"/>
      <w:bookmarkStart w:id="10545" w:name="_Toc366581888"/>
      <w:bookmarkStart w:id="10546" w:name="_Toc351912918"/>
      <w:bookmarkStart w:id="10547" w:name="_Toc351914939"/>
      <w:bookmarkStart w:id="10548" w:name="_Toc351915405"/>
      <w:bookmarkStart w:id="10549" w:name="_Toc361231503"/>
      <w:bookmarkStart w:id="10550" w:name="_Toc361232029"/>
      <w:bookmarkStart w:id="10551" w:name="_Toc362445327"/>
      <w:bookmarkStart w:id="10552" w:name="_Toc363909294"/>
      <w:bookmarkStart w:id="10553" w:name="_Toc364463720"/>
      <w:bookmarkStart w:id="10554" w:name="_Toc366078324"/>
      <w:bookmarkStart w:id="10555" w:name="_Toc366078939"/>
      <w:bookmarkStart w:id="10556" w:name="_Toc366079924"/>
      <w:bookmarkStart w:id="10557" w:name="_Toc366080536"/>
      <w:bookmarkStart w:id="10558" w:name="_Toc366081145"/>
      <w:bookmarkStart w:id="10559" w:name="_Toc366505485"/>
      <w:bookmarkStart w:id="10560" w:name="_Toc366508854"/>
      <w:bookmarkStart w:id="10561" w:name="_Toc366513355"/>
      <w:bookmarkStart w:id="10562" w:name="_Toc366574544"/>
      <w:bookmarkStart w:id="10563" w:name="_Toc366578337"/>
      <w:bookmarkStart w:id="10564" w:name="_Toc366578931"/>
      <w:bookmarkStart w:id="10565" w:name="_Toc366579523"/>
      <w:bookmarkStart w:id="10566" w:name="_Toc366580114"/>
      <w:bookmarkStart w:id="10567" w:name="_Toc366580706"/>
      <w:bookmarkStart w:id="10568" w:name="_Toc366581297"/>
      <w:bookmarkStart w:id="10569" w:name="_Toc366581889"/>
      <w:bookmarkStart w:id="10570" w:name="_Toc351912919"/>
      <w:bookmarkStart w:id="10571" w:name="_Toc351914940"/>
      <w:bookmarkStart w:id="10572" w:name="_Toc351915406"/>
      <w:bookmarkStart w:id="10573" w:name="_Toc361231504"/>
      <w:bookmarkStart w:id="10574" w:name="_Toc361232030"/>
      <w:bookmarkStart w:id="10575" w:name="_Toc362445328"/>
      <w:bookmarkStart w:id="10576" w:name="_Toc363909295"/>
      <w:bookmarkStart w:id="10577" w:name="_Toc364463721"/>
      <w:bookmarkStart w:id="10578" w:name="_Toc366078325"/>
      <w:bookmarkStart w:id="10579" w:name="_Toc366078940"/>
      <w:bookmarkStart w:id="10580" w:name="_Toc366079925"/>
      <w:bookmarkStart w:id="10581" w:name="_Toc366080537"/>
      <w:bookmarkStart w:id="10582" w:name="_Toc366081146"/>
      <w:bookmarkStart w:id="10583" w:name="_Toc366505486"/>
      <w:bookmarkStart w:id="10584" w:name="_Toc366508855"/>
      <w:bookmarkStart w:id="10585" w:name="_Toc366513356"/>
      <w:bookmarkStart w:id="10586" w:name="_Toc366574545"/>
      <w:bookmarkStart w:id="10587" w:name="_Toc366578338"/>
      <w:bookmarkStart w:id="10588" w:name="_Toc366578932"/>
      <w:bookmarkStart w:id="10589" w:name="_Toc366579524"/>
      <w:bookmarkStart w:id="10590" w:name="_Toc366580115"/>
      <w:bookmarkStart w:id="10591" w:name="_Toc366580707"/>
      <w:bookmarkStart w:id="10592" w:name="_Toc366581298"/>
      <w:bookmarkStart w:id="10593" w:name="_Toc366581890"/>
      <w:bookmarkStart w:id="10594" w:name="_Toc351912920"/>
      <w:bookmarkStart w:id="10595" w:name="_Toc351914941"/>
      <w:bookmarkStart w:id="10596" w:name="_Toc351915407"/>
      <w:bookmarkStart w:id="10597" w:name="_Toc361231505"/>
      <w:bookmarkStart w:id="10598" w:name="_Toc361232031"/>
      <w:bookmarkStart w:id="10599" w:name="_Toc362445329"/>
      <w:bookmarkStart w:id="10600" w:name="_Toc363909296"/>
      <w:bookmarkStart w:id="10601" w:name="_Toc364463722"/>
      <w:bookmarkStart w:id="10602" w:name="_Toc366078326"/>
      <w:bookmarkStart w:id="10603" w:name="_Toc366078941"/>
      <w:bookmarkStart w:id="10604" w:name="_Toc366079926"/>
      <w:bookmarkStart w:id="10605" w:name="_Toc366080538"/>
      <w:bookmarkStart w:id="10606" w:name="_Toc366081147"/>
      <w:bookmarkStart w:id="10607" w:name="_Toc366505487"/>
      <w:bookmarkStart w:id="10608" w:name="_Toc366508856"/>
      <w:bookmarkStart w:id="10609" w:name="_Toc366513357"/>
      <w:bookmarkStart w:id="10610" w:name="_Toc366574546"/>
      <w:bookmarkStart w:id="10611" w:name="_Toc366578339"/>
      <w:bookmarkStart w:id="10612" w:name="_Toc366578933"/>
      <w:bookmarkStart w:id="10613" w:name="_Toc366579525"/>
      <w:bookmarkStart w:id="10614" w:name="_Toc366580116"/>
      <w:bookmarkStart w:id="10615" w:name="_Toc366580708"/>
      <w:bookmarkStart w:id="10616" w:name="_Toc366581299"/>
      <w:bookmarkStart w:id="10617" w:name="_Toc366581891"/>
      <w:bookmarkStart w:id="10618" w:name="_Toc349042815"/>
      <w:bookmarkStart w:id="10619" w:name="_Toc62570208"/>
      <w:bookmarkStart w:id="10620" w:name="_Toc210216930"/>
      <w:bookmarkStart w:id="10621" w:name="_Toc219441062"/>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bookmarkEnd w:id="9138"/>
      <w:bookmarkEnd w:id="9139"/>
      <w:bookmarkEnd w:id="9140"/>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8"/>
      <w:bookmarkEnd w:id="9159"/>
      <w:bookmarkEnd w:id="9160"/>
      <w:bookmarkEnd w:id="9161"/>
      <w:bookmarkEnd w:id="9162"/>
      <w:bookmarkEnd w:id="9163"/>
      <w:bookmarkEnd w:id="9164"/>
      <w:bookmarkEnd w:id="9165"/>
      <w:bookmarkEnd w:id="9166"/>
      <w:bookmarkEnd w:id="9167"/>
      <w:bookmarkEnd w:id="9168"/>
      <w:bookmarkEnd w:id="9169"/>
      <w:bookmarkEnd w:id="9170"/>
      <w:bookmarkEnd w:id="9171"/>
      <w:bookmarkEnd w:id="9172"/>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bookmarkEnd w:id="9486"/>
      <w:bookmarkEnd w:id="9487"/>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0"/>
      <w:bookmarkEnd w:id="9941"/>
      <w:bookmarkEnd w:id="9942"/>
      <w:bookmarkEnd w:id="9943"/>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bookmarkEnd w:id="9967"/>
      <w:bookmarkEnd w:id="9968"/>
      <w:bookmarkEnd w:id="9969"/>
      <w:bookmarkEnd w:id="9970"/>
      <w:bookmarkEnd w:id="9971"/>
      <w:bookmarkEnd w:id="9972"/>
      <w:bookmarkEnd w:id="9973"/>
      <w:bookmarkEnd w:id="9974"/>
      <w:bookmarkEnd w:id="9975"/>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bookmarkEnd w:id="10227"/>
      <w:bookmarkEnd w:id="10228"/>
      <w:bookmarkEnd w:id="10229"/>
      <w:bookmarkEnd w:id="10230"/>
      <w:bookmarkEnd w:id="10231"/>
      <w:bookmarkEnd w:id="10232"/>
      <w:bookmarkEnd w:id="10233"/>
      <w:bookmarkEnd w:id="10234"/>
      <w:bookmarkEnd w:id="10235"/>
      <w:bookmarkEnd w:id="10236"/>
      <w:bookmarkEnd w:id="10237"/>
      <w:bookmarkEnd w:id="10238"/>
      <w:bookmarkEnd w:id="10239"/>
      <w:bookmarkEnd w:id="10240"/>
      <w:bookmarkEnd w:id="10241"/>
      <w:bookmarkEnd w:id="10242"/>
      <w:bookmarkEnd w:id="10243"/>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bookmarkEnd w:id="10388"/>
      <w:bookmarkEnd w:id="10389"/>
      <w:bookmarkEnd w:id="10390"/>
      <w:bookmarkEnd w:id="10391"/>
      <w:bookmarkEnd w:id="10392"/>
      <w:bookmarkEnd w:id="10393"/>
      <w:bookmarkEnd w:id="10394"/>
      <w:bookmarkEnd w:id="10395"/>
      <w:bookmarkEnd w:id="10396"/>
      <w:bookmarkEnd w:id="10397"/>
      <w:bookmarkEnd w:id="10398"/>
      <w:bookmarkEnd w:id="10399"/>
      <w:bookmarkEnd w:id="10400"/>
      <w:bookmarkEnd w:id="10401"/>
      <w:bookmarkEnd w:id="10402"/>
      <w:bookmarkEnd w:id="10403"/>
      <w:bookmarkEnd w:id="10404"/>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bookmarkEnd w:id="10418"/>
      <w:bookmarkEnd w:id="10419"/>
      <w:bookmarkEnd w:id="10420"/>
      <w:bookmarkEnd w:id="10421"/>
      <w:bookmarkEnd w:id="10422"/>
      <w:bookmarkEnd w:id="10423"/>
      <w:bookmarkEnd w:id="10424"/>
      <w:bookmarkEnd w:id="10425"/>
      <w:bookmarkEnd w:id="10426"/>
      <w:bookmarkEnd w:id="10427"/>
      <w:bookmarkEnd w:id="10428"/>
      <w:bookmarkEnd w:id="10429"/>
      <w:bookmarkEnd w:id="10430"/>
      <w:bookmarkEnd w:id="10431"/>
      <w:bookmarkEnd w:id="10432"/>
      <w:bookmarkEnd w:id="10433"/>
      <w:bookmarkEnd w:id="10434"/>
      <w:bookmarkEnd w:id="10435"/>
      <w:bookmarkEnd w:id="10436"/>
      <w:bookmarkEnd w:id="10437"/>
      <w:bookmarkEnd w:id="10438"/>
      <w:bookmarkEnd w:id="10439"/>
      <w:bookmarkEnd w:id="10440"/>
      <w:bookmarkEnd w:id="10441"/>
      <w:bookmarkEnd w:id="10442"/>
      <w:bookmarkEnd w:id="10443"/>
      <w:bookmarkEnd w:id="10444"/>
      <w:bookmarkEnd w:id="10445"/>
      <w:bookmarkEnd w:id="10446"/>
      <w:bookmarkEnd w:id="10447"/>
      <w:bookmarkEnd w:id="10448"/>
      <w:bookmarkEnd w:id="10449"/>
      <w:bookmarkEnd w:id="10450"/>
      <w:bookmarkEnd w:id="10451"/>
      <w:bookmarkEnd w:id="10452"/>
      <w:bookmarkEnd w:id="10453"/>
      <w:bookmarkEnd w:id="10454"/>
      <w:bookmarkEnd w:id="10455"/>
      <w:bookmarkEnd w:id="10456"/>
      <w:bookmarkEnd w:id="10457"/>
      <w:bookmarkEnd w:id="10458"/>
      <w:bookmarkEnd w:id="10459"/>
      <w:bookmarkEnd w:id="10460"/>
      <w:bookmarkEnd w:id="10461"/>
      <w:bookmarkEnd w:id="10462"/>
      <w:bookmarkEnd w:id="10463"/>
      <w:bookmarkEnd w:id="10464"/>
      <w:bookmarkEnd w:id="10465"/>
      <w:bookmarkEnd w:id="10466"/>
      <w:bookmarkEnd w:id="10467"/>
      <w:bookmarkEnd w:id="10468"/>
      <w:bookmarkEnd w:id="10469"/>
      <w:bookmarkEnd w:id="10470"/>
      <w:bookmarkEnd w:id="10471"/>
      <w:bookmarkEnd w:id="10472"/>
      <w:bookmarkEnd w:id="10473"/>
      <w:bookmarkEnd w:id="10474"/>
      <w:bookmarkEnd w:id="10475"/>
      <w:bookmarkEnd w:id="10476"/>
      <w:bookmarkEnd w:id="10477"/>
      <w:bookmarkEnd w:id="10478"/>
      <w:bookmarkEnd w:id="10479"/>
      <w:bookmarkEnd w:id="10480"/>
      <w:bookmarkEnd w:id="10481"/>
      <w:bookmarkEnd w:id="10482"/>
      <w:bookmarkEnd w:id="10483"/>
      <w:bookmarkEnd w:id="10484"/>
      <w:bookmarkEnd w:id="10485"/>
      <w:bookmarkEnd w:id="10486"/>
      <w:bookmarkEnd w:id="10487"/>
      <w:bookmarkEnd w:id="10488"/>
      <w:bookmarkEnd w:id="10489"/>
      <w:bookmarkEnd w:id="10490"/>
      <w:bookmarkEnd w:id="10491"/>
      <w:bookmarkEnd w:id="10492"/>
      <w:bookmarkEnd w:id="10493"/>
      <w:bookmarkEnd w:id="10494"/>
      <w:bookmarkEnd w:id="10495"/>
      <w:bookmarkEnd w:id="10496"/>
      <w:bookmarkEnd w:id="10497"/>
      <w:bookmarkEnd w:id="10498"/>
      <w:bookmarkEnd w:id="10499"/>
      <w:bookmarkEnd w:id="10500"/>
      <w:bookmarkEnd w:id="10501"/>
      <w:bookmarkEnd w:id="10502"/>
      <w:bookmarkEnd w:id="10503"/>
      <w:bookmarkEnd w:id="10504"/>
      <w:bookmarkEnd w:id="10505"/>
      <w:bookmarkEnd w:id="10506"/>
      <w:bookmarkEnd w:id="10507"/>
      <w:bookmarkEnd w:id="10508"/>
      <w:bookmarkEnd w:id="10509"/>
      <w:bookmarkEnd w:id="10510"/>
      <w:bookmarkEnd w:id="10511"/>
      <w:bookmarkEnd w:id="10512"/>
      <w:bookmarkEnd w:id="10513"/>
      <w:bookmarkEnd w:id="10514"/>
      <w:bookmarkEnd w:id="10515"/>
      <w:bookmarkEnd w:id="10516"/>
      <w:bookmarkEnd w:id="10517"/>
      <w:bookmarkEnd w:id="10518"/>
      <w:bookmarkEnd w:id="10519"/>
      <w:bookmarkEnd w:id="10520"/>
      <w:bookmarkEnd w:id="10521"/>
      <w:bookmarkEnd w:id="10522"/>
      <w:bookmarkEnd w:id="10523"/>
      <w:bookmarkEnd w:id="10524"/>
      <w:bookmarkEnd w:id="10525"/>
      <w:bookmarkEnd w:id="10526"/>
      <w:bookmarkEnd w:id="10527"/>
      <w:bookmarkEnd w:id="10528"/>
      <w:bookmarkEnd w:id="10529"/>
      <w:bookmarkEnd w:id="10530"/>
      <w:bookmarkEnd w:id="10531"/>
      <w:bookmarkEnd w:id="10532"/>
      <w:bookmarkEnd w:id="10533"/>
      <w:bookmarkEnd w:id="10534"/>
      <w:bookmarkEnd w:id="10535"/>
      <w:bookmarkEnd w:id="10536"/>
      <w:bookmarkEnd w:id="10537"/>
      <w:bookmarkEnd w:id="10538"/>
      <w:bookmarkEnd w:id="10539"/>
      <w:bookmarkEnd w:id="10540"/>
      <w:bookmarkEnd w:id="10541"/>
      <w:bookmarkEnd w:id="10542"/>
      <w:bookmarkEnd w:id="10543"/>
      <w:bookmarkEnd w:id="10544"/>
      <w:bookmarkEnd w:id="10545"/>
      <w:bookmarkEnd w:id="10546"/>
      <w:bookmarkEnd w:id="10547"/>
      <w:bookmarkEnd w:id="10548"/>
      <w:bookmarkEnd w:id="10549"/>
      <w:bookmarkEnd w:id="10550"/>
      <w:bookmarkEnd w:id="10551"/>
      <w:bookmarkEnd w:id="10552"/>
      <w:bookmarkEnd w:id="10553"/>
      <w:bookmarkEnd w:id="10554"/>
      <w:bookmarkEnd w:id="10555"/>
      <w:bookmarkEnd w:id="10556"/>
      <w:bookmarkEnd w:id="10557"/>
      <w:bookmarkEnd w:id="10558"/>
      <w:bookmarkEnd w:id="10559"/>
      <w:bookmarkEnd w:id="10560"/>
      <w:bookmarkEnd w:id="10561"/>
      <w:bookmarkEnd w:id="10562"/>
      <w:bookmarkEnd w:id="10563"/>
      <w:bookmarkEnd w:id="10564"/>
      <w:bookmarkEnd w:id="10565"/>
      <w:bookmarkEnd w:id="10566"/>
      <w:bookmarkEnd w:id="10567"/>
      <w:bookmarkEnd w:id="10568"/>
      <w:bookmarkEnd w:id="10569"/>
      <w:bookmarkEnd w:id="10570"/>
      <w:bookmarkEnd w:id="10571"/>
      <w:bookmarkEnd w:id="10572"/>
      <w:bookmarkEnd w:id="10573"/>
      <w:bookmarkEnd w:id="10574"/>
      <w:bookmarkEnd w:id="10575"/>
      <w:bookmarkEnd w:id="10576"/>
      <w:bookmarkEnd w:id="10577"/>
      <w:bookmarkEnd w:id="10578"/>
      <w:bookmarkEnd w:id="10579"/>
      <w:bookmarkEnd w:id="10580"/>
      <w:bookmarkEnd w:id="10581"/>
      <w:bookmarkEnd w:id="10582"/>
      <w:bookmarkEnd w:id="10583"/>
      <w:bookmarkEnd w:id="10584"/>
      <w:bookmarkEnd w:id="10585"/>
      <w:bookmarkEnd w:id="10586"/>
      <w:bookmarkEnd w:id="10587"/>
      <w:bookmarkEnd w:id="10588"/>
      <w:bookmarkEnd w:id="10589"/>
      <w:bookmarkEnd w:id="10590"/>
      <w:bookmarkEnd w:id="10591"/>
      <w:bookmarkEnd w:id="10592"/>
      <w:bookmarkEnd w:id="10593"/>
      <w:bookmarkEnd w:id="10594"/>
      <w:bookmarkEnd w:id="10595"/>
      <w:bookmarkEnd w:id="10596"/>
      <w:bookmarkEnd w:id="10597"/>
      <w:bookmarkEnd w:id="10598"/>
      <w:bookmarkEnd w:id="10599"/>
      <w:bookmarkEnd w:id="10600"/>
      <w:bookmarkEnd w:id="10601"/>
      <w:bookmarkEnd w:id="10602"/>
      <w:bookmarkEnd w:id="10603"/>
      <w:bookmarkEnd w:id="10604"/>
      <w:bookmarkEnd w:id="10605"/>
      <w:bookmarkEnd w:id="10606"/>
      <w:bookmarkEnd w:id="10607"/>
      <w:bookmarkEnd w:id="10608"/>
      <w:bookmarkEnd w:id="10609"/>
      <w:bookmarkEnd w:id="10610"/>
      <w:bookmarkEnd w:id="10611"/>
      <w:bookmarkEnd w:id="10612"/>
      <w:bookmarkEnd w:id="10613"/>
      <w:bookmarkEnd w:id="10614"/>
      <w:bookmarkEnd w:id="10615"/>
      <w:bookmarkEnd w:id="10616"/>
      <w:bookmarkEnd w:id="10617"/>
      <w:r>
        <w:t>Arrays and Sequences</w:t>
      </w:r>
      <w:bookmarkEnd w:id="10618"/>
      <w:bookmarkEnd w:id="10619"/>
      <w:bookmarkEnd w:id="10620"/>
      <w:bookmarkEnd w:id="10621"/>
    </w:p>
    <w:p w14:paraId="097CB23F" w14:textId="77777777" w:rsidR="00B46A03" w:rsidRDefault="00B46A03" w:rsidP="00B46A03">
      <w:r>
        <w:t xml:space="preserve">In some situations, arrays of elements and sequence groups of elements seem to be similar; however, there is no notion of the array itself independent of its contained elements. Arrays are distinctly different from sequence groups in this way. </w:t>
      </w:r>
    </w:p>
    <w:p w14:paraId="0FCEC766" w14:textId="77777777" w:rsidR="00B46A03" w:rsidRDefault="00B46A03" w:rsidP="00B46A03">
      <w:r>
        <w:t xml:space="preserve">A sequence can have its own initiator, and a complex element having that sequence as its content can also have its own initiator, so one can express two different initiators. </w:t>
      </w:r>
    </w:p>
    <w:p w14:paraId="0AC4437D" w14:textId="77777777" w:rsidR="00B46A03" w:rsidRDefault="00B46A03" w:rsidP="00B46A03">
      <w:r>
        <w:lastRenderedPageBreak/>
        <w:t>Unlike a sequence group, an array does not have its own initiator, terminator, or alignment. Those properties apply to each element occurrence of the array. To give an alignment, initiator, separator, or terminator to an entire array one must enclose the element declaration for the array in a sequence group and specify the alignment, separator, initiator, and terminator on the sequence group.</w:t>
      </w:r>
    </w:p>
    <w:p w14:paraId="265DC51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0622" w:name="_Toc351912922"/>
      <w:bookmarkStart w:id="10623" w:name="_Toc351914943"/>
      <w:bookmarkStart w:id="10624" w:name="_Toc351915409"/>
      <w:bookmarkStart w:id="10625" w:name="_Toc361231507"/>
      <w:bookmarkStart w:id="10626" w:name="_Toc361232033"/>
      <w:bookmarkStart w:id="10627" w:name="_Toc362445331"/>
      <w:bookmarkStart w:id="10628" w:name="_Toc363909298"/>
      <w:bookmarkStart w:id="10629" w:name="_Toc364463724"/>
      <w:bookmarkStart w:id="10630" w:name="_Toc366078328"/>
      <w:bookmarkStart w:id="10631" w:name="_Toc366078943"/>
      <w:bookmarkStart w:id="10632" w:name="_Toc366079928"/>
      <w:bookmarkStart w:id="10633" w:name="_Toc366080540"/>
      <w:bookmarkStart w:id="10634" w:name="_Toc366081149"/>
      <w:bookmarkStart w:id="10635" w:name="_Toc366505489"/>
      <w:bookmarkStart w:id="10636" w:name="_Toc366508858"/>
      <w:bookmarkStart w:id="10637" w:name="_Toc366513359"/>
      <w:bookmarkStart w:id="10638" w:name="_Toc366574548"/>
      <w:bookmarkStart w:id="10639" w:name="_Toc366578341"/>
      <w:bookmarkStart w:id="10640" w:name="_Toc366578935"/>
      <w:bookmarkStart w:id="10641" w:name="_Toc366579527"/>
      <w:bookmarkStart w:id="10642" w:name="_Toc366580118"/>
      <w:bookmarkStart w:id="10643" w:name="_Toc366580710"/>
      <w:bookmarkStart w:id="10644" w:name="_Toc366581301"/>
      <w:bookmarkStart w:id="10645" w:name="_Toc366581893"/>
      <w:bookmarkStart w:id="10646" w:name="_Toc351912923"/>
      <w:bookmarkStart w:id="10647" w:name="_Toc351914944"/>
      <w:bookmarkStart w:id="10648" w:name="_Toc351915410"/>
      <w:bookmarkStart w:id="10649" w:name="_Toc361231508"/>
      <w:bookmarkStart w:id="10650" w:name="_Toc361232034"/>
      <w:bookmarkStart w:id="10651" w:name="_Toc362445332"/>
      <w:bookmarkStart w:id="10652" w:name="_Toc363909299"/>
      <w:bookmarkStart w:id="10653" w:name="_Toc364463725"/>
      <w:bookmarkStart w:id="10654" w:name="_Toc366078329"/>
      <w:bookmarkStart w:id="10655" w:name="_Toc366078944"/>
      <w:bookmarkStart w:id="10656" w:name="_Toc366079929"/>
      <w:bookmarkStart w:id="10657" w:name="_Toc366080541"/>
      <w:bookmarkStart w:id="10658" w:name="_Toc366081150"/>
      <w:bookmarkStart w:id="10659" w:name="_Toc366505490"/>
      <w:bookmarkStart w:id="10660" w:name="_Toc366508859"/>
      <w:bookmarkStart w:id="10661" w:name="_Toc366513360"/>
      <w:bookmarkStart w:id="10662" w:name="_Toc366574549"/>
      <w:bookmarkStart w:id="10663" w:name="_Toc366578342"/>
      <w:bookmarkStart w:id="10664" w:name="_Toc366578936"/>
      <w:bookmarkStart w:id="10665" w:name="_Toc366579528"/>
      <w:bookmarkStart w:id="10666" w:name="_Toc366580119"/>
      <w:bookmarkStart w:id="10667" w:name="_Toc366580711"/>
      <w:bookmarkStart w:id="10668" w:name="_Toc366581302"/>
      <w:bookmarkStart w:id="10669" w:name="_Toc366581894"/>
      <w:bookmarkStart w:id="10670" w:name="_Toc351912924"/>
      <w:bookmarkStart w:id="10671" w:name="_Toc351914945"/>
      <w:bookmarkStart w:id="10672" w:name="_Toc351915411"/>
      <w:bookmarkStart w:id="10673" w:name="_Toc361231509"/>
      <w:bookmarkStart w:id="10674" w:name="_Toc361232035"/>
      <w:bookmarkStart w:id="10675" w:name="_Toc362445333"/>
      <w:bookmarkStart w:id="10676" w:name="_Toc363909300"/>
      <w:bookmarkStart w:id="10677" w:name="_Toc364463726"/>
      <w:bookmarkStart w:id="10678" w:name="_Toc366078330"/>
      <w:bookmarkStart w:id="10679" w:name="_Toc366078945"/>
      <w:bookmarkStart w:id="10680" w:name="_Toc366079930"/>
      <w:bookmarkStart w:id="10681" w:name="_Toc366080542"/>
      <w:bookmarkStart w:id="10682" w:name="_Toc366081151"/>
      <w:bookmarkStart w:id="10683" w:name="_Toc366505491"/>
      <w:bookmarkStart w:id="10684" w:name="_Toc366508860"/>
      <w:bookmarkStart w:id="10685" w:name="_Toc366513361"/>
      <w:bookmarkStart w:id="10686" w:name="_Toc366574550"/>
      <w:bookmarkStart w:id="10687" w:name="_Toc366578343"/>
      <w:bookmarkStart w:id="10688" w:name="_Toc366578937"/>
      <w:bookmarkStart w:id="10689" w:name="_Toc366579529"/>
      <w:bookmarkStart w:id="10690" w:name="_Toc366580120"/>
      <w:bookmarkStart w:id="10691" w:name="_Toc366580712"/>
      <w:bookmarkStart w:id="10692" w:name="_Toc366581303"/>
      <w:bookmarkStart w:id="10693" w:name="_Toc366581895"/>
      <w:bookmarkStart w:id="10694" w:name="_Toc351912925"/>
      <w:bookmarkStart w:id="10695" w:name="_Toc351914946"/>
      <w:bookmarkStart w:id="10696" w:name="_Toc351915412"/>
      <w:bookmarkStart w:id="10697" w:name="_Toc361231510"/>
      <w:bookmarkStart w:id="10698" w:name="_Toc361232036"/>
      <w:bookmarkStart w:id="10699" w:name="_Toc362445334"/>
      <w:bookmarkStart w:id="10700" w:name="_Toc363909301"/>
      <w:bookmarkStart w:id="10701" w:name="_Toc364463727"/>
      <w:bookmarkStart w:id="10702" w:name="_Toc366078331"/>
      <w:bookmarkStart w:id="10703" w:name="_Toc366078946"/>
      <w:bookmarkStart w:id="10704" w:name="_Toc366079931"/>
      <w:bookmarkStart w:id="10705" w:name="_Toc366080543"/>
      <w:bookmarkStart w:id="10706" w:name="_Toc366081152"/>
      <w:bookmarkStart w:id="10707" w:name="_Toc366505492"/>
      <w:bookmarkStart w:id="10708" w:name="_Toc366508861"/>
      <w:bookmarkStart w:id="10709" w:name="_Toc366513362"/>
      <w:bookmarkStart w:id="10710" w:name="_Toc366574551"/>
      <w:bookmarkStart w:id="10711" w:name="_Toc366578344"/>
      <w:bookmarkStart w:id="10712" w:name="_Toc366578938"/>
      <w:bookmarkStart w:id="10713" w:name="_Toc366579530"/>
      <w:bookmarkStart w:id="10714" w:name="_Toc366580121"/>
      <w:bookmarkStart w:id="10715" w:name="_Toc366580713"/>
      <w:bookmarkStart w:id="10716" w:name="_Toc366581304"/>
      <w:bookmarkStart w:id="10717" w:name="_Toc366581896"/>
      <w:bookmarkStart w:id="10718" w:name="_Toc351912926"/>
      <w:bookmarkStart w:id="10719" w:name="_Toc351914947"/>
      <w:bookmarkStart w:id="10720" w:name="_Toc351915413"/>
      <w:bookmarkStart w:id="10721" w:name="_Toc361231511"/>
      <w:bookmarkStart w:id="10722" w:name="_Toc361232037"/>
      <w:bookmarkStart w:id="10723" w:name="_Toc362445335"/>
      <w:bookmarkStart w:id="10724" w:name="_Toc363909302"/>
      <w:bookmarkStart w:id="10725" w:name="_Toc364463728"/>
      <w:bookmarkStart w:id="10726" w:name="_Toc366078332"/>
      <w:bookmarkStart w:id="10727" w:name="_Toc366078947"/>
      <w:bookmarkStart w:id="10728" w:name="_Toc366079932"/>
      <w:bookmarkStart w:id="10729" w:name="_Toc366080544"/>
      <w:bookmarkStart w:id="10730" w:name="_Toc366081153"/>
      <w:bookmarkStart w:id="10731" w:name="_Toc366505493"/>
      <w:bookmarkStart w:id="10732" w:name="_Toc366508862"/>
      <w:bookmarkStart w:id="10733" w:name="_Toc366513363"/>
      <w:bookmarkStart w:id="10734" w:name="_Toc366574552"/>
      <w:bookmarkStart w:id="10735" w:name="_Toc366578345"/>
      <w:bookmarkStart w:id="10736" w:name="_Toc366578939"/>
      <w:bookmarkStart w:id="10737" w:name="_Toc366579531"/>
      <w:bookmarkStart w:id="10738" w:name="_Toc366580122"/>
      <w:bookmarkStart w:id="10739" w:name="_Toc366580714"/>
      <w:bookmarkStart w:id="10740" w:name="_Toc366581305"/>
      <w:bookmarkStart w:id="10741" w:name="_Toc366581897"/>
      <w:bookmarkStart w:id="10742" w:name="_Toc351912927"/>
      <w:bookmarkStart w:id="10743" w:name="_Toc351914948"/>
      <w:bookmarkStart w:id="10744" w:name="_Toc351915414"/>
      <w:bookmarkStart w:id="10745" w:name="_Toc361231512"/>
      <w:bookmarkStart w:id="10746" w:name="_Toc361232038"/>
      <w:bookmarkStart w:id="10747" w:name="_Toc362445336"/>
      <w:bookmarkStart w:id="10748" w:name="_Toc363909303"/>
      <w:bookmarkStart w:id="10749" w:name="_Toc364463729"/>
      <w:bookmarkStart w:id="10750" w:name="_Toc366078333"/>
      <w:bookmarkStart w:id="10751" w:name="_Toc366078948"/>
      <w:bookmarkStart w:id="10752" w:name="_Toc366079933"/>
      <w:bookmarkStart w:id="10753" w:name="_Toc366080545"/>
      <w:bookmarkStart w:id="10754" w:name="_Toc366081154"/>
      <w:bookmarkStart w:id="10755" w:name="_Toc366505494"/>
      <w:bookmarkStart w:id="10756" w:name="_Toc366508863"/>
      <w:bookmarkStart w:id="10757" w:name="_Toc366513364"/>
      <w:bookmarkStart w:id="10758" w:name="_Toc366574553"/>
      <w:bookmarkStart w:id="10759" w:name="_Toc366578346"/>
      <w:bookmarkStart w:id="10760" w:name="_Toc366578940"/>
      <w:bookmarkStart w:id="10761" w:name="_Toc366579532"/>
      <w:bookmarkStart w:id="10762" w:name="_Toc366580123"/>
      <w:bookmarkStart w:id="10763" w:name="_Toc366580715"/>
      <w:bookmarkStart w:id="10764" w:name="_Toc366581306"/>
      <w:bookmarkStart w:id="10765" w:name="_Toc366581898"/>
      <w:bookmarkStart w:id="10766" w:name="_Toc351912928"/>
      <w:bookmarkStart w:id="10767" w:name="_Toc351914949"/>
      <w:bookmarkStart w:id="10768" w:name="_Toc351915415"/>
      <w:bookmarkStart w:id="10769" w:name="_Toc361231513"/>
      <w:bookmarkStart w:id="10770" w:name="_Toc361232039"/>
      <w:bookmarkStart w:id="10771" w:name="_Toc362445337"/>
      <w:bookmarkStart w:id="10772" w:name="_Toc363909304"/>
      <w:bookmarkStart w:id="10773" w:name="_Toc364463730"/>
      <w:bookmarkStart w:id="10774" w:name="_Toc366078334"/>
      <w:bookmarkStart w:id="10775" w:name="_Toc366078949"/>
      <w:bookmarkStart w:id="10776" w:name="_Toc366079934"/>
      <w:bookmarkStart w:id="10777" w:name="_Toc366080546"/>
      <w:bookmarkStart w:id="10778" w:name="_Toc366081155"/>
      <w:bookmarkStart w:id="10779" w:name="_Toc366505495"/>
      <w:bookmarkStart w:id="10780" w:name="_Toc366508864"/>
      <w:bookmarkStart w:id="10781" w:name="_Toc366513365"/>
      <w:bookmarkStart w:id="10782" w:name="_Toc366574554"/>
      <w:bookmarkStart w:id="10783" w:name="_Toc366578347"/>
      <w:bookmarkStart w:id="10784" w:name="_Toc366578941"/>
      <w:bookmarkStart w:id="10785" w:name="_Toc366579533"/>
      <w:bookmarkStart w:id="10786" w:name="_Toc366580124"/>
      <w:bookmarkStart w:id="10787" w:name="_Toc366580716"/>
      <w:bookmarkStart w:id="10788" w:name="_Toc366581307"/>
      <w:bookmarkStart w:id="10789" w:name="_Toc366581899"/>
      <w:bookmarkStart w:id="10790" w:name="_Toc351912929"/>
      <w:bookmarkStart w:id="10791" w:name="_Toc351914950"/>
      <w:bookmarkStart w:id="10792" w:name="_Toc351915416"/>
      <w:bookmarkStart w:id="10793" w:name="_Toc361231514"/>
      <w:bookmarkStart w:id="10794" w:name="_Toc361232040"/>
      <w:bookmarkStart w:id="10795" w:name="_Toc362445338"/>
      <w:bookmarkStart w:id="10796" w:name="_Toc363909305"/>
      <w:bookmarkStart w:id="10797" w:name="_Toc364463731"/>
      <w:bookmarkStart w:id="10798" w:name="_Toc366078335"/>
      <w:bookmarkStart w:id="10799" w:name="_Toc366078950"/>
      <w:bookmarkStart w:id="10800" w:name="_Toc366079935"/>
      <w:bookmarkStart w:id="10801" w:name="_Toc366080547"/>
      <w:bookmarkStart w:id="10802" w:name="_Toc366081156"/>
      <w:bookmarkStart w:id="10803" w:name="_Toc366505496"/>
      <w:bookmarkStart w:id="10804" w:name="_Toc366508865"/>
      <w:bookmarkStart w:id="10805" w:name="_Toc366513366"/>
      <w:bookmarkStart w:id="10806" w:name="_Toc366574555"/>
      <w:bookmarkStart w:id="10807" w:name="_Toc366578348"/>
      <w:bookmarkStart w:id="10808" w:name="_Toc366578942"/>
      <w:bookmarkStart w:id="10809" w:name="_Toc366579534"/>
      <w:bookmarkStart w:id="10810" w:name="_Toc366580125"/>
      <w:bookmarkStart w:id="10811" w:name="_Toc366580717"/>
      <w:bookmarkStart w:id="10812" w:name="_Toc366581308"/>
      <w:bookmarkStart w:id="10813" w:name="_Toc366581900"/>
      <w:bookmarkStart w:id="10814" w:name="_Toc351912930"/>
      <w:bookmarkStart w:id="10815" w:name="_Toc351914951"/>
      <w:bookmarkStart w:id="10816" w:name="_Toc351915417"/>
      <w:bookmarkStart w:id="10817" w:name="_Toc361231515"/>
      <w:bookmarkStart w:id="10818" w:name="_Toc361232041"/>
      <w:bookmarkStart w:id="10819" w:name="_Toc362445339"/>
      <w:bookmarkStart w:id="10820" w:name="_Toc363909306"/>
      <w:bookmarkStart w:id="10821" w:name="_Toc364463732"/>
      <w:bookmarkStart w:id="10822" w:name="_Toc366078336"/>
      <w:bookmarkStart w:id="10823" w:name="_Toc366078951"/>
      <w:bookmarkStart w:id="10824" w:name="_Toc366079936"/>
      <w:bookmarkStart w:id="10825" w:name="_Toc366080548"/>
      <w:bookmarkStart w:id="10826" w:name="_Toc366081157"/>
      <w:bookmarkStart w:id="10827" w:name="_Toc366505497"/>
      <w:bookmarkStart w:id="10828" w:name="_Toc366508866"/>
      <w:bookmarkStart w:id="10829" w:name="_Toc366513367"/>
      <w:bookmarkStart w:id="10830" w:name="_Toc366574556"/>
      <w:bookmarkStart w:id="10831" w:name="_Toc366578349"/>
      <w:bookmarkStart w:id="10832" w:name="_Toc366578943"/>
      <w:bookmarkStart w:id="10833" w:name="_Toc366579535"/>
      <w:bookmarkStart w:id="10834" w:name="_Toc366580126"/>
      <w:bookmarkStart w:id="10835" w:name="_Toc366580718"/>
      <w:bookmarkStart w:id="10836" w:name="_Toc366581309"/>
      <w:bookmarkStart w:id="10837" w:name="_Toc366581901"/>
      <w:bookmarkStart w:id="10838" w:name="_Toc351912931"/>
      <w:bookmarkStart w:id="10839" w:name="_Toc351914952"/>
      <w:bookmarkStart w:id="10840" w:name="_Toc351915418"/>
      <w:bookmarkStart w:id="10841" w:name="_Toc361231516"/>
      <w:bookmarkStart w:id="10842" w:name="_Toc361232042"/>
      <w:bookmarkStart w:id="10843" w:name="_Toc362445340"/>
      <w:bookmarkStart w:id="10844" w:name="_Toc363909307"/>
      <w:bookmarkStart w:id="10845" w:name="_Toc364463733"/>
      <w:bookmarkStart w:id="10846" w:name="_Toc366078337"/>
      <w:bookmarkStart w:id="10847" w:name="_Toc366078952"/>
      <w:bookmarkStart w:id="10848" w:name="_Toc366079937"/>
      <w:bookmarkStart w:id="10849" w:name="_Toc366080549"/>
      <w:bookmarkStart w:id="10850" w:name="_Toc366081158"/>
      <w:bookmarkStart w:id="10851" w:name="_Toc366505498"/>
      <w:bookmarkStart w:id="10852" w:name="_Toc366508867"/>
      <w:bookmarkStart w:id="10853" w:name="_Toc366513368"/>
      <w:bookmarkStart w:id="10854" w:name="_Toc366574557"/>
      <w:bookmarkStart w:id="10855" w:name="_Toc366578350"/>
      <w:bookmarkStart w:id="10856" w:name="_Toc366578944"/>
      <w:bookmarkStart w:id="10857" w:name="_Toc366579536"/>
      <w:bookmarkStart w:id="10858" w:name="_Toc366580127"/>
      <w:bookmarkStart w:id="10859" w:name="_Toc366580719"/>
      <w:bookmarkStart w:id="10860" w:name="_Toc366581310"/>
      <w:bookmarkStart w:id="10861" w:name="_Toc366581902"/>
      <w:bookmarkStart w:id="10862" w:name="_Toc351912932"/>
      <w:bookmarkStart w:id="10863" w:name="_Toc351914953"/>
      <w:bookmarkStart w:id="10864" w:name="_Toc351915419"/>
      <w:bookmarkStart w:id="10865" w:name="_Toc361231517"/>
      <w:bookmarkStart w:id="10866" w:name="_Toc361232043"/>
      <w:bookmarkStart w:id="10867" w:name="_Toc362445341"/>
      <w:bookmarkStart w:id="10868" w:name="_Toc363909308"/>
      <w:bookmarkStart w:id="10869" w:name="_Toc364463734"/>
      <w:bookmarkStart w:id="10870" w:name="_Toc366078338"/>
      <w:bookmarkStart w:id="10871" w:name="_Toc366078953"/>
      <w:bookmarkStart w:id="10872" w:name="_Toc366079938"/>
      <w:bookmarkStart w:id="10873" w:name="_Toc366080550"/>
      <w:bookmarkStart w:id="10874" w:name="_Toc366081159"/>
      <w:bookmarkStart w:id="10875" w:name="_Toc366505499"/>
      <w:bookmarkStart w:id="10876" w:name="_Toc366508868"/>
      <w:bookmarkStart w:id="10877" w:name="_Toc366513369"/>
      <w:bookmarkStart w:id="10878" w:name="_Toc366574558"/>
      <w:bookmarkStart w:id="10879" w:name="_Toc366578351"/>
      <w:bookmarkStart w:id="10880" w:name="_Toc366578945"/>
      <w:bookmarkStart w:id="10881" w:name="_Toc366579537"/>
      <w:bookmarkStart w:id="10882" w:name="_Toc366580128"/>
      <w:bookmarkStart w:id="10883" w:name="_Toc366580720"/>
      <w:bookmarkStart w:id="10884" w:name="_Toc366581311"/>
      <w:bookmarkStart w:id="10885" w:name="_Toc366581903"/>
      <w:bookmarkStart w:id="10886" w:name="_Toc351912933"/>
      <w:bookmarkStart w:id="10887" w:name="_Toc351914954"/>
      <w:bookmarkStart w:id="10888" w:name="_Toc351915420"/>
      <w:bookmarkStart w:id="10889" w:name="_Toc361231518"/>
      <w:bookmarkStart w:id="10890" w:name="_Toc361232044"/>
      <w:bookmarkStart w:id="10891" w:name="_Toc362445342"/>
      <w:bookmarkStart w:id="10892" w:name="_Toc363909309"/>
      <w:bookmarkStart w:id="10893" w:name="_Toc364463735"/>
      <w:bookmarkStart w:id="10894" w:name="_Toc366078339"/>
      <w:bookmarkStart w:id="10895" w:name="_Toc366078954"/>
      <w:bookmarkStart w:id="10896" w:name="_Toc366079939"/>
      <w:bookmarkStart w:id="10897" w:name="_Toc366080551"/>
      <w:bookmarkStart w:id="10898" w:name="_Toc366081160"/>
      <w:bookmarkStart w:id="10899" w:name="_Toc366505500"/>
      <w:bookmarkStart w:id="10900" w:name="_Toc366508869"/>
      <w:bookmarkStart w:id="10901" w:name="_Toc366513370"/>
      <w:bookmarkStart w:id="10902" w:name="_Toc366574559"/>
      <w:bookmarkStart w:id="10903" w:name="_Toc366578352"/>
      <w:bookmarkStart w:id="10904" w:name="_Toc366578946"/>
      <w:bookmarkStart w:id="10905" w:name="_Toc366579538"/>
      <w:bookmarkStart w:id="10906" w:name="_Toc366580129"/>
      <w:bookmarkStart w:id="10907" w:name="_Toc366580721"/>
      <w:bookmarkStart w:id="10908" w:name="_Toc366581312"/>
      <w:bookmarkStart w:id="10909" w:name="_Toc366581904"/>
      <w:bookmarkStart w:id="10910" w:name="_Toc351912934"/>
      <w:bookmarkStart w:id="10911" w:name="_Toc351914955"/>
      <w:bookmarkStart w:id="10912" w:name="_Toc351915421"/>
      <w:bookmarkStart w:id="10913" w:name="_Toc361231519"/>
      <w:bookmarkStart w:id="10914" w:name="_Toc361232045"/>
      <w:bookmarkStart w:id="10915" w:name="_Toc362445343"/>
      <w:bookmarkStart w:id="10916" w:name="_Toc363909310"/>
      <w:bookmarkStart w:id="10917" w:name="_Toc364463736"/>
      <w:bookmarkStart w:id="10918" w:name="_Toc366078340"/>
      <w:bookmarkStart w:id="10919" w:name="_Toc366078955"/>
      <w:bookmarkStart w:id="10920" w:name="_Toc366079940"/>
      <w:bookmarkStart w:id="10921" w:name="_Toc366080552"/>
      <w:bookmarkStart w:id="10922" w:name="_Toc366081161"/>
      <w:bookmarkStart w:id="10923" w:name="_Toc366505501"/>
      <w:bookmarkStart w:id="10924" w:name="_Toc366508870"/>
      <w:bookmarkStart w:id="10925" w:name="_Toc366513371"/>
      <w:bookmarkStart w:id="10926" w:name="_Toc366574560"/>
      <w:bookmarkStart w:id="10927" w:name="_Toc366578353"/>
      <w:bookmarkStart w:id="10928" w:name="_Toc366578947"/>
      <w:bookmarkStart w:id="10929" w:name="_Toc366579539"/>
      <w:bookmarkStart w:id="10930" w:name="_Toc366580130"/>
      <w:bookmarkStart w:id="10931" w:name="_Toc366580722"/>
      <w:bookmarkStart w:id="10932" w:name="_Toc366581313"/>
      <w:bookmarkStart w:id="10933" w:name="_Toc366581905"/>
      <w:bookmarkStart w:id="10934" w:name="_Toc351912935"/>
      <w:bookmarkStart w:id="10935" w:name="_Toc351914956"/>
      <w:bookmarkStart w:id="10936" w:name="_Toc351915422"/>
      <w:bookmarkStart w:id="10937" w:name="_Toc361231520"/>
      <w:bookmarkStart w:id="10938" w:name="_Toc361232046"/>
      <w:bookmarkStart w:id="10939" w:name="_Toc362445344"/>
      <w:bookmarkStart w:id="10940" w:name="_Toc363909311"/>
      <w:bookmarkStart w:id="10941" w:name="_Toc364463737"/>
      <w:bookmarkStart w:id="10942" w:name="_Toc366078341"/>
      <w:bookmarkStart w:id="10943" w:name="_Toc366078956"/>
      <w:bookmarkStart w:id="10944" w:name="_Toc366079941"/>
      <w:bookmarkStart w:id="10945" w:name="_Toc366080553"/>
      <w:bookmarkStart w:id="10946" w:name="_Toc366081162"/>
      <w:bookmarkStart w:id="10947" w:name="_Toc366505502"/>
      <w:bookmarkStart w:id="10948" w:name="_Toc366508871"/>
      <w:bookmarkStart w:id="10949" w:name="_Toc366513372"/>
      <w:bookmarkStart w:id="10950" w:name="_Toc366574561"/>
      <w:bookmarkStart w:id="10951" w:name="_Toc366578354"/>
      <w:bookmarkStart w:id="10952" w:name="_Toc366578948"/>
      <w:bookmarkStart w:id="10953" w:name="_Toc366579540"/>
      <w:bookmarkStart w:id="10954" w:name="_Toc366580131"/>
      <w:bookmarkStart w:id="10955" w:name="_Toc366580723"/>
      <w:bookmarkStart w:id="10956" w:name="_Toc366581314"/>
      <w:bookmarkStart w:id="10957" w:name="_Toc366581906"/>
      <w:bookmarkStart w:id="10958" w:name="_Toc351912936"/>
      <w:bookmarkStart w:id="10959" w:name="_Toc351914957"/>
      <w:bookmarkStart w:id="10960" w:name="_Toc351915423"/>
      <w:bookmarkStart w:id="10961" w:name="_Toc361231521"/>
      <w:bookmarkStart w:id="10962" w:name="_Toc361232047"/>
      <w:bookmarkStart w:id="10963" w:name="_Toc362445345"/>
      <w:bookmarkStart w:id="10964" w:name="_Toc363909312"/>
      <w:bookmarkStart w:id="10965" w:name="_Toc364463738"/>
      <w:bookmarkStart w:id="10966" w:name="_Toc366078342"/>
      <w:bookmarkStart w:id="10967" w:name="_Toc366078957"/>
      <w:bookmarkStart w:id="10968" w:name="_Toc366079942"/>
      <w:bookmarkStart w:id="10969" w:name="_Toc366080554"/>
      <w:bookmarkStart w:id="10970" w:name="_Toc366081163"/>
      <w:bookmarkStart w:id="10971" w:name="_Toc366505503"/>
      <w:bookmarkStart w:id="10972" w:name="_Toc366508872"/>
      <w:bookmarkStart w:id="10973" w:name="_Toc366513373"/>
      <w:bookmarkStart w:id="10974" w:name="_Toc366574562"/>
      <w:bookmarkStart w:id="10975" w:name="_Toc366578355"/>
      <w:bookmarkStart w:id="10976" w:name="_Toc366578949"/>
      <w:bookmarkStart w:id="10977" w:name="_Toc366579541"/>
      <w:bookmarkStart w:id="10978" w:name="_Toc366580132"/>
      <w:bookmarkStart w:id="10979" w:name="_Toc366580724"/>
      <w:bookmarkStart w:id="10980" w:name="_Toc366581315"/>
      <w:bookmarkStart w:id="10981" w:name="_Toc366581907"/>
      <w:bookmarkStart w:id="10982" w:name="_Toc349042816"/>
      <w:bookmarkStart w:id="10983" w:name="_Toc62570209"/>
      <w:bookmarkStart w:id="10984" w:name="_Toc210216931"/>
      <w:bookmarkStart w:id="10985" w:name="_Toc219441063"/>
      <w:bookmarkEnd w:id="10622"/>
      <w:bookmarkEnd w:id="10623"/>
      <w:bookmarkEnd w:id="10624"/>
      <w:bookmarkEnd w:id="10625"/>
      <w:bookmarkEnd w:id="10626"/>
      <w:bookmarkEnd w:id="10627"/>
      <w:bookmarkEnd w:id="10628"/>
      <w:bookmarkEnd w:id="10629"/>
      <w:bookmarkEnd w:id="10630"/>
      <w:bookmarkEnd w:id="10631"/>
      <w:bookmarkEnd w:id="10632"/>
      <w:bookmarkEnd w:id="10633"/>
      <w:bookmarkEnd w:id="10634"/>
      <w:bookmarkEnd w:id="10635"/>
      <w:bookmarkEnd w:id="10636"/>
      <w:bookmarkEnd w:id="10637"/>
      <w:bookmarkEnd w:id="10638"/>
      <w:bookmarkEnd w:id="10639"/>
      <w:bookmarkEnd w:id="10640"/>
      <w:bookmarkEnd w:id="10641"/>
      <w:bookmarkEnd w:id="10642"/>
      <w:bookmarkEnd w:id="10643"/>
      <w:bookmarkEnd w:id="10644"/>
      <w:bookmarkEnd w:id="10645"/>
      <w:bookmarkEnd w:id="10646"/>
      <w:bookmarkEnd w:id="10647"/>
      <w:bookmarkEnd w:id="10648"/>
      <w:bookmarkEnd w:id="10649"/>
      <w:bookmarkEnd w:id="10650"/>
      <w:bookmarkEnd w:id="10651"/>
      <w:bookmarkEnd w:id="10652"/>
      <w:bookmarkEnd w:id="10653"/>
      <w:bookmarkEnd w:id="10654"/>
      <w:bookmarkEnd w:id="10655"/>
      <w:bookmarkEnd w:id="10656"/>
      <w:bookmarkEnd w:id="10657"/>
      <w:bookmarkEnd w:id="10658"/>
      <w:bookmarkEnd w:id="10659"/>
      <w:bookmarkEnd w:id="10660"/>
      <w:bookmarkEnd w:id="10661"/>
      <w:bookmarkEnd w:id="10662"/>
      <w:bookmarkEnd w:id="10663"/>
      <w:bookmarkEnd w:id="10664"/>
      <w:bookmarkEnd w:id="10665"/>
      <w:bookmarkEnd w:id="10666"/>
      <w:bookmarkEnd w:id="10667"/>
      <w:bookmarkEnd w:id="10668"/>
      <w:bookmarkEnd w:id="10669"/>
      <w:bookmarkEnd w:id="10670"/>
      <w:bookmarkEnd w:id="10671"/>
      <w:bookmarkEnd w:id="10672"/>
      <w:bookmarkEnd w:id="10673"/>
      <w:bookmarkEnd w:id="10674"/>
      <w:bookmarkEnd w:id="10675"/>
      <w:bookmarkEnd w:id="10676"/>
      <w:bookmarkEnd w:id="10677"/>
      <w:bookmarkEnd w:id="10678"/>
      <w:bookmarkEnd w:id="10679"/>
      <w:bookmarkEnd w:id="10680"/>
      <w:bookmarkEnd w:id="10681"/>
      <w:bookmarkEnd w:id="10682"/>
      <w:bookmarkEnd w:id="10683"/>
      <w:bookmarkEnd w:id="10684"/>
      <w:bookmarkEnd w:id="10685"/>
      <w:bookmarkEnd w:id="10686"/>
      <w:bookmarkEnd w:id="10687"/>
      <w:bookmarkEnd w:id="10688"/>
      <w:bookmarkEnd w:id="10689"/>
      <w:bookmarkEnd w:id="10690"/>
      <w:bookmarkEnd w:id="10691"/>
      <w:bookmarkEnd w:id="10692"/>
      <w:bookmarkEnd w:id="10693"/>
      <w:bookmarkEnd w:id="10694"/>
      <w:bookmarkEnd w:id="10695"/>
      <w:bookmarkEnd w:id="10696"/>
      <w:bookmarkEnd w:id="10697"/>
      <w:bookmarkEnd w:id="10698"/>
      <w:bookmarkEnd w:id="10699"/>
      <w:bookmarkEnd w:id="10700"/>
      <w:bookmarkEnd w:id="10701"/>
      <w:bookmarkEnd w:id="10702"/>
      <w:bookmarkEnd w:id="10703"/>
      <w:bookmarkEnd w:id="10704"/>
      <w:bookmarkEnd w:id="10705"/>
      <w:bookmarkEnd w:id="10706"/>
      <w:bookmarkEnd w:id="10707"/>
      <w:bookmarkEnd w:id="10708"/>
      <w:bookmarkEnd w:id="10709"/>
      <w:bookmarkEnd w:id="10710"/>
      <w:bookmarkEnd w:id="10711"/>
      <w:bookmarkEnd w:id="10712"/>
      <w:bookmarkEnd w:id="10713"/>
      <w:bookmarkEnd w:id="10714"/>
      <w:bookmarkEnd w:id="10715"/>
      <w:bookmarkEnd w:id="10716"/>
      <w:bookmarkEnd w:id="10717"/>
      <w:bookmarkEnd w:id="10718"/>
      <w:bookmarkEnd w:id="10719"/>
      <w:bookmarkEnd w:id="10720"/>
      <w:bookmarkEnd w:id="10721"/>
      <w:bookmarkEnd w:id="10722"/>
      <w:bookmarkEnd w:id="10723"/>
      <w:bookmarkEnd w:id="10724"/>
      <w:bookmarkEnd w:id="10725"/>
      <w:bookmarkEnd w:id="10726"/>
      <w:bookmarkEnd w:id="10727"/>
      <w:bookmarkEnd w:id="10728"/>
      <w:bookmarkEnd w:id="10729"/>
      <w:bookmarkEnd w:id="10730"/>
      <w:bookmarkEnd w:id="10731"/>
      <w:bookmarkEnd w:id="10732"/>
      <w:bookmarkEnd w:id="10733"/>
      <w:bookmarkEnd w:id="10734"/>
      <w:bookmarkEnd w:id="10735"/>
      <w:bookmarkEnd w:id="10736"/>
      <w:bookmarkEnd w:id="10737"/>
      <w:bookmarkEnd w:id="10738"/>
      <w:bookmarkEnd w:id="10739"/>
      <w:bookmarkEnd w:id="10740"/>
      <w:bookmarkEnd w:id="10741"/>
      <w:bookmarkEnd w:id="10742"/>
      <w:bookmarkEnd w:id="10743"/>
      <w:bookmarkEnd w:id="10744"/>
      <w:bookmarkEnd w:id="10745"/>
      <w:bookmarkEnd w:id="10746"/>
      <w:bookmarkEnd w:id="10747"/>
      <w:bookmarkEnd w:id="10748"/>
      <w:bookmarkEnd w:id="10749"/>
      <w:bookmarkEnd w:id="10750"/>
      <w:bookmarkEnd w:id="10751"/>
      <w:bookmarkEnd w:id="10752"/>
      <w:bookmarkEnd w:id="10753"/>
      <w:bookmarkEnd w:id="10754"/>
      <w:bookmarkEnd w:id="10755"/>
      <w:bookmarkEnd w:id="10756"/>
      <w:bookmarkEnd w:id="10757"/>
      <w:bookmarkEnd w:id="10758"/>
      <w:bookmarkEnd w:id="10759"/>
      <w:bookmarkEnd w:id="10760"/>
      <w:bookmarkEnd w:id="10761"/>
      <w:bookmarkEnd w:id="10762"/>
      <w:bookmarkEnd w:id="10763"/>
      <w:bookmarkEnd w:id="10764"/>
      <w:bookmarkEnd w:id="10765"/>
      <w:bookmarkEnd w:id="10766"/>
      <w:bookmarkEnd w:id="10767"/>
      <w:bookmarkEnd w:id="10768"/>
      <w:bookmarkEnd w:id="10769"/>
      <w:bookmarkEnd w:id="10770"/>
      <w:bookmarkEnd w:id="10771"/>
      <w:bookmarkEnd w:id="10772"/>
      <w:bookmarkEnd w:id="10773"/>
      <w:bookmarkEnd w:id="10774"/>
      <w:bookmarkEnd w:id="10775"/>
      <w:bookmarkEnd w:id="10776"/>
      <w:bookmarkEnd w:id="10777"/>
      <w:bookmarkEnd w:id="10778"/>
      <w:bookmarkEnd w:id="10779"/>
      <w:bookmarkEnd w:id="10780"/>
      <w:bookmarkEnd w:id="10781"/>
      <w:bookmarkEnd w:id="10782"/>
      <w:bookmarkEnd w:id="10783"/>
      <w:bookmarkEnd w:id="10784"/>
      <w:bookmarkEnd w:id="10785"/>
      <w:bookmarkEnd w:id="10786"/>
      <w:bookmarkEnd w:id="10787"/>
      <w:bookmarkEnd w:id="10788"/>
      <w:bookmarkEnd w:id="10789"/>
      <w:bookmarkEnd w:id="10790"/>
      <w:bookmarkEnd w:id="10791"/>
      <w:bookmarkEnd w:id="10792"/>
      <w:bookmarkEnd w:id="10793"/>
      <w:bookmarkEnd w:id="10794"/>
      <w:bookmarkEnd w:id="10795"/>
      <w:bookmarkEnd w:id="10796"/>
      <w:bookmarkEnd w:id="10797"/>
      <w:bookmarkEnd w:id="10798"/>
      <w:bookmarkEnd w:id="10799"/>
      <w:bookmarkEnd w:id="10800"/>
      <w:bookmarkEnd w:id="10801"/>
      <w:bookmarkEnd w:id="10802"/>
      <w:bookmarkEnd w:id="10803"/>
      <w:bookmarkEnd w:id="10804"/>
      <w:bookmarkEnd w:id="10805"/>
      <w:bookmarkEnd w:id="10806"/>
      <w:bookmarkEnd w:id="10807"/>
      <w:bookmarkEnd w:id="10808"/>
      <w:bookmarkEnd w:id="10809"/>
      <w:bookmarkEnd w:id="10810"/>
      <w:bookmarkEnd w:id="10811"/>
      <w:bookmarkEnd w:id="10812"/>
      <w:bookmarkEnd w:id="10813"/>
      <w:bookmarkEnd w:id="10814"/>
      <w:bookmarkEnd w:id="10815"/>
      <w:bookmarkEnd w:id="10816"/>
      <w:bookmarkEnd w:id="10817"/>
      <w:bookmarkEnd w:id="10818"/>
      <w:bookmarkEnd w:id="10819"/>
      <w:bookmarkEnd w:id="10820"/>
      <w:bookmarkEnd w:id="10821"/>
      <w:bookmarkEnd w:id="10822"/>
      <w:bookmarkEnd w:id="10823"/>
      <w:bookmarkEnd w:id="10824"/>
      <w:bookmarkEnd w:id="10825"/>
      <w:bookmarkEnd w:id="10826"/>
      <w:bookmarkEnd w:id="10827"/>
      <w:bookmarkEnd w:id="10828"/>
      <w:bookmarkEnd w:id="10829"/>
      <w:bookmarkEnd w:id="10830"/>
      <w:bookmarkEnd w:id="10831"/>
      <w:bookmarkEnd w:id="10832"/>
      <w:bookmarkEnd w:id="10833"/>
      <w:bookmarkEnd w:id="10834"/>
      <w:bookmarkEnd w:id="10835"/>
      <w:bookmarkEnd w:id="10836"/>
      <w:bookmarkEnd w:id="10837"/>
      <w:bookmarkEnd w:id="10838"/>
      <w:bookmarkEnd w:id="10839"/>
      <w:bookmarkEnd w:id="10840"/>
      <w:bookmarkEnd w:id="10841"/>
      <w:bookmarkEnd w:id="10842"/>
      <w:bookmarkEnd w:id="10843"/>
      <w:bookmarkEnd w:id="10844"/>
      <w:bookmarkEnd w:id="10845"/>
      <w:bookmarkEnd w:id="10846"/>
      <w:bookmarkEnd w:id="10847"/>
      <w:bookmarkEnd w:id="10848"/>
      <w:bookmarkEnd w:id="10849"/>
      <w:bookmarkEnd w:id="10850"/>
      <w:bookmarkEnd w:id="10851"/>
      <w:bookmarkEnd w:id="10852"/>
      <w:bookmarkEnd w:id="10853"/>
      <w:bookmarkEnd w:id="10854"/>
      <w:bookmarkEnd w:id="10855"/>
      <w:bookmarkEnd w:id="10856"/>
      <w:bookmarkEnd w:id="10857"/>
      <w:bookmarkEnd w:id="10858"/>
      <w:bookmarkEnd w:id="10859"/>
      <w:bookmarkEnd w:id="10860"/>
      <w:bookmarkEnd w:id="10861"/>
      <w:bookmarkEnd w:id="10862"/>
      <w:bookmarkEnd w:id="10863"/>
      <w:bookmarkEnd w:id="10864"/>
      <w:bookmarkEnd w:id="10865"/>
      <w:bookmarkEnd w:id="10866"/>
      <w:bookmarkEnd w:id="10867"/>
      <w:bookmarkEnd w:id="10868"/>
      <w:bookmarkEnd w:id="10869"/>
      <w:bookmarkEnd w:id="10870"/>
      <w:bookmarkEnd w:id="10871"/>
      <w:bookmarkEnd w:id="10872"/>
      <w:bookmarkEnd w:id="10873"/>
      <w:bookmarkEnd w:id="10874"/>
      <w:bookmarkEnd w:id="10875"/>
      <w:bookmarkEnd w:id="10876"/>
      <w:bookmarkEnd w:id="10877"/>
      <w:bookmarkEnd w:id="10878"/>
      <w:bookmarkEnd w:id="10879"/>
      <w:bookmarkEnd w:id="10880"/>
      <w:bookmarkEnd w:id="10881"/>
      <w:bookmarkEnd w:id="10882"/>
      <w:bookmarkEnd w:id="10883"/>
      <w:bookmarkEnd w:id="10884"/>
      <w:bookmarkEnd w:id="10885"/>
      <w:bookmarkEnd w:id="10886"/>
      <w:bookmarkEnd w:id="10887"/>
      <w:bookmarkEnd w:id="10888"/>
      <w:bookmarkEnd w:id="10889"/>
      <w:bookmarkEnd w:id="10890"/>
      <w:bookmarkEnd w:id="10891"/>
      <w:bookmarkEnd w:id="10892"/>
      <w:bookmarkEnd w:id="10893"/>
      <w:bookmarkEnd w:id="10894"/>
      <w:bookmarkEnd w:id="10895"/>
      <w:bookmarkEnd w:id="10896"/>
      <w:bookmarkEnd w:id="10897"/>
      <w:bookmarkEnd w:id="10898"/>
      <w:bookmarkEnd w:id="10899"/>
      <w:bookmarkEnd w:id="10900"/>
      <w:bookmarkEnd w:id="10901"/>
      <w:bookmarkEnd w:id="10902"/>
      <w:bookmarkEnd w:id="10903"/>
      <w:bookmarkEnd w:id="10904"/>
      <w:bookmarkEnd w:id="10905"/>
      <w:bookmarkEnd w:id="10906"/>
      <w:bookmarkEnd w:id="10907"/>
      <w:bookmarkEnd w:id="10908"/>
      <w:bookmarkEnd w:id="10909"/>
      <w:bookmarkEnd w:id="10910"/>
      <w:bookmarkEnd w:id="10911"/>
      <w:bookmarkEnd w:id="10912"/>
      <w:bookmarkEnd w:id="10913"/>
      <w:bookmarkEnd w:id="10914"/>
      <w:bookmarkEnd w:id="10915"/>
      <w:bookmarkEnd w:id="10916"/>
      <w:bookmarkEnd w:id="10917"/>
      <w:bookmarkEnd w:id="10918"/>
      <w:bookmarkEnd w:id="10919"/>
      <w:bookmarkEnd w:id="10920"/>
      <w:bookmarkEnd w:id="10921"/>
      <w:bookmarkEnd w:id="10922"/>
      <w:bookmarkEnd w:id="10923"/>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2"/>
      <w:bookmarkEnd w:id="10943"/>
      <w:bookmarkEnd w:id="10944"/>
      <w:bookmarkEnd w:id="10945"/>
      <w:bookmarkEnd w:id="10946"/>
      <w:bookmarkEnd w:id="10947"/>
      <w:bookmarkEnd w:id="10948"/>
      <w:bookmarkEnd w:id="10949"/>
      <w:bookmarkEnd w:id="10950"/>
      <w:bookmarkEnd w:id="10951"/>
      <w:bookmarkEnd w:id="10952"/>
      <w:bookmarkEnd w:id="10953"/>
      <w:bookmarkEnd w:id="10954"/>
      <w:bookmarkEnd w:id="10955"/>
      <w:bookmarkEnd w:id="10956"/>
      <w:bookmarkEnd w:id="10957"/>
      <w:bookmarkEnd w:id="10958"/>
      <w:bookmarkEnd w:id="10959"/>
      <w:bookmarkEnd w:id="10960"/>
      <w:bookmarkEnd w:id="10961"/>
      <w:bookmarkEnd w:id="10962"/>
      <w:bookmarkEnd w:id="10963"/>
      <w:bookmarkEnd w:id="10964"/>
      <w:bookmarkEnd w:id="10965"/>
      <w:bookmarkEnd w:id="10966"/>
      <w:bookmarkEnd w:id="10967"/>
      <w:bookmarkEnd w:id="10968"/>
      <w:bookmarkEnd w:id="10969"/>
      <w:bookmarkEnd w:id="10970"/>
      <w:bookmarkEnd w:id="10971"/>
      <w:bookmarkEnd w:id="10972"/>
      <w:bookmarkEnd w:id="10973"/>
      <w:bookmarkEnd w:id="10974"/>
      <w:bookmarkEnd w:id="10975"/>
      <w:bookmarkEnd w:id="10976"/>
      <w:bookmarkEnd w:id="10977"/>
      <w:bookmarkEnd w:id="10978"/>
      <w:bookmarkEnd w:id="10979"/>
      <w:bookmarkEnd w:id="10980"/>
      <w:bookmarkEnd w:id="10981"/>
      <w:r>
        <w:t>Forward Progress Requirement</w:t>
      </w:r>
      <w:bookmarkEnd w:id="10982"/>
      <w:bookmarkEnd w:id="10983"/>
      <w:bookmarkEnd w:id="10984"/>
      <w:bookmarkEnd w:id="10985"/>
    </w:p>
    <w:p w14:paraId="765DC88E" w14:textId="77777777" w:rsidR="00B46A03" w:rsidRDefault="00B46A03" w:rsidP="00B46A03">
      <w:pPr>
        <w:rPr>
          <w:color w:val="000000"/>
        </w:rPr>
      </w:pPr>
      <w:r>
        <w:rPr>
          <w:color w:val="000000"/>
        </w:rPr>
        <w:t>An array is potentially unbounded if any of the following are true:</w:t>
      </w:r>
      <w:r>
        <w:rPr>
          <w:rFonts w:cs="Arial"/>
          <w:color w:val="000000"/>
          <w:lang w:eastAsia="en-GB"/>
        </w:rPr>
        <w:t xml:space="preserve"> </w:t>
      </w:r>
    </w:p>
    <w:p w14:paraId="06E3F650" w14:textId="77777777" w:rsidR="00B46A03" w:rsidRPr="00E112C9" w:rsidRDefault="00B46A03" w:rsidP="00EB2287">
      <w:pPr>
        <w:pStyle w:val="ListParagraph"/>
        <w:numPr>
          <w:ilvl w:val="0"/>
          <w:numId w:val="181"/>
        </w:numPr>
        <w:tabs>
          <w:tab w:val="clear" w:pos="403"/>
        </w:tabs>
        <w:spacing w:before="60" w:after="60" w:line="240" w:lineRule="auto"/>
        <w:jc w:val="left"/>
      </w:pPr>
      <w:r w:rsidRPr="00E112C9">
        <w:t xml:space="preserve">dfdl:occursCountKind is 'stopValue' </w:t>
      </w:r>
    </w:p>
    <w:p w14:paraId="726CFEF3" w14:textId="77777777" w:rsidR="00B46A03" w:rsidRPr="00E112C9" w:rsidRDefault="00B46A03" w:rsidP="00EB2287">
      <w:pPr>
        <w:pStyle w:val="ListParagraph"/>
        <w:numPr>
          <w:ilvl w:val="0"/>
          <w:numId w:val="181"/>
        </w:numPr>
        <w:tabs>
          <w:tab w:val="clear" w:pos="403"/>
        </w:tabs>
        <w:spacing w:before="60" w:after="60" w:line="240" w:lineRule="auto"/>
        <w:jc w:val="left"/>
      </w:pPr>
      <w:r w:rsidRPr="00E112C9">
        <w:t>dfdl:occursCountKind is 'parsed'</w:t>
      </w:r>
    </w:p>
    <w:p w14:paraId="5A7DB0B4" w14:textId="77777777" w:rsidR="00B46A03" w:rsidRPr="00E112C9" w:rsidRDefault="00B46A03" w:rsidP="00EB2287">
      <w:pPr>
        <w:pStyle w:val="ListParagraph"/>
        <w:numPr>
          <w:ilvl w:val="0"/>
          <w:numId w:val="181"/>
        </w:numPr>
        <w:tabs>
          <w:tab w:val="clear" w:pos="403"/>
        </w:tabs>
        <w:spacing w:before="60" w:after="60" w:line="240" w:lineRule="auto"/>
        <w:jc w:val="left"/>
      </w:pPr>
      <w:r w:rsidRPr="00E112C9">
        <w:t xml:space="preserve">dfdl:occursCountKind is 'implicit' and XSD maxOccurs is unbounded </w:t>
      </w:r>
    </w:p>
    <w:p w14:paraId="22F0D01F" w14:textId="77777777" w:rsidR="00B46A03" w:rsidRDefault="00B46A03" w:rsidP="00B46A03">
      <w:pPr>
        <w:rPr>
          <w:color w:val="000000"/>
        </w:rPr>
      </w:pPr>
      <w:r>
        <w:rPr>
          <w:color w:val="000000"/>
        </w:rPr>
        <w:t>To prevent an infinite loop, the parsing of an array that is potentially unbounded MUST terminate when the parsing of an occurrence makes no forward progress. This is detected when the following are true:</w:t>
      </w:r>
      <w:r>
        <w:rPr>
          <w:rFonts w:cs="Arial"/>
          <w:color w:val="000000"/>
          <w:lang w:eastAsia="en-GB"/>
        </w:rPr>
        <w:t xml:space="preserve"> </w:t>
      </w:r>
    </w:p>
    <w:p w14:paraId="0B6CE9DD" w14:textId="77777777" w:rsidR="00B46A03" w:rsidRPr="00E112C9" w:rsidRDefault="00B46A03" w:rsidP="00EB2287">
      <w:pPr>
        <w:pStyle w:val="ListParagraph"/>
        <w:numPr>
          <w:ilvl w:val="0"/>
          <w:numId w:val="182"/>
        </w:numPr>
        <w:tabs>
          <w:tab w:val="clear" w:pos="403"/>
        </w:tabs>
        <w:spacing w:before="60" w:after="60" w:line="240" w:lineRule="auto"/>
        <w:jc w:val="left"/>
      </w:pPr>
      <w:r w:rsidRPr="00E112C9">
        <w:t xml:space="preserve">The occurrence is a point of uncertainty; </w:t>
      </w:r>
    </w:p>
    <w:p w14:paraId="6C548A64" w14:textId="77777777" w:rsidR="00B46A03" w:rsidRPr="00E112C9" w:rsidRDefault="00B46A03" w:rsidP="00EB2287">
      <w:pPr>
        <w:pStyle w:val="ListParagraph"/>
        <w:numPr>
          <w:ilvl w:val="0"/>
          <w:numId w:val="182"/>
        </w:numPr>
        <w:tabs>
          <w:tab w:val="clear" w:pos="403"/>
        </w:tabs>
        <w:spacing w:before="60" w:after="60" w:line="240" w:lineRule="auto"/>
        <w:jc w:val="left"/>
      </w:pPr>
      <w:r w:rsidRPr="00E112C9">
        <w:t xml:space="preserve">The position in the data does not move during the parsing of the occurrence (including any associated Separator, PrefixSeparator or PostfixSeparator region); </w:t>
      </w:r>
    </w:p>
    <w:p w14:paraId="024E06A2" w14:textId="77777777" w:rsidR="00B46A03" w:rsidRPr="00E112C9" w:rsidRDefault="00B46A03" w:rsidP="00EB2287">
      <w:pPr>
        <w:pStyle w:val="ListParagraph"/>
        <w:numPr>
          <w:ilvl w:val="0"/>
          <w:numId w:val="182"/>
        </w:numPr>
        <w:tabs>
          <w:tab w:val="clear" w:pos="403"/>
        </w:tabs>
        <w:spacing w:before="60" w:after="60" w:line="240" w:lineRule="auto"/>
        <w:jc w:val="left"/>
      </w:pPr>
      <w:r w:rsidRPr="00E112C9">
        <w:t>The occurrence is known-to-exist with empty representation or nil representation.</w:t>
      </w:r>
    </w:p>
    <w:p w14:paraId="06612256" w14:textId="77777777" w:rsidR="00B46A03" w:rsidRDefault="00B46A03" w:rsidP="00B46A03">
      <w:pPr>
        <w:suppressAutoHyphens/>
        <w:autoSpaceDE w:val="0"/>
        <w:spacing w:after="0"/>
        <w:rPr>
          <w:rFonts w:cs="Arial"/>
          <w:color w:val="000000"/>
        </w:rPr>
      </w:pPr>
      <w:r>
        <w:rPr>
          <w:rFonts w:cs="Arial"/>
          <w:color w:val="000000"/>
        </w:rPr>
        <w:t xml:space="preserve">In this situation, no forward progress occurs, and no way of ever detecting the end of the array is possible. </w:t>
      </w:r>
    </w:p>
    <w:p w14:paraId="576EFA89" w14:textId="77777777" w:rsidR="00B46A03" w:rsidRDefault="00B46A03" w:rsidP="00B46A03">
      <w:pPr>
        <w:suppressAutoHyphens/>
        <w:autoSpaceDE w:val="0"/>
        <w:spacing w:after="0"/>
        <w:rPr>
          <w:color w:val="000000"/>
        </w:rPr>
      </w:pPr>
      <w:r>
        <w:rPr>
          <w:rFonts w:cs="Arial"/>
          <w:color w:val="000000"/>
        </w:rPr>
        <w:t xml:space="preserve">Upon termination of the array, any Infoset items already added to the array are retained except </w:t>
      </w:r>
      <w:r>
        <w:rPr>
          <w:color w:val="000000"/>
        </w:rPr>
        <w:t>when dfdl:occursCountKind is 'stopValue' in which case this results in a Processing Error because the stop value will never be encountered.</w:t>
      </w:r>
    </w:p>
    <w:p w14:paraId="578E3A91" w14:textId="77777777" w:rsidR="00B46A03" w:rsidRDefault="00B46A03" w:rsidP="00B46A03">
      <w:pPr>
        <w:rPr>
          <w:color w:val="000000"/>
        </w:rPr>
      </w:pPr>
      <w:r>
        <w:rPr>
          <w:color w:val="000000"/>
        </w:rPr>
        <w:t>Further, to prevent unnecessary consumption of resources for large bounded values of XSD maxOccurs, the parsing of an array must similarly terminate when the following are true:</w:t>
      </w:r>
    </w:p>
    <w:p w14:paraId="0669B14F" w14:textId="77777777" w:rsidR="00B46A03" w:rsidRPr="00E112C9" w:rsidRDefault="00B46A03" w:rsidP="00EB2287">
      <w:pPr>
        <w:pStyle w:val="ListParagraph"/>
        <w:numPr>
          <w:ilvl w:val="0"/>
          <w:numId w:val="183"/>
        </w:numPr>
        <w:tabs>
          <w:tab w:val="clear" w:pos="403"/>
        </w:tabs>
        <w:spacing w:before="60" w:after="60" w:line="240" w:lineRule="auto"/>
        <w:jc w:val="left"/>
      </w:pPr>
      <w:r w:rsidRPr="00E112C9">
        <w:t>dfdl:occursCountKind is 'implicit';</w:t>
      </w:r>
    </w:p>
    <w:p w14:paraId="1FC3D501" w14:textId="77777777" w:rsidR="00B46A03" w:rsidRPr="00E112C9" w:rsidRDefault="00B46A03" w:rsidP="00EB2287">
      <w:pPr>
        <w:pStyle w:val="ListParagraph"/>
        <w:numPr>
          <w:ilvl w:val="0"/>
          <w:numId w:val="183"/>
        </w:numPr>
        <w:tabs>
          <w:tab w:val="clear" w:pos="403"/>
        </w:tabs>
        <w:spacing w:before="60" w:after="60" w:line="240" w:lineRule="auto"/>
        <w:jc w:val="left"/>
      </w:pPr>
      <w:r w:rsidRPr="00E112C9">
        <w:t>The occurrence is a point of uncertainty;</w:t>
      </w:r>
    </w:p>
    <w:p w14:paraId="36CF4EC5" w14:textId="77777777" w:rsidR="00B46A03" w:rsidRPr="00E112C9" w:rsidRDefault="00B46A03" w:rsidP="00EB2287">
      <w:pPr>
        <w:pStyle w:val="ListParagraph"/>
        <w:numPr>
          <w:ilvl w:val="0"/>
          <w:numId w:val="183"/>
        </w:numPr>
        <w:tabs>
          <w:tab w:val="clear" w:pos="403"/>
        </w:tabs>
        <w:spacing w:before="60" w:after="60" w:line="240" w:lineRule="auto"/>
        <w:jc w:val="left"/>
      </w:pPr>
      <w:r w:rsidRPr="00E112C9">
        <w:t>The position in the data does not move during the parsing of the occurrence (including any associated Separator, PrefixSeparator, or PostfixSeparator region);</w:t>
      </w:r>
    </w:p>
    <w:p w14:paraId="4A0DB960" w14:textId="77777777" w:rsidR="00B46A03" w:rsidRPr="00E112C9" w:rsidRDefault="00B46A03" w:rsidP="00EB2287">
      <w:pPr>
        <w:pStyle w:val="ListParagraph"/>
        <w:numPr>
          <w:ilvl w:val="0"/>
          <w:numId w:val="183"/>
        </w:numPr>
        <w:tabs>
          <w:tab w:val="clear" w:pos="403"/>
        </w:tabs>
        <w:spacing w:before="60" w:after="60" w:line="240" w:lineRule="auto"/>
        <w:jc w:val="left"/>
      </w:pPr>
      <w:r w:rsidRPr="00E112C9">
        <w:t xml:space="preserve">The occurrence is known to exist with empty representation. </w:t>
      </w:r>
    </w:p>
    <w:p w14:paraId="0B8D819A" w14:textId="77777777" w:rsidR="00B46A03" w:rsidRDefault="00B46A03" w:rsidP="00B46A03">
      <w:pPr>
        <w:rPr>
          <w:lang w:eastAsia="en-GB"/>
        </w:rPr>
      </w:pPr>
      <w:r>
        <w:rPr>
          <w:lang w:eastAsia="en-GB"/>
        </w:rPr>
        <w:t xml:space="preserve">In this situation no forward progress occurs, and nothing is being added to the infoset. Note that this differs from the above array termination because nil representation does not cause detection of this lack of forward progress as nilled element items are added to the Infoset, and the array eventually terminates when it contains XSD maxOccurs occurrences. </w:t>
      </w:r>
    </w:p>
    <w:p w14:paraId="4EB1AFB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0986" w:name="_Toc38880544"/>
      <w:bookmarkStart w:id="10987" w:name="_Toc38882083"/>
      <w:bookmarkStart w:id="10988" w:name="_Toc38882361"/>
      <w:bookmarkStart w:id="10989" w:name="_Toc38882617"/>
      <w:bookmarkStart w:id="10990" w:name="_Toc38882872"/>
      <w:bookmarkStart w:id="10991" w:name="_Toc38908795"/>
      <w:bookmarkStart w:id="10992" w:name="_Toc39166946"/>
      <w:bookmarkStart w:id="10993" w:name="_Toc50556762"/>
      <w:bookmarkStart w:id="10994" w:name="_Toc50558371"/>
      <w:bookmarkStart w:id="10995" w:name="_Toc50633875"/>
      <w:bookmarkStart w:id="10996" w:name="_Toc50634169"/>
      <w:bookmarkStart w:id="10997" w:name="_Toc50634463"/>
      <w:bookmarkStart w:id="10998" w:name="_Toc38880545"/>
      <w:bookmarkStart w:id="10999" w:name="_Toc38882084"/>
      <w:bookmarkStart w:id="11000" w:name="_Toc38882362"/>
      <w:bookmarkStart w:id="11001" w:name="_Toc38882618"/>
      <w:bookmarkStart w:id="11002" w:name="_Toc38882873"/>
      <w:bookmarkStart w:id="11003" w:name="_Toc38908796"/>
      <w:bookmarkStart w:id="11004" w:name="_Toc39166947"/>
      <w:bookmarkStart w:id="11005" w:name="_Toc50556763"/>
      <w:bookmarkStart w:id="11006" w:name="_Toc50558372"/>
      <w:bookmarkStart w:id="11007" w:name="_Toc50633876"/>
      <w:bookmarkStart w:id="11008" w:name="_Toc50634170"/>
      <w:bookmarkStart w:id="11009" w:name="_Toc50634464"/>
      <w:bookmarkStart w:id="11010" w:name="_Toc38880546"/>
      <w:bookmarkStart w:id="11011" w:name="_Toc38882085"/>
      <w:bookmarkStart w:id="11012" w:name="_Toc38882363"/>
      <w:bookmarkStart w:id="11013" w:name="_Toc38882619"/>
      <w:bookmarkStart w:id="11014" w:name="_Toc38882874"/>
      <w:bookmarkStart w:id="11015" w:name="_Toc38908797"/>
      <w:bookmarkStart w:id="11016" w:name="_Toc39166948"/>
      <w:bookmarkStart w:id="11017" w:name="_Toc50556764"/>
      <w:bookmarkStart w:id="11018" w:name="_Toc50558373"/>
      <w:bookmarkStart w:id="11019" w:name="_Toc50633877"/>
      <w:bookmarkStart w:id="11020" w:name="_Toc50634171"/>
      <w:bookmarkStart w:id="11021" w:name="_Toc50634465"/>
      <w:bookmarkStart w:id="11022" w:name="_Toc38880547"/>
      <w:bookmarkStart w:id="11023" w:name="_Toc38882086"/>
      <w:bookmarkStart w:id="11024" w:name="_Toc38882364"/>
      <w:bookmarkStart w:id="11025" w:name="_Toc38882620"/>
      <w:bookmarkStart w:id="11026" w:name="_Toc38882875"/>
      <w:bookmarkStart w:id="11027" w:name="_Toc38908798"/>
      <w:bookmarkStart w:id="11028" w:name="_Toc39166949"/>
      <w:bookmarkStart w:id="11029" w:name="_Toc50556765"/>
      <w:bookmarkStart w:id="11030" w:name="_Toc50558374"/>
      <w:bookmarkStart w:id="11031" w:name="_Toc50633878"/>
      <w:bookmarkStart w:id="11032" w:name="_Toc50634172"/>
      <w:bookmarkStart w:id="11033" w:name="_Toc50634466"/>
      <w:bookmarkStart w:id="11034" w:name="_Toc38880548"/>
      <w:bookmarkStart w:id="11035" w:name="_Toc38882087"/>
      <w:bookmarkStart w:id="11036" w:name="_Toc38882365"/>
      <w:bookmarkStart w:id="11037" w:name="_Toc38882621"/>
      <w:bookmarkStart w:id="11038" w:name="_Toc38882876"/>
      <w:bookmarkStart w:id="11039" w:name="_Toc38908799"/>
      <w:bookmarkStart w:id="11040" w:name="_Toc39166950"/>
      <w:bookmarkStart w:id="11041" w:name="_Toc50556766"/>
      <w:bookmarkStart w:id="11042" w:name="_Toc50558375"/>
      <w:bookmarkStart w:id="11043" w:name="_Toc50633879"/>
      <w:bookmarkStart w:id="11044" w:name="_Toc50634173"/>
      <w:bookmarkStart w:id="11045" w:name="_Toc50634467"/>
      <w:bookmarkStart w:id="11046" w:name="_Toc349042817"/>
      <w:bookmarkStart w:id="11047" w:name="_Toc62570210"/>
      <w:bookmarkStart w:id="11048" w:name="_Toc210216932"/>
      <w:bookmarkStart w:id="11049" w:name="_Toc219441064"/>
      <w:bookmarkEnd w:id="10986"/>
      <w:bookmarkEnd w:id="10987"/>
      <w:bookmarkEnd w:id="10988"/>
      <w:bookmarkEnd w:id="10989"/>
      <w:bookmarkEnd w:id="10990"/>
      <w:bookmarkEnd w:id="10991"/>
      <w:bookmarkEnd w:id="10992"/>
      <w:bookmarkEnd w:id="10993"/>
      <w:bookmarkEnd w:id="10994"/>
      <w:bookmarkEnd w:id="10995"/>
      <w:bookmarkEnd w:id="10996"/>
      <w:bookmarkEnd w:id="10997"/>
      <w:bookmarkEnd w:id="10998"/>
      <w:bookmarkEnd w:id="10999"/>
      <w:bookmarkEnd w:id="11000"/>
      <w:bookmarkEnd w:id="11001"/>
      <w:bookmarkEnd w:id="11002"/>
      <w:bookmarkEnd w:id="11003"/>
      <w:bookmarkEnd w:id="11004"/>
      <w:bookmarkEnd w:id="11005"/>
      <w:bookmarkEnd w:id="11006"/>
      <w:bookmarkEnd w:id="11007"/>
      <w:bookmarkEnd w:id="11008"/>
      <w:bookmarkEnd w:id="11009"/>
      <w:bookmarkEnd w:id="11010"/>
      <w:bookmarkEnd w:id="11011"/>
      <w:bookmarkEnd w:id="11012"/>
      <w:bookmarkEnd w:id="11013"/>
      <w:bookmarkEnd w:id="11014"/>
      <w:bookmarkEnd w:id="11015"/>
      <w:bookmarkEnd w:id="11016"/>
      <w:bookmarkEnd w:id="11017"/>
      <w:bookmarkEnd w:id="11018"/>
      <w:bookmarkEnd w:id="11019"/>
      <w:bookmarkEnd w:id="11020"/>
      <w:bookmarkEnd w:id="11021"/>
      <w:bookmarkEnd w:id="11022"/>
      <w:bookmarkEnd w:id="11023"/>
      <w:bookmarkEnd w:id="11024"/>
      <w:bookmarkEnd w:id="11025"/>
      <w:bookmarkEnd w:id="11026"/>
      <w:bookmarkEnd w:id="11027"/>
      <w:bookmarkEnd w:id="11028"/>
      <w:bookmarkEnd w:id="11029"/>
      <w:bookmarkEnd w:id="11030"/>
      <w:bookmarkEnd w:id="11031"/>
      <w:bookmarkEnd w:id="11032"/>
      <w:bookmarkEnd w:id="11033"/>
      <w:bookmarkEnd w:id="11034"/>
      <w:bookmarkEnd w:id="11035"/>
      <w:bookmarkEnd w:id="11036"/>
      <w:bookmarkEnd w:id="11037"/>
      <w:bookmarkEnd w:id="11038"/>
      <w:bookmarkEnd w:id="11039"/>
      <w:bookmarkEnd w:id="11040"/>
      <w:bookmarkEnd w:id="11041"/>
      <w:bookmarkEnd w:id="11042"/>
      <w:bookmarkEnd w:id="11043"/>
      <w:bookmarkEnd w:id="11044"/>
      <w:bookmarkEnd w:id="11045"/>
      <w:r>
        <w:t>Parsing Occurrences with Non-Normal Representation</w:t>
      </w:r>
      <w:bookmarkEnd w:id="11046"/>
      <w:bookmarkEnd w:id="11047"/>
      <w:bookmarkEnd w:id="11048"/>
      <w:bookmarkEnd w:id="11049"/>
    </w:p>
    <w:p w14:paraId="11AFA162" w14:textId="77777777" w:rsidR="00B46A03" w:rsidRDefault="00B46A03" w:rsidP="00B46A03">
      <w:r>
        <w:t>When parsing a single array, it is possible to extract occurrences that have different representations (nil, empty, normal, absent) although with some values of dfdl:lengthKind certain combinations of representations are not possible.</w:t>
      </w:r>
    </w:p>
    <w:p w14:paraId="19CED72A" w14:textId="77777777" w:rsidR="00B46A03" w:rsidRDefault="00B46A03" w:rsidP="00B46A03">
      <w:r>
        <w:t xml:space="preserve">Occurrences with nil representation are added to the Infoset with </w:t>
      </w:r>
      <w:r>
        <w:rPr>
          <w:b/>
        </w:rPr>
        <w:t xml:space="preserve">[nilled] </w:t>
      </w:r>
      <w:r>
        <w:t>member true.</w:t>
      </w:r>
    </w:p>
    <w:p w14:paraId="2F212054" w14:textId="0A57C76C" w:rsidR="00B46A03" w:rsidRDefault="00B46A03" w:rsidP="00B46A03">
      <w:r>
        <w:t xml:space="preserve">Occurrences with empty representation may or may not be added to the Infoset, as described in Section </w:t>
      </w:r>
      <w:r w:rsidRPr="00065302">
        <w:rPr>
          <w:rStyle w:val="Hyperlink"/>
        </w:rPr>
        <w:fldChar w:fldCharType="begin"/>
      </w:r>
      <w:r w:rsidRPr="00065302">
        <w:rPr>
          <w:rStyle w:val="Hyperlink"/>
        </w:rPr>
        <w:instrText xml:space="preserve"> REF _Ref351914483 \r \h  \* MERGEFORMAT </w:instrText>
      </w:r>
      <w:r w:rsidRPr="00065302">
        <w:rPr>
          <w:rStyle w:val="Hyperlink"/>
        </w:rPr>
      </w:r>
      <w:r w:rsidRPr="00065302">
        <w:rPr>
          <w:rStyle w:val="Hyperlink"/>
        </w:rPr>
        <w:fldChar w:fldCharType="separate"/>
      </w:r>
      <w:r w:rsidR="009D1493">
        <w:rPr>
          <w:rStyle w:val="Hyperlink"/>
        </w:rPr>
        <w:t>9.4</w:t>
      </w:r>
      <w:r w:rsidRPr="00065302">
        <w:rPr>
          <w:rStyle w:val="Hyperlink"/>
        </w:rPr>
        <w:fldChar w:fldCharType="end"/>
      </w:r>
      <w:r>
        <w:t>. If a required occurrence is not added to the Infoset, it may be a Processing Error, dependent on dfdl:occursCountKind as described in Section 16.1.</w:t>
      </w:r>
    </w:p>
    <w:p w14:paraId="24E20797" w14:textId="77777777" w:rsidR="00B46A03" w:rsidRDefault="00B46A03" w:rsidP="00B46A03">
      <w:r>
        <w:t>Occurrences with absent representation are not added to the Infoset. For a required occurrence it may be a Processing Error, dependent on dfdl:occursCountKind as described in Section 16.1.</w:t>
      </w:r>
    </w:p>
    <w:p w14:paraId="0E49F3DD"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050" w:name="_Toc62570211"/>
      <w:bookmarkStart w:id="11051" w:name="_Toc210216933"/>
      <w:bookmarkStart w:id="11052" w:name="_Toc219441065"/>
      <w:r>
        <w:t>Sparse Arrays</w:t>
      </w:r>
      <w:bookmarkEnd w:id="11050"/>
      <w:bookmarkEnd w:id="11051"/>
      <w:bookmarkEnd w:id="11052"/>
    </w:p>
    <w:p w14:paraId="461D2E1E" w14:textId="77777777" w:rsidR="00B46A03" w:rsidRDefault="00B46A03" w:rsidP="00B46A03">
      <w:r>
        <w:t xml:space="preserve">Consider parsing an array where optional occurrences with empty representation are present in the data, but there are also later optional occurrences present with normal representation. Such an array is called a 'sparse array'. </w:t>
      </w:r>
    </w:p>
    <w:p w14:paraId="687EFDA7" w14:textId="77777777" w:rsidR="00B46A03" w:rsidRDefault="00B46A03" w:rsidP="00B46A03">
      <w:pPr>
        <w:rPr>
          <w:rFonts w:cs="Arial"/>
        </w:rPr>
      </w:pPr>
      <w:r>
        <w:rPr>
          <w:rFonts w:cs="Arial"/>
        </w:rPr>
        <w:lastRenderedPageBreak/>
        <w:t xml:space="preserve">If the indices of the occurrences are significant and need to be preserved, then the array may be modelled using an element with XSD nillable 'true', dfdl:nilKind 'literalValue', dfdl:nilValue '%ES;' and dfdl:nilValueDelimiterPolicy the same as dfdl:emptyValueDelimiterPolicy. The occurrences with empty representation now become occurrences with nil representation, and produce nil values in the Infoset, so the absolute positions of all occurrences are preserved. </w:t>
      </w:r>
    </w:p>
    <w:p w14:paraId="6AD5D7D1" w14:textId="77777777" w:rsidR="00B46A03" w:rsidRDefault="00B46A03" w:rsidP="00B46A03">
      <w:r>
        <w:rPr>
          <w:rFonts w:cs="Arial"/>
        </w:rPr>
        <w:t xml:space="preserve">If the indices of the occurrences are not significant, then the array should be modelled using an element with XSD nillable 'false'. Optional occurrences with empty representation do not create items in the Infoset, so the absolute positions of any optional occurrences with normal representation are not preserved. Optional occurrences with empty representation are therefore skipped. </w:t>
      </w:r>
    </w:p>
    <w:p w14:paraId="28C55933"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053" w:name="_Calculated_Value_Properties"/>
      <w:bookmarkStart w:id="11054" w:name="_Toc130873643"/>
      <w:bookmarkStart w:id="11055" w:name="_Toc140549615"/>
      <w:bookmarkStart w:id="11056" w:name="_Toc177399126"/>
      <w:bookmarkStart w:id="11057" w:name="_Toc175057413"/>
      <w:bookmarkStart w:id="11058" w:name="_Toc199516356"/>
      <w:bookmarkStart w:id="11059" w:name="_Toc194984019"/>
      <w:bookmarkStart w:id="11060" w:name="_Toc243112861"/>
      <w:bookmarkStart w:id="11061" w:name="_Ref255463851"/>
      <w:bookmarkStart w:id="11062" w:name="_Ref255463857"/>
      <w:bookmarkStart w:id="11063" w:name="_Ref255476304"/>
      <w:bookmarkStart w:id="11064" w:name="_Toc349042818"/>
      <w:bookmarkStart w:id="11065" w:name="_Ref39164455"/>
      <w:bookmarkStart w:id="11066" w:name="_Ref53076571"/>
      <w:bookmarkStart w:id="11067" w:name="_Toc62570212"/>
      <w:bookmarkStart w:id="11068" w:name="_Toc210216934"/>
      <w:bookmarkStart w:id="11069" w:name="_Toc219441066"/>
      <w:bookmarkEnd w:id="11053"/>
      <w:r>
        <w:lastRenderedPageBreak/>
        <w:t>Calculated Value Properties</w:t>
      </w:r>
      <w:bookmarkEnd w:id="11054"/>
      <w:bookmarkEnd w:id="11055"/>
      <w:bookmarkEnd w:id="11056"/>
      <w:bookmarkEnd w:id="11057"/>
      <w:bookmarkEnd w:id="11058"/>
      <w:bookmarkEnd w:id="11059"/>
      <w:bookmarkEnd w:id="11060"/>
      <w:bookmarkEnd w:id="11061"/>
      <w:bookmarkEnd w:id="11062"/>
      <w:bookmarkEnd w:id="11063"/>
      <w:bookmarkEnd w:id="11064"/>
      <w:bookmarkEnd w:id="11065"/>
      <w:bookmarkEnd w:id="11066"/>
      <w:bookmarkEnd w:id="11067"/>
      <w:bookmarkEnd w:id="11068"/>
      <w:bookmarkEnd w:id="11069"/>
    </w:p>
    <w:p w14:paraId="35FBBF23" w14:textId="77777777" w:rsidR="00B46A03" w:rsidRDefault="00B46A03" w:rsidP="00404546">
      <w:pPr>
        <w:pStyle w:val="nobreak"/>
      </w:pPr>
      <w:r>
        <w:t>This section describes properties which allow the creation of calculated elements. When parsing, the value of a calculated element is derived using a DFDL Expression, and not by processing bytes from the data stream. When unparsing, the value of a calculated element is derived using a DFDL Expression and is not obtained from the Infoset in the usual way.</w:t>
      </w:r>
    </w:p>
    <w:p w14:paraId="15E071BE" w14:textId="77777777" w:rsidR="00B46A03" w:rsidRDefault="00B46A03" w:rsidP="00B46A03">
      <w:r>
        <w:t xml:space="preserve">Calculated elements allow a technique that is commonly called layering. In this technique, some elements are said to be in the physical layer, and some in the logical layer. When parsing, the logical layer values are computed from physical layer values. When unparsing the opposite occurs, that is the physical layer values are computed from the logical layer values. </w:t>
      </w:r>
    </w:p>
    <w:p w14:paraId="5E783933" w14:textId="77777777" w:rsidR="00B46A03" w:rsidRDefault="00B46A03" w:rsidP="00B46A03">
      <w:r>
        <w:t>Calculated elements are commonly used with hidden elements to hide the physical layer elements so that they do not become part of the Infoset.</w:t>
      </w:r>
    </w:p>
    <w:p w14:paraId="453735B0" w14:textId="77777777" w:rsidR="00B46A03" w:rsidRDefault="00B46A03" w:rsidP="00B46A03">
      <w:r>
        <w:t xml:space="preserve">When a DFDL Schema is used to both parse and unparse data, then a calculated element on parsing normally implies use of one or more calculated elements on unparsing. </w:t>
      </w:r>
    </w:p>
    <w:p w14:paraId="72138ACF" w14:textId="77777777" w:rsidR="00B46A03" w:rsidRDefault="00B46A03" w:rsidP="00B46A03">
      <w:r>
        <w:t>These properties apply to elements of simple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4"/>
        <w:gridCol w:w="8430"/>
      </w:tblGrid>
      <w:tr w:rsidR="00B46A03" w14:paraId="104A24F5" w14:textId="77777777" w:rsidTr="00E310A9">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72C11A49" w14:textId="77777777" w:rsidR="00B46A03" w:rsidRDefault="00B46A03" w:rsidP="00E310A9">
            <w:pPr>
              <w:jc w:val="left"/>
              <w:rPr>
                <w:rFonts w:cs="Arial"/>
                <w:b/>
              </w:rPr>
            </w:pPr>
            <w:r>
              <w:rPr>
                <w:rFonts w:cs="Arial"/>
                <w:b/>
              </w:rPr>
              <w:t>Property Name</w:t>
            </w:r>
          </w:p>
        </w:tc>
        <w:tc>
          <w:tcPr>
            <w:tcW w:w="0" w:type="auto"/>
            <w:tcBorders>
              <w:top w:val="single" w:sz="4" w:space="0" w:color="auto"/>
              <w:left w:val="single" w:sz="4" w:space="0" w:color="auto"/>
              <w:bottom w:val="single" w:sz="4" w:space="0" w:color="auto"/>
              <w:right w:val="single" w:sz="4" w:space="0" w:color="auto"/>
            </w:tcBorders>
            <w:shd w:val="clear" w:color="auto" w:fill="F3F3F3"/>
            <w:hideMark/>
          </w:tcPr>
          <w:p w14:paraId="751A62B8" w14:textId="77777777" w:rsidR="00B46A03" w:rsidRDefault="00B46A03" w:rsidP="00E310A9">
            <w:pPr>
              <w:jc w:val="left"/>
              <w:rPr>
                <w:rFonts w:cs="Arial"/>
                <w:b/>
              </w:rPr>
            </w:pPr>
            <w:r>
              <w:rPr>
                <w:rFonts w:cs="Arial"/>
                <w:b/>
              </w:rPr>
              <w:t>Description</w:t>
            </w:r>
          </w:p>
        </w:tc>
      </w:tr>
      <w:tr w:rsidR="00B46A03" w14:paraId="2123243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7788514" w14:textId="77777777" w:rsidR="00B46A03" w:rsidRDefault="00B46A03" w:rsidP="00E310A9">
            <w:pPr>
              <w:jc w:val="left"/>
              <w:rPr>
                <w:rFonts w:cs="Arial"/>
              </w:rPr>
            </w:pPr>
            <w:r>
              <w:rPr>
                <w:rFonts w:cs="Arial"/>
              </w:rPr>
              <w:t>inputValueCalc</w:t>
            </w:r>
          </w:p>
        </w:tc>
        <w:tc>
          <w:tcPr>
            <w:tcW w:w="0" w:type="auto"/>
            <w:tcBorders>
              <w:top w:val="single" w:sz="4" w:space="0" w:color="auto"/>
              <w:left w:val="single" w:sz="4" w:space="0" w:color="auto"/>
              <w:bottom w:val="single" w:sz="4" w:space="0" w:color="auto"/>
              <w:right w:val="single" w:sz="4" w:space="0" w:color="auto"/>
            </w:tcBorders>
            <w:hideMark/>
          </w:tcPr>
          <w:p w14:paraId="3595FAFA" w14:textId="77777777" w:rsidR="00B46A03" w:rsidRDefault="00B46A03" w:rsidP="00E310A9">
            <w:pPr>
              <w:jc w:val="left"/>
              <w:rPr>
                <w:rFonts w:cs="Arial"/>
              </w:rPr>
            </w:pPr>
            <w:r>
              <w:rPr>
                <w:rFonts w:cs="Arial"/>
              </w:rPr>
              <w:t>DFDL Expression</w:t>
            </w:r>
          </w:p>
          <w:p w14:paraId="55CA10D3" w14:textId="77777777" w:rsidR="00B46A03" w:rsidRDefault="00B46A03" w:rsidP="00E310A9">
            <w:pPr>
              <w:jc w:val="left"/>
              <w:rPr>
                <w:rFonts w:cs="Arial"/>
              </w:rPr>
            </w:pPr>
            <w:r>
              <w:rPr>
                <w:rFonts w:cs="Arial"/>
              </w:rPr>
              <w:t xml:space="preserve">An expression that calculates the value of the element when parsing. </w:t>
            </w:r>
          </w:p>
          <w:p w14:paraId="43F45DD9" w14:textId="77777777" w:rsidR="00B46A03" w:rsidRDefault="00B46A03" w:rsidP="00E310A9">
            <w:pPr>
              <w:jc w:val="left"/>
              <w:rPr>
                <w:rFonts w:cs="Arial"/>
              </w:rPr>
            </w:pPr>
            <w:r>
              <w:rPr>
                <w:rFonts w:cs="Arial"/>
              </w:rPr>
              <w:t>It is a Schema Definition Error if the result type of the expression does not conform to the base type of the element.</w:t>
            </w:r>
          </w:p>
          <w:p w14:paraId="10C11697" w14:textId="77777777" w:rsidR="00B46A03" w:rsidRDefault="00B46A03" w:rsidP="00E310A9">
            <w:pPr>
              <w:jc w:val="left"/>
              <w:rPr>
                <w:rFonts w:cs="Arial"/>
              </w:rPr>
            </w:pPr>
            <w:r>
              <w:rPr>
                <w:rFonts w:cs="Arial"/>
              </w:rPr>
              <w:t xml:space="preserve">The element value created using dfdl:inputValueCalc is validated like any other element value (when validation is enabled). </w:t>
            </w:r>
          </w:p>
          <w:p w14:paraId="5A8C60A4" w14:textId="77777777" w:rsidR="00B46A03" w:rsidRDefault="00B46A03" w:rsidP="00E310A9">
            <w:pPr>
              <w:jc w:val="left"/>
              <w:rPr>
                <w:rFonts w:cs="Arial"/>
              </w:rPr>
            </w:pPr>
            <w:r>
              <w:rPr>
                <w:rFonts w:cs="Arial"/>
              </w:rPr>
              <w:t>An element that specifies a dfdl:inputValueCalc expression has no representation of its own in the data stream. All other DFDL representation properties are ignored.</w:t>
            </w:r>
          </w:p>
          <w:p w14:paraId="56645FD9" w14:textId="77777777" w:rsidR="00B46A03" w:rsidRDefault="00B46A03" w:rsidP="00E310A9">
            <w:pPr>
              <w:jc w:val="left"/>
              <w:rPr>
                <w:rFonts w:cs="Arial"/>
              </w:rPr>
            </w:pPr>
            <w:r>
              <w:rPr>
                <w:rFonts w:cs="Arial"/>
              </w:rPr>
              <w:t>When an element which carries this property appears in a sequence that has a separator, no separator is associated with the element. When parsing, no separator is expected in the input data. When unparsing, no separator is written to the output data.</w:t>
            </w:r>
          </w:p>
          <w:p w14:paraId="63BDF3BA" w14:textId="77777777" w:rsidR="00B46A03" w:rsidRDefault="00B46A03" w:rsidP="00E310A9">
            <w:pPr>
              <w:jc w:val="left"/>
              <w:rPr>
                <w:rFonts w:cs="Arial"/>
              </w:rPr>
            </w:pPr>
            <w:r>
              <w:rPr>
                <w:rFonts w:cs="Arial"/>
              </w:rPr>
              <w:t>The element must not be optional nor an array nor be global.</w:t>
            </w:r>
          </w:p>
          <w:p w14:paraId="093C15FE" w14:textId="77777777" w:rsidR="00B46A03" w:rsidRDefault="00B46A03" w:rsidP="00E310A9">
            <w:pPr>
              <w:jc w:val="left"/>
              <w:rPr>
                <w:rFonts w:cs="Arial"/>
              </w:rPr>
            </w:pPr>
            <w:r>
              <w:rPr>
                <w:rFonts w:cs="Arial"/>
              </w:rPr>
              <w:t>The DFDL Expression must not refer to this element nor cause a circular reference to this element. The expression must not contain forward references to elements which have not yet been processed.</w:t>
            </w:r>
          </w:p>
          <w:p w14:paraId="61246892" w14:textId="77777777" w:rsidR="00B46A03" w:rsidRDefault="00B46A03" w:rsidP="00E310A9">
            <w:pPr>
              <w:jc w:val="left"/>
              <w:rPr>
                <w:rFonts w:cs="Arial"/>
              </w:rPr>
            </w:pPr>
            <w:r>
              <w:rPr>
                <w:rFonts w:cs="Arial"/>
              </w:rPr>
              <w:t>It is a Schema Definition Error if this property is specified on an element which has an XSD fixed or default property.</w:t>
            </w:r>
          </w:p>
          <w:p w14:paraId="4CCC84D3" w14:textId="77777777" w:rsidR="00B46A03" w:rsidRDefault="00B46A03" w:rsidP="00E310A9">
            <w:pPr>
              <w:jc w:val="left"/>
              <w:rPr>
                <w:rFonts w:cs="Arial"/>
              </w:rPr>
            </w:pPr>
            <w:r>
              <w:rPr>
                <w:rFonts w:cs="Arial"/>
              </w:rPr>
              <w:t xml:space="preserve">It is a Schema Definition Error if dfdl:inputValueCalc and dfdl:outputValueCalc are specified on the same element. </w:t>
            </w:r>
          </w:p>
          <w:p w14:paraId="5D10800C" w14:textId="77777777" w:rsidR="00B46A03" w:rsidRDefault="00B46A03" w:rsidP="00E310A9">
            <w:pPr>
              <w:jc w:val="left"/>
              <w:rPr>
                <w:rFonts w:cs="Arial"/>
              </w:rPr>
            </w:pPr>
            <w:r>
              <w:rPr>
                <w:rFonts w:cs="Arial"/>
              </w:rPr>
              <w:t>It is not possible to place this property in scope on a dfdl:format annotation.</w:t>
            </w:r>
          </w:p>
          <w:p w14:paraId="5D0D2DB1" w14:textId="77777777" w:rsidR="00B46A03" w:rsidRDefault="00B46A03" w:rsidP="00E310A9">
            <w:pPr>
              <w:jc w:val="left"/>
              <w:rPr>
                <w:rFonts w:eastAsia="Helv"/>
              </w:rPr>
            </w:pPr>
            <w:r>
              <w:rPr>
                <w:rFonts w:eastAsia="Helv"/>
              </w:rPr>
              <w:t xml:space="preserve">If this property appears on an element declaration or element reference schema component, the appearance of any other DFDL properties on that component is a Schema Definition Error. </w:t>
            </w:r>
          </w:p>
          <w:p w14:paraId="5D9EB744" w14:textId="77777777" w:rsidR="00B46A03" w:rsidRDefault="00B46A03" w:rsidP="00E310A9">
            <w:pPr>
              <w:jc w:val="left"/>
              <w:rPr>
                <w:rFonts w:eastAsia="Helv"/>
              </w:rPr>
            </w:pPr>
            <w:r>
              <w:rPr>
                <w:rFonts w:eastAsia="Helv"/>
              </w:rPr>
              <w:t>If this property appears on an element reference, then DFDL properties expressed on the referenced global element declaration or its type are ignored.</w:t>
            </w:r>
          </w:p>
          <w:p w14:paraId="2CE98EFC" w14:textId="77777777" w:rsidR="00B46A03" w:rsidRDefault="00B46A03" w:rsidP="00E310A9">
            <w:pPr>
              <w:jc w:val="left"/>
              <w:rPr>
                <w:rFonts w:eastAsia="Helv"/>
              </w:rPr>
            </w:pPr>
            <w:r>
              <w:rPr>
                <w:rFonts w:eastAsia="Helv"/>
              </w:rPr>
              <w:t>If this property appears on an element declaration, then DFDL properties expressed on its type are ignored.</w:t>
            </w:r>
          </w:p>
          <w:p w14:paraId="171F26E0" w14:textId="77777777" w:rsidR="00B46A03" w:rsidRDefault="00B46A03" w:rsidP="00E310A9">
            <w:pPr>
              <w:jc w:val="left"/>
              <w:rPr>
                <w:rFonts w:cs="Arial"/>
              </w:rPr>
            </w:pPr>
            <w:r>
              <w:rPr>
                <w:rFonts w:cs="Arial"/>
              </w:rPr>
              <w:t>Annotation: dfdl:element</w:t>
            </w:r>
          </w:p>
        </w:tc>
      </w:tr>
      <w:tr w:rsidR="00B46A03" w14:paraId="2296C29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C31E8DD" w14:textId="77777777" w:rsidR="00B46A03" w:rsidRDefault="00B46A03" w:rsidP="00E310A9">
            <w:pPr>
              <w:jc w:val="left"/>
              <w:rPr>
                <w:rFonts w:cs="Arial"/>
              </w:rPr>
            </w:pPr>
            <w:r>
              <w:rPr>
                <w:rFonts w:cs="Arial"/>
              </w:rPr>
              <w:lastRenderedPageBreak/>
              <w:t>outputValueCalc</w:t>
            </w:r>
          </w:p>
        </w:tc>
        <w:tc>
          <w:tcPr>
            <w:tcW w:w="0" w:type="auto"/>
            <w:tcBorders>
              <w:top w:val="single" w:sz="4" w:space="0" w:color="auto"/>
              <w:left w:val="single" w:sz="4" w:space="0" w:color="auto"/>
              <w:bottom w:val="single" w:sz="4" w:space="0" w:color="auto"/>
              <w:right w:val="single" w:sz="4" w:space="0" w:color="auto"/>
            </w:tcBorders>
            <w:hideMark/>
          </w:tcPr>
          <w:p w14:paraId="01BF42AD" w14:textId="77777777" w:rsidR="00B46A03" w:rsidRDefault="00B46A03" w:rsidP="00E310A9">
            <w:pPr>
              <w:jc w:val="left"/>
              <w:rPr>
                <w:rFonts w:cs="Arial"/>
              </w:rPr>
            </w:pPr>
            <w:r>
              <w:rPr>
                <w:rFonts w:cs="Arial"/>
              </w:rPr>
              <w:t>DFDL Expression</w:t>
            </w:r>
          </w:p>
          <w:p w14:paraId="216D98E7" w14:textId="77777777" w:rsidR="00B46A03" w:rsidRDefault="00B46A03" w:rsidP="00E310A9">
            <w:pPr>
              <w:jc w:val="left"/>
              <w:rPr>
                <w:rFonts w:cs="Arial"/>
              </w:rPr>
            </w:pPr>
            <w:r>
              <w:rPr>
                <w:rFonts w:cs="Arial"/>
              </w:rPr>
              <w:t>An expression that calculates the value of the current element when unparsing.</w:t>
            </w:r>
          </w:p>
          <w:p w14:paraId="048F964A" w14:textId="77777777" w:rsidR="00B46A03" w:rsidRDefault="00B46A03" w:rsidP="00E310A9">
            <w:pPr>
              <w:jc w:val="left"/>
              <w:rPr>
                <w:rFonts w:cs="Arial"/>
              </w:rPr>
            </w:pPr>
            <w:r>
              <w:rPr>
                <w:rFonts w:cs="Arial"/>
              </w:rPr>
              <w:t>The element must not be optional nor an array nor be global.</w:t>
            </w:r>
          </w:p>
          <w:p w14:paraId="13853A20" w14:textId="77777777" w:rsidR="00B46A03" w:rsidRDefault="00B46A03" w:rsidP="00E310A9">
            <w:pPr>
              <w:jc w:val="left"/>
              <w:rPr>
                <w:rFonts w:cs="Arial"/>
              </w:rPr>
            </w:pPr>
            <w:r>
              <w:rPr>
                <w:rFonts w:cs="Arial"/>
              </w:rPr>
              <w:t>It is a Schema Definition Error if the result type of the expression does not conform to the base type of the element.</w:t>
            </w:r>
          </w:p>
          <w:p w14:paraId="79139BAA" w14:textId="77777777" w:rsidR="00B46A03" w:rsidRDefault="00B46A03" w:rsidP="00E310A9">
            <w:pPr>
              <w:jc w:val="left"/>
              <w:rPr>
                <w:rFonts w:cs="Arial"/>
              </w:rPr>
            </w:pPr>
            <w:r>
              <w:rPr>
                <w:rFonts w:cs="Arial"/>
              </w:rPr>
              <w:t xml:space="preserve">The value created using dfdl:outputValueCalc is validated like any other element value (when validation is enabled). </w:t>
            </w:r>
          </w:p>
          <w:p w14:paraId="0047B1E3" w14:textId="77777777" w:rsidR="00B46A03" w:rsidRDefault="00B46A03" w:rsidP="00E310A9">
            <w:pPr>
              <w:jc w:val="left"/>
              <w:rPr>
                <w:rFonts w:cs="Arial"/>
              </w:rPr>
            </w:pPr>
            <w:r>
              <w:rPr>
                <w:rFonts w:cs="Arial"/>
              </w:rPr>
              <w:t>The value for the element, if any, in the Infoset is ignored.</w:t>
            </w:r>
          </w:p>
          <w:p w14:paraId="597FFEF2" w14:textId="77777777" w:rsidR="00B46A03" w:rsidRDefault="00B46A03" w:rsidP="00E310A9">
            <w:pPr>
              <w:jc w:val="left"/>
              <w:rPr>
                <w:rFonts w:cs="Arial"/>
              </w:rPr>
            </w:pPr>
            <w:r>
              <w:rPr>
                <w:rFonts w:cs="Arial"/>
              </w:rPr>
              <w:t>The DFDL expression must not refer to this element nor cause a circular reference to this element. The expression may contain forward references to elements which have not yet been processed</w:t>
            </w:r>
            <w:r>
              <w:t>.</w:t>
            </w:r>
          </w:p>
          <w:p w14:paraId="1E646D93" w14:textId="77777777" w:rsidR="00B46A03" w:rsidRDefault="00B46A03" w:rsidP="00E310A9">
            <w:pPr>
              <w:jc w:val="left"/>
              <w:rPr>
                <w:rFonts w:cs="Arial"/>
              </w:rPr>
            </w:pPr>
            <w:r>
              <w:rPr>
                <w:rFonts w:cs="Arial"/>
              </w:rPr>
              <w:t>It is a Schema Definition Error if dfdl:outputValueCalc is specified on an element which has an XSD fixed or default property.</w:t>
            </w:r>
          </w:p>
          <w:p w14:paraId="0DCC523C" w14:textId="77777777" w:rsidR="00B46A03" w:rsidRDefault="00B46A03" w:rsidP="00E310A9">
            <w:pPr>
              <w:jc w:val="left"/>
              <w:rPr>
                <w:rFonts w:cs="Arial"/>
              </w:rPr>
            </w:pPr>
            <w:r>
              <w:rPr>
                <w:rFonts w:cs="Arial"/>
              </w:rPr>
              <w:t xml:space="preserve">It is a Schema Definition Error if dfdl:inputValueCalc and dfdl:outputValueCalc are specified on the same element. </w:t>
            </w:r>
          </w:p>
          <w:p w14:paraId="727B7341" w14:textId="77777777" w:rsidR="00B46A03" w:rsidRDefault="00B46A03" w:rsidP="00E310A9">
            <w:pPr>
              <w:jc w:val="left"/>
              <w:rPr>
                <w:rFonts w:cs="Arial"/>
              </w:rPr>
            </w:pPr>
            <w:r>
              <w:rPr>
                <w:rFonts w:cs="Arial"/>
              </w:rPr>
              <w:t>It is not possible to place this property in scope on a dfdl:format annotation.</w:t>
            </w:r>
          </w:p>
          <w:p w14:paraId="05016BF1" w14:textId="77777777" w:rsidR="00B46A03" w:rsidRDefault="00B46A03" w:rsidP="00E310A9">
            <w:pPr>
              <w:keepNext/>
              <w:jc w:val="left"/>
              <w:rPr>
                <w:rFonts w:cs="Arial"/>
              </w:rPr>
            </w:pPr>
            <w:r>
              <w:rPr>
                <w:rFonts w:cs="Arial"/>
              </w:rPr>
              <w:t>Annotation: dfdl:element</w:t>
            </w:r>
          </w:p>
        </w:tc>
      </w:tr>
    </w:tbl>
    <w:p w14:paraId="0CB4AE25" w14:textId="7984D843"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53</w:t>
      </w:r>
      <w:r>
        <w:rPr>
          <w:noProof/>
        </w:rPr>
        <w:fldChar w:fldCharType="end"/>
      </w:r>
      <w:r>
        <w:t xml:space="preserve"> Calculated Value Properties</w:t>
      </w:r>
    </w:p>
    <w:p w14:paraId="0A898242"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070" w:name="_Toc199516357"/>
      <w:bookmarkStart w:id="11071" w:name="_Toc243112862"/>
      <w:bookmarkStart w:id="11072" w:name="_Toc349042819"/>
      <w:bookmarkStart w:id="11073" w:name="_Toc62570213"/>
      <w:bookmarkStart w:id="11074" w:name="_Toc210216935"/>
      <w:bookmarkStart w:id="11075" w:name="_Toc219441067"/>
      <w:r>
        <w:t>Example: 2d Nested Array</w:t>
      </w:r>
      <w:bookmarkEnd w:id="11070"/>
      <w:bookmarkEnd w:id="11071"/>
      <w:bookmarkEnd w:id="11072"/>
      <w:bookmarkEnd w:id="11073"/>
      <w:bookmarkEnd w:id="11074"/>
      <w:bookmarkEnd w:id="11075"/>
    </w:p>
    <w:p w14:paraId="5856D606" w14:textId="77777777" w:rsidR="00B46A03" w:rsidRDefault="00B46A03" w:rsidP="00B46A03">
      <w:r>
        <w:t>Consider this simple example. The data stream contains two elements giving the number of rows and number of columns of an array of numbers. The representation of the array is stored after these two elements.</w:t>
      </w:r>
    </w:p>
    <w:p w14:paraId="165D78E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&lt;xs:complexType name="array"&gt;</w:t>
      </w:r>
    </w:p>
    <w:p w14:paraId="1AF4E0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dfdl:initiator="" &gt;</w:t>
      </w:r>
    </w:p>
    <w:p w14:paraId="3F4D0F3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0A4E4B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dfdl:hiddenGroupRef="tns:hiddenArrayCounts"/&gt;</w:t>
      </w:r>
    </w:p>
    <w:p w14:paraId="78C2FEA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6BB185F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name="rows" maxOccurs="unbounded" </w:t>
      </w:r>
    </w:p>
    <w:p w14:paraId="146E5C6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dfdl:occursCountKind="expression" </w:t>
      </w:r>
    </w:p>
    <w:p w14:paraId="68DADFD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 ../nrows }"&gt;</w:t>
      </w:r>
    </w:p>
    <w:p w14:paraId="2FCAE6F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160B8F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547D14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name="cols" type="xs:float" maxOccurs="unbounded"</w:t>
      </w:r>
    </w:p>
    <w:p w14:paraId="5D84DC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dfdl:occursCountKind="expression"</w:t>
      </w:r>
    </w:p>
    <w:p w14:paraId="4D12E59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dfdl:occursCount=" { ../../ncols } " /&gt;</w:t>
      </w:r>
    </w:p>
    <w:p w14:paraId="68FDA3C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6581A4D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&lt;/xs:complexType&gt;</w:t>
      </w:r>
    </w:p>
    <w:p w14:paraId="399CF2B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       </w:t>
      </w:r>
    </w:p>
    <w:p w14:paraId="55183BE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w:t>
      </w:r>
    </w:p>
    <w:p w14:paraId="1DC0176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&lt;/xs:complexType&gt;</w:t>
      </w:r>
    </w:p>
    <w:p w14:paraId="6D4F244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1030CCA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&lt;xs:group name="hiddenArrayCounts" &gt; </w:t>
      </w:r>
      <w:r>
        <w:br/>
        <w:t>  &lt;xs:sequence&gt;</w:t>
      </w:r>
    </w:p>
    <w:p w14:paraId="3B2725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name="nrows" type="xs:unsignedInt" </w:t>
      </w:r>
    </w:p>
    <w:p w14:paraId="67E64B4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dfdl:representation="binary"</w:t>
      </w:r>
    </w:p>
    <w:p w14:paraId="08E3221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dfdl:lengthKind="implicit" </w:t>
      </w:r>
    </w:p>
    <w:p w14:paraId="0C9F756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 count(../rows) }"/&gt;</w:t>
      </w:r>
    </w:p>
    <w:p w14:paraId="5C68520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name="ncols" type="xs:unsignedInt" </w:t>
      </w:r>
    </w:p>
    <w:p w14:paraId="291FAD5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dfdl:representation="binary"</w:t>
      </w:r>
    </w:p>
    <w:p w14:paraId="3F48969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dfdl:lengthKind="implicit" </w:t>
      </w:r>
    </w:p>
    <w:p w14:paraId="5EC56E4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w:t>
      </w:r>
    </w:p>
    <w:p w14:paraId="5725653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if ( count(../rows) ge 1 )</w:t>
      </w:r>
    </w:p>
    <w:p w14:paraId="50A83E9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then</w:t>
      </w:r>
    </w:p>
    <w:p w14:paraId="6175809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count(../rows[1]/cols) </w:t>
      </w:r>
    </w:p>
    <w:p w14:paraId="73D21B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else</w:t>
      </w:r>
    </w:p>
    <w:p w14:paraId="5E75319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0</w:t>
      </w:r>
    </w:p>
    <w:p w14:paraId="50FC946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}"/&gt;</w:t>
      </w:r>
    </w:p>
    <w:p w14:paraId="04D6C4E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 </w:t>
      </w:r>
      <w:r>
        <w:br/>
        <w:t>&lt;/xs:group&gt;</w:t>
      </w:r>
    </w:p>
    <w:p w14:paraId="3E4CD1AC" w14:textId="77777777" w:rsidR="00B46A03" w:rsidRDefault="00B46A03" w:rsidP="00B46A03">
      <w:r>
        <w:t xml:space="preserve">In the example abovethere are two hidden elements named 'nrows' and 'ncols'. These hidden elements' values are computed when unparsing from the number of occurrences in the 'rows' and 'cols' repeating elements. The 'rows' and 'cols' repeating elements number of occurrences are computed when parsing from the hidden elements 'nrows' and 'ncols'. </w:t>
      </w:r>
    </w:p>
    <w:p w14:paraId="241481B6"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076" w:name="_Toc322911716"/>
      <w:bookmarkStart w:id="11077" w:name="_Toc322912255"/>
      <w:bookmarkStart w:id="11078" w:name="_Toc329093116"/>
      <w:bookmarkStart w:id="11079" w:name="_Toc332701629"/>
      <w:bookmarkStart w:id="11080" w:name="_Toc332701933"/>
      <w:bookmarkStart w:id="11081" w:name="_Toc332711732"/>
      <w:bookmarkStart w:id="11082" w:name="_Toc332712034"/>
      <w:bookmarkStart w:id="11083" w:name="_Toc332712335"/>
      <w:bookmarkStart w:id="11084" w:name="_Toc332724251"/>
      <w:bookmarkStart w:id="11085" w:name="_Toc332724551"/>
      <w:bookmarkStart w:id="11086" w:name="_Toc341102847"/>
      <w:bookmarkStart w:id="11087" w:name="_Toc347241582"/>
      <w:bookmarkStart w:id="11088" w:name="_Toc347744775"/>
      <w:bookmarkStart w:id="11089" w:name="_Toc348984558"/>
      <w:bookmarkStart w:id="11090" w:name="_Toc348984863"/>
      <w:bookmarkStart w:id="11091" w:name="_Toc349038027"/>
      <w:bookmarkStart w:id="11092" w:name="_Toc349038329"/>
      <w:bookmarkStart w:id="11093" w:name="_Toc349042820"/>
      <w:bookmarkStart w:id="11094" w:name="_Toc349642233"/>
      <w:bookmarkStart w:id="11095" w:name="_Toc351912942"/>
      <w:bookmarkStart w:id="11096" w:name="_Toc351914963"/>
      <w:bookmarkStart w:id="11097" w:name="_Toc351915429"/>
      <w:bookmarkStart w:id="11098" w:name="_Toc361231527"/>
      <w:bookmarkStart w:id="11099" w:name="_Toc361232053"/>
      <w:bookmarkStart w:id="11100" w:name="_Toc362445351"/>
      <w:bookmarkStart w:id="11101" w:name="_Toc363909318"/>
      <w:bookmarkStart w:id="11102" w:name="_Toc364463744"/>
      <w:bookmarkStart w:id="11103" w:name="_Toc366078348"/>
      <w:bookmarkStart w:id="11104" w:name="_Toc366078963"/>
      <w:bookmarkStart w:id="11105" w:name="_Toc366079948"/>
      <w:bookmarkStart w:id="11106" w:name="_Toc366080560"/>
      <w:bookmarkStart w:id="11107" w:name="_Toc366081169"/>
      <w:bookmarkStart w:id="11108" w:name="_Toc366505509"/>
      <w:bookmarkStart w:id="11109" w:name="_Toc366508878"/>
      <w:bookmarkStart w:id="11110" w:name="_Toc366513379"/>
      <w:bookmarkStart w:id="11111" w:name="_Toc366574568"/>
      <w:bookmarkStart w:id="11112" w:name="_Toc366578361"/>
      <w:bookmarkStart w:id="11113" w:name="_Toc366578955"/>
      <w:bookmarkStart w:id="11114" w:name="_Toc366579547"/>
      <w:bookmarkStart w:id="11115" w:name="_Toc366580138"/>
      <w:bookmarkStart w:id="11116" w:name="_Toc366580730"/>
      <w:bookmarkStart w:id="11117" w:name="_Toc366581321"/>
      <w:bookmarkStart w:id="11118" w:name="_Toc366581913"/>
      <w:bookmarkStart w:id="11119" w:name="_Toc199516358"/>
      <w:bookmarkStart w:id="11120" w:name="_Toc243112863"/>
      <w:bookmarkStart w:id="11121" w:name="_Toc349042821"/>
      <w:bookmarkStart w:id="11122" w:name="_Toc62570214"/>
      <w:bookmarkStart w:id="11123" w:name="_Toc210216936"/>
      <w:bookmarkStart w:id="11124" w:name="_Toc219441068"/>
      <w:bookmarkEnd w:id="11076"/>
      <w:bookmarkEnd w:id="11077"/>
      <w:bookmarkEnd w:id="11078"/>
      <w:bookmarkEnd w:id="11079"/>
      <w:bookmarkEnd w:id="11080"/>
      <w:bookmarkEnd w:id="11081"/>
      <w:bookmarkEnd w:id="11082"/>
      <w:bookmarkEnd w:id="11083"/>
      <w:bookmarkEnd w:id="11084"/>
      <w:bookmarkEnd w:id="11085"/>
      <w:bookmarkEnd w:id="11086"/>
      <w:bookmarkEnd w:id="11087"/>
      <w:bookmarkEnd w:id="11088"/>
      <w:bookmarkEnd w:id="11089"/>
      <w:bookmarkEnd w:id="11090"/>
      <w:bookmarkEnd w:id="11091"/>
      <w:bookmarkEnd w:id="11092"/>
      <w:bookmarkEnd w:id="11093"/>
      <w:bookmarkEnd w:id="11094"/>
      <w:bookmarkEnd w:id="11095"/>
      <w:bookmarkEnd w:id="11096"/>
      <w:bookmarkEnd w:id="11097"/>
      <w:bookmarkEnd w:id="11098"/>
      <w:bookmarkEnd w:id="11099"/>
      <w:bookmarkEnd w:id="11100"/>
      <w:bookmarkEnd w:id="11101"/>
      <w:bookmarkEnd w:id="11102"/>
      <w:bookmarkEnd w:id="11103"/>
      <w:bookmarkEnd w:id="11104"/>
      <w:bookmarkEnd w:id="11105"/>
      <w:bookmarkEnd w:id="11106"/>
      <w:bookmarkEnd w:id="11107"/>
      <w:bookmarkEnd w:id="11108"/>
      <w:bookmarkEnd w:id="11109"/>
      <w:bookmarkEnd w:id="11110"/>
      <w:bookmarkEnd w:id="11111"/>
      <w:bookmarkEnd w:id="11112"/>
      <w:bookmarkEnd w:id="11113"/>
      <w:bookmarkEnd w:id="11114"/>
      <w:bookmarkEnd w:id="11115"/>
      <w:bookmarkEnd w:id="11116"/>
      <w:bookmarkEnd w:id="11117"/>
      <w:bookmarkEnd w:id="11118"/>
      <w:r>
        <w:t>Example: Three-Byte Date</w:t>
      </w:r>
      <w:bookmarkEnd w:id="11119"/>
      <w:bookmarkEnd w:id="11120"/>
      <w:bookmarkEnd w:id="11121"/>
      <w:bookmarkEnd w:id="11122"/>
      <w:bookmarkEnd w:id="11123"/>
      <w:bookmarkEnd w:id="11124"/>
    </w:p>
    <w:p w14:paraId="41C0EEDF" w14:textId="77777777" w:rsidR="00B46A03" w:rsidRDefault="00B46A03" w:rsidP="00B46A03">
      <w:r>
        <w:t>Logically, the data is a date.</w:t>
      </w:r>
    </w:p>
    <w:p w14:paraId="2198ACF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Arial Unicode MS"/>
        </w:rPr>
      </w:pPr>
      <w:r>
        <w:rPr>
          <w:rFonts w:eastAsia="Arial Unicode MS"/>
        </w:rPr>
        <w:t>&lt;xs:element name="d" type="date"/&gt;</w:t>
      </w:r>
    </w:p>
    <w:p w14:paraId="793146CA" w14:textId="77777777" w:rsidR="00B46A03" w:rsidRDefault="00B46A03" w:rsidP="00B46A03">
      <w:r>
        <w:t xml:space="preserve">Physically, it is stored as 3 single byte integers. </w:t>
      </w:r>
    </w:p>
    <w:p w14:paraId="7275AE43" w14:textId="77777777" w:rsidR="00B46A03" w:rsidRDefault="00B46A03" w:rsidP="00B46A03">
      <w:r>
        <w:t>The format of this data is expressed as this schema:</w:t>
      </w:r>
    </w:p>
    <w:p w14:paraId="27AB3C5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&lt;xs:sequence dfdl:representation="binary"&gt;</w:t>
      </w:r>
    </w:p>
    <w:p w14:paraId="6F36ED7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name="mm" type="byte" /&gt;</w:t>
      </w:r>
    </w:p>
    <w:p w14:paraId="29418F01"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name="dd" type="byte" /&gt;</w:t>
      </w:r>
    </w:p>
    <w:p w14:paraId="5317F500"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name="yy" type="byte"/&gt;</w:t>
      </w:r>
    </w:p>
    <w:p w14:paraId="591EE0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&lt;/xs:sequence&gt;</w:t>
      </w:r>
    </w:p>
    <w:p w14:paraId="1095D215" w14:textId="77777777" w:rsidR="00B46A03" w:rsidRDefault="00B46A03" w:rsidP="00B46A03">
      <w:pPr>
        <w:rPr>
          <w:rFonts w:eastAsia="MS PGothic"/>
        </w:rPr>
      </w:pPr>
      <w:r>
        <w:rPr>
          <w:rFonts w:eastAsia="MS PGothic"/>
        </w:rPr>
        <w:t>This physical representation can be hidden so that it does not become part of the Infoset:</w:t>
      </w:r>
    </w:p>
    <w:p w14:paraId="5EA920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&lt;xs:sequence&gt;</w:t>
      </w:r>
    </w:p>
    <w:p w14:paraId="194FF90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dfdl:hiddenGroupRef="tns:hiddenpDate"/&gt;</w:t>
      </w:r>
    </w:p>
    <w:p w14:paraId="2C1091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p>
    <w:p w14:paraId="12BA0C09"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name="d" type="date"&gt; </w:t>
      </w:r>
    </w:p>
    <w:p w14:paraId="066C62D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w:t>
      </w:r>
    </w:p>
    <w:p w14:paraId="0718234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&lt;/xs:element&gt;</w:t>
      </w:r>
    </w:p>
    <w:p w14:paraId="440E207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6D00BF4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50B8357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&lt;xs:group name="hiddenpDate" &gt; </w:t>
      </w:r>
      <w:r>
        <w:br/>
        <w:t>  &lt;xs:sequence&gt;</w:t>
      </w:r>
    </w:p>
    <w:p w14:paraId="45E88C3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w:t>
      </w:r>
      <w:r>
        <w:rPr>
          <w:rFonts w:eastAsia="MS PGothic"/>
          <w:i/>
        </w:rPr>
        <w:t>pdate</w:t>
      </w:r>
      <w:r>
        <w:rPr>
          <w:rFonts w:eastAsia="MS PGothic"/>
        </w:rPr>
        <w:t>"&gt;</w:t>
      </w:r>
    </w:p>
    <w:p w14:paraId="055826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&lt;xs:complexType&gt;</w:t>
      </w:r>
    </w:p>
    <w:p w14:paraId="21D15927"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&lt;xs:sequence dfdl:representation="binary"&gt;</w:t>
      </w:r>
    </w:p>
    <w:p w14:paraId="7755E284"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name="mm" type="byte" /&gt;</w:t>
      </w:r>
    </w:p>
    <w:p w14:paraId="34DFC86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name="dd" type="byte" /&gt;</w:t>
      </w:r>
    </w:p>
    <w:p w14:paraId="081716C5"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name="yy" type="byte"/&gt;</w:t>
      </w:r>
    </w:p>
    <w:p w14:paraId="78D13BC2"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&lt;/xs:sequence&gt;</w:t>
      </w:r>
    </w:p>
    <w:p w14:paraId="0DEE8A8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&lt;/xs:complexType&gt;</w:t>
      </w:r>
    </w:p>
    <w:p w14:paraId="1344F2B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&lt;/xs:element&gt;</w:t>
      </w:r>
    </w:p>
    <w:p w14:paraId="571F837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 </w:t>
      </w:r>
      <w:r>
        <w:br/>
        <w:t>&lt;/xs:group&gt;</w:t>
      </w:r>
    </w:p>
    <w:p w14:paraId="6F0315D0" w14:textId="77777777" w:rsidR="00B46A03" w:rsidRDefault="00B46A03" w:rsidP="00B46A03">
      <w:r>
        <w:t>A calculation can be used to compute the logical date element 'd' from the physical 'pdate' when parsing:</w:t>
      </w:r>
    </w:p>
    <w:p w14:paraId="6468C57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26D799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hidden pdate here ...</w:t>
      </w:r>
    </w:p>
    <w:p w14:paraId="5CDDA71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3E60CB8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name="d" type="date"&gt;</w:t>
      </w:r>
    </w:p>
    <w:p w14:paraId="226D5C5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&lt;xs:annotation&gt;&lt;xs:appinfo source="http://www.ogf.org/dfdl/"&gt;</w:t>
      </w:r>
    </w:p>
    <w:p w14:paraId="587BCB4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&lt;dfdl:element&gt;</w:t>
      </w:r>
    </w:p>
    <w:p w14:paraId="2031FE3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&lt;dfdl:property name="inputValueCalc"&gt;</w:t>
      </w:r>
    </w:p>
    <w:p w14:paraId="38F2704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w:t>
      </w:r>
    </w:p>
    <w:p w14:paraId="47C9332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fn:date(fn:concat(if(../pdate/yy gt 50 )then "19" else "20",</w:t>
      </w:r>
    </w:p>
    <w:p w14:paraId="0CBC01D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if ( ../pdate/yy gt 9 ) </w:t>
      </w:r>
    </w:p>
    <w:p w14:paraId="23A0329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then xs:string(../pdate/yy) </w:t>
      </w:r>
    </w:p>
    <w:p w14:paraId="53C159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else fn:concat("0",</w:t>
      </w:r>
    </w:p>
    <w:p w14:paraId="3BA3536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xs:string(../pdate/yy)),   </w:t>
      </w:r>
    </w:p>
    <w:p w14:paraId="03C377C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7CD5D8B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xs:string(../pdate/mm),</w:t>
      </w:r>
    </w:p>
    <w:p w14:paraId="32E7C7C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00E7513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xs:string(../pdate/dd)))</w:t>
      </w:r>
    </w:p>
    <w:p w14:paraId="4524835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lastRenderedPageBreak/>
        <w:t xml:space="preserve">          }</w:t>
      </w:r>
    </w:p>
    <w:p w14:paraId="24CFE6A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&lt;/dfdl:property&gt;</w:t>
      </w:r>
    </w:p>
    <w:p w14:paraId="56D009C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&lt;/dfdl:element&gt;</w:t>
      </w:r>
    </w:p>
    <w:p w14:paraId="0614F0B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&lt;/xs:appinfo&gt;&lt;/xs:annotation&gt;</w:t>
      </w:r>
    </w:p>
    <w:p w14:paraId="6C635DE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3B15E39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Fonts w:eastAsia="MS PGothic"/>
        </w:rPr>
        <w:t xml:space="preserve">  ...</w:t>
      </w:r>
    </w:p>
    <w:p w14:paraId="51CA24E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52F67919" w14:textId="77777777" w:rsidR="00B46A03" w:rsidRDefault="00B46A03" w:rsidP="00B46A03">
      <w:pPr>
        <w:rPr>
          <w:rFonts w:cs="Arial"/>
        </w:rPr>
      </w:pPr>
      <w:r>
        <w:rPr>
          <w:rFonts w:cs="Arial"/>
        </w:rPr>
        <w:t xml:space="preserve">The expression above assembles a string resembling, for example, "2005-12-17" or "1957-3-9" which is the string representation of a date that is acceptable to the </w:t>
      </w:r>
      <w:r>
        <w:rPr>
          <w:rStyle w:val="CodeCharacter"/>
          <w:sz w:val="20"/>
        </w:rPr>
        <w:t>fn:date</w:t>
      </w:r>
      <w:r>
        <w:rPr>
          <w:rFonts w:cs="Arial"/>
        </w:rPr>
        <w:t xml:space="preserve"> constructor function. The hidden element </w:t>
      </w:r>
      <w:r>
        <w:rPr>
          <w:rStyle w:val="CodeCharacter"/>
          <w:sz w:val="20"/>
        </w:rPr>
        <w:t>'pdate'</w:t>
      </w:r>
      <w:r>
        <w:rPr>
          <w:rFonts w:cs="Arial"/>
        </w:rPr>
        <w:t xml:space="preserve"> is referenced by relative paths. The expression </w:t>
      </w:r>
      <w:r>
        <w:rPr>
          <w:rStyle w:val="CodeCharacter"/>
          <w:sz w:val="20"/>
        </w:rPr>
        <w:t>'../pdate/yy'</w:t>
      </w:r>
      <w:r>
        <w:rPr>
          <w:rFonts w:cs="Arial"/>
        </w:rPr>
        <w:t xml:space="preserve"> accesses an element of type </w:t>
      </w:r>
      <w:r>
        <w:rPr>
          <w:rStyle w:val="CodeCharacter"/>
          <w:sz w:val="20"/>
        </w:rPr>
        <w:t>'int'</w:t>
      </w:r>
      <w:r>
        <w:rPr>
          <w:rFonts w:cs="Arial"/>
        </w:rPr>
        <w:t xml:space="preserve">, and the </w:t>
      </w:r>
      <w:r>
        <w:rPr>
          <w:rStyle w:val="CodeCharacter"/>
          <w:sz w:val="20"/>
        </w:rPr>
        <w:t>xs:string</w:t>
      </w:r>
      <w:r>
        <w:rPr>
          <w:rFonts w:cs="Arial"/>
        </w:rPr>
        <w:t xml:space="preserve"> constructor function turns it into an integer. </w:t>
      </w:r>
    </w:p>
    <w:p w14:paraId="5490A35A" w14:textId="77777777" w:rsidR="00B46A03" w:rsidRDefault="00B46A03" w:rsidP="00B46A03">
      <w:r>
        <w:t>Finally,one must handle the unparse case where the physical layer is computed from the logical layer:</w:t>
      </w:r>
    </w:p>
    <w:p w14:paraId="4BD7836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 dfdl:representation="binary"</w:t>
      </w:r>
    </w:p>
    <w:p w14:paraId="25D983E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name="mm" type="byte"</w:t>
      </w:r>
    </w:p>
    <w:p w14:paraId="24A5FB3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 fn:month-from-date(../d) }" /&gt;</w:t>
      </w:r>
    </w:p>
    <w:p w14:paraId="0EA2BBE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name="dd" type="byte"</w:t>
      </w:r>
    </w:p>
    <w:p w14:paraId="140F67B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 fn:day-from-date(../d) }" /&gt;</w:t>
      </w:r>
    </w:p>
    <w:p w14:paraId="2E0B507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name="yy" type="byte"</w:t>
      </w:r>
    </w:p>
    <w:p w14:paraId="031AD5C7" w14:textId="24112418"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dfdl:outputValueCalc="{ fn:year-from-date(../d) mod 100 }"/&gt;</w:t>
      </w:r>
    </w:p>
    <w:p w14:paraId="3787E00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72AA30E1" w14:textId="77777777" w:rsidR="00B46A03" w:rsidRDefault="00B46A03" w:rsidP="00B46A03">
      <w:r>
        <w:t>The entire example in one place:</w:t>
      </w:r>
    </w:p>
    <w:p w14:paraId="06220B6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&lt;xs:sequence&gt;</w:t>
      </w:r>
    </w:p>
    <w:p w14:paraId="631BEBA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 dfdl:hiddenGroupRef="tns:hiddenpDate"/&gt;</w:t>
      </w:r>
    </w:p>
    <w:p w14:paraId="412BFD7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FA8C1D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 name="d" type="date"&gt;</w:t>
      </w:r>
    </w:p>
    <w:p w14:paraId="1820FA4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&lt;xs:annotation&gt;&lt;xs:appinfo source="http://www.ogf.org/dfdl/"&gt;</w:t>
      </w:r>
    </w:p>
    <w:p w14:paraId="442E06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&lt;dfdl:element&gt;</w:t>
      </w:r>
    </w:p>
    <w:p w14:paraId="34BC49BF"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&lt;dfdl:property name="inputValueCalc"&gt;</w:t>
      </w:r>
    </w:p>
    <w:p w14:paraId="3665F7C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 </w:t>
      </w:r>
    </w:p>
    <w:p w14:paraId="00DF93D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fn:date(fn:concat(if(../pdate/yy gt 50) then "19" else "20",</w:t>
      </w:r>
    </w:p>
    <w:p w14:paraId="1C3867D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if ( ../pdate/yy gt 9 ) </w:t>
      </w:r>
    </w:p>
    <w:p w14:paraId="3AF3914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then xs:string(../pdate/yy) </w:t>
      </w:r>
    </w:p>
    <w:p w14:paraId="2D19E3D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else fn:concat("0",</w:t>
      </w:r>
    </w:p>
    <w:p w14:paraId="5545AAE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xs:string(../pdate/yy)),   </w:t>
      </w:r>
    </w:p>
    <w:p w14:paraId="6CBB5C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6AE322D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xs:string(../pdate/mm),</w:t>
      </w:r>
    </w:p>
    <w:p w14:paraId="26BCAF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2FAC7FC0"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xs:string(../pdate/dd)))</w:t>
      </w:r>
    </w:p>
    <w:p w14:paraId="07ADC4E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w:t>
      </w:r>
    </w:p>
    <w:p w14:paraId="3068088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&lt;/dfdl:property&gt;</w:t>
      </w:r>
    </w:p>
    <w:p w14:paraId="221BA30C"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&lt;/dfdl:element&gt;</w:t>
      </w:r>
    </w:p>
    <w:p w14:paraId="194AB6D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&lt;/xs:appinfo&gt;&lt;/xs:annotation&gt;</w:t>
      </w:r>
    </w:p>
    <w:p w14:paraId="6255016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&lt;/xs:element&gt;</w:t>
      </w:r>
    </w:p>
    <w:p w14:paraId="722418E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Fonts w:eastAsia="MS PGothic"/>
        </w:rPr>
        <w:t xml:space="preserve">  </w:t>
      </w:r>
      <w:r>
        <w:t>...</w:t>
      </w:r>
    </w:p>
    <w:p w14:paraId="6DDBFDC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&lt;/xs:sequence&gt;</w:t>
      </w:r>
    </w:p>
    <w:p w14:paraId="2BA3AD69"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p>
    <w:p w14:paraId="41406132"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&lt;xs:group name="hiddenpDate" &gt; </w:t>
      </w:r>
      <w:r>
        <w:br/>
        <w:t>  &lt;xs:sequence&gt;</w:t>
      </w:r>
    </w:p>
    <w:p w14:paraId="5DDDA30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w:t>
      </w:r>
      <w:r>
        <w:rPr>
          <w:rFonts w:eastAsia="MS PGothic"/>
          <w:i/>
        </w:rPr>
        <w:t>pdate</w:t>
      </w:r>
      <w:r>
        <w:rPr>
          <w:rFonts w:eastAsia="MS PGothic"/>
        </w:rPr>
        <w:t>"&gt;</w:t>
      </w:r>
    </w:p>
    <w:p w14:paraId="1AC3A0DB"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&lt;xs:complexType&gt;</w:t>
      </w:r>
    </w:p>
    <w:p w14:paraId="5DFEA13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&lt;xs:sequence dfdl:representation="binary"&gt;</w:t>
      </w:r>
    </w:p>
    <w:p w14:paraId="0C7B828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name="mm" type="byte"</w:t>
      </w:r>
    </w:p>
    <w:p w14:paraId="794BAD8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dfdl:outputValueCalc="{ fn:month-from-date(../d) }" /&gt;</w:t>
      </w:r>
    </w:p>
    <w:p w14:paraId="674C826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name="dd" type="byte"</w:t>
      </w:r>
    </w:p>
    <w:p w14:paraId="7D34C24C"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dfdl:outputValueCalc="{ fn:day-from-date(../d) }" /&gt;</w:t>
      </w:r>
    </w:p>
    <w:p w14:paraId="6C0EE5FA"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 name="yy" type="byte"</w:t>
      </w:r>
    </w:p>
    <w:p w14:paraId="12999824"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rPr>
          <w:rFonts w:eastAsia="MS PGothic"/>
        </w:rPr>
        <w:t xml:space="preserve">                 dfdl:outputValueCalc="{ fn:year-from-date(../d)</w:t>
      </w:r>
      <w:r>
        <w:t xml:space="preserve"> idivmod 100 }" /&gt;</w:t>
      </w:r>
    </w:p>
    <w:p w14:paraId="296E5B58"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&lt;/xs:sequence&gt;</w:t>
      </w:r>
    </w:p>
    <w:p w14:paraId="09B316A3"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&lt;/xs:complexType&gt;</w:t>
      </w:r>
    </w:p>
    <w:p w14:paraId="3678329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rFonts w:eastAsia="MS PGothic"/>
        </w:rPr>
      </w:pPr>
      <w:r>
        <w:rPr>
          <w:rFonts w:eastAsia="MS PGothic"/>
        </w:rPr>
        <w:t xml:space="preserve">    &lt;/xs:element&gt;</w:t>
      </w:r>
    </w:p>
    <w:p w14:paraId="3C3ADB93"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&lt;/xs:sequence&gt; </w:t>
      </w:r>
      <w:r>
        <w:br/>
        <w:t>&lt;/xs:group&gt;</w:t>
      </w:r>
    </w:p>
    <w:p w14:paraId="390659C3" w14:textId="77777777" w:rsidR="00B46A03" w:rsidRDefault="00B46A03" w:rsidP="00B46A03">
      <w:r>
        <w:t xml:space="preserve">The above sequence contains logically only a single date element. </w:t>
      </w:r>
    </w:p>
    <w:p w14:paraId="43AE72FE"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125" w:name="_Toc322911718"/>
      <w:bookmarkStart w:id="11126" w:name="_Toc322912257"/>
      <w:bookmarkStart w:id="11127" w:name="_Toc329093118"/>
      <w:bookmarkStart w:id="11128" w:name="_Toc332701631"/>
      <w:bookmarkStart w:id="11129" w:name="_Toc332701935"/>
      <w:bookmarkStart w:id="11130" w:name="_Toc332711734"/>
      <w:bookmarkStart w:id="11131" w:name="_Toc332712036"/>
      <w:bookmarkStart w:id="11132" w:name="_Toc332712337"/>
      <w:bookmarkStart w:id="11133" w:name="_Toc332724253"/>
      <w:bookmarkStart w:id="11134" w:name="_Toc332724553"/>
      <w:bookmarkStart w:id="11135" w:name="_Toc341102849"/>
      <w:bookmarkStart w:id="11136" w:name="_Toc347241584"/>
      <w:bookmarkStart w:id="11137" w:name="_Toc347744777"/>
      <w:bookmarkStart w:id="11138" w:name="_Toc348984560"/>
      <w:bookmarkStart w:id="11139" w:name="_Toc348984865"/>
      <w:bookmarkStart w:id="11140" w:name="_Toc349038029"/>
      <w:bookmarkStart w:id="11141" w:name="_Toc349038331"/>
      <w:bookmarkStart w:id="11142" w:name="_Toc349042822"/>
      <w:bookmarkStart w:id="11143" w:name="_Toc349642235"/>
      <w:bookmarkStart w:id="11144" w:name="_Toc351912944"/>
      <w:bookmarkStart w:id="11145" w:name="_Toc351914965"/>
      <w:bookmarkStart w:id="11146" w:name="_Toc351915431"/>
      <w:bookmarkStart w:id="11147" w:name="_Toc361231529"/>
      <w:bookmarkStart w:id="11148" w:name="_Toc361232055"/>
      <w:bookmarkStart w:id="11149" w:name="_Toc362445353"/>
      <w:bookmarkStart w:id="11150" w:name="_Toc363909320"/>
      <w:bookmarkStart w:id="11151" w:name="_Toc364463746"/>
      <w:bookmarkStart w:id="11152" w:name="_Toc366078350"/>
      <w:bookmarkStart w:id="11153" w:name="_Toc366078965"/>
      <w:bookmarkStart w:id="11154" w:name="_Toc366079950"/>
      <w:bookmarkStart w:id="11155" w:name="_Toc366080562"/>
      <w:bookmarkStart w:id="11156" w:name="_Toc366081171"/>
      <w:bookmarkStart w:id="11157" w:name="_Toc366505511"/>
      <w:bookmarkStart w:id="11158" w:name="_Toc366508880"/>
      <w:bookmarkStart w:id="11159" w:name="_Toc366513381"/>
      <w:bookmarkStart w:id="11160" w:name="_Toc366574570"/>
      <w:bookmarkStart w:id="11161" w:name="_Toc366578363"/>
      <w:bookmarkStart w:id="11162" w:name="_Toc366578957"/>
      <w:bookmarkStart w:id="11163" w:name="_Toc366579549"/>
      <w:bookmarkStart w:id="11164" w:name="_Toc366580140"/>
      <w:bookmarkStart w:id="11165" w:name="_Toc366580732"/>
      <w:bookmarkStart w:id="11166" w:name="_Toc366581323"/>
      <w:bookmarkStart w:id="11167" w:name="_Toc366581915"/>
      <w:bookmarkStart w:id="11168" w:name="_Toc322911719"/>
      <w:bookmarkStart w:id="11169" w:name="_Toc322912258"/>
      <w:bookmarkStart w:id="11170" w:name="_Toc329093119"/>
      <w:bookmarkStart w:id="11171" w:name="_Toc332701632"/>
      <w:bookmarkStart w:id="11172" w:name="_Toc332701936"/>
      <w:bookmarkStart w:id="11173" w:name="_Toc332711735"/>
      <w:bookmarkStart w:id="11174" w:name="_Toc332712037"/>
      <w:bookmarkStart w:id="11175" w:name="_Toc332712338"/>
      <w:bookmarkStart w:id="11176" w:name="_Toc332724254"/>
      <w:bookmarkStart w:id="11177" w:name="_Toc332724554"/>
      <w:bookmarkStart w:id="11178" w:name="_Toc341102850"/>
      <w:bookmarkStart w:id="11179" w:name="_Toc347241585"/>
      <w:bookmarkStart w:id="11180" w:name="_Toc347744778"/>
      <w:bookmarkStart w:id="11181" w:name="_Toc348984561"/>
      <w:bookmarkStart w:id="11182" w:name="_Toc348984866"/>
      <w:bookmarkStart w:id="11183" w:name="_Toc349038030"/>
      <w:bookmarkStart w:id="11184" w:name="_Toc349038332"/>
      <w:bookmarkStart w:id="11185" w:name="_Toc349042823"/>
      <w:bookmarkStart w:id="11186" w:name="_Toc349642236"/>
      <w:bookmarkStart w:id="11187" w:name="_Toc351912945"/>
      <w:bookmarkStart w:id="11188" w:name="_Toc351914966"/>
      <w:bookmarkStart w:id="11189" w:name="_Toc351915432"/>
      <w:bookmarkStart w:id="11190" w:name="_Toc361231530"/>
      <w:bookmarkStart w:id="11191" w:name="_Toc361232056"/>
      <w:bookmarkStart w:id="11192" w:name="_Toc362445354"/>
      <w:bookmarkStart w:id="11193" w:name="_Toc363909321"/>
      <w:bookmarkStart w:id="11194" w:name="_Toc364463747"/>
      <w:bookmarkStart w:id="11195" w:name="_Toc366078351"/>
      <w:bookmarkStart w:id="11196" w:name="_Toc366078966"/>
      <w:bookmarkStart w:id="11197" w:name="_Toc366079951"/>
      <w:bookmarkStart w:id="11198" w:name="_Toc366080563"/>
      <w:bookmarkStart w:id="11199" w:name="_Toc366081172"/>
      <w:bookmarkStart w:id="11200" w:name="_Toc366505512"/>
      <w:bookmarkStart w:id="11201" w:name="_Toc366508881"/>
      <w:bookmarkStart w:id="11202" w:name="_Toc366513382"/>
      <w:bookmarkStart w:id="11203" w:name="_Toc366574571"/>
      <w:bookmarkStart w:id="11204" w:name="_Toc366578364"/>
      <w:bookmarkStart w:id="11205" w:name="_Toc366578958"/>
      <w:bookmarkStart w:id="11206" w:name="_Toc366579550"/>
      <w:bookmarkStart w:id="11207" w:name="_Toc366580141"/>
      <w:bookmarkStart w:id="11208" w:name="_Toc366580733"/>
      <w:bookmarkStart w:id="11209" w:name="_Toc366581324"/>
      <w:bookmarkStart w:id="11210" w:name="_Toc366581916"/>
      <w:bookmarkStart w:id="11211" w:name="_Toc234993996"/>
      <w:bookmarkStart w:id="11212" w:name="_Toc234994000"/>
      <w:bookmarkStart w:id="11213" w:name="_Toc184192066"/>
      <w:bookmarkStart w:id="11214" w:name="_Toc184210610"/>
      <w:bookmarkStart w:id="11215" w:name="_Toc184192068"/>
      <w:bookmarkStart w:id="11216" w:name="_Toc184210612"/>
      <w:bookmarkStart w:id="11217" w:name="_Toc184192078"/>
      <w:bookmarkStart w:id="11218" w:name="_Toc184210622"/>
      <w:bookmarkStart w:id="11219" w:name="_Toc184192081"/>
      <w:bookmarkStart w:id="11220" w:name="_Toc184210625"/>
      <w:bookmarkStart w:id="11221" w:name="_Toc184192089"/>
      <w:bookmarkStart w:id="11222" w:name="_Toc184210633"/>
      <w:bookmarkStart w:id="11223" w:name="_DFDL_Expression_Language"/>
      <w:bookmarkStart w:id="11224" w:name="_Ref39164965"/>
      <w:bookmarkStart w:id="11225" w:name="_Ref39164981"/>
      <w:bookmarkStart w:id="11226" w:name="_Toc62570215"/>
      <w:bookmarkStart w:id="11227" w:name="_Toc210216937"/>
      <w:bookmarkStart w:id="11228" w:name="_Toc219441069"/>
      <w:bookmarkStart w:id="11229" w:name="_Ref161836873"/>
      <w:bookmarkStart w:id="11230" w:name="_Toc177399137"/>
      <w:bookmarkStart w:id="11231" w:name="_Toc175057424"/>
      <w:bookmarkStart w:id="11232" w:name="_Toc199516365"/>
      <w:bookmarkStart w:id="11233" w:name="_Toc194984026"/>
      <w:bookmarkStart w:id="11234" w:name="_Toc243112869"/>
      <w:bookmarkStart w:id="11235" w:name="_Ref250486450"/>
      <w:bookmarkStart w:id="11236" w:name="_Toc349042824"/>
      <w:bookmarkStart w:id="11237" w:name="_Ref140941751"/>
      <w:bookmarkStart w:id="11238" w:name="_Ref140941755"/>
      <w:bookmarkEnd w:id="11125"/>
      <w:bookmarkEnd w:id="11126"/>
      <w:bookmarkEnd w:id="11127"/>
      <w:bookmarkEnd w:id="11128"/>
      <w:bookmarkEnd w:id="11129"/>
      <w:bookmarkEnd w:id="11130"/>
      <w:bookmarkEnd w:id="11131"/>
      <w:bookmarkEnd w:id="11132"/>
      <w:bookmarkEnd w:id="11133"/>
      <w:bookmarkEnd w:id="11134"/>
      <w:bookmarkEnd w:id="11135"/>
      <w:bookmarkEnd w:id="11136"/>
      <w:bookmarkEnd w:id="11137"/>
      <w:bookmarkEnd w:id="11138"/>
      <w:bookmarkEnd w:id="11139"/>
      <w:bookmarkEnd w:id="11140"/>
      <w:bookmarkEnd w:id="11141"/>
      <w:bookmarkEnd w:id="11142"/>
      <w:bookmarkEnd w:id="11143"/>
      <w:bookmarkEnd w:id="11144"/>
      <w:bookmarkEnd w:id="11145"/>
      <w:bookmarkEnd w:id="11146"/>
      <w:bookmarkEnd w:id="11147"/>
      <w:bookmarkEnd w:id="11148"/>
      <w:bookmarkEnd w:id="11149"/>
      <w:bookmarkEnd w:id="11150"/>
      <w:bookmarkEnd w:id="11151"/>
      <w:bookmarkEnd w:id="11152"/>
      <w:bookmarkEnd w:id="11153"/>
      <w:bookmarkEnd w:id="11154"/>
      <w:bookmarkEnd w:id="11155"/>
      <w:bookmarkEnd w:id="11156"/>
      <w:bookmarkEnd w:id="11157"/>
      <w:bookmarkEnd w:id="11158"/>
      <w:bookmarkEnd w:id="11159"/>
      <w:bookmarkEnd w:id="11160"/>
      <w:bookmarkEnd w:id="11161"/>
      <w:bookmarkEnd w:id="11162"/>
      <w:bookmarkEnd w:id="11163"/>
      <w:bookmarkEnd w:id="11164"/>
      <w:bookmarkEnd w:id="11165"/>
      <w:bookmarkEnd w:id="11166"/>
      <w:bookmarkEnd w:id="11167"/>
      <w:bookmarkEnd w:id="11168"/>
      <w:bookmarkEnd w:id="11169"/>
      <w:bookmarkEnd w:id="11170"/>
      <w:bookmarkEnd w:id="11171"/>
      <w:bookmarkEnd w:id="11172"/>
      <w:bookmarkEnd w:id="11173"/>
      <w:bookmarkEnd w:id="11174"/>
      <w:bookmarkEnd w:id="11175"/>
      <w:bookmarkEnd w:id="11176"/>
      <w:bookmarkEnd w:id="11177"/>
      <w:bookmarkEnd w:id="11178"/>
      <w:bookmarkEnd w:id="11179"/>
      <w:bookmarkEnd w:id="11180"/>
      <w:bookmarkEnd w:id="11181"/>
      <w:bookmarkEnd w:id="11182"/>
      <w:bookmarkEnd w:id="11183"/>
      <w:bookmarkEnd w:id="11184"/>
      <w:bookmarkEnd w:id="11185"/>
      <w:bookmarkEnd w:id="11186"/>
      <w:bookmarkEnd w:id="11187"/>
      <w:bookmarkEnd w:id="11188"/>
      <w:bookmarkEnd w:id="11189"/>
      <w:bookmarkEnd w:id="11190"/>
      <w:bookmarkEnd w:id="11191"/>
      <w:bookmarkEnd w:id="11192"/>
      <w:bookmarkEnd w:id="11193"/>
      <w:bookmarkEnd w:id="11194"/>
      <w:bookmarkEnd w:id="11195"/>
      <w:bookmarkEnd w:id="11196"/>
      <w:bookmarkEnd w:id="11197"/>
      <w:bookmarkEnd w:id="11198"/>
      <w:bookmarkEnd w:id="11199"/>
      <w:bookmarkEnd w:id="11200"/>
      <w:bookmarkEnd w:id="11201"/>
      <w:bookmarkEnd w:id="11202"/>
      <w:bookmarkEnd w:id="1120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bookmarkEnd w:id="11222"/>
      <w:bookmarkEnd w:id="11223"/>
      <w:r>
        <w:lastRenderedPageBreak/>
        <w:t>DFDL Expression Language</w:t>
      </w:r>
      <w:bookmarkEnd w:id="11224"/>
      <w:bookmarkEnd w:id="11225"/>
      <w:bookmarkEnd w:id="11226"/>
      <w:bookmarkEnd w:id="11227"/>
      <w:bookmarkEnd w:id="11228"/>
    </w:p>
    <w:p w14:paraId="167E5C5C" w14:textId="77777777" w:rsidR="00B46A03" w:rsidRDefault="00B46A03" w:rsidP="00B46A03">
      <w:r>
        <w:t>The DFDL expression language allows the processing of values conforming to the data model defined in the DFDL Infoset. It allows properties in the DFDL schema to be dependent on the value of an occurrence of an element or the value of a DFDL variable. For example, the length of the content of an element can be made dependent on the value of another element in the document.</w:t>
      </w:r>
    </w:p>
    <w:p w14:paraId="08A9DFFC" w14:textId="77777777" w:rsidR="00B46A03" w:rsidRDefault="00B46A03" w:rsidP="00B46A03">
      <w:r>
        <w:t>The main uses of the expression language are as follows:</w:t>
      </w:r>
    </w:p>
    <w:p w14:paraId="7802809D" w14:textId="77777777" w:rsidR="00B46A03" w:rsidRDefault="00B46A03" w:rsidP="00EB2287">
      <w:pPr>
        <w:numPr>
          <w:ilvl w:val="0"/>
          <w:numId w:val="112"/>
        </w:numPr>
        <w:tabs>
          <w:tab w:val="clear" w:pos="403"/>
        </w:tabs>
        <w:spacing w:before="60" w:after="60" w:line="240" w:lineRule="auto"/>
        <w:jc w:val="left"/>
      </w:pPr>
      <w:r>
        <w:t>When a DFDL property needs to be set dynamically at parse time from the value of one or more elements of the data. Properties such as dfdl:initiator, dfdl:terminator, dfdl:length, dfdl:occursCount, and dfdl:separator accept an expression.</w:t>
      </w:r>
    </w:p>
    <w:p w14:paraId="130CFE79" w14:textId="77777777" w:rsidR="00B46A03" w:rsidRDefault="00B46A03" w:rsidP="00EB2287">
      <w:pPr>
        <w:numPr>
          <w:ilvl w:val="0"/>
          <w:numId w:val="112"/>
        </w:numPr>
        <w:tabs>
          <w:tab w:val="clear" w:pos="403"/>
        </w:tabs>
        <w:spacing w:before="60" w:after="60" w:line="240" w:lineRule="auto"/>
        <w:jc w:val="left"/>
      </w:pPr>
      <w:r>
        <w:t xml:space="preserve">In a dfdl:assert annotation  </w:t>
      </w:r>
    </w:p>
    <w:p w14:paraId="748B301C" w14:textId="77777777" w:rsidR="00B46A03" w:rsidRDefault="00B46A03" w:rsidP="00EB2287">
      <w:pPr>
        <w:numPr>
          <w:ilvl w:val="0"/>
          <w:numId w:val="112"/>
        </w:numPr>
        <w:tabs>
          <w:tab w:val="clear" w:pos="403"/>
        </w:tabs>
        <w:spacing w:before="60" w:after="60" w:line="240" w:lineRule="auto"/>
        <w:jc w:val="left"/>
      </w:pPr>
      <w:r>
        <w:t>In a dfdl:discriminator annotation to resolve uncertainty when parsing</w:t>
      </w:r>
    </w:p>
    <w:p w14:paraId="1AC19F4E" w14:textId="77777777" w:rsidR="00B46A03" w:rsidRDefault="00B46A03" w:rsidP="00EB2287">
      <w:pPr>
        <w:numPr>
          <w:ilvl w:val="0"/>
          <w:numId w:val="112"/>
        </w:numPr>
        <w:tabs>
          <w:tab w:val="clear" w:pos="403"/>
        </w:tabs>
        <w:spacing w:before="60" w:after="60" w:line="240" w:lineRule="auto"/>
        <w:jc w:val="left"/>
      </w:pPr>
      <w:r>
        <w:t>In a dfdl:inputValueCalc property to derive the value of an element in the logical model that doesn't exist in the physical data.</w:t>
      </w:r>
    </w:p>
    <w:p w14:paraId="11093401" w14:textId="77777777" w:rsidR="00B46A03" w:rsidRDefault="00B46A03" w:rsidP="00EB2287">
      <w:pPr>
        <w:numPr>
          <w:ilvl w:val="0"/>
          <w:numId w:val="112"/>
        </w:numPr>
        <w:tabs>
          <w:tab w:val="clear" w:pos="403"/>
        </w:tabs>
        <w:spacing w:before="60" w:after="60" w:line="240" w:lineRule="auto"/>
        <w:jc w:val="left"/>
      </w:pPr>
      <w:r>
        <w:t>In a dfdl:outputValueCalc property to compute the value of an element on unparsing.</w:t>
      </w:r>
    </w:p>
    <w:p w14:paraId="291CB47A" w14:textId="77777777" w:rsidR="00B46A03" w:rsidRDefault="00B46A03" w:rsidP="00EB2287">
      <w:pPr>
        <w:numPr>
          <w:ilvl w:val="0"/>
          <w:numId w:val="112"/>
        </w:numPr>
        <w:tabs>
          <w:tab w:val="clear" w:pos="403"/>
        </w:tabs>
        <w:spacing w:before="60" w:after="60" w:line="240" w:lineRule="auto"/>
        <w:jc w:val="left"/>
      </w:pPr>
      <w:r>
        <w:t>As the value in a dfdl:setVariable annotation or the dfdl:defaultValue in a dfdl:defineVariable or dfdl:newVariableInstance.</w:t>
      </w:r>
    </w:p>
    <w:p w14:paraId="4D4462F1" w14:textId="028862D5" w:rsidR="00B46A03" w:rsidRDefault="00B46A03" w:rsidP="00404546">
      <w:pPr>
        <w:pStyle w:val="nobreak"/>
      </w:pPr>
      <w:r>
        <w:t xml:space="preserve">The DFDL expression language is a subset of XPath 2.0 </w:t>
      </w:r>
      <w:r>
        <w:rPr>
          <w:noProof/>
        </w:rPr>
        <w:t>[</w:t>
      </w:r>
      <w:hyperlink w:anchor="a_XPath" w:history="1">
        <w:r>
          <w:rPr>
            <w:rStyle w:val="Hyperlink"/>
            <w:rFonts w:eastAsia="MS Mincho"/>
            <w:noProof/>
          </w:rPr>
          <w:t>XPath</w:t>
        </w:r>
      </w:hyperlink>
      <w:r>
        <w:rPr>
          <w:noProof/>
        </w:rPr>
        <w:t>]</w:t>
      </w:r>
      <w:r>
        <w:t xml:space="preserve">. DFDL uses a subset of XML schema and has a simpler information model, so only a subset of XPath 2.0 expressions is meaningful in DFDL Schemas. For example, there are no attributes in DFDL, so the attribute axis is not needed. </w:t>
      </w:r>
    </w:p>
    <w:p w14:paraId="5394A159" w14:textId="77777777" w:rsidR="00B46A03" w:rsidRDefault="00B46A03" w:rsidP="00B46A03">
      <w:pPr>
        <w:pStyle w:val="BodyText"/>
        <w:rPr>
          <w:rFonts w:cs="Arial"/>
          <w:color w:val="0000FF"/>
          <w:lang w:eastAsia="en-GB"/>
        </w:rPr>
      </w:pPr>
      <w:r>
        <w:rPr>
          <w:rFonts w:cs="Arial"/>
        </w:rPr>
        <w:t xml:space="preserve">XPath 2.0 specification [XPATH2] allows implementation-dependent evaluation of expressions thereby allowing either lazy (sequential) evaluation or full (parallel) evaluation of expressions with OR and AND clauses. This flexibility is not desirable in DFDL 1.0 implementations, so the </w:t>
      </w:r>
      <w:r>
        <w:rPr>
          <w:rFonts w:cs="Arial"/>
          <w:color w:val="000000" w:themeColor="text1"/>
          <w:lang w:eastAsia="en-GB"/>
        </w:rPr>
        <w:t>specification is changed to prescribe lazy (sequential) evaluation left-to-right</w:t>
      </w:r>
      <w:r>
        <w:rPr>
          <w:rFonts w:cs="Arial"/>
          <w:color w:val="0000FF"/>
          <w:lang w:eastAsia="en-GB"/>
        </w:rPr>
        <w:t>.</w:t>
      </w:r>
    </w:p>
    <w:p w14:paraId="07FEBF75" w14:textId="77777777" w:rsidR="00B46A03" w:rsidRDefault="00B46A03" w:rsidP="00404546">
      <w:pPr>
        <w:pStyle w:val="nobreak"/>
      </w:pPr>
      <w:r>
        <w:t xml:space="preserve">In addition, DFDL expressions never return node-sequences having more than one node. DFDL expressions either return a simple value, a node sequence containing exactly one node/value, or an empty node sequence. Node sequences of length greater than one can be used within the expression, just not as the final result. Alternatively, one can state this as there are no constructs in DFDL which can accept a node sequence of more than one node; hence, DFDL expressions can never return a node sequence of more than one node as their final result.  </w:t>
      </w:r>
    </w:p>
    <w:p w14:paraId="5303A31A" w14:textId="77777777" w:rsidR="00B46A03" w:rsidRDefault="00B46A03" w:rsidP="00B46A03">
      <w:r>
        <w:t>For nilled elements, an attempt to get the value of a nilled element returns an empty node sequence.</w:t>
      </w:r>
    </w:p>
    <w:p w14:paraId="4D94EDBE" w14:textId="77777777" w:rsidR="00B46A03" w:rsidRDefault="00B46A03" w:rsidP="00B46A03">
      <w:pPr>
        <w:rPr>
          <w:rFonts w:cs="Arial"/>
        </w:rPr>
      </w:pPr>
      <w:r>
        <w:rPr>
          <w:rFonts w:cs="Arial"/>
          <w:lang w:eastAsia="en-GB"/>
        </w:rPr>
        <w:t>DFDL implementations MUST comply with the error code behaviour in Appendix G of the XPath 2.0 spec and map these to the correct DFDL failure type. All but one of XPath's errors map to a Schema Definition Error. The exception is XPTY0004, which is used both for static and dynamic cases of type mismatch. A static type mismatch maps to a Schema Definition Error, whereas a dynamic type mismatch maps to a Processing Error. A DFDL implementation SHOULD distinguish the two kinds of XPTY0004 error if it is able to do so, but if unable it MUST map all XPTY0004 errors to a Schema Definition Error</w:t>
      </w:r>
    </w:p>
    <w:p w14:paraId="65716EEF" w14:textId="77777777" w:rsidR="00B46A03" w:rsidRDefault="00B46A03" w:rsidP="00B46A03">
      <w:pPr>
        <w:rPr>
          <w:rFonts w:cs="Arial"/>
          <w:lang w:eastAsia="en-GB"/>
        </w:rPr>
      </w:pPr>
      <w:r>
        <w:rPr>
          <w:rFonts w:cs="Arial"/>
          <w:lang w:eastAsia="en-GB"/>
        </w:rPr>
        <w:t>Implementation Note: DFDL implementations MAY use off-the-shelf XPath 2.0 processors, but must pre-process DFDL expressions to ensure that the behaviour matches the DFDL specification:</w:t>
      </w:r>
    </w:p>
    <w:p w14:paraId="4BB9A9A7" w14:textId="77777777" w:rsidR="00B46A03" w:rsidRPr="00E112C9" w:rsidRDefault="00B46A03" w:rsidP="00EB2287">
      <w:pPr>
        <w:pStyle w:val="ListParagraph"/>
        <w:numPr>
          <w:ilvl w:val="0"/>
          <w:numId w:val="184"/>
        </w:numPr>
        <w:tabs>
          <w:tab w:val="clear" w:pos="403"/>
        </w:tabs>
        <w:spacing w:before="60" w:after="60" w:line="240" w:lineRule="auto"/>
        <w:jc w:val="left"/>
      </w:pPr>
      <w:r w:rsidRPr="00E112C9">
        <w:t>Ensure that what is returned as the result is not a sequence with length &gt; 1 by appropriate use of fn:exactly-one().</w:t>
      </w:r>
    </w:p>
    <w:p w14:paraId="2CAE5BE9" w14:textId="77777777" w:rsidR="00B46A03" w:rsidRPr="00E112C9" w:rsidRDefault="00B46A03" w:rsidP="00EB2287">
      <w:pPr>
        <w:pStyle w:val="ListParagraph"/>
        <w:numPr>
          <w:ilvl w:val="0"/>
          <w:numId w:val="184"/>
        </w:numPr>
        <w:tabs>
          <w:tab w:val="clear" w:pos="403"/>
        </w:tabs>
        <w:spacing w:before="60" w:after="60" w:line="240" w:lineRule="auto"/>
        <w:jc w:val="left"/>
      </w:pPr>
      <w:r w:rsidRPr="00E112C9">
        <w:t xml:space="preserve">Check for the disallowed use of those XPath 2.0 functions that are not in the DFDL subset </w:t>
      </w:r>
    </w:p>
    <w:p w14:paraId="3808D73B" w14:textId="671D6605" w:rsidR="00B46A03" w:rsidRDefault="00B46A03" w:rsidP="00B46A03">
      <w:pPr>
        <w:rPr>
          <w:rFonts w:cs="Arial"/>
          <w:lang w:eastAsia="en-GB"/>
        </w:rPr>
      </w:pPr>
      <w:r>
        <w:t xml:space="preserve">XPath 2.0 specification [XPATH2] defines its functions to be in namespace </w:t>
      </w:r>
      <w:hyperlink r:id="rId41" w:history="1">
        <w:r>
          <w:rPr>
            <w:rStyle w:val="InternetLink"/>
            <w:rFonts w:cs="Arial"/>
          </w:rPr>
          <w:t>http://www.w3.org/2005/xpath-functions</w:t>
        </w:r>
      </w:hyperlink>
      <w:r>
        <w:t>. The DFDL specification assumes namespace prefix “fn:” is bound to this namespace.</w:t>
      </w:r>
    </w:p>
    <w:p w14:paraId="4635C741"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239" w:name="_Toc174796502"/>
      <w:bookmarkStart w:id="11240" w:name="_Toc199516269"/>
      <w:bookmarkStart w:id="11241" w:name="_Toc194983945"/>
      <w:bookmarkStart w:id="11242" w:name="_Toc243112798"/>
      <w:bookmarkStart w:id="11243" w:name="_Toc349042855"/>
      <w:bookmarkStart w:id="11244" w:name="_Toc62570216"/>
      <w:bookmarkStart w:id="11245" w:name="_Toc210216938"/>
      <w:bookmarkStart w:id="11246" w:name="_Toc219441070"/>
      <w:r>
        <w:lastRenderedPageBreak/>
        <w:t>Expression Language Data Model</w:t>
      </w:r>
      <w:bookmarkEnd w:id="11239"/>
      <w:bookmarkEnd w:id="11240"/>
      <w:bookmarkEnd w:id="11241"/>
      <w:bookmarkEnd w:id="11242"/>
      <w:bookmarkEnd w:id="11243"/>
      <w:bookmarkEnd w:id="11244"/>
      <w:bookmarkEnd w:id="11245"/>
      <w:bookmarkEnd w:id="11246"/>
    </w:p>
    <w:p w14:paraId="1829D3C5" w14:textId="77777777" w:rsidR="00B46A03" w:rsidRDefault="00B46A03" w:rsidP="00B46A03">
      <w:r>
        <w:t>The DFDL expression language operates on the DFDL augmented Infoset with the addition of the hidden elements.</w:t>
      </w:r>
    </w:p>
    <w:p w14:paraId="17ADE72A" w14:textId="77777777" w:rsidR="00B46A03" w:rsidRDefault="00B46A03" w:rsidP="00B46A03">
      <w:r>
        <w:t xml:space="preserve">Relative path expressions are evaluated relative to the current Infoset Element Information Item, also referred to as the </w:t>
      </w:r>
      <w:r w:rsidRPr="001311AD">
        <w:rPr>
          <w:i/>
          <w:iCs/>
        </w:rPr>
        <w:t>current element</w:t>
      </w:r>
      <w:r>
        <w:t xml:space="preserve"> for short. </w:t>
      </w:r>
    </w:p>
    <w:p w14:paraId="0589EB63" w14:textId="77777777" w:rsidR="00B46A03" w:rsidRDefault="00B46A03" w:rsidP="00B46A03">
      <w:pPr>
        <w:rPr>
          <w:rFonts w:cs="Arial"/>
        </w:rPr>
      </w:pPr>
      <w:r>
        <w:rPr>
          <w:rFonts w:cs="Arial"/>
        </w:rPr>
        <w:t>In general, a DFDL expression can only reference an element that precedes the position in the schema where the expression is declared, and it is a schema definition otherwise, with the following exceptions:</w:t>
      </w:r>
    </w:p>
    <w:p w14:paraId="1717E020" w14:textId="77777777" w:rsidR="00B46A03" w:rsidRPr="00E112C9" w:rsidRDefault="00B46A03" w:rsidP="00EB2287">
      <w:pPr>
        <w:pStyle w:val="ListParagraph"/>
        <w:numPr>
          <w:ilvl w:val="0"/>
          <w:numId w:val="185"/>
        </w:numPr>
        <w:tabs>
          <w:tab w:val="clear" w:pos="403"/>
        </w:tabs>
        <w:spacing w:before="60" w:after="60" w:line="240" w:lineRule="auto"/>
        <w:jc w:val="left"/>
      </w:pPr>
      <w:r w:rsidRPr="00E112C9">
        <w:t>An assert or discriminator on a component may reference an element that is a descendent of the component.</w:t>
      </w:r>
    </w:p>
    <w:p w14:paraId="09FDF715" w14:textId="77777777" w:rsidR="00B46A03" w:rsidRPr="00E112C9" w:rsidRDefault="00B46A03" w:rsidP="00EB2287">
      <w:pPr>
        <w:pStyle w:val="ListParagraph"/>
        <w:numPr>
          <w:ilvl w:val="0"/>
          <w:numId w:val="185"/>
        </w:numPr>
        <w:tabs>
          <w:tab w:val="clear" w:pos="403"/>
        </w:tabs>
        <w:spacing w:before="60" w:after="60" w:line="240" w:lineRule="auto"/>
        <w:jc w:val="left"/>
      </w:pPr>
      <w:r w:rsidRPr="00E112C9">
        <w:t>A dfdl:outputValueCalc property may reference an element that follows the position in the schema where the property is specified.</w:t>
      </w:r>
    </w:p>
    <w:p w14:paraId="6EFC90BB" w14:textId="77777777" w:rsidR="00B46A03" w:rsidRDefault="00B46A03" w:rsidP="00B46A03">
      <w:r>
        <w:t xml:space="preserve">Implementations MAY have implementation-defined limitations on the use of forward or backward reference or MAY provide controls for bounding the reach of such references. These mechanisms are beyond the scope of this specification. </w:t>
      </w:r>
    </w:p>
    <w:p w14:paraId="6A49474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247" w:name="_Toc322911753"/>
      <w:bookmarkStart w:id="11248" w:name="_Toc322912292"/>
      <w:bookmarkStart w:id="11249" w:name="_Toc329093153"/>
      <w:bookmarkStart w:id="11250" w:name="_Toc332701666"/>
      <w:bookmarkStart w:id="11251" w:name="_Toc332701970"/>
      <w:bookmarkStart w:id="11252" w:name="_Toc332711768"/>
      <w:bookmarkStart w:id="11253" w:name="_Toc332712070"/>
      <w:bookmarkStart w:id="11254" w:name="_Toc332712371"/>
      <w:bookmarkStart w:id="11255" w:name="_Toc332724287"/>
      <w:bookmarkStart w:id="11256" w:name="_Toc332724587"/>
      <w:bookmarkStart w:id="11257" w:name="_Toc341102883"/>
      <w:bookmarkStart w:id="11258" w:name="_Toc347241618"/>
      <w:bookmarkStart w:id="11259" w:name="_Toc347744811"/>
      <w:bookmarkStart w:id="11260" w:name="_Toc348984594"/>
      <w:bookmarkStart w:id="11261" w:name="_Toc348984899"/>
      <w:bookmarkStart w:id="11262" w:name="_Toc349038063"/>
      <w:bookmarkStart w:id="11263" w:name="_Toc349038365"/>
      <w:bookmarkStart w:id="11264" w:name="_Toc349042856"/>
      <w:bookmarkStart w:id="11265" w:name="_Toc349642265"/>
      <w:bookmarkStart w:id="11266" w:name="_Toc351912978"/>
      <w:bookmarkStart w:id="11267" w:name="_Toc351914999"/>
      <w:bookmarkStart w:id="11268" w:name="_Toc351915465"/>
      <w:bookmarkStart w:id="11269" w:name="_Toc361231563"/>
      <w:bookmarkStart w:id="11270" w:name="_Toc361232089"/>
      <w:bookmarkStart w:id="11271" w:name="_Toc362445387"/>
      <w:bookmarkStart w:id="11272" w:name="_Toc363909354"/>
      <w:bookmarkStart w:id="11273" w:name="_Toc364463780"/>
      <w:bookmarkStart w:id="11274" w:name="_Toc366078384"/>
      <w:bookmarkStart w:id="11275" w:name="_Toc366078999"/>
      <w:bookmarkStart w:id="11276" w:name="_Toc366079984"/>
      <w:bookmarkStart w:id="11277" w:name="_Toc366080596"/>
      <w:bookmarkStart w:id="11278" w:name="_Toc366081205"/>
      <w:bookmarkStart w:id="11279" w:name="_Toc366505545"/>
      <w:bookmarkStart w:id="11280" w:name="_Toc366508914"/>
      <w:bookmarkStart w:id="11281" w:name="_Toc366513415"/>
      <w:bookmarkStart w:id="11282" w:name="_Toc366574604"/>
      <w:bookmarkStart w:id="11283" w:name="_Toc366578397"/>
      <w:bookmarkStart w:id="11284" w:name="_Toc366578991"/>
      <w:bookmarkStart w:id="11285" w:name="_Toc366579583"/>
      <w:bookmarkStart w:id="11286" w:name="_Toc366580174"/>
      <w:bookmarkStart w:id="11287" w:name="_Toc366580766"/>
      <w:bookmarkStart w:id="11288" w:name="_Toc366581357"/>
      <w:bookmarkStart w:id="11289" w:name="_Toc366581949"/>
      <w:bookmarkStart w:id="11290" w:name="_Toc243112800"/>
      <w:bookmarkStart w:id="11291" w:name="_Toc349042857"/>
      <w:bookmarkStart w:id="11292" w:name="_Ref38373752"/>
      <w:bookmarkStart w:id="11293" w:name="_Ref38373757"/>
      <w:bookmarkStart w:id="11294" w:name="_Toc62570217"/>
      <w:bookmarkStart w:id="11295" w:name="_Toc210216939"/>
      <w:bookmarkStart w:id="11296" w:name="_Toc219441071"/>
      <w:bookmarkStart w:id="11297" w:name="_Toc199516271"/>
      <w:bookmarkStart w:id="11298" w:name="_Toc194983947"/>
      <w:bookmarkEnd w:id="11247"/>
      <w:bookmarkEnd w:id="11248"/>
      <w:bookmarkEnd w:id="11249"/>
      <w:bookmarkEnd w:id="11250"/>
      <w:bookmarkEnd w:id="11251"/>
      <w:bookmarkEnd w:id="11252"/>
      <w:bookmarkEnd w:id="11253"/>
      <w:bookmarkEnd w:id="11254"/>
      <w:bookmarkEnd w:id="11255"/>
      <w:bookmarkEnd w:id="11256"/>
      <w:bookmarkEnd w:id="11257"/>
      <w:bookmarkEnd w:id="11258"/>
      <w:bookmarkEnd w:id="11259"/>
      <w:bookmarkEnd w:id="11260"/>
      <w:bookmarkEnd w:id="11261"/>
      <w:bookmarkEnd w:id="11262"/>
      <w:bookmarkEnd w:id="11263"/>
      <w:bookmarkEnd w:id="11264"/>
      <w:bookmarkEnd w:id="11265"/>
      <w:bookmarkEnd w:id="11266"/>
      <w:bookmarkEnd w:id="11267"/>
      <w:bookmarkEnd w:id="11268"/>
      <w:bookmarkEnd w:id="11269"/>
      <w:bookmarkEnd w:id="11270"/>
      <w:bookmarkEnd w:id="11271"/>
      <w:bookmarkEnd w:id="11272"/>
      <w:bookmarkEnd w:id="11273"/>
      <w:bookmarkEnd w:id="11274"/>
      <w:bookmarkEnd w:id="11275"/>
      <w:bookmarkEnd w:id="11276"/>
      <w:bookmarkEnd w:id="11277"/>
      <w:bookmarkEnd w:id="11278"/>
      <w:bookmarkEnd w:id="11279"/>
      <w:bookmarkEnd w:id="11280"/>
      <w:bookmarkEnd w:id="11281"/>
      <w:bookmarkEnd w:id="11282"/>
      <w:bookmarkEnd w:id="11283"/>
      <w:bookmarkEnd w:id="11284"/>
      <w:bookmarkEnd w:id="11285"/>
      <w:bookmarkEnd w:id="11286"/>
      <w:bookmarkEnd w:id="11287"/>
      <w:bookmarkEnd w:id="11288"/>
      <w:bookmarkEnd w:id="11289"/>
      <w:r>
        <w:t>Variables</w:t>
      </w:r>
      <w:bookmarkEnd w:id="11290"/>
      <w:bookmarkEnd w:id="11291"/>
      <w:bookmarkEnd w:id="11292"/>
      <w:bookmarkEnd w:id="11293"/>
      <w:bookmarkEnd w:id="11294"/>
      <w:bookmarkEnd w:id="11295"/>
      <w:bookmarkEnd w:id="11296"/>
      <w:r>
        <w:t xml:space="preserve"> </w:t>
      </w:r>
      <w:bookmarkEnd w:id="11297"/>
      <w:bookmarkEnd w:id="11298"/>
    </w:p>
    <w:p w14:paraId="18412812" w14:textId="3DC4496E" w:rsidR="00B46A03" w:rsidRDefault="00B46A03" w:rsidP="00B46A03">
      <w:r>
        <w:t xml:space="preserve">A variable is a binding between a (qualified) name and a (typed) value. Variables are defined using the dfdl:defineVariable annotation (see </w:t>
      </w:r>
      <w:r w:rsidRPr="00065302">
        <w:rPr>
          <w:rStyle w:val="Hyperlink"/>
        </w:rPr>
        <w:fldChar w:fldCharType="begin"/>
      </w:r>
      <w:r w:rsidRPr="00065302">
        <w:rPr>
          <w:rStyle w:val="Hyperlink"/>
        </w:rPr>
        <w:instrText xml:space="preserve"> REF _Ref222567026 \r \h  \* MERGEFORMAT </w:instrText>
      </w:r>
      <w:r w:rsidRPr="00065302">
        <w:rPr>
          <w:rStyle w:val="Hyperlink"/>
        </w:rPr>
      </w:r>
      <w:r w:rsidRPr="00065302">
        <w:rPr>
          <w:rStyle w:val="Hyperlink"/>
        </w:rPr>
        <w:fldChar w:fldCharType="separate"/>
      </w:r>
      <w:r w:rsidR="009D1493">
        <w:rPr>
          <w:rStyle w:val="Hyperlink"/>
        </w:rPr>
        <w:t>7.7</w:t>
      </w:r>
      <w:r w:rsidRPr="00065302">
        <w:rPr>
          <w:rStyle w:val="Hyperlink"/>
        </w:rPr>
        <w:fldChar w:fldCharType="end"/>
      </w:r>
      <w:r>
        <w:t>); defining a variable causes an initial instance also to be created. Further instances of variables are created using the dfdl:newVariableInstance annotation. Instances of variables are assigned a value using the dfdl:setVariable annotation.  Variables are referenced in expressions by preceding the QName with '$'.</w:t>
      </w:r>
    </w:p>
    <w:p w14:paraId="16AAFEE0" w14:textId="77777777" w:rsidR="00B46A03" w:rsidRDefault="00B46A03" w:rsidP="00B46A03">
      <w:r>
        <w:t>This section describes the semantics of variables. Any implementation consistent with the behavior described here is acceptable.</w:t>
      </w:r>
    </w:p>
    <w:p w14:paraId="3900A407" w14:textId="77777777" w:rsidR="00B46A03" w:rsidRDefault="00B46A03" w:rsidP="00404546">
      <w:pPr>
        <w:pStyle w:val="nobreak"/>
      </w:pPr>
      <w:r>
        <w:t xml:space="preserve">The memory where the information about a variable is stored during DFDL processing is called the </w:t>
      </w:r>
      <w:r>
        <w:rPr>
          <w:i/>
        </w:rPr>
        <w:t>variable memory</w:t>
      </w:r>
      <w:r>
        <w:t>. A variable is a name that is associated with a storage tuple in the variable memory.</w:t>
      </w:r>
    </w:p>
    <w:p w14:paraId="68A17369" w14:textId="77777777" w:rsidR="00B46A03" w:rsidRDefault="00B46A03" w:rsidP="00404546">
      <w:pPr>
        <w:pStyle w:val="nobreak"/>
      </w:pPr>
      <w:r>
        <w:t>Specifically, the variable memory contains:</w:t>
      </w:r>
    </w:p>
    <w:p w14:paraId="14D57F4E" w14:textId="77777777" w:rsidR="00B46A03" w:rsidRDefault="00B46A03" w:rsidP="00EB2287">
      <w:pPr>
        <w:numPr>
          <w:ilvl w:val="0"/>
          <w:numId w:val="113"/>
        </w:numPr>
        <w:tabs>
          <w:tab w:val="clear" w:pos="403"/>
        </w:tabs>
        <w:spacing w:before="60" w:after="60" w:line="240" w:lineRule="auto"/>
        <w:jc w:val="left"/>
      </w:pPr>
      <w:r>
        <w:t>a counter used to generate locations for new tuples. Initial value is 1.</w:t>
      </w:r>
    </w:p>
    <w:p w14:paraId="5D8185FC" w14:textId="77777777" w:rsidR="00B46A03" w:rsidRDefault="00B46A03" w:rsidP="00EB2287">
      <w:pPr>
        <w:numPr>
          <w:ilvl w:val="0"/>
          <w:numId w:val="113"/>
        </w:numPr>
        <w:tabs>
          <w:tab w:val="clear" w:pos="403"/>
        </w:tabs>
        <w:spacing w:before="60" w:after="60" w:line="240" w:lineRule="auto"/>
        <w:jc w:val="left"/>
      </w:pPr>
      <w:r>
        <w:t>an ordered list of locations. Each location contains a tuple of values:</w:t>
      </w:r>
    </w:p>
    <w:p w14:paraId="4CFE0CA8" w14:textId="77777777" w:rsidR="00B46A03" w:rsidRDefault="00B46A03" w:rsidP="00EB2287">
      <w:pPr>
        <w:numPr>
          <w:ilvl w:val="1"/>
          <w:numId w:val="113"/>
        </w:numPr>
        <w:tabs>
          <w:tab w:val="clear" w:pos="403"/>
        </w:tabs>
        <w:spacing w:before="60" w:after="60" w:line="240" w:lineRule="auto"/>
        <w:jc w:val="left"/>
      </w:pPr>
      <w:r>
        <w:t>has-been-set flag. This Boolean is originally false. dfdl:setVariable changes this flag to true.</w:t>
      </w:r>
    </w:p>
    <w:p w14:paraId="49386964" w14:textId="77777777" w:rsidR="00B46A03" w:rsidRDefault="00B46A03" w:rsidP="00EB2287">
      <w:pPr>
        <w:numPr>
          <w:ilvl w:val="1"/>
          <w:numId w:val="113"/>
        </w:numPr>
        <w:tabs>
          <w:tab w:val="clear" w:pos="403"/>
        </w:tabs>
        <w:spacing w:before="60" w:after="60" w:line="240" w:lineRule="auto"/>
        <w:jc w:val="left"/>
      </w:pPr>
      <w:r>
        <w:t>has-been-referenced flag. This Boolean is originally false. Evaluation of an expression that uses the variable value changes the value to true.</w:t>
      </w:r>
    </w:p>
    <w:p w14:paraId="142FEB6F" w14:textId="77777777" w:rsidR="00B46A03" w:rsidRDefault="00B46A03" w:rsidP="00EB2287">
      <w:pPr>
        <w:numPr>
          <w:ilvl w:val="1"/>
          <w:numId w:val="113"/>
        </w:numPr>
        <w:tabs>
          <w:tab w:val="clear" w:pos="403"/>
        </w:tabs>
        <w:spacing w:before="60" w:after="60" w:line="240" w:lineRule="auto"/>
        <w:jc w:val="left"/>
      </w:pPr>
      <w:r>
        <w:t>has-value flag. This Boolean is originally true if the dfdl:defineVariable or dfdl:newVariableInstance annotation has a default value specified, or if a default value has been supplied externally. Otherwise it is false but is set to true if a dfdl:setVariable annotation is processed.</w:t>
      </w:r>
    </w:p>
    <w:p w14:paraId="0D67CD74" w14:textId="77777777" w:rsidR="00B46A03" w:rsidRDefault="00B46A03" w:rsidP="00EB2287">
      <w:pPr>
        <w:numPr>
          <w:ilvl w:val="1"/>
          <w:numId w:val="113"/>
        </w:numPr>
        <w:tabs>
          <w:tab w:val="clear" w:pos="403"/>
        </w:tabs>
        <w:spacing w:before="60" w:after="60" w:line="240" w:lineRule="auto"/>
        <w:jc w:val="left"/>
      </w:pPr>
      <w:r>
        <w:t>typeID. This string is a type identifier taken from the type specified in the dfdl:defineVariable annotation.</w:t>
      </w:r>
    </w:p>
    <w:p w14:paraId="6241A398" w14:textId="77777777" w:rsidR="00B46A03" w:rsidRDefault="00B46A03" w:rsidP="00EB2287">
      <w:pPr>
        <w:numPr>
          <w:ilvl w:val="1"/>
          <w:numId w:val="113"/>
        </w:numPr>
        <w:tabs>
          <w:tab w:val="clear" w:pos="403"/>
        </w:tabs>
        <w:spacing w:before="60" w:after="60" w:line="240" w:lineRule="auto"/>
        <w:jc w:val="left"/>
      </w:pPr>
      <w:r>
        <w:t xml:space="preserve">value. This is a typed value, or the distinguished value "unknown". The type of the value MUST correspond to the typeID. The value is optionally specified in dfdl:defineVariable or dfdl:newVariableInstance annotations in which case it is referred to as the </w:t>
      </w:r>
      <w:r>
        <w:rPr>
          <w:rStyle w:val="Emphasis"/>
        </w:rPr>
        <w:t>default value</w:t>
      </w:r>
      <w:r>
        <w:t xml:space="preserve"> for the variable.  A default value may also be provided by the DFDL processor when the variable is defined with external "true".</w:t>
      </w:r>
    </w:p>
    <w:p w14:paraId="0B2DF0DD" w14:textId="77777777" w:rsidR="00B46A03" w:rsidRDefault="00B46A03" w:rsidP="00B46A03">
      <w:r>
        <w:t>The variable memory is initialized when a dfdl:defineVariable annotation is encountered.</w:t>
      </w:r>
    </w:p>
    <w:p w14:paraId="7C7DFE50" w14:textId="77777777" w:rsidR="00B46A03" w:rsidRDefault="00B46A03" w:rsidP="00B46A03">
      <w:r>
        <w:t xml:space="preserve">Each time a dfdl:newVariableInstance annotation is encountered, the parser captures the current value of the counter from the variable memory. It then creates a new variable memory where the location counter's value </w:t>
      </w:r>
      <w:r>
        <w:lastRenderedPageBreak/>
        <w:t>is one greater, and where the list of locations has been augmented with a new tuple at the location given by the prior value of the location counter. The tuple is initialized based on the specifics of the dfdl:defineVariable annotation.</w:t>
      </w:r>
    </w:p>
    <w:p w14:paraId="08922D7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299" w:name="_Toc322911755"/>
      <w:bookmarkStart w:id="11300" w:name="_Toc322912294"/>
      <w:bookmarkStart w:id="11301" w:name="_Toc329093155"/>
      <w:bookmarkStart w:id="11302" w:name="_Toc332701668"/>
      <w:bookmarkStart w:id="11303" w:name="_Toc332701972"/>
      <w:bookmarkStart w:id="11304" w:name="_Toc332711770"/>
      <w:bookmarkStart w:id="11305" w:name="_Toc332712072"/>
      <w:bookmarkStart w:id="11306" w:name="_Toc332712373"/>
      <w:bookmarkStart w:id="11307" w:name="_Toc332724289"/>
      <w:bookmarkStart w:id="11308" w:name="_Toc332724589"/>
      <w:bookmarkStart w:id="11309" w:name="_Toc341102885"/>
      <w:bookmarkStart w:id="11310" w:name="_Toc347241620"/>
      <w:bookmarkStart w:id="11311" w:name="_Toc347744813"/>
      <w:bookmarkStart w:id="11312" w:name="_Toc348984596"/>
      <w:bookmarkStart w:id="11313" w:name="_Toc348984901"/>
      <w:bookmarkStart w:id="11314" w:name="_Toc349038065"/>
      <w:bookmarkStart w:id="11315" w:name="_Toc349038367"/>
      <w:bookmarkStart w:id="11316" w:name="_Toc349042858"/>
      <w:bookmarkStart w:id="11317" w:name="_Toc351912980"/>
      <w:bookmarkStart w:id="11318" w:name="_Toc351915001"/>
      <w:bookmarkStart w:id="11319" w:name="_Toc351915467"/>
      <w:bookmarkStart w:id="11320" w:name="_Toc361231565"/>
      <w:bookmarkStart w:id="11321" w:name="_Toc361232091"/>
      <w:bookmarkStart w:id="11322" w:name="_Toc362445389"/>
      <w:bookmarkStart w:id="11323" w:name="_Toc363909356"/>
      <w:bookmarkStart w:id="11324" w:name="_Toc364463782"/>
      <w:bookmarkStart w:id="11325" w:name="_Toc366078386"/>
      <w:bookmarkStart w:id="11326" w:name="_Toc366079001"/>
      <w:bookmarkStart w:id="11327" w:name="_Toc366079986"/>
      <w:bookmarkStart w:id="11328" w:name="_Toc366080598"/>
      <w:bookmarkStart w:id="11329" w:name="_Toc366081207"/>
      <w:bookmarkStart w:id="11330" w:name="_Toc366505547"/>
      <w:bookmarkStart w:id="11331" w:name="_Toc366508916"/>
      <w:bookmarkStart w:id="11332" w:name="_Toc366513417"/>
      <w:bookmarkStart w:id="11333" w:name="_Toc366574606"/>
      <w:bookmarkStart w:id="11334" w:name="_Toc366578399"/>
      <w:bookmarkStart w:id="11335" w:name="_Toc366578993"/>
      <w:bookmarkStart w:id="11336" w:name="_Toc366579585"/>
      <w:bookmarkStart w:id="11337" w:name="_Toc366580176"/>
      <w:bookmarkStart w:id="11338" w:name="_Toc366580768"/>
      <w:bookmarkStart w:id="11339" w:name="_Toc366581359"/>
      <w:bookmarkStart w:id="11340" w:name="_Toc366581951"/>
      <w:bookmarkStart w:id="11341" w:name="_Toc349042859"/>
      <w:bookmarkStart w:id="11342" w:name="_Toc62570218"/>
      <w:bookmarkStart w:id="11343" w:name="_Toc210216940"/>
      <w:bookmarkStart w:id="11344" w:name="_Toc219441072"/>
      <w:bookmarkEnd w:id="11299"/>
      <w:bookmarkEnd w:id="11300"/>
      <w:bookmarkEnd w:id="11301"/>
      <w:bookmarkEnd w:id="11302"/>
      <w:bookmarkEnd w:id="11303"/>
      <w:bookmarkEnd w:id="11304"/>
      <w:bookmarkEnd w:id="11305"/>
      <w:bookmarkEnd w:id="11306"/>
      <w:bookmarkEnd w:id="11307"/>
      <w:bookmarkEnd w:id="11308"/>
      <w:bookmarkEnd w:id="11309"/>
      <w:bookmarkEnd w:id="11310"/>
      <w:bookmarkEnd w:id="11311"/>
      <w:bookmarkEnd w:id="11312"/>
      <w:bookmarkEnd w:id="11313"/>
      <w:bookmarkEnd w:id="11314"/>
      <w:bookmarkEnd w:id="11315"/>
      <w:bookmarkEnd w:id="11316"/>
      <w:bookmarkEnd w:id="11317"/>
      <w:bookmarkEnd w:id="11318"/>
      <w:bookmarkEnd w:id="11319"/>
      <w:bookmarkEnd w:id="11320"/>
      <w:bookmarkEnd w:id="11321"/>
      <w:bookmarkEnd w:id="11322"/>
      <w:bookmarkEnd w:id="11323"/>
      <w:bookmarkEnd w:id="11324"/>
      <w:bookmarkEnd w:id="11325"/>
      <w:bookmarkEnd w:id="11326"/>
      <w:bookmarkEnd w:id="11327"/>
      <w:bookmarkEnd w:id="11328"/>
      <w:bookmarkEnd w:id="11329"/>
      <w:bookmarkEnd w:id="11330"/>
      <w:bookmarkEnd w:id="11331"/>
      <w:bookmarkEnd w:id="11332"/>
      <w:bookmarkEnd w:id="11333"/>
      <w:bookmarkEnd w:id="11334"/>
      <w:bookmarkEnd w:id="11335"/>
      <w:bookmarkEnd w:id="11336"/>
      <w:bookmarkEnd w:id="11337"/>
      <w:bookmarkEnd w:id="11338"/>
      <w:bookmarkEnd w:id="11339"/>
      <w:bookmarkEnd w:id="11340"/>
      <w:r>
        <w:rPr>
          <w:rFonts w:eastAsia="Times New Roman"/>
        </w:rPr>
        <w:t>Rewinding of Variable Memory State</w:t>
      </w:r>
      <w:bookmarkEnd w:id="11341"/>
      <w:bookmarkEnd w:id="11342"/>
      <w:bookmarkEnd w:id="11343"/>
      <w:bookmarkEnd w:id="11344"/>
    </w:p>
    <w:p w14:paraId="6AE6DF02" w14:textId="77777777" w:rsidR="00B46A03" w:rsidRDefault="00B46A03" w:rsidP="00404546">
      <w:pPr>
        <w:pStyle w:val="nobreak"/>
      </w:pPr>
      <w:r>
        <w:t>Upon exit of the scope where the new variable instance was created, the newly created variable memory is discarded, and the prior variable memory is restored.</w:t>
      </w:r>
    </w:p>
    <w:p w14:paraId="36063315" w14:textId="77777777" w:rsidR="00B46A03" w:rsidRDefault="00B46A03" w:rsidP="00B46A03">
      <w:r>
        <w:t>Note that the above algorithm ensures that each time a dfdl:newVariableInstance is encountered, a fresh location is initialized for it, and once the scope containing that variable goes out of scope, the instance tuple for the variable can no longer be reached. A different variable instance tuple is then visible.</w:t>
      </w:r>
    </w:p>
    <w:p w14:paraId="26E28113"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345" w:name="_Toc322911757"/>
      <w:bookmarkStart w:id="11346" w:name="_Toc322912296"/>
      <w:bookmarkStart w:id="11347" w:name="_Toc329093157"/>
      <w:bookmarkStart w:id="11348" w:name="_Toc332701670"/>
      <w:bookmarkStart w:id="11349" w:name="_Toc332701974"/>
      <w:bookmarkStart w:id="11350" w:name="_Toc332711772"/>
      <w:bookmarkStart w:id="11351" w:name="_Toc332712074"/>
      <w:bookmarkStart w:id="11352" w:name="_Toc332712375"/>
      <w:bookmarkStart w:id="11353" w:name="_Toc332724291"/>
      <w:bookmarkStart w:id="11354" w:name="_Toc332724591"/>
      <w:bookmarkStart w:id="11355" w:name="_Toc341102887"/>
      <w:bookmarkStart w:id="11356" w:name="_Toc347241622"/>
      <w:bookmarkStart w:id="11357" w:name="_Toc347744815"/>
      <w:bookmarkStart w:id="11358" w:name="_Toc348984598"/>
      <w:bookmarkStart w:id="11359" w:name="_Toc348984903"/>
      <w:bookmarkStart w:id="11360" w:name="_Toc349038067"/>
      <w:bookmarkStart w:id="11361" w:name="_Toc349038369"/>
      <w:bookmarkStart w:id="11362" w:name="_Toc349042860"/>
      <w:bookmarkStart w:id="11363" w:name="_Toc351912982"/>
      <w:bookmarkStart w:id="11364" w:name="_Toc351915003"/>
      <w:bookmarkStart w:id="11365" w:name="_Toc351915469"/>
      <w:bookmarkStart w:id="11366" w:name="_Toc361231567"/>
      <w:bookmarkStart w:id="11367" w:name="_Toc361232093"/>
      <w:bookmarkStart w:id="11368" w:name="_Toc362445391"/>
      <w:bookmarkStart w:id="11369" w:name="_Toc363909358"/>
      <w:bookmarkStart w:id="11370" w:name="_Toc364463784"/>
      <w:bookmarkStart w:id="11371" w:name="_Toc366078388"/>
      <w:bookmarkStart w:id="11372" w:name="_Toc366079003"/>
      <w:bookmarkStart w:id="11373" w:name="_Toc366079988"/>
      <w:bookmarkStart w:id="11374" w:name="_Toc366080600"/>
      <w:bookmarkStart w:id="11375" w:name="_Toc366081209"/>
      <w:bookmarkStart w:id="11376" w:name="_Toc366505549"/>
      <w:bookmarkStart w:id="11377" w:name="_Toc366508918"/>
      <w:bookmarkStart w:id="11378" w:name="_Toc366513419"/>
      <w:bookmarkStart w:id="11379" w:name="_Toc366574608"/>
      <w:bookmarkStart w:id="11380" w:name="_Toc366578401"/>
      <w:bookmarkStart w:id="11381" w:name="_Toc366578995"/>
      <w:bookmarkStart w:id="11382" w:name="_Toc366579587"/>
      <w:bookmarkStart w:id="11383" w:name="_Toc366580178"/>
      <w:bookmarkStart w:id="11384" w:name="_Toc366580770"/>
      <w:bookmarkStart w:id="11385" w:name="_Toc366581361"/>
      <w:bookmarkStart w:id="11386" w:name="_Toc366581953"/>
      <w:bookmarkStart w:id="11387" w:name="_Toc349042861"/>
      <w:bookmarkStart w:id="11388" w:name="_Toc62570219"/>
      <w:bookmarkStart w:id="11389" w:name="_Toc210216941"/>
      <w:bookmarkStart w:id="11390" w:name="_Toc219441073"/>
      <w:bookmarkEnd w:id="11345"/>
      <w:bookmarkEnd w:id="11346"/>
      <w:bookmarkEnd w:id="11347"/>
      <w:bookmarkEnd w:id="11348"/>
      <w:bookmarkEnd w:id="11349"/>
      <w:bookmarkEnd w:id="11350"/>
      <w:bookmarkEnd w:id="11351"/>
      <w:bookmarkEnd w:id="11352"/>
      <w:bookmarkEnd w:id="11353"/>
      <w:bookmarkEnd w:id="11354"/>
      <w:bookmarkEnd w:id="11355"/>
      <w:bookmarkEnd w:id="11356"/>
      <w:bookmarkEnd w:id="11357"/>
      <w:bookmarkEnd w:id="11358"/>
      <w:bookmarkEnd w:id="11359"/>
      <w:bookmarkEnd w:id="11360"/>
      <w:bookmarkEnd w:id="11361"/>
      <w:bookmarkEnd w:id="11362"/>
      <w:bookmarkEnd w:id="11363"/>
      <w:bookmarkEnd w:id="11364"/>
      <w:bookmarkEnd w:id="11365"/>
      <w:bookmarkEnd w:id="11366"/>
      <w:bookmarkEnd w:id="11367"/>
      <w:bookmarkEnd w:id="11368"/>
      <w:bookmarkEnd w:id="11369"/>
      <w:bookmarkEnd w:id="11370"/>
      <w:bookmarkEnd w:id="11371"/>
      <w:bookmarkEnd w:id="11372"/>
      <w:bookmarkEnd w:id="11373"/>
      <w:bookmarkEnd w:id="11374"/>
      <w:bookmarkEnd w:id="11375"/>
      <w:bookmarkEnd w:id="11376"/>
      <w:bookmarkEnd w:id="11377"/>
      <w:bookmarkEnd w:id="11378"/>
      <w:bookmarkEnd w:id="11379"/>
      <w:bookmarkEnd w:id="11380"/>
      <w:bookmarkEnd w:id="11381"/>
      <w:bookmarkEnd w:id="11382"/>
      <w:bookmarkEnd w:id="11383"/>
      <w:bookmarkEnd w:id="11384"/>
      <w:bookmarkEnd w:id="11385"/>
      <w:bookmarkEnd w:id="11386"/>
      <w:r>
        <w:rPr>
          <w:rFonts w:eastAsia="Times New Roman"/>
        </w:rPr>
        <w:t>Variable Memory State Transitions</w:t>
      </w:r>
      <w:bookmarkEnd w:id="11387"/>
      <w:bookmarkEnd w:id="11388"/>
      <w:bookmarkEnd w:id="11389"/>
      <w:bookmarkEnd w:id="11390"/>
    </w:p>
    <w:p w14:paraId="5A7E8493" w14:textId="77777777" w:rsidR="00B46A03" w:rsidRDefault="00B46A03" w:rsidP="00B46A03">
      <w:r>
        <w:t>The flags in the variable memory tuples are interpreted and modified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8"/>
        <w:gridCol w:w="939"/>
        <w:gridCol w:w="1535"/>
        <w:gridCol w:w="856"/>
        <w:gridCol w:w="939"/>
        <w:gridCol w:w="1557"/>
        <w:gridCol w:w="1600"/>
      </w:tblGrid>
      <w:tr w:rsidR="00B46A03" w14:paraId="389FC0D6" w14:textId="77777777" w:rsidTr="00E310A9">
        <w:tc>
          <w:tcPr>
            <w:tcW w:w="0" w:type="auto"/>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B0F0F7" w14:textId="77777777" w:rsidR="00B46A03" w:rsidRDefault="00B46A03" w:rsidP="00E310A9">
            <w:pPr>
              <w:jc w:val="left"/>
              <w:rPr>
                <w:b/>
              </w:rPr>
            </w:pPr>
            <w:r>
              <w:rPr>
                <w:b/>
              </w:rPr>
              <w:t>DFDL annotation</w:t>
            </w:r>
          </w:p>
        </w:tc>
        <w:tc>
          <w:tcPr>
            <w:tcW w:w="0" w:type="auto"/>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190D59" w14:textId="77777777" w:rsidR="00B46A03" w:rsidRDefault="00B46A03" w:rsidP="00E310A9">
            <w:pPr>
              <w:jc w:val="left"/>
              <w:rPr>
                <w:b/>
                <w:iCs/>
              </w:rPr>
            </w:pPr>
            <w:r>
              <w:rPr>
                <w:b/>
                <w:iCs/>
              </w:rPr>
              <w:t>before annotation processed</w:t>
            </w:r>
          </w:p>
        </w:tc>
        <w:tc>
          <w:tcPr>
            <w:tcW w:w="0" w:type="auto"/>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21CC19" w14:textId="77777777" w:rsidR="00B46A03" w:rsidRDefault="00B46A03" w:rsidP="00E310A9">
            <w:pPr>
              <w:jc w:val="left"/>
              <w:rPr>
                <w:b/>
                <w:iCs/>
              </w:rPr>
            </w:pPr>
            <w:r>
              <w:rPr>
                <w:b/>
                <w:iCs/>
              </w:rPr>
              <w:t>after annotation processed</w:t>
            </w:r>
          </w:p>
        </w:tc>
      </w:tr>
      <w:tr w:rsidR="00B46A03" w14:paraId="6B4A0A4E"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63B59EFE" w14:textId="77777777" w:rsidR="00B46A03" w:rsidRDefault="00B46A03" w:rsidP="00E310A9">
            <w:pPr>
              <w:spacing w:after="0"/>
              <w:jc w:val="left"/>
              <w:rPr>
                <w:b/>
              </w:rPr>
            </w:pP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A15A87" w14:textId="77777777" w:rsidR="00B46A03" w:rsidRDefault="00B46A03" w:rsidP="00E310A9">
            <w:pPr>
              <w:jc w:val="left"/>
              <w:rPr>
                <w:b/>
                <w:iCs/>
              </w:rPr>
            </w:pPr>
            <w:r>
              <w:rPr>
                <w:b/>
                <w:iCs/>
              </w:rPr>
              <w:t>has-been-set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E1AC83B" w14:textId="77777777" w:rsidR="00B46A03" w:rsidRDefault="00B46A03" w:rsidP="00E310A9">
            <w:pPr>
              <w:jc w:val="left"/>
              <w:rPr>
                <w:b/>
                <w:iCs/>
              </w:rPr>
            </w:pPr>
            <w:r>
              <w:rPr>
                <w:b/>
                <w:iCs/>
              </w:rPr>
              <w:t>has-been-referenced</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805B71" w14:textId="77777777" w:rsidR="00B46A03" w:rsidRDefault="00B46A03" w:rsidP="00E310A9">
            <w:pPr>
              <w:jc w:val="left"/>
              <w:rPr>
                <w:b/>
                <w:iCs/>
              </w:rPr>
            </w:pPr>
            <w:r>
              <w:rPr>
                <w:b/>
                <w:iCs/>
              </w:rPr>
              <w:t>has-value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410059" w14:textId="77777777" w:rsidR="00B46A03" w:rsidRDefault="00B46A03" w:rsidP="00E310A9">
            <w:pPr>
              <w:jc w:val="left"/>
              <w:rPr>
                <w:b/>
                <w:iCs/>
              </w:rPr>
            </w:pPr>
            <w:r>
              <w:rPr>
                <w:b/>
                <w:iCs/>
              </w:rPr>
              <w:t>has-been-set</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7B751BE" w14:textId="77777777" w:rsidR="00B46A03" w:rsidRDefault="00B46A03" w:rsidP="00E310A9">
            <w:pPr>
              <w:jc w:val="left"/>
              <w:rPr>
                <w:b/>
                <w:iCs/>
              </w:rPr>
            </w:pPr>
            <w:r>
              <w:rPr>
                <w:b/>
                <w:iCs/>
              </w:rPr>
              <w:t>has-been-referenced</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C79FCC" w14:textId="77777777" w:rsidR="00B46A03" w:rsidRDefault="00B46A03" w:rsidP="00E310A9">
            <w:pPr>
              <w:jc w:val="left"/>
              <w:rPr>
                <w:b/>
                <w:iCs/>
              </w:rPr>
            </w:pPr>
            <w:r>
              <w:rPr>
                <w:b/>
                <w:iCs/>
              </w:rPr>
              <w:t>has-value</w:t>
            </w:r>
          </w:p>
        </w:tc>
      </w:tr>
      <w:tr w:rsidR="00B46A03" w14:paraId="6073D9F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27A5131" w14:textId="77777777" w:rsidR="00B46A03" w:rsidRDefault="00B46A03" w:rsidP="00E310A9">
            <w:pPr>
              <w:jc w:val="left"/>
            </w:pPr>
            <w:r>
              <w:t>defineVariable (without default or external value)</w:t>
            </w:r>
          </w:p>
        </w:tc>
        <w:tc>
          <w:tcPr>
            <w:tcW w:w="0" w:type="auto"/>
            <w:gridSpan w:val="3"/>
            <w:tcBorders>
              <w:top w:val="single" w:sz="4" w:space="0" w:color="auto"/>
              <w:left w:val="single" w:sz="4" w:space="0" w:color="auto"/>
              <w:bottom w:val="single" w:sz="4" w:space="0" w:color="auto"/>
              <w:right w:val="single" w:sz="4" w:space="0" w:color="auto"/>
            </w:tcBorders>
            <w:hideMark/>
          </w:tcPr>
          <w:p w14:paraId="79898C34" w14:textId="77777777" w:rsidR="00B46A03" w:rsidRDefault="00B46A03" w:rsidP="00E310A9">
            <w:pPr>
              <w:jc w:val="left"/>
            </w:pPr>
            <w:r>
              <w:t>tuple doesn't exist</w:t>
            </w:r>
          </w:p>
        </w:tc>
        <w:tc>
          <w:tcPr>
            <w:tcW w:w="0" w:type="auto"/>
            <w:tcBorders>
              <w:top w:val="single" w:sz="4" w:space="0" w:color="auto"/>
              <w:left w:val="single" w:sz="4" w:space="0" w:color="auto"/>
              <w:bottom w:val="single" w:sz="4" w:space="0" w:color="auto"/>
              <w:right w:val="single" w:sz="4" w:space="0" w:color="auto"/>
            </w:tcBorders>
            <w:hideMark/>
          </w:tcPr>
          <w:p w14:paraId="2CD4AB11"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75B36E89"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7FA462EB" w14:textId="77777777" w:rsidR="00B46A03" w:rsidRDefault="00B46A03" w:rsidP="00E310A9">
            <w:pPr>
              <w:jc w:val="left"/>
            </w:pPr>
            <w:r>
              <w:t>false</w:t>
            </w:r>
          </w:p>
        </w:tc>
      </w:tr>
      <w:tr w:rsidR="00B46A03" w14:paraId="584343CE"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77DB7AA" w14:textId="77777777" w:rsidR="00B46A03" w:rsidRDefault="00B46A03" w:rsidP="00E310A9">
            <w:pPr>
              <w:jc w:val="left"/>
            </w:pPr>
            <w:r>
              <w:t>defineVariable (with default value)</w:t>
            </w:r>
          </w:p>
        </w:tc>
        <w:tc>
          <w:tcPr>
            <w:tcW w:w="0" w:type="auto"/>
            <w:gridSpan w:val="3"/>
            <w:tcBorders>
              <w:top w:val="single" w:sz="4" w:space="0" w:color="auto"/>
              <w:left w:val="single" w:sz="4" w:space="0" w:color="auto"/>
              <w:bottom w:val="single" w:sz="4" w:space="0" w:color="auto"/>
              <w:right w:val="single" w:sz="4" w:space="0" w:color="auto"/>
            </w:tcBorders>
            <w:hideMark/>
          </w:tcPr>
          <w:p w14:paraId="0CFBD3EC" w14:textId="77777777" w:rsidR="00B46A03" w:rsidRDefault="00B46A03" w:rsidP="00E310A9">
            <w:pPr>
              <w:jc w:val="left"/>
            </w:pPr>
            <w:r>
              <w:t>tuple doesn't exist</w:t>
            </w:r>
          </w:p>
        </w:tc>
        <w:tc>
          <w:tcPr>
            <w:tcW w:w="0" w:type="auto"/>
            <w:tcBorders>
              <w:top w:val="single" w:sz="4" w:space="0" w:color="auto"/>
              <w:left w:val="single" w:sz="4" w:space="0" w:color="auto"/>
              <w:bottom w:val="single" w:sz="4" w:space="0" w:color="auto"/>
              <w:right w:val="single" w:sz="4" w:space="0" w:color="auto"/>
            </w:tcBorders>
            <w:hideMark/>
          </w:tcPr>
          <w:p w14:paraId="33FDAC13"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5BF163E"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EC50AFC" w14:textId="77777777" w:rsidR="00B46A03" w:rsidRDefault="00B46A03" w:rsidP="00E310A9">
            <w:pPr>
              <w:jc w:val="left"/>
            </w:pPr>
            <w:r>
              <w:t>true</w:t>
            </w:r>
          </w:p>
        </w:tc>
      </w:tr>
      <w:tr w:rsidR="00B46A03" w14:paraId="0C625BE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78D2302" w14:textId="77777777" w:rsidR="00B46A03" w:rsidRDefault="00B46A03" w:rsidP="00E310A9">
            <w:pPr>
              <w:jc w:val="left"/>
            </w:pPr>
            <w:r>
              <w:t>defineVariable (with external value)</w:t>
            </w:r>
          </w:p>
        </w:tc>
        <w:tc>
          <w:tcPr>
            <w:tcW w:w="0" w:type="auto"/>
            <w:gridSpan w:val="3"/>
            <w:tcBorders>
              <w:top w:val="single" w:sz="4" w:space="0" w:color="auto"/>
              <w:left w:val="single" w:sz="4" w:space="0" w:color="auto"/>
              <w:bottom w:val="single" w:sz="4" w:space="0" w:color="auto"/>
              <w:right w:val="single" w:sz="4" w:space="0" w:color="auto"/>
            </w:tcBorders>
            <w:hideMark/>
          </w:tcPr>
          <w:p w14:paraId="6C84D027" w14:textId="77777777" w:rsidR="00B46A03" w:rsidRDefault="00B46A03" w:rsidP="00E310A9">
            <w:pPr>
              <w:jc w:val="left"/>
            </w:pPr>
            <w:r>
              <w:t>tuple doesn't exist</w:t>
            </w:r>
          </w:p>
        </w:tc>
        <w:tc>
          <w:tcPr>
            <w:tcW w:w="0" w:type="auto"/>
            <w:tcBorders>
              <w:top w:val="single" w:sz="4" w:space="0" w:color="auto"/>
              <w:left w:val="single" w:sz="4" w:space="0" w:color="auto"/>
              <w:bottom w:val="single" w:sz="4" w:space="0" w:color="auto"/>
              <w:right w:val="single" w:sz="4" w:space="0" w:color="auto"/>
            </w:tcBorders>
            <w:hideMark/>
          </w:tcPr>
          <w:p w14:paraId="3E324C7F"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AAD865F"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5E08A302" w14:textId="77777777" w:rsidR="00B46A03" w:rsidRDefault="00B46A03" w:rsidP="00E310A9">
            <w:pPr>
              <w:jc w:val="left"/>
            </w:pPr>
            <w:r>
              <w:t>true</w:t>
            </w:r>
          </w:p>
        </w:tc>
      </w:tr>
      <w:tr w:rsidR="00B46A03" w14:paraId="6200780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46D1832" w14:textId="77777777" w:rsidR="00B46A03" w:rsidRDefault="00B46A03" w:rsidP="00E310A9">
            <w:pPr>
              <w:jc w:val="left"/>
            </w:pPr>
            <w:r>
              <w:t>newVariableInstance (without default value)</w:t>
            </w:r>
          </w:p>
        </w:tc>
        <w:tc>
          <w:tcPr>
            <w:tcW w:w="0" w:type="auto"/>
            <w:gridSpan w:val="3"/>
            <w:tcBorders>
              <w:top w:val="single" w:sz="4" w:space="0" w:color="auto"/>
              <w:left w:val="single" w:sz="4" w:space="0" w:color="auto"/>
              <w:bottom w:val="single" w:sz="4" w:space="0" w:color="auto"/>
              <w:right w:val="single" w:sz="4" w:space="0" w:color="auto"/>
            </w:tcBorders>
            <w:hideMark/>
          </w:tcPr>
          <w:p w14:paraId="5845F720" w14:textId="77777777" w:rsidR="00B46A03" w:rsidRDefault="00B46A03" w:rsidP="00E310A9">
            <w:pPr>
              <w:jc w:val="left"/>
            </w:pPr>
            <w:r>
              <w:t>tuple doesn't exist</w:t>
            </w:r>
          </w:p>
        </w:tc>
        <w:tc>
          <w:tcPr>
            <w:tcW w:w="0" w:type="auto"/>
            <w:tcBorders>
              <w:top w:val="single" w:sz="4" w:space="0" w:color="auto"/>
              <w:left w:val="single" w:sz="4" w:space="0" w:color="auto"/>
              <w:bottom w:val="single" w:sz="4" w:space="0" w:color="auto"/>
              <w:right w:val="single" w:sz="4" w:space="0" w:color="auto"/>
            </w:tcBorders>
            <w:hideMark/>
          </w:tcPr>
          <w:p w14:paraId="0F2672FA"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511586F5"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41E7504D" w14:textId="77777777" w:rsidR="00B46A03" w:rsidRDefault="00B46A03" w:rsidP="00E310A9">
            <w:pPr>
              <w:jc w:val="left"/>
            </w:pPr>
            <w:r>
              <w:t>false</w:t>
            </w:r>
          </w:p>
        </w:tc>
      </w:tr>
      <w:tr w:rsidR="00B46A03" w14:paraId="73916034"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708BCFE" w14:textId="77777777" w:rsidR="00B46A03" w:rsidRDefault="00B46A03" w:rsidP="00E310A9">
            <w:pPr>
              <w:jc w:val="left"/>
            </w:pPr>
            <w:r>
              <w:t>newVariableInstance (with default value)</w:t>
            </w:r>
          </w:p>
        </w:tc>
        <w:tc>
          <w:tcPr>
            <w:tcW w:w="0" w:type="auto"/>
            <w:gridSpan w:val="3"/>
            <w:tcBorders>
              <w:top w:val="single" w:sz="4" w:space="0" w:color="auto"/>
              <w:left w:val="single" w:sz="4" w:space="0" w:color="auto"/>
              <w:bottom w:val="single" w:sz="4" w:space="0" w:color="auto"/>
              <w:right w:val="single" w:sz="4" w:space="0" w:color="auto"/>
            </w:tcBorders>
            <w:hideMark/>
          </w:tcPr>
          <w:p w14:paraId="35473510" w14:textId="77777777" w:rsidR="00B46A03" w:rsidRDefault="00B46A03" w:rsidP="00E310A9">
            <w:pPr>
              <w:jc w:val="left"/>
            </w:pPr>
            <w:r>
              <w:t>tuple doesn't exist</w:t>
            </w:r>
          </w:p>
        </w:tc>
        <w:tc>
          <w:tcPr>
            <w:tcW w:w="0" w:type="auto"/>
            <w:tcBorders>
              <w:top w:val="single" w:sz="4" w:space="0" w:color="auto"/>
              <w:left w:val="single" w:sz="4" w:space="0" w:color="auto"/>
              <w:bottom w:val="single" w:sz="4" w:space="0" w:color="auto"/>
              <w:right w:val="single" w:sz="4" w:space="0" w:color="auto"/>
            </w:tcBorders>
            <w:hideMark/>
          </w:tcPr>
          <w:p w14:paraId="07CB8A05"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67AA82D"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4A928F54" w14:textId="77777777" w:rsidR="00B46A03" w:rsidRDefault="00B46A03" w:rsidP="00E310A9">
            <w:pPr>
              <w:jc w:val="left"/>
            </w:pPr>
            <w:r>
              <w:t>true</w:t>
            </w:r>
          </w:p>
        </w:tc>
      </w:tr>
      <w:tr w:rsidR="00B46A03" w14:paraId="037CB37F" w14:textId="77777777" w:rsidTr="00E310A9">
        <w:tc>
          <w:tcPr>
            <w:tcW w:w="0" w:type="auto"/>
            <w:vMerge w:val="restart"/>
            <w:tcBorders>
              <w:top w:val="single" w:sz="4" w:space="0" w:color="auto"/>
              <w:left w:val="single" w:sz="4" w:space="0" w:color="auto"/>
              <w:bottom w:val="single" w:sz="4" w:space="0" w:color="auto"/>
              <w:right w:val="single" w:sz="4" w:space="0" w:color="auto"/>
            </w:tcBorders>
            <w:hideMark/>
          </w:tcPr>
          <w:p w14:paraId="2B24B12A" w14:textId="77777777" w:rsidR="00B46A03" w:rsidRDefault="00B46A03" w:rsidP="00E310A9">
            <w:pPr>
              <w:jc w:val="left"/>
            </w:pPr>
            <w:r>
              <w:t>setVariable</w:t>
            </w:r>
          </w:p>
        </w:tc>
        <w:tc>
          <w:tcPr>
            <w:tcW w:w="0" w:type="auto"/>
            <w:gridSpan w:val="3"/>
            <w:tcBorders>
              <w:top w:val="single" w:sz="4" w:space="0" w:color="auto"/>
              <w:left w:val="single" w:sz="4" w:space="0" w:color="auto"/>
              <w:bottom w:val="single" w:sz="4" w:space="0" w:color="auto"/>
              <w:right w:val="single" w:sz="4" w:space="0" w:color="auto"/>
            </w:tcBorders>
            <w:hideMark/>
          </w:tcPr>
          <w:p w14:paraId="39AD5EEA" w14:textId="77777777" w:rsidR="00B46A03" w:rsidRDefault="00B46A03" w:rsidP="00E310A9">
            <w:pPr>
              <w:jc w:val="left"/>
            </w:pPr>
            <w:r>
              <w:t>tuple doesn't exist</w:t>
            </w:r>
          </w:p>
        </w:tc>
        <w:tc>
          <w:tcPr>
            <w:tcW w:w="0" w:type="auto"/>
            <w:gridSpan w:val="3"/>
            <w:tcBorders>
              <w:top w:val="single" w:sz="4" w:space="0" w:color="auto"/>
              <w:left w:val="single" w:sz="4" w:space="0" w:color="auto"/>
              <w:bottom w:val="single" w:sz="4" w:space="0" w:color="auto"/>
              <w:right w:val="single" w:sz="4" w:space="0" w:color="auto"/>
            </w:tcBorders>
            <w:hideMark/>
          </w:tcPr>
          <w:p w14:paraId="4B1F1BDC" w14:textId="77777777" w:rsidR="00B46A03" w:rsidRDefault="00B46A03" w:rsidP="00E310A9">
            <w:pPr>
              <w:jc w:val="left"/>
            </w:pPr>
            <w:r>
              <w:t>Schema Definition Error</w:t>
            </w:r>
          </w:p>
        </w:tc>
      </w:tr>
      <w:tr w:rsidR="00B46A03" w14:paraId="1293D085"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61FECA2E"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069F25A6"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2740A1A"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58B45525"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19335425"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612FD1E7"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0294692F" w14:textId="77777777" w:rsidR="00B46A03" w:rsidRDefault="00B46A03" w:rsidP="00E310A9">
            <w:pPr>
              <w:jc w:val="left"/>
            </w:pPr>
            <w:r>
              <w:t>true</w:t>
            </w:r>
          </w:p>
        </w:tc>
      </w:tr>
      <w:tr w:rsidR="00B46A03" w14:paraId="01C746E0"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4BB34ABF"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3847565B"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3C8BA26"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669A1C85"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4144F68E"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0DB37011"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37DF04C8" w14:textId="77777777" w:rsidR="00B46A03" w:rsidRDefault="00B46A03" w:rsidP="00E310A9">
            <w:pPr>
              <w:jc w:val="left"/>
            </w:pPr>
            <w:r>
              <w:t>true (also value changed to new value)</w:t>
            </w:r>
          </w:p>
        </w:tc>
      </w:tr>
      <w:tr w:rsidR="00B46A03" w14:paraId="717709AB"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54F6A729"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1577BB0C"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D4F7C19"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5D58A286" w14:textId="77777777" w:rsidR="00B46A03" w:rsidRDefault="00B46A03" w:rsidP="00E310A9">
            <w:pPr>
              <w:jc w:val="left"/>
            </w:pPr>
            <w:r>
              <w:t>true</w:t>
            </w:r>
          </w:p>
        </w:tc>
        <w:tc>
          <w:tcPr>
            <w:tcW w:w="0" w:type="auto"/>
            <w:gridSpan w:val="3"/>
            <w:tcBorders>
              <w:top w:val="single" w:sz="4" w:space="0" w:color="auto"/>
              <w:left w:val="single" w:sz="4" w:space="0" w:color="auto"/>
              <w:bottom w:val="single" w:sz="4" w:space="0" w:color="auto"/>
              <w:right w:val="single" w:sz="4" w:space="0" w:color="auto"/>
            </w:tcBorders>
            <w:hideMark/>
          </w:tcPr>
          <w:p w14:paraId="2C5FC78C" w14:textId="77777777" w:rsidR="00B46A03" w:rsidRDefault="00B46A03" w:rsidP="00E310A9">
            <w:pPr>
              <w:jc w:val="left"/>
            </w:pPr>
            <w:r>
              <w:t>Schema Definition Error – set after reference not allowed.</w:t>
            </w:r>
          </w:p>
        </w:tc>
      </w:tr>
      <w:tr w:rsidR="00B46A03" w14:paraId="4FAD3385"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7EBACDB8"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5F72FB8F"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5929968E" w14:textId="77777777" w:rsidR="00B46A03" w:rsidRDefault="00B46A03" w:rsidP="00E310A9">
            <w:pPr>
              <w:jc w:val="left"/>
            </w:pPr>
            <w:r>
              <w:t>any</w:t>
            </w:r>
          </w:p>
        </w:tc>
        <w:tc>
          <w:tcPr>
            <w:tcW w:w="0" w:type="auto"/>
            <w:tcBorders>
              <w:top w:val="single" w:sz="4" w:space="0" w:color="auto"/>
              <w:left w:val="single" w:sz="4" w:space="0" w:color="auto"/>
              <w:bottom w:val="single" w:sz="4" w:space="0" w:color="auto"/>
              <w:right w:val="single" w:sz="4" w:space="0" w:color="auto"/>
            </w:tcBorders>
            <w:hideMark/>
          </w:tcPr>
          <w:p w14:paraId="2B81BE39" w14:textId="77777777" w:rsidR="00B46A03" w:rsidRDefault="00B46A03" w:rsidP="00E310A9">
            <w:pPr>
              <w:jc w:val="left"/>
            </w:pPr>
            <w:r>
              <w:t>true</w:t>
            </w:r>
          </w:p>
        </w:tc>
        <w:tc>
          <w:tcPr>
            <w:tcW w:w="0" w:type="auto"/>
            <w:gridSpan w:val="3"/>
            <w:tcBorders>
              <w:top w:val="single" w:sz="4" w:space="0" w:color="auto"/>
              <w:left w:val="single" w:sz="4" w:space="0" w:color="auto"/>
              <w:bottom w:val="single" w:sz="4" w:space="0" w:color="auto"/>
              <w:right w:val="single" w:sz="4" w:space="0" w:color="auto"/>
            </w:tcBorders>
            <w:hideMark/>
          </w:tcPr>
          <w:p w14:paraId="2B6B551E" w14:textId="77777777" w:rsidR="00B46A03" w:rsidRDefault="00B46A03" w:rsidP="00E310A9">
            <w:pPr>
              <w:jc w:val="left"/>
            </w:pPr>
            <w:r>
              <w:t>Schema Definition Error - double set not allowed.</w:t>
            </w:r>
          </w:p>
        </w:tc>
      </w:tr>
      <w:tr w:rsidR="00B46A03" w14:paraId="06F5A960" w14:textId="77777777" w:rsidTr="00E310A9">
        <w:tc>
          <w:tcPr>
            <w:tcW w:w="0" w:type="auto"/>
            <w:vMerge w:val="restart"/>
            <w:tcBorders>
              <w:top w:val="single" w:sz="4" w:space="0" w:color="auto"/>
              <w:left w:val="single" w:sz="4" w:space="0" w:color="auto"/>
              <w:bottom w:val="single" w:sz="4" w:space="0" w:color="auto"/>
              <w:right w:val="single" w:sz="4" w:space="0" w:color="auto"/>
            </w:tcBorders>
            <w:hideMark/>
          </w:tcPr>
          <w:p w14:paraId="429E4411" w14:textId="77777777" w:rsidR="00B46A03" w:rsidRDefault="00B46A03" w:rsidP="00E310A9">
            <w:pPr>
              <w:jc w:val="left"/>
            </w:pPr>
            <w:r>
              <w:t>reference variable (from DFDL expression)</w:t>
            </w:r>
          </w:p>
        </w:tc>
        <w:tc>
          <w:tcPr>
            <w:tcW w:w="0" w:type="auto"/>
            <w:gridSpan w:val="3"/>
            <w:tcBorders>
              <w:top w:val="single" w:sz="4" w:space="0" w:color="auto"/>
              <w:left w:val="single" w:sz="4" w:space="0" w:color="auto"/>
              <w:bottom w:val="single" w:sz="4" w:space="0" w:color="auto"/>
              <w:right w:val="single" w:sz="4" w:space="0" w:color="auto"/>
            </w:tcBorders>
            <w:hideMark/>
          </w:tcPr>
          <w:p w14:paraId="4CA61658" w14:textId="77777777" w:rsidR="00B46A03" w:rsidRDefault="00B46A03" w:rsidP="00E310A9">
            <w:pPr>
              <w:jc w:val="left"/>
            </w:pPr>
            <w:r>
              <w:t>tuple doesn't exist</w:t>
            </w:r>
          </w:p>
        </w:tc>
        <w:tc>
          <w:tcPr>
            <w:tcW w:w="0" w:type="auto"/>
            <w:gridSpan w:val="3"/>
            <w:tcBorders>
              <w:top w:val="single" w:sz="4" w:space="0" w:color="auto"/>
              <w:left w:val="single" w:sz="4" w:space="0" w:color="auto"/>
              <w:bottom w:val="single" w:sz="4" w:space="0" w:color="auto"/>
              <w:right w:val="single" w:sz="4" w:space="0" w:color="auto"/>
            </w:tcBorders>
            <w:hideMark/>
          </w:tcPr>
          <w:p w14:paraId="1AB40377" w14:textId="77777777" w:rsidR="00B46A03" w:rsidRDefault="00B46A03" w:rsidP="00E310A9">
            <w:pPr>
              <w:jc w:val="left"/>
            </w:pPr>
            <w:r>
              <w:t>Schema Definition Error</w:t>
            </w:r>
          </w:p>
        </w:tc>
      </w:tr>
      <w:tr w:rsidR="00B46A03" w14:paraId="261084D9"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196F83BF"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661DEEE1"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25622C4B"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424A0B11" w14:textId="77777777" w:rsidR="00B46A03" w:rsidRDefault="00B46A03" w:rsidP="00E310A9">
            <w:pPr>
              <w:jc w:val="left"/>
            </w:pPr>
            <w:r>
              <w:t>false</w:t>
            </w:r>
          </w:p>
        </w:tc>
        <w:tc>
          <w:tcPr>
            <w:tcW w:w="0" w:type="auto"/>
            <w:gridSpan w:val="3"/>
            <w:tcBorders>
              <w:top w:val="single" w:sz="4" w:space="0" w:color="auto"/>
              <w:left w:val="single" w:sz="4" w:space="0" w:color="auto"/>
              <w:bottom w:val="single" w:sz="4" w:space="0" w:color="auto"/>
              <w:right w:val="single" w:sz="4" w:space="0" w:color="auto"/>
            </w:tcBorders>
            <w:hideMark/>
          </w:tcPr>
          <w:p w14:paraId="2D977281" w14:textId="77777777" w:rsidR="00B46A03" w:rsidRDefault="00B46A03" w:rsidP="00E310A9">
            <w:pPr>
              <w:jc w:val="left"/>
            </w:pPr>
            <w:r>
              <w:t>Schema Definition Error – undefined variable</w:t>
            </w:r>
          </w:p>
        </w:tc>
      </w:tr>
      <w:tr w:rsidR="00B46A03" w14:paraId="10556D9D" w14:textId="77777777" w:rsidTr="00E310A9">
        <w:tc>
          <w:tcPr>
            <w:tcW w:w="0" w:type="auto"/>
            <w:vMerge/>
            <w:tcBorders>
              <w:top w:val="single" w:sz="4" w:space="0" w:color="auto"/>
              <w:left w:val="single" w:sz="4" w:space="0" w:color="auto"/>
              <w:bottom w:val="single" w:sz="4" w:space="0" w:color="auto"/>
              <w:right w:val="single" w:sz="4" w:space="0" w:color="auto"/>
            </w:tcBorders>
            <w:hideMark/>
          </w:tcPr>
          <w:p w14:paraId="62C54555" w14:textId="77777777" w:rsidR="00B46A03" w:rsidRDefault="00B46A03" w:rsidP="00E310A9">
            <w:pPr>
              <w:spacing w:after="0"/>
              <w:jc w:val="left"/>
            </w:pPr>
          </w:p>
        </w:tc>
        <w:tc>
          <w:tcPr>
            <w:tcW w:w="0" w:type="auto"/>
            <w:tcBorders>
              <w:top w:val="single" w:sz="4" w:space="0" w:color="auto"/>
              <w:left w:val="single" w:sz="4" w:space="0" w:color="auto"/>
              <w:bottom w:val="single" w:sz="4" w:space="0" w:color="auto"/>
              <w:right w:val="single" w:sz="4" w:space="0" w:color="auto"/>
            </w:tcBorders>
            <w:hideMark/>
          </w:tcPr>
          <w:p w14:paraId="4501B92D" w14:textId="77777777" w:rsidR="00B46A03" w:rsidRDefault="00B46A03" w:rsidP="00E310A9">
            <w:pPr>
              <w:jc w:val="left"/>
            </w:pPr>
            <w:r>
              <w:t>any</w:t>
            </w:r>
          </w:p>
        </w:tc>
        <w:tc>
          <w:tcPr>
            <w:tcW w:w="0" w:type="auto"/>
            <w:tcBorders>
              <w:top w:val="single" w:sz="4" w:space="0" w:color="auto"/>
              <w:left w:val="single" w:sz="4" w:space="0" w:color="auto"/>
              <w:bottom w:val="single" w:sz="4" w:space="0" w:color="auto"/>
              <w:right w:val="single" w:sz="4" w:space="0" w:color="auto"/>
            </w:tcBorders>
            <w:hideMark/>
          </w:tcPr>
          <w:p w14:paraId="6E29D161" w14:textId="77777777" w:rsidR="00B46A03" w:rsidRDefault="00B46A03" w:rsidP="00E310A9">
            <w:pPr>
              <w:jc w:val="left"/>
            </w:pPr>
            <w:r>
              <w:t>any</w:t>
            </w:r>
          </w:p>
        </w:tc>
        <w:tc>
          <w:tcPr>
            <w:tcW w:w="0" w:type="auto"/>
            <w:tcBorders>
              <w:top w:val="single" w:sz="4" w:space="0" w:color="auto"/>
              <w:left w:val="single" w:sz="4" w:space="0" w:color="auto"/>
              <w:bottom w:val="single" w:sz="4" w:space="0" w:color="auto"/>
              <w:right w:val="single" w:sz="4" w:space="0" w:color="auto"/>
            </w:tcBorders>
            <w:hideMark/>
          </w:tcPr>
          <w:p w14:paraId="555274DE" w14:textId="77777777" w:rsidR="00B46A03" w:rsidRDefault="00B46A03" w:rsidP="00E310A9">
            <w:pPr>
              <w:jc w:val="left"/>
            </w:pPr>
            <w:r>
              <w:t>true</w:t>
            </w:r>
          </w:p>
        </w:tc>
        <w:tc>
          <w:tcPr>
            <w:tcW w:w="0" w:type="auto"/>
            <w:tcBorders>
              <w:top w:val="single" w:sz="4" w:space="0" w:color="auto"/>
              <w:left w:val="single" w:sz="4" w:space="0" w:color="auto"/>
              <w:bottom w:val="single" w:sz="4" w:space="0" w:color="auto"/>
              <w:right w:val="single" w:sz="4" w:space="0" w:color="auto"/>
            </w:tcBorders>
            <w:hideMark/>
          </w:tcPr>
          <w:p w14:paraId="575A4196" w14:textId="77777777" w:rsidR="00B46A03" w:rsidRDefault="00B46A03" w:rsidP="00E310A9">
            <w:pPr>
              <w:jc w:val="left"/>
            </w:pPr>
            <w:r>
              <w:t>false</w:t>
            </w:r>
          </w:p>
        </w:tc>
        <w:tc>
          <w:tcPr>
            <w:tcW w:w="0" w:type="auto"/>
            <w:tcBorders>
              <w:top w:val="single" w:sz="4" w:space="0" w:color="auto"/>
              <w:left w:val="single" w:sz="4" w:space="0" w:color="auto"/>
              <w:bottom w:val="single" w:sz="4" w:space="0" w:color="auto"/>
              <w:right w:val="single" w:sz="4" w:space="0" w:color="auto"/>
            </w:tcBorders>
            <w:hideMark/>
          </w:tcPr>
          <w:p w14:paraId="3C9308A2" w14:textId="77777777" w:rsidR="00B46A03" w:rsidRDefault="00B46A03" w:rsidP="00E310A9">
            <w:pPr>
              <w:jc w:val="left"/>
            </w:pPr>
            <w:r>
              <w:t>true (value is returned)</w:t>
            </w:r>
          </w:p>
        </w:tc>
        <w:tc>
          <w:tcPr>
            <w:tcW w:w="0" w:type="auto"/>
            <w:tcBorders>
              <w:top w:val="single" w:sz="4" w:space="0" w:color="auto"/>
              <w:left w:val="single" w:sz="4" w:space="0" w:color="auto"/>
              <w:bottom w:val="single" w:sz="4" w:space="0" w:color="auto"/>
              <w:right w:val="single" w:sz="4" w:space="0" w:color="auto"/>
            </w:tcBorders>
            <w:hideMark/>
          </w:tcPr>
          <w:p w14:paraId="6FBF1354" w14:textId="77777777" w:rsidR="00B46A03" w:rsidRDefault="00B46A03" w:rsidP="00E310A9">
            <w:pPr>
              <w:jc w:val="left"/>
            </w:pPr>
            <w:r>
              <w:t>true</w:t>
            </w:r>
          </w:p>
        </w:tc>
      </w:tr>
    </w:tbl>
    <w:p w14:paraId="385AC952" w14:textId="028DC03E"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54</w:t>
      </w:r>
      <w:r>
        <w:rPr>
          <w:noProof/>
        </w:rPr>
        <w:fldChar w:fldCharType="end"/>
      </w:r>
      <w:r>
        <w:rPr>
          <w:noProof/>
        </w:rPr>
        <w:t xml:space="preserve"> Memory States for Expression Language Variables</w:t>
      </w:r>
      <w:r>
        <w:t xml:space="preserve"> </w:t>
      </w:r>
    </w:p>
    <w:p w14:paraId="0DEA2BDA" w14:textId="77777777" w:rsidR="00B46A03" w:rsidRDefault="00B46A03" w:rsidP="00B46A03">
      <w:r>
        <w:t>The above table describes a set of rules which might be abbreviated as:</w:t>
      </w:r>
    </w:p>
    <w:p w14:paraId="6BA11499" w14:textId="77777777" w:rsidR="00B46A03" w:rsidRDefault="00B46A03" w:rsidP="00EB2287">
      <w:pPr>
        <w:numPr>
          <w:ilvl w:val="0"/>
          <w:numId w:val="114"/>
        </w:numPr>
        <w:tabs>
          <w:tab w:val="clear" w:pos="403"/>
        </w:tabs>
        <w:spacing w:before="60" w:after="60" w:line="240" w:lineRule="auto"/>
        <w:jc w:val="left"/>
      </w:pPr>
      <w:r>
        <w:lastRenderedPageBreak/>
        <w:t>write once, read many</w:t>
      </w:r>
    </w:p>
    <w:p w14:paraId="1DA01996" w14:textId="77777777" w:rsidR="00B46A03" w:rsidRDefault="00B46A03" w:rsidP="00EB2287">
      <w:pPr>
        <w:numPr>
          <w:ilvl w:val="0"/>
          <w:numId w:val="114"/>
        </w:numPr>
        <w:tabs>
          <w:tab w:val="clear" w:pos="403"/>
        </w:tabs>
        <w:spacing w:before="60" w:after="60" w:line="240" w:lineRule="auto"/>
        <w:jc w:val="left"/>
      </w:pPr>
      <w:r>
        <w:t>no write after the value has been read</w:t>
      </w:r>
    </w:p>
    <w:p w14:paraId="22024777" w14:textId="77777777" w:rsidR="00B46A03" w:rsidRDefault="00B46A03" w:rsidP="00B46A03">
      <w:r>
        <w:t>An exception to this behavior occurs whenever the DFDL processor backtracks because it is processing multiple arms of a choice or as a result of speculative parsing. In this case the variable state is also rewound.</w:t>
      </w:r>
    </w:p>
    <w:p w14:paraId="4C7C6E01" w14:textId="77777777" w:rsidR="00B46A03" w:rsidRDefault="00B46A03" w:rsidP="00B46A03">
      <w:r>
        <w:t>It is a Schema Definition Error if a dfdl:setVariable or a variable reference occurs and there is no corresponding variable name defined by a dfdl:defineVariable annotation.</w:t>
      </w:r>
    </w:p>
    <w:p w14:paraId="5C950B08" w14:textId="77777777" w:rsidR="00B46A03" w:rsidRDefault="00B46A03" w:rsidP="00B46A03">
      <w:r>
        <w:t xml:space="preserve">It is a Schema Definition Error if a dfdl:setVariable provides a value of incorrect type which does not correspond to the type specified by the dfdl:defineVariable. </w:t>
      </w:r>
    </w:p>
    <w:p w14:paraId="5CD5169C" w14:textId="77777777" w:rsidR="00B46A03" w:rsidRDefault="00B46A03" w:rsidP="00B46A03">
      <w:r>
        <w:t>It is a Schema Definition Error if a variable reference in an expression is able to return a value of incorrect type for the evaluation of that expression. That is, DFDL - including the expressions contained in it - is a statically type-checkable language. DFDL implementations SHOULD issue these Schema Definition Errors prior to processing time if possible.</w:t>
      </w:r>
    </w:p>
    <w:p w14:paraId="75D13D4E" w14:textId="77777777" w:rsidR="00B46A03" w:rsidRDefault="00B46A03" w:rsidP="00B46A03">
      <w:r>
        <w:t xml:space="preserve">Even if the errors are detected at processing time, the errors associated with write-after-read, and double-write are Schema Definition Errors because they indicate the schema is not properly designed to use variables consistent with their single-assignment behavior. </w:t>
      </w:r>
    </w:p>
    <w:p w14:paraId="7729C2FB"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391" w:name="_Toc199516270"/>
      <w:bookmarkStart w:id="11392" w:name="_Toc194983946"/>
      <w:bookmarkStart w:id="11393" w:name="_Toc243112799"/>
      <w:bookmarkStart w:id="11394" w:name="_Toc349042862"/>
      <w:bookmarkStart w:id="11395" w:name="_Toc62570220"/>
      <w:bookmarkStart w:id="11396" w:name="_Toc210216942"/>
      <w:bookmarkStart w:id="11397" w:name="_Toc219441074"/>
      <w:bookmarkStart w:id="11398" w:name="_Toc199516272"/>
      <w:bookmarkStart w:id="11399" w:name="_Toc194983948"/>
      <w:bookmarkStart w:id="11400" w:name="_Toc243112801"/>
      <w:r>
        <w:t>General Syntax</w:t>
      </w:r>
      <w:bookmarkEnd w:id="11391"/>
      <w:bookmarkEnd w:id="11392"/>
      <w:bookmarkEnd w:id="11393"/>
      <w:bookmarkEnd w:id="11394"/>
      <w:bookmarkEnd w:id="11395"/>
      <w:bookmarkEnd w:id="11396"/>
      <w:bookmarkEnd w:id="11397"/>
    </w:p>
    <w:p w14:paraId="182A1BE2" w14:textId="77777777" w:rsidR="00B46A03" w:rsidRDefault="00B46A03" w:rsidP="00B46A03">
      <w:r>
        <w:t xml:space="preserve">DFDL expressions follow the XPath 2.0 syntax rules but are always enclosed in curly braces "{" and "}". </w:t>
      </w:r>
    </w:p>
    <w:p w14:paraId="227C7AF4" w14:textId="77777777" w:rsidR="00B46A03" w:rsidRDefault="00B46A03" w:rsidP="00B46A03">
      <w:r>
        <w:t>When a property accepts either a DFDL string literal or a DFDL expression, and the value is a string literal starting with a "{" character, then "{{"must be used to escape the "{" character. Note that no escaping is required on the "}" character.</w:t>
      </w:r>
    </w:p>
    <w:p w14:paraId="1C85B1EB" w14:textId="77777777" w:rsidR="00B46A03" w:rsidRDefault="00B46A03" w:rsidP="00B46A03">
      <w:r>
        <w:t>The syntax "{}" is a Schema Definition Error as it results in an empty XPath 2.0 expression which is not legal. It is not the equivalent of setting the property to empty string.</w:t>
      </w:r>
    </w:p>
    <w:p w14:paraId="50073E97" w14:textId="77777777" w:rsidR="00B46A03" w:rsidRDefault="00B46A03" w:rsidP="00B46A03">
      <w:r>
        <w:t>Examples</w:t>
      </w:r>
    </w:p>
    <w:p w14:paraId="40F905D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/book/title }</w:t>
      </w:r>
    </w:p>
    <w:p w14:paraId="2C62D56A"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$x+2 }</w:t>
      </w:r>
    </w:p>
    <w:p w14:paraId="66A20D16"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lang w:val="en-US"/>
        </w:rPr>
      </w:pPr>
      <w:r>
        <w:rPr>
          <w:lang w:val="en-US"/>
        </w:rPr>
        <w:t xml:space="preserve">{ </w:t>
      </w:r>
      <w:r>
        <w:rPr>
          <w:rFonts w:eastAsia="MS Mincho"/>
        </w:rPr>
        <w:t xml:space="preserve">if (fn:exists(../field1))  then 1 else 0 </w:t>
      </w:r>
      <w:r>
        <w:rPr>
          <w:lang w:val="en-US"/>
        </w:rPr>
        <w:t xml:space="preserve"> }   </w:t>
      </w:r>
    </w:p>
    <w:p w14:paraId="71DCED11" w14:textId="77777777" w:rsidR="00B46A03" w:rsidRDefault="00B46A03" w:rsidP="00B46A03">
      <w:r>
        <w:t>The</w:t>
      </w:r>
      <w:r>
        <w:rPr>
          <w:rFonts w:eastAsia="Arial"/>
        </w:rPr>
        <w:t xml:space="preserve"> </w:t>
      </w:r>
      <w:r>
        <w:t>result</w:t>
      </w:r>
      <w:r>
        <w:rPr>
          <w:rFonts w:eastAsia="Arial"/>
        </w:rPr>
        <w:t xml:space="preserve"> </w:t>
      </w:r>
      <w:r>
        <w:t>of</w:t>
      </w:r>
      <w:r>
        <w:rPr>
          <w:rFonts w:eastAsia="Arial"/>
        </w:rPr>
        <w:t xml:space="preserve"> </w:t>
      </w:r>
      <w:r>
        <w:t>evaluating</w:t>
      </w:r>
      <w:r>
        <w:rPr>
          <w:rFonts w:eastAsia="Arial"/>
        </w:rPr>
        <w:t xml:space="preserve"> </w:t>
      </w:r>
      <w:r>
        <w:t>the</w:t>
      </w:r>
      <w:r>
        <w:rPr>
          <w:rFonts w:eastAsia="Arial"/>
        </w:rPr>
        <w:t xml:space="preserve"> </w:t>
      </w:r>
      <w:r>
        <w:t>expression</w:t>
      </w:r>
      <w:r>
        <w:rPr>
          <w:rFonts w:eastAsia="Arial"/>
        </w:rPr>
        <w:t xml:space="preserve"> </w:t>
      </w:r>
      <w:r>
        <w:t>must</w:t>
      </w:r>
      <w:r>
        <w:rPr>
          <w:rFonts w:eastAsia="Arial"/>
        </w:rPr>
        <w:t xml:space="preserve"> </w:t>
      </w:r>
      <w:r>
        <w:t>be</w:t>
      </w:r>
      <w:r>
        <w:rPr>
          <w:rFonts w:eastAsia="Arial"/>
        </w:rPr>
        <w:t xml:space="preserve"> </w:t>
      </w:r>
      <w:r>
        <w:t>a</w:t>
      </w:r>
      <w:r>
        <w:rPr>
          <w:rFonts w:eastAsia="Arial"/>
        </w:rPr>
        <w:t xml:space="preserve"> </w:t>
      </w:r>
      <w:r>
        <w:t>single</w:t>
      </w:r>
      <w:r>
        <w:rPr>
          <w:rFonts w:eastAsia="Arial"/>
        </w:rPr>
        <w:t xml:space="preserve"> </w:t>
      </w:r>
      <w:r>
        <w:t>atomic</w:t>
      </w:r>
      <w:r>
        <w:rPr>
          <w:rFonts w:eastAsia="Arial"/>
        </w:rPr>
        <w:t xml:space="preserve"> </w:t>
      </w:r>
      <w:r>
        <w:t>value</w:t>
      </w:r>
      <w:r>
        <w:rPr>
          <w:rFonts w:eastAsia="Arial"/>
        </w:rPr>
        <w:t xml:space="preserve"> </w:t>
      </w:r>
      <w:r>
        <w:t>of</w:t>
      </w:r>
      <w:r>
        <w:rPr>
          <w:rFonts w:eastAsia="Arial"/>
        </w:rPr>
        <w:t xml:space="preserve"> </w:t>
      </w:r>
      <w:r>
        <w:t>the</w:t>
      </w:r>
      <w:r>
        <w:rPr>
          <w:rFonts w:eastAsia="Arial"/>
        </w:rPr>
        <w:t xml:space="preserve"> </w:t>
      </w:r>
      <w:r>
        <w:t>type</w:t>
      </w:r>
      <w:r>
        <w:rPr>
          <w:rFonts w:eastAsia="Arial"/>
        </w:rPr>
        <w:t xml:space="preserve"> </w:t>
      </w:r>
      <w:r>
        <w:t>expected</w:t>
      </w:r>
      <w:r>
        <w:rPr>
          <w:rFonts w:eastAsia="Arial"/>
        </w:rPr>
        <w:t xml:space="preserve"> </w:t>
      </w:r>
      <w:r>
        <w:t>by</w:t>
      </w:r>
      <w:r>
        <w:rPr>
          <w:rFonts w:eastAsia="Arial"/>
        </w:rPr>
        <w:t xml:space="preserve"> </w:t>
      </w:r>
      <w:r>
        <w:t>the</w:t>
      </w:r>
      <w:r>
        <w:rPr>
          <w:rFonts w:eastAsia="Arial"/>
        </w:rPr>
        <w:t xml:space="preserve"> </w:t>
      </w:r>
      <w:r>
        <w:t>context,</w:t>
      </w:r>
      <w:r>
        <w:rPr>
          <w:rFonts w:eastAsia="Arial"/>
        </w:rPr>
        <w:t xml:space="preserve"> </w:t>
      </w:r>
      <w:r>
        <w:t>and</w:t>
      </w:r>
      <w:r>
        <w:rPr>
          <w:rFonts w:eastAsia="Arial"/>
        </w:rPr>
        <w:t xml:space="preserve"> </w:t>
      </w:r>
      <w:r>
        <w:t>it</w:t>
      </w:r>
      <w:r>
        <w:rPr>
          <w:rFonts w:eastAsia="Arial"/>
        </w:rPr>
        <w:t xml:space="preserve"> </w:t>
      </w:r>
      <w:r>
        <w:t>is</w:t>
      </w:r>
      <w:r>
        <w:rPr>
          <w:rFonts w:eastAsia="Arial"/>
        </w:rPr>
        <w:t xml:space="preserve"> </w:t>
      </w:r>
      <w:r>
        <w:t>a</w:t>
      </w:r>
      <w:r>
        <w:rPr>
          <w:rFonts w:eastAsia="Arial"/>
        </w:rPr>
        <w:t xml:space="preserve"> </w:t>
      </w:r>
      <w:r>
        <w:t>Schema Definition Error</w:t>
      </w:r>
      <w:r>
        <w:rPr>
          <w:rFonts w:eastAsia="Arial"/>
        </w:rPr>
        <w:t xml:space="preserve"> </w:t>
      </w:r>
      <w:r>
        <w:t>otherwise.</w:t>
      </w:r>
      <w:r>
        <w:rPr>
          <w:rFonts w:eastAsia="Arial"/>
        </w:rPr>
        <w:t xml:space="preserve"> </w:t>
      </w:r>
      <w:r>
        <w:t>Some</w:t>
      </w:r>
      <w:r>
        <w:rPr>
          <w:rFonts w:eastAsia="Arial"/>
        </w:rPr>
        <w:t xml:space="preserve"> </w:t>
      </w:r>
      <w:r>
        <w:t>XPath</w:t>
      </w:r>
      <w:r>
        <w:rPr>
          <w:rFonts w:eastAsia="Arial"/>
        </w:rPr>
        <w:t xml:space="preserve"> </w:t>
      </w:r>
      <w:r>
        <w:t>expressions</w:t>
      </w:r>
      <w:r>
        <w:rPr>
          <w:rFonts w:eastAsia="Arial"/>
        </w:rPr>
        <w:t xml:space="preserve"> </w:t>
      </w:r>
      <w:r>
        <w:t>naturally</w:t>
      </w:r>
      <w:r>
        <w:rPr>
          <w:rFonts w:eastAsia="Arial"/>
        </w:rPr>
        <w:t xml:space="preserve"> </w:t>
      </w:r>
      <w:r>
        <w:t>return</w:t>
      </w:r>
      <w:r>
        <w:rPr>
          <w:rFonts w:eastAsia="Arial"/>
        </w:rPr>
        <w:t xml:space="preserve"> </w:t>
      </w:r>
      <w:r>
        <w:t>a</w:t>
      </w:r>
      <w:r>
        <w:rPr>
          <w:rFonts w:eastAsia="Arial"/>
        </w:rPr>
        <w:t xml:space="preserve"> </w:t>
      </w:r>
      <w:r>
        <w:t>sequence</w:t>
      </w:r>
      <w:r>
        <w:rPr>
          <w:rFonts w:eastAsia="Arial"/>
        </w:rPr>
        <w:t xml:space="preserve"> </w:t>
      </w:r>
      <w:r>
        <w:t>of</w:t>
      </w:r>
      <w:r>
        <w:rPr>
          <w:rFonts w:eastAsia="Arial"/>
        </w:rPr>
        <w:t xml:space="preserve"> </w:t>
      </w:r>
      <w:r>
        <w:t>values,</w:t>
      </w:r>
      <w:r>
        <w:rPr>
          <w:rFonts w:eastAsia="Arial"/>
        </w:rPr>
        <w:t xml:space="preserve"> </w:t>
      </w:r>
      <w:r>
        <w:t>and</w:t>
      </w:r>
      <w:r>
        <w:rPr>
          <w:rFonts w:eastAsia="Arial"/>
        </w:rPr>
        <w:t xml:space="preserve"> </w:t>
      </w:r>
      <w:r>
        <w:t>in</w:t>
      </w:r>
      <w:r>
        <w:rPr>
          <w:rFonts w:eastAsia="Arial"/>
        </w:rPr>
        <w:t xml:space="preserve"> </w:t>
      </w:r>
      <w:r>
        <w:t>this</w:t>
      </w:r>
      <w:r>
        <w:rPr>
          <w:rFonts w:eastAsia="Arial"/>
        </w:rPr>
        <w:t xml:space="preserve"> </w:t>
      </w:r>
      <w:r>
        <w:t>case,</w:t>
      </w:r>
      <w:r>
        <w:rPr>
          <w:rFonts w:eastAsia="Arial"/>
        </w:rPr>
        <w:t xml:space="preserve"> </w:t>
      </w:r>
      <w:r>
        <w:t>it</w:t>
      </w:r>
      <w:r>
        <w:rPr>
          <w:rFonts w:eastAsia="Arial"/>
        </w:rPr>
        <w:t xml:space="preserve"> </w:t>
      </w:r>
      <w:r>
        <w:t>is</w:t>
      </w:r>
      <w:r>
        <w:rPr>
          <w:rFonts w:eastAsia="Arial"/>
        </w:rPr>
        <w:t xml:space="preserve"> </w:t>
      </w:r>
      <w:r>
        <w:t>also</w:t>
      </w:r>
      <w:r>
        <w:rPr>
          <w:rFonts w:eastAsia="Arial"/>
        </w:rPr>
        <w:t xml:space="preserve"> </w:t>
      </w:r>
      <w:r>
        <w:t>Schema Definition Error</w:t>
      </w:r>
      <w:r>
        <w:rPr>
          <w:rFonts w:eastAsia="Arial"/>
        </w:rPr>
        <w:t xml:space="preserve"> </w:t>
      </w:r>
      <w:r>
        <w:t>if</w:t>
      </w:r>
      <w:r>
        <w:rPr>
          <w:rFonts w:eastAsia="Arial"/>
        </w:rPr>
        <w:t xml:space="preserve"> </w:t>
      </w:r>
      <w:r>
        <w:t>an</w:t>
      </w:r>
      <w:r>
        <w:rPr>
          <w:rFonts w:eastAsia="Arial"/>
        </w:rPr>
        <w:t xml:space="preserve"> </w:t>
      </w:r>
      <w:r>
        <w:t>expression</w:t>
      </w:r>
      <w:r>
        <w:rPr>
          <w:rFonts w:eastAsia="Arial"/>
        </w:rPr>
        <w:t xml:space="preserve"> </w:t>
      </w:r>
      <w:r>
        <w:t>returns</w:t>
      </w:r>
      <w:r>
        <w:rPr>
          <w:rFonts w:eastAsia="Arial"/>
        </w:rPr>
        <w:t xml:space="preserve"> </w:t>
      </w:r>
      <w:r>
        <w:t>a</w:t>
      </w:r>
      <w:r>
        <w:rPr>
          <w:rFonts w:eastAsia="Arial"/>
        </w:rPr>
        <w:t xml:space="preserve"> </w:t>
      </w:r>
      <w:r>
        <w:t>sequence</w:t>
      </w:r>
      <w:r>
        <w:rPr>
          <w:rFonts w:eastAsia="Arial"/>
        </w:rPr>
        <w:t xml:space="preserve"> </w:t>
      </w:r>
      <w:r>
        <w:t>containing</w:t>
      </w:r>
      <w:r>
        <w:rPr>
          <w:rFonts w:eastAsia="Arial"/>
        </w:rPr>
        <w:t xml:space="preserve"> </w:t>
      </w:r>
      <w:r>
        <w:t>more</w:t>
      </w:r>
      <w:r>
        <w:rPr>
          <w:rFonts w:eastAsia="Arial"/>
        </w:rPr>
        <w:t xml:space="preserve"> </w:t>
      </w:r>
      <w:r>
        <w:t>than</w:t>
      </w:r>
      <w:r>
        <w:rPr>
          <w:rFonts w:eastAsia="Arial"/>
        </w:rPr>
        <w:t xml:space="preserve"> </w:t>
      </w:r>
      <w:r>
        <w:t>one</w:t>
      </w:r>
      <w:r>
        <w:rPr>
          <w:rFonts w:eastAsia="Arial"/>
        </w:rPr>
        <w:t xml:space="preserve"> </w:t>
      </w:r>
      <w:r>
        <w:t>item.</w:t>
      </w:r>
      <w:r>
        <w:rPr>
          <w:rFonts w:eastAsia="Arial"/>
        </w:rPr>
        <w:t xml:space="preserve"> </w:t>
      </w:r>
      <w:bookmarkStart w:id="11401" w:name="_Toc322014601"/>
      <w:bookmarkStart w:id="11402" w:name="_Toc322014783"/>
      <w:bookmarkStart w:id="11403" w:name="_Toc322911760"/>
      <w:bookmarkStart w:id="11404" w:name="_Toc322912299"/>
      <w:bookmarkEnd w:id="11401"/>
      <w:bookmarkEnd w:id="11402"/>
      <w:bookmarkEnd w:id="11403"/>
      <w:bookmarkEnd w:id="11404"/>
    </w:p>
    <w:p w14:paraId="437F8A7B" w14:textId="77777777" w:rsidR="00B46A03" w:rsidRDefault="00B46A03" w:rsidP="00B46A03">
      <w:r>
        <w:t>Additionally:</w:t>
      </w:r>
    </w:p>
    <w:p w14:paraId="0EF05A57" w14:textId="77777777" w:rsidR="00B46A03" w:rsidRDefault="00B46A03" w:rsidP="00EB2287">
      <w:pPr>
        <w:numPr>
          <w:ilvl w:val="0"/>
          <w:numId w:val="115"/>
        </w:numPr>
        <w:tabs>
          <w:tab w:val="clear" w:pos="403"/>
        </w:tabs>
        <w:spacing w:before="60" w:after="60" w:line="240" w:lineRule="auto"/>
        <w:jc w:val="left"/>
      </w:pPr>
      <w:r>
        <w:t xml:space="preserve">Every property that accepts an expression states exactly what the expression is expected to return. To ensure the returned value is of the correct type, an expression must use XPath constructors or the correct literal values. </w:t>
      </w:r>
    </w:p>
    <w:p w14:paraId="35C68449" w14:textId="1FDABFE1" w:rsidR="00B46A03" w:rsidRDefault="00B46A03" w:rsidP="00EB2287">
      <w:pPr>
        <w:numPr>
          <w:ilvl w:val="0"/>
          <w:numId w:val="115"/>
        </w:numPr>
        <w:tabs>
          <w:tab w:val="clear" w:pos="403"/>
        </w:tabs>
        <w:spacing w:before="60" w:after="60" w:line="240" w:lineRule="auto"/>
        <w:jc w:val="left"/>
      </w:pPr>
      <w:r>
        <w:t xml:space="preserve">What appears lexically as the syntax of an expression follows XPath 2.0 rules. Note specifically that this is not the same as XSD default and XSD fixed property lexical syntax. Specifically, XSD default and XSD fixed properties do not accept expressions. They are always interpreted as XML Schema string literals. See </w:t>
      </w:r>
      <w:r>
        <w:rPr>
          <w:noProof/>
        </w:rPr>
        <w:t>[</w:t>
      </w:r>
      <w:hyperlink w:anchor="a_XSDL" w:history="1">
        <w:r>
          <w:rPr>
            <w:rStyle w:val="Hyperlink"/>
            <w:noProof/>
          </w:rPr>
          <w:t>XSD</w:t>
        </w:r>
      </w:hyperlink>
      <w:r>
        <w:rPr>
          <w:noProof/>
        </w:rPr>
        <w:t>]</w:t>
      </w:r>
      <w:r>
        <w:t xml:space="preserve"> for details.</w:t>
      </w:r>
    </w:p>
    <w:p w14:paraId="1BCDC5B4" w14:textId="77777777" w:rsidR="00B46A03" w:rsidRDefault="00B46A03" w:rsidP="00EB2287">
      <w:pPr>
        <w:numPr>
          <w:ilvl w:val="0"/>
          <w:numId w:val="115"/>
        </w:numPr>
        <w:tabs>
          <w:tab w:val="clear" w:pos="403"/>
        </w:tabs>
        <w:spacing w:before="60" w:after="60" w:line="240" w:lineRule="auto"/>
        <w:jc w:val="left"/>
      </w:pPr>
      <w:r>
        <w:t xml:space="preserve">No extra auto-casting is performed over and above that provided by XPath 2.0. </w:t>
      </w:r>
      <w:r>
        <w:rPr>
          <w:lang w:eastAsia="en-GB"/>
        </w:rPr>
        <w:t>XPath 2.0 has rules for when it promotes types and when it allows types to be substituted. These are in Appendix B.1 of the XPath 2.0 spec.</w:t>
      </w:r>
    </w:p>
    <w:p w14:paraId="4026546C" w14:textId="77777777" w:rsidR="00B46A03" w:rsidRDefault="00B46A03" w:rsidP="00EB2287">
      <w:pPr>
        <w:numPr>
          <w:ilvl w:val="0"/>
          <w:numId w:val="115"/>
        </w:numPr>
        <w:tabs>
          <w:tab w:val="clear" w:pos="403"/>
        </w:tabs>
        <w:spacing w:before="60" w:after="60" w:line="240" w:lineRule="auto"/>
        <w:jc w:val="left"/>
      </w:pPr>
      <w:r>
        <w:t>If the property is not expecting an expression to return a DFDL string literal, the returned value is never treated as a DFDL string literal.</w:t>
      </w:r>
    </w:p>
    <w:p w14:paraId="19817865" w14:textId="77777777" w:rsidR="00B46A03" w:rsidRDefault="00B46A03" w:rsidP="00EB2287">
      <w:pPr>
        <w:numPr>
          <w:ilvl w:val="0"/>
          <w:numId w:val="115"/>
        </w:numPr>
        <w:tabs>
          <w:tab w:val="clear" w:pos="403"/>
        </w:tabs>
        <w:spacing w:before="60" w:after="60" w:line="240" w:lineRule="auto"/>
        <w:jc w:val="left"/>
      </w:pPr>
      <w:r>
        <w:t>If expecting an expression to return a DFDL string literal, the returned value is always treated as a DFDL string literal.</w:t>
      </w:r>
    </w:p>
    <w:p w14:paraId="16F48745" w14:textId="77777777" w:rsidR="00B46A03" w:rsidRDefault="00B46A03" w:rsidP="00EB2287">
      <w:pPr>
        <w:numPr>
          <w:ilvl w:val="0"/>
          <w:numId w:val="115"/>
        </w:numPr>
        <w:tabs>
          <w:tab w:val="clear" w:pos="403"/>
        </w:tabs>
        <w:spacing w:before="60" w:after="60" w:line="240" w:lineRule="auto"/>
        <w:jc w:val="left"/>
      </w:pPr>
      <w:r>
        <w:rPr>
          <w:u w:val="single"/>
        </w:rPr>
        <w:lastRenderedPageBreak/>
        <w:t>Within</w:t>
      </w:r>
      <w:r>
        <w:t xml:space="preserve"> an expression, a string is never interpreted as a DFDL string literal.</w:t>
      </w:r>
    </w:p>
    <w:p w14:paraId="3DF62DF8"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405" w:name="_Toc349042863"/>
      <w:bookmarkStart w:id="11406" w:name="_Toc62570221"/>
      <w:bookmarkStart w:id="11407" w:name="_Toc210216943"/>
      <w:bookmarkStart w:id="11408" w:name="_Toc219441075"/>
      <w:r>
        <w:t>DFDL E</w:t>
      </w:r>
      <w:bookmarkEnd w:id="11398"/>
      <w:bookmarkEnd w:id="11399"/>
      <w:bookmarkEnd w:id="11400"/>
      <w:r>
        <w:t>xpression Syntax</w:t>
      </w:r>
      <w:bookmarkEnd w:id="11405"/>
      <w:bookmarkEnd w:id="11406"/>
      <w:bookmarkEnd w:id="11407"/>
      <w:bookmarkEnd w:id="11408"/>
    </w:p>
    <w:p w14:paraId="284E5D02" w14:textId="66510F34" w:rsidR="00B46A03" w:rsidRDefault="00B46A03" w:rsidP="00B46A03">
      <w:r>
        <w:t xml:space="preserve">Refer to XML Path Language (XPath) 2.0 </w:t>
      </w:r>
      <w:r>
        <w:rPr>
          <w:noProof/>
        </w:rPr>
        <w:t>[</w:t>
      </w:r>
      <w:hyperlink w:anchor="a_XPath" w:history="1">
        <w:r>
          <w:rPr>
            <w:rStyle w:val="Hyperlink"/>
            <w:noProof/>
          </w:rPr>
          <w:t>XPath</w:t>
        </w:r>
      </w:hyperlink>
      <w:r>
        <w:rPr>
          <w:noProof/>
        </w:rPr>
        <w:t>]</w:t>
      </w:r>
      <w:r>
        <w:t xml:space="preserve"> for a description of XPath expressions</w:t>
      </w:r>
    </w:p>
    <w:tbl>
      <w:tblPr>
        <w:tblStyle w:val="Table"/>
        <w:tblW w:w="5000" w:type="pct"/>
        <w:tblInd w:w="0" w:type="dxa"/>
        <w:tblBorders>
          <w:insideH w:val="none" w:sz="0" w:space="0" w:color="auto"/>
          <w:insideV w:val="none" w:sz="0" w:space="0" w:color="auto"/>
        </w:tblBorders>
        <w:tblLook w:val="0600" w:firstRow="0" w:lastRow="0" w:firstColumn="0" w:lastColumn="0" w:noHBand="1" w:noVBand="1"/>
      </w:tblPr>
      <w:tblGrid>
        <w:gridCol w:w="2236"/>
        <w:gridCol w:w="853"/>
        <w:gridCol w:w="7105"/>
      </w:tblGrid>
      <w:tr w:rsidR="00B46A03" w:rsidRPr="00262495" w14:paraId="13B32E31" w14:textId="77777777" w:rsidTr="00E310A9">
        <w:tc>
          <w:tcPr>
            <w:tcW w:w="0" w:type="auto"/>
            <w:tcBorders>
              <w:top w:val="single" w:sz="4" w:space="0" w:color="auto"/>
              <w:left w:val="single" w:sz="4" w:space="0" w:color="auto"/>
              <w:bottom w:val="nil"/>
              <w:right w:val="nil"/>
            </w:tcBorders>
            <w:hideMark/>
          </w:tcPr>
          <w:p w14:paraId="6152EE5D" w14:textId="77777777" w:rsidR="00B46A03" w:rsidRPr="00262495" w:rsidRDefault="00B46A03" w:rsidP="00E310A9">
            <w:pPr>
              <w:jc w:val="left"/>
              <w:rPr>
                <w:rFonts w:ascii="Arial" w:hAnsi="Arial" w:cs="Arial"/>
              </w:rPr>
            </w:pPr>
            <w:r w:rsidRPr="00262495">
              <w:rPr>
                <w:rFonts w:ascii="Arial" w:hAnsi="Arial" w:cs="Arial"/>
              </w:rPr>
              <w:t>DFDL</w:t>
            </w:r>
            <w:r w:rsidRPr="00262495">
              <w:rPr>
                <w:rFonts w:ascii="Arial" w:eastAsia="MS Mincho" w:hAnsi="Arial" w:cs="Arial"/>
              </w:rPr>
              <w:t xml:space="preserve"> Expression</w:t>
            </w:r>
          </w:p>
        </w:tc>
        <w:tc>
          <w:tcPr>
            <w:tcW w:w="0" w:type="auto"/>
            <w:tcBorders>
              <w:top w:val="single" w:sz="4" w:space="0" w:color="auto"/>
              <w:left w:val="nil"/>
              <w:bottom w:val="nil"/>
              <w:right w:val="nil"/>
            </w:tcBorders>
            <w:hideMark/>
          </w:tcPr>
          <w:p w14:paraId="458F616B"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single" w:sz="4" w:space="0" w:color="auto"/>
              <w:left w:val="nil"/>
              <w:bottom w:val="nil"/>
              <w:right w:val="single" w:sz="4" w:space="0" w:color="auto"/>
            </w:tcBorders>
            <w:hideMark/>
          </w:tcPr>
          <w:p w14:paraId="28991479" w14:textId="77777777" w:rsidR="00B46A03" w:rsidRPr="00262495" w:rsidRDefault="00B46A03" w:rsidP="00E310A9">
            <w:pPr>
              <w:jc w:val="left"/>
              <w:rPr>
                <w:rFonts w:ascii="Arial" w:hAnsi="Arial" w:cs="Arial"/>
              </w:rPr>
            </w:pPr>
            <w:r w:rsidRPr="00262495">
              <w:rPr>
                <w:rFonts w:ascii="Arial" w:eastAsia="MS Mincho" w:hAnsi="Arial" w:cs="Arial"/>
              </w:rPr>
              <w:t xml:space="preserve">"{" </w:t>
            </w:r>
            <w:r w:rsidRPr="00262495">
              <w:rPr>
                <w:rFonts w:ascii="Arial" w:hAnsi="Arial" w:cs="Arial"/>
              </w:rPr>
              <w:t>Expr</w:t>
            </w:r>
            <w:r w:rsidRPr="00262495">
              <w:rPr>
                <w:rFonts w:ascii="Arial" w:eastAsia="MS Mincho" w:hAnsi="Arial" w:cs="Arial"/>
              </w:rPr>
              <w:t xml:space="preserve"> "}"</w:t>
            </w:r>
          </w:p>
        </w:tc>
      </w:tr>
      <w:tr w:rsidR="00B46A03" w:rsidRPr="00262495" w14:paraId="3E30C49B" w14:textId="77777777" w:rsidTr="00E310A9">
        <w:tc>
          <w:tcPr>
            <w:tcW w:w="0" w:type="auto"/>
            <w:tcBorders>
              <w:top w:val="nil"/>
              <w:left w:val="single" w:sz="4" w:space="0" w:color="auto"/>
              <w:bottom w:val="nil"/>
              <w:right w:val="nil"/>
            </w:tcBorders>
            <w:hideMark/>
          </w:tcPr>
          <w:p w14:paraId="5BFFC52C" w14:textId="77777777" w:rsidR="00B46A03" w:rsidRPr="00262495" w:rsidRDefault="00B46A03" w:rsidP="00E310A9">
            <w:pPr>
              <w:jc w:val="left"/>
              <w:rPr>
                <w:rFonts w:ascii="Arial" w:eastAsia="MS Mincho" w:hAnsi="Arial" w:cs="Arial"/>
              </w:rPr>
            </w:pPr>
            <w:r w:rsidRPr="00262495">
              <w:rPr>
                <w:rFonts w:ascii="Arial" w:eastAsia="MS Mincho" w:hAnsi="Arial" w:cs="Arial"/>
              </w:rPr>
              <w:t>Expr</w:t>
            </w:r>
          </w:p>
        </w:tc>
        <w:tc>
          <w:tcPr>
            <w:tcW w:w="0" w:type="auto"/>
            <w:tcBorders>
              <w:top w:val="nil"/>
              <w:left w:val="nil"/>
              <w:bottom w:val="nil"/>
              <w:right w:val="nil"/>
            </w:tcBorders>
            <w:hideMark/>
          </w:tcPr>
          <w:p w14:paraId="7E3C0BBD"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609B3AEF" w14:textId="77777777" w:rsidR="00B46A03" w:rsidRPr="00262495" w:rsidRDefault="00B46A03" w:rsidP="00E310A9">
            <w:pPr>
              <w:jc w:val="left"/>
              <w:rPr>
                <w:rFonts w:ascii="Arial" w:hAnsi="Arial" w:cs="Arial"/>
              </w:rPr>
            </w:pPr>
            <w:r w:rsidRPr="00262495">
              <w:rPr>
                <w:rFonts w:ascii="Arial" w:hAnsi="Arial" w:cs="Arial"/>
              </w:rPr>
              <w:t>ExprSingle</w:t>
            </w:r>
            <w:r w:rsidRPr="00262495">
              <w:rPr>
                <w:rFonts w:ascii="Arial" w:eastAsia="MS Mincho" w:hAnsi="Arial" w:cs="Arial"/>
              </w:rPr>
              <w:t xml:space="preserve"> </w:t>
            </w:r>
          </w:p>
        </w:tc>
      </w:tr>
      <w:tr w:rsidR="00B46A03" w:rsidRPr="00262495" w14:paraId="1AE2C879" w14:textId="77777777" w:rsidTr="00E310A9">
        <w:tc>
          <w:tcPr>
            <w:tcW w:w="0" w:type="auto"/>
            <w:tcBorders>
              <w:top w:val="nil"/>
              <w:left w:val="single" w:sz="4" w:space="0" w:color="auto"/>
              <w:bottom w:val="nil"/>
              <w:right w:val="nil"/>
            </w:tcBorders>
            <w:hideMark/>
          </w:tcPr>
          <w:p w14:paraId="6FF349B8" w14:textId="77777777" w:rsidR="00B46A03" w:rsidRPr="00262495" w:rsidRDefault="00B46A03" w:rsidP="00E310A9">
            <w:pPr>
              <w:jc w:val="left"/>
              <w:rPr>
                <w:rFonts w:ascii="Arial" w:hAnsi="Arial" w:cs="Arial"/>
              </w:rPr>
            </w:pPr>
            <w:r w:rsidRPr="00262495">
              <w:rPr>
                <w:rFonts w:ascii="Arial" w:hAnsi="Arial" w:cs="Arial"/>
              </w:rPr>
              <w:t>ExprSingle</w:t>
            </w:r>
          </w:p>
        </w:tc>
        <w:tc>
          <w:tcPr>
            <w:tcW w:w="0" w:type="auto"/>
            <w:tcBorders>
              <w:top w:val="nil"/>
              <w:left w:val="nil"/>
              <w:bottom w:val="nil"/>
              <w:right w:val="nil"/>
            </w:tcBorders>
            <w:hideMark/>
          </w:tcPr>
          <w:p w14:paraId="636008C2"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763CF07C" w14:textId="77777777" w:rsidR="00B46A03" w:rsidRPr="00262495" w:rsidRDefault="00B46A03" w:rsidP="00E310A9">
            <w:pPr>
              <w:jc w:val="left"/>
              <w:rPr>
                <w:rFonts w:ascii="Arial" w:hAnsi="Arial" w:cs="Arial"/>
              </w:rPr>
            </w:pPr>
            <w:r w:rsidRPr="00262495">
              <w:rPr>
                <w:rFonts w:ascii="Arial" w:eastAsia="MS Mincho" w:hAnsi="Arial" w:cs="Arial"/>
              </w:rPr>
              <w:t xml:space="preserve"> </w:t>
            </w:r>
            <w:r w:rsidRPr="00262495">
              <w:rPr>
                <w:rFonts w:ascii="Arial" w:hAnsi="Arial" w:cs="Arial"/>
              </w:rPr>
              <w:t>IfExpr</w:t>
            </w:r>
            <w:r w:rsidRPr="00262495">
              <w:rPr>
                <w:rFonts w:ascii="Arial" w:hAnsi="Arial" w:cs="Arial"/>
              </w:rPr>
              <w:br/>
            </w:r>
            <w:r w:rsidRPr="00262495">
              <w:rPr>
                <w:rFonts w:ascii="Arial" w:eastAsia="MS Mincho" w:hAnsi="Arial" w:cs="Arial"/>
              </w:rPr>
              <w:t xml:space="preserve">| </w:t>
            </w:r>
            <w:r w:rsidRPr="00262495">
              <w:rPr>
                <w:rFonts w:ascii="Arial" w:hAnsi="Arial" w:cs="Arial"/>
              </w:rPr>
              <w:t>OrExpr</w:t>
            </w:r>
          </w:p>
        </w:tc>
      </w:tr>
      <w:tr w:rsidR="00B46A03" w:rsidRPr="00262495" w14:paraId="3C70E539" w14:textId="77777777" w:rsidTr="00E310A9">
        <w:tc>
          <w:tcPr>
            <w:tcW w:w="0" w:type="auto"/>
            <w:tcBorders>
              <w:top w:val="nil"/>
              <w:left w:val="single" w:sz="4" w:space="0" w:color="auto"/>
              <w:bottom w:val="nil"/>
              <w:right w:val="nil"/>
            </w:tcBorders>
            <w:hideMark/>
          </w:tcPr>
          <w:p w14:paraId="09319484" w14:textId="77777777" w:rsidR="00B46A03" w:rsidRPr="00262495" w:rsidRDefault="00B46A03" w:rsidP="00E310A9">
            <w:pPr>
              <w:jc w:val="left"/>
              <w:rPr>
                <w:rFonts w:ascii="Arial" w:hAnsi="Arial" w:cs="Arial"/>
              </w:rPr>
            </w:pPr>
            <w:r w:rsidRPr="00262495">
              <w:rPr>
                <w:rFonts w:ascii="Arial" w:hAnsi="Arial" w:cs="Arial"/>
              </w:rPr>
              <w:t>IfExpr</w:t>
            </w:r>
          </w:p>
        </w:tc>
        <w:tc>
          <w:tcPr>
            <w:tcW w:w="0" w:type="auto"/>
            <w:tcBorders>
              <w:top w:val="nil"/>
              <w:left w:val="nil"/>
              <w:bottom w:val="nil"/>
              <w:right w:val="nil"/>
            </w:tcBorders>
            <w:hideMark/>
          </w:tcPr>
          <w:p w14:paraId="4E1B352A"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04D3625B" w14:textId="77777777" w:rsidR="00B46A03" w:rsidRPr="00262495" w:rsidRDefault="00B46A03" w:rsidP="00E310A9">
            <w:pPr>
              <w:jc w:val="left"/>
              <w:rPr>
                <w:rFonts w:ascii="Arial" w:hAnsi="Arial" w:cs="Arial"/>
              </w:rPr>
            </w:pPr>
            <w:r w:rsidRPr="00262495">
              <w:rPr>
                <w:rFonts w:ascii="Arial" w:eastAsia="MS Mincho" w:hAnsi="Arial" w:cs="Arial"/>
              </w:rPr>
              <w:t xml:space="preserve">"if" "(" </w:t>
            </w:r>
            <w:r w:rsidRPr="00262495">
              <w:rPr>
                <w:rFonts w:ascii="Arial" w:hAnsi="Arial" w:cs="Arial"/>
              </w:rPr>
              <w:t>Expr</w:t>
            </w:r>
            <w:r w:rsidRPr="00262495">
              <w:rPr>
                <w:rFonts w:ascii="Arial" w:eastAsia="MS Mincho" w:hAnsi="Arial" w:cs="Arial"/>
              </w:rPr>
              <w:t xml:space="preserve"> ")" "then" </w:t>
            </w:r>
            <w:r w:rsidRPr="00262495">
              <w:rPr>
                <w:rFonts w:ascii="Arial" w:hAnsi="Arial" w:cs="Arial"/>
              </w:rPr>
              <w:t>ExprSingle</w:t>
            </w:r>
            <w:r w:rsidRPr="00262495">
              <w:rPr>
                <w:rFonts w:ascii="Arial" w:eastAsia="MS Mincho" w:hAnsi="Arial" w:cs="Arial"/>
              </w:rPr>
              <w:t xml:space="preserve"> "else" </w:t>
            </w:r>
            <w:r w:rsidRPr="00262495">
              <w:rPr>
                <w:rFonts w:ascii="Arial" w:hAnsi="Arial" w:cs="Arial"/>
              </w:rPr>
              <w:t>ExprSingle</w:t>
            </w:r>
          </w:p>
        </w:tc>
      </w:tr>
      <w:tr w:rsidR="00B46A03" w:rsidRPr="00262495" w14:paraId="2E10C4D4" w14:textId="77777777" w:rsidTr="00E310A9">
        <w:tc>
          <w:tcPr>
            <w:tcW w:w="0" w:type="auto"/>
            <w:tcBorders>
              <w:top w:val="nil"/>
              <w:left w:val="single" w:sz="4" w:space="0" w:color="auto"/>
              <w:bottom w:val="nil"/>
              <w:right w:val="nil"/>
            </w:tcBorders>
            <w:hideMark/>
          </w:tcPr>
          <w:p w14:paraId="52167CF8" w14:textId="77777777" w:rsidR="00B46A03" w:rsidRPr="00262495" w:rsidRDefault="00B46A03" w:rsidP="00E310A9">
            <w:pPr>
              <w:jc w:val="left"/>
              <w:rPr>
                <w:rFonts w:ascii="Arial" w:hAnsi="Arial" w:cs="Arial"/>
              </w:rPr>
            </w:pPr>
            <w:r w:rsidRPr="00262495">
              <w:rPr>
                <w:rFonts w:ascii="Arial" w:hAnsi="Arial" w:cs="Arial"/>
              </w:rPr>
              <w:t>OrExpr</w:t>
            </w:r>
          </w:p>
        </w:tc>
        <w:tc>
          <w:tcPr>
            <w:tcW w:w="0" w:type="auto"/>
            <w:tcBorders>
              <w:top w:val="nil"/>
              <w:left w:val="nil"/>
              <w:bottom w:val="nil"/>
              <w:right w:val="nil"/>
            </w:tcBorders>
            <w:hideMark/>
          </w:tcPr>
          <w:p w14:paraId="43C517F3"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7B34A7A8" w14:textId="77777777" w:rsidR="00B46A03" w:rsidRPr="00262495" w:rsidRDefault="00B46A03" w:rsidP="00E310A9">
            <w:pPr>
              <w:jc w:val="left"/>
              <w:rPr>
                <w:rFonts w:ascii="Arial" w:hAnsi="Arial" w:cs="Arial"/>
              </w:rPr>
            </w:pPr>
            <w:r w:rsidRPr="00262495">
              <w:rPr>
                <w:rFonts w:ascii="Arial" w:hAnsi="Arial" w:cs="Arial"/>
              </w:rPr>
              <w:t>AndExpr</w:t>
            </w:r>
            <w:r w:rsidRPr="00262495">
              <w:rPr>
                <w:rFonts w:ascii="Arial" w:eastAsia="MS Mincho" w:hAnsi="Arial" w:cs="Arial"/>
              </w:rPr>
              <w:t xml:space="preserve"> ( "or" </w:t>
            </w:r>
            <w:r w:rsidRPr="00262495">
              <w:rPr>
                <w:rFonts w:ascii="Arial" w:hAnsi="Arial" w:cs="Arial"/>
              </w:rPr>
              <w:t>AndExpr</w:t>
            </w:r>
            <w:r w:rsidRPr="00262495">
              <w:rPr>
                <w:rFonts w:ascii="Arial" w:eastAsia="MS Mincho" w:hAnsi="Arial" w:cs="Arial"/>
              </w:rPr>
              <w:t xml:space="preserve"> )*</w:t>
            </w:r>
          </w:p>
        </w:tc>
      </w:tr>
      <w:tr w:rsidR="00B46A03" w:rsidRPr="00262495" w14:paraId="13DB171E" w14:textId="77777777" w:rsidTr="00E310A9">
        <w:tc>
          <w:tcPr>
            <w:tcW w:w="0" w:type="auto"/>
            <w:tcBorders>
              <w:top w:val="nil"/>
              <w:left w:val="single" w:sz="4" w:space="0" w:color="auto"/>
              <w:bottom w:val="nil"/>
              <w:right w:val="nil"/>
            </w:tcBorders>
            <w:hideMark/>
          </w:tcPr>
          <w:p w14:paraId="545BC8F7" w14:textId="77777777" w:rsidR="00B46A03" w:rsidRPr="00262495" w:rsidRDefault="00B46A03" w:rsidP="00E310A9">
            <w:pPr>
              <w:jc w:val="left"/>
              <w:rPr>
                <w:rFonts w:ascii="Arial" w:hAnsi="Arial" w:cs="Arial"/>
              </w:rPr>
            </w:pPr>
            <w:r w:rsidRPr="00262495">
              <w:rPr>
                <w:rFonts w:ascii="Arial" w:hAnsi="Arial" w:cs="Arial"/>
              </w:rPr>
              <w:t>AndExpr</w:t>
            </w:r>
          </w:p>
        </w:tc>
        <w:tc>
          <w:tcPr>
            <w:tcW w:w="0" w:type="auto"/>
            <w:tcBorders>
              <w:top w:val="nil"/>
              <w:left w:val="nil"/>
              <w:bottom w:val="nil"/>
              <w:right w:val="nil"/>
            </w:tcBorders>
            <w:hideMark/>
          </w:tcPr>
          <w:p w14:paraId="60397E4D"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18AF3042" w14:textId="77777777" w:rsidR="00B46A03" w:rsidRPr="00262495" w:rsidRDefault="00B46A03" w:rsidP="00E310A9">
            <w:pPr>
              <w:jc w:val="left"/>
              <w:rPr>
                <w:rFonts w:ascii="Arial" w:hAnsi="Arial" w:cs="Arial"/>
              </w:rPr>
            </w:pPr>
            <w:r w:rsidRPr="00262495">
              <w:rPr>
                <w:rFonts w:ascii="Arial" w:hAnsi="Arial" w:cs="Arial"/>
              </w:rPr>
              <w:t>ComparisonExpr</w:t>
            </w:r>
            <w:r w:rsidRPr="00262495">
              <w:rPr>
                <w:rFonts w:ascii="Arial" w:eastAsia="MS Mincho" w:hAnsi="Arial" w:cs="Arial"/>
              </w:rPr>
              <w:t xml:space="preserve"> ( "and" </w:t>
            </w:r>
            <w:r w:rsidRPr="00262495">
              <w:rPr>
                <w:rFonts w:ascii="Arial" w:hAnsi="Arial" w:cs="Arial"/>
              </w:rPr>
              <w:t>ComparisonExpr</w:t>
            </w:r>
            <w:r w:rsidRPr="00262495">
              <w:rPr>
                <w:rFonts w:ascii="Arial" w:eastAsia="MS Mincho" w:hAnsi="Arial" w:cs="Arial"/>
              </w:rPr>
              <w:t xml:space="preserve"> )*</w:t>
            </w:r>
          </w:p>
        </w:tc>
      </w:tr>
      <w:tr w:rsidR="00B46A03" w:rsidRPr="00262495" w14:paraId="67F4E498" w14:textId="77777777" w:rsidTr="00E310A9">
        <w:tc>
          <w:tcPr>
            <w:tcW w:w="0" w:type="auto"/>
            <w:tcBorders>
              <w:top w:val="nil"/>
              <w:left w:val="single" w:sz="4" w:space="0" w:color="auto"/>
              <w:bottom w:val="nil"/>
              <w:right w:val="nil"/>
            </w:tcBorders>
            <w:hideMark/>
          </w:tcPr>
          <w:p w14:paraId="571283C8" w14:textId="77777777" w:rsidR="00B46A03" w:rsidRPr="00262495" w:rsidRDefault="00B46A03" w:rsidP="00E310A9">
            <w:pPr>
              <w:jc w:val="left"/>
              <w:rPr>
                <w:rFonts w:ascii="Arial" w:hAnsi="Arial" w:cs="Arial"/>
              </w:rPr>
            </w:pPr>
            <w:r w:rsidRPr="00262495">
              <w:rPr>
                <w:rFonts w:ascii="Arial" w:hAnsi="Arial" w:cs="Arial"/>
              </w:rPr>
              <w:t>ComparisonExpr</w:t>
            </w:r>
          </w:p>
        </w:tc>
        <w:tc>
          <w:tcPr>
            <w:tcW w:w="0" w:type="auto"/>
            <w:tcBorders>
              <w:top w:val="nil"/>
              <w:left w:val="nil"/>
              <w:bottom w:val="nil"/>
              <w:right w:val="nil"/>
            </w:tcBorders>
            <w:hideMark/>
          </w:tcPr>
          <w:p w14:paraId="7C567E19"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1D307B3F" w14:textId="5ECA2FA2" w:rsidR="00B46A03" w:rsidRPr="00262495" w:rsidRDefault="00B46A03" w:rsidP="00E310A9">
            <w:pPr>
              <w:jc w:val="left"/>
              <w:rPr>
                <w:rFonts w:ascii="Arial" w:hAnsi="Arial" w:cs="Arial"/>
              </w:rPr>
            </w:pPr>
            <w:r w:rsidRPr="00262495">
              <w:rPr>
                <w:rFonts w:ascii="Arial" w:hAnsi="Arial" w:cs="Arial"/>
              </w:rPr>
              <w:t>AdditiveExpr</w:t>
            </w:r>
            <w:r w:rsidRPr="00262495">
              <w:rPr>
                <w:rFonts w:ascii="Arial" w:eastAsia="MS Mincho" w:hAnsi="Arial" w:cs="Arial"/>
              </w:rPr>
              <w:t xml:space="preserve"> ( (</w:t>
            </w:r>
            <w:r w:rsidRPr="00262495">
              <w:rPr>
                <w:rFonts w:ascii="Arial" w:hAnsi="Arial" w:cs="Arial"/>
              </w:rPr>
              <w:t>ValueComp</w:t>
            </w:r>
            <w:r w:rsidRPr="00262495">
              <w:rPr>
                <w:rFonts w:ascii="Arial" w:eastAsia="MS Mincho" w:hAnsi="Arial" w:cs="Arial"/>
              </w:rPr>
              <w:t xml:space="preserve">) </w:t>
            </w:r>
            <w:r w:rsidRPr="00262495">
              <w:rPr>
                <w:rFonts w:ascii="Arial" w:hAnsi="Arial" w:cs="Arial"/>
              </w:rPr>
              <w:t>AdditiveExpr</w:t>
            </w:r>
            <w:r w:rsidRPr="00262495">
              <w:rPr>
                <w:rFonts w:ascii="Arial" w:eastAsia="MS Mincho" w:hAnsi="Arial" w:cs="Arial"/>
              </w:rPr>
              <w:t>)?</w:t>
            </w:r>
          </w:p>
        </w:tc>
      </w:tr>
      <w:tr w:rsidR="00B46A03" w:rsidRPr="00262495" w14:paraId="46E0C77E" w14:textId="77777777" w:rsidTr="00E310A9">
        <w:tc>
          <w:tcPr>
            <w:tcW w:w="0" w:type="auto"/>
            <w:tcBorders>
              <w:top w:val="nil"/>
              <w:left w:val="single" w:sz="4" w:space="0" w:color="auto"/>
              <w:bottom w:val="nil"/>
              <w:right w:val="nil"/>
            </w:tcBorders>
            <w:hideMark/>
          </w:tcPr>
          <w:p w14:paraId="38F28AB6" w14:textId="77777777" w:rsidR="00B46A03" w:rsidRPr="00262495" w:rsidRDefault="00B46A03" w:rsidP="00E310A9">
            <w:pPr>
              <w:jc w:val="left"/>
              <w:rPr>
                <w:rFonts w:ascii="Arial" w:hAnsi="Arial" w:cs="Arial"/>
              </w:rPr>
            </w:pPr>
            <w:r w:rsidRPr="00262495">
              <w:rPr>
                <w:rFonts w:ascii="Arial" w:hAnsi="Arial" w:cs="Arial"/>
              </w:rPr>
              <w:t>AdditiveExpr</w:t>
            </w:r>
          </w:p>
        </w:tc>
        <w:tc>
          <w:tcPr>
            <w:tcW w:w="0" w:type="auto"/>
            <w:tcBorders>
              <w:top w:val="nil"/>
              <w:left w:val="nil"/>
              <w:bottom w:val="nil"/>
              <w:right w:val="nil"/>
            </w:tcBorders>
            <w:hideMark/>
          </w:tcPr>
          <w:p w14:paraId="4BC04CBF"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2B4D130E" w14:textId="77777777" w:rsidR="00B46A03" w:rsidRPr="00262495" w:rsidRDefault="00B46A03" w:rsidP="00E310A9">
            <w:pPr>
              <w:jc w:val="left"/>
              <w:rPr>
                <w:rFonts w:ascii="Arial" w:hAnsi="Arial" w:cs="Arial"/>
              </w:rPr>
            </w:pPr>
            <w:r w:rsidRPr="00262495">
              <w:rPr>
                <w:rFonts w:ascii="Arial" w:hAnsi="Arial" w:cs="Arial"/>
              </w:rPr>
              <w:t>MultiplicativeExpr</w:t>
            </w:r>
            <w:r w:rsidRPr="00262495">
              <w:rPr>
                <w:rFonts w:ascii="Arial" w:eastAsia="MS Mincho" w:hAnsi="Arial" w:cs="Arial"/>
              </w:rPr>
              <w:t xml:space="preserve"> ( ("+" | "-") </w:t>
            </w:r>
            <w:r w:rsidRPr="00262495">
              <w:rPr>
                <w:rFonts w:ascii="Arial" w:hAnsi="Arial" w:cs="Arial"/>
              </w:rPr>
              <w:t>MultiplicativeExpr</w:t>
            </w:r>
            <w:r w:rsidRPr="00262495">
              <w:rPr>
                <w:rFonts w:ascii="Arial" w:eastAsia="MS Mincho" w:hAnsi="Arial" w:cs="Arial"/>
              </w:rPr>
              <w:t xml:space="preserve"> )*</w:t>
            </w:r>
          </w:p>
        </w:tc>
      </w:tr>
      <w:tr w:rsidR="00B46A03" w:rsidRPr="00262495" w14:paraId="03259F6B" w14:textId="77777777" w:rsidTr="00E310A9">
        <w:tc>
          <w:tcPr>
            <w:tcW w:w="0" w:type="auto"/>
            <w:tcBorders>
              <w:top w:val="nil"/>
              <w:left w:val="single" w:sz="4" w:space="0" w:color="auto"/>
              <w:bottom w:val="nil"/>
              <w:right w:val="nil"/>
            </w:tcBorders>
            <w:hideMark/>
          </w:tcPr>
          <w:p w14:paraId="38520A96" w14:textId="77777777" w:rsidR="00B46A03" w:rsidRPr="00262495" w:rsidRDefault="00B46A03" w:rsidP="00E310A9">
            <w:pPr>
              <w:jc w:val="left"/>
              <w:rPr>
                <w:rFonts w:ascii="Arial" w:hAnsi="Arial" w:cs="Arial"/>
              </w:rPr>
            </w:pPr>
            <w:r w:rsidRPr="00262495">
              <w:rPr>
                <w:rFonts w:ascii="Arial" w:hAnsi="Arial" w:cs="Arial"/>
              </w:rPr>
              <w:t>MultiplicativeExpr</w:t>
            </w:r>
          </w:p>
        </w:tc>
        <w:tc>
          <w:tcPr>
            <w:tcW w:w="0" w:type="auto"/>
            <w:tcBorders>
              <w:top w:val="nil"/>
              <w:left w:val="nil"/>
              <w:bottom w:val="nil"/>
              <w:right w:val="nil"/>
            </w:tcBorders>
            <w:hideMark/>
          </w:tcPr>
          <w:p w14:paraId="3E6CDFDA"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71D49359" w14:textId="77777777" w:rsidR="00B46A03" w:rsidRPr="00262495" w:rsidRDefault="00B46A03" w:rsidP="00E310A9">
            <w:pPr>
              <w:jc w:val="left"/>
              <w:rPr>
                <w:rFonts w:ascii="Arial" w:hAnsi="Arial" w:cs="Arial"/>
              </w:rPr>
            </w:pPr>
            <w:r w:rsidRPr="00262495">
              <w:rPr>
                <w:rFonts w:ascii="Arial" w:hAnsi="Arial" w:cs="Arial"/>
              </w:rPr>
              <w:t>IntersectExceptExpr</w:t>
            </w:r>
            <w:r w:rsidRPr="00262495">
              <w:rPr>
                <w:rFonts w:ascii="Arial" w:eastAsia="MS Mincho" w:hAnsi="Arial" w:cs="Arial"/>
              </w:rPr>
              <w:t xml:space="preserve">( ("*" | "div" | "idiv" | "mod") </w:t>
            </w:r>
            <w:r w:rsidRPr="00262495">
              <w:rPr>
                <w:rFonts w:ascii="Arial" w:hAnsi="Arial" w:cs="Arial"/>
              </w:rPr>
              <w:t>IntersectExceptExpr</w:t>
            </w:r>
            <w:r w:rsidRPr="00262495">
              <w:rPr>
                <w:rFonts w:ascii="Arial" w:eastAsia="MS Mincho" w:hAnsi="Arial" w:cs="Arial"/>
              </w:rPr>
              <w:t>)*</w:t>
            </w:r>
          </w:p>
        </w:tc>
      </w:tr>
      <w:tr w:rsidR="00B46A03" w:rsidRPr="00262495" w14:paraId="4D32C0B5" w14:textId="77777777" w:rsidTr="00E310A9">
        <w:tc>
          <w:tcPr>
            <w:tcW w:w="0" w:type="auto"/>
            <w:tcBorders>
              <w:top w:val="nil"/>
              <w:left w:val="single" w:sz="4" w:space="0" w:color="auto"/>
              <w:bottom w:val="nil"/>
              <w:right w:val="nil"/>
            </w:tcBorders>
            <w:shd w:val="clear" w:color="auto" w:fill="FFFFFF" w:themeFill="background1"/>
            <w:hideMark/>
          </w:tcPr>
          <w:p w14:paraId="55617681" w14:textId="77777777" w:rsidR="00B46A03" w:rsidRPr="00262495" w:rsidRDefault="00B46A03" w:rsidP="00E310A9">
            <w:pPr>
              <w:jc w:val="left"/>
              <w:rPr>
                <w:rFonts w:ascii="Arial" w:hAnsi="Arial" w:cs="Arial"/>
              </w:rPr>
            </w:pPr>
            <w:r w:rsidRPr="00262495">
              <w:rPr>
                <w:rFonts w:ascii="Arial" w:hAnsi="Arial" w:cs="Arial"/>
              </w:rPr>
              <w:t>IntersectExceptExpr</w:t>
            </w:r>
          </w:p>
        </w:tc>
        <w:tc>
          <w:tcPr>
            <w:tcW w:w="0" w:type="auto"/>
            <w:tcBorders>
              <w:top w:val="nil"/>
              <w:left w:val="nil"/>
              <w:bottom w:val="nil"/>
              <w:right w:val="nil"/>
            </w:tcBorders>
            <w:shd w:val="clear" w:color="auto" w:fill="FFFFFF" w:themeFill="background1"/>
            <w:hideMark/>
          </w:tcPr>
          <w:p w14:paraId="170C1A45"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shd w:val="clear" w:color="auto" w:fill="FFFFFF" w:themeFill="background1"/>
            <w:hideMark/>
          </w:tcPr>
          <w:p w14:paraId="465886A8" w14:textId="77777777" w:rsidR="00B46A03" w:rsidRPr="00262495" w:rsidRDefault="00B46A03" w:rsidP="00E310A9">
            <w:pPr>
              <w:jc w:val="left"/>
              <w:rPr>
                <w:rFonts w:ascii="Arial" w:hAnsi="Arial" w:cs="Arial"/>
              </w:rPr>
            </w:pPr>
            <w:r w:rsidRPr="00262495">
              <w:rPr>
                <w:rFonts w:ascii="Arial" w:hAnsi="Arial" w:cs="Arial"/>
              </w:rPr>
              <w:t>UnaryExpr ( ("intersect" | "except") UnaryExpr )*</w:t>
            </w:r>
          </w:p>
        </w:tc>
      </w:tr>
      <w:tr w:rsidR="00B46A03" w:rsidRPr="00262495" w14:paraId="18249E0F" w14:textId="77777777" w:rsidTr="00E310A9">
        <w:tc>
          <w:tcPr>
            <w:tcW w:w="0" w:type="auto"/>
            <w:tcBorders>
              <w:top w:val="nil"/>
              <w:left w:val="single" w:sz="4" w:space="0" w:color="auto"/>
              <w:bottom w:val="nil"/>
              <w:right w:val="nil"/>
            </w:tcBorders>
            <w:hideMark/>
          </w:tcPr>
          <w:p w14:paraId="2F17CC40" w14:textId="77777777" w:rsidR="00B46A03" w:rsidRPr="00262495" w:rsidRDefault="00B46A03" w:rsidP="00E310A9">
            <w:pPr>
              <w:jc w:val="left"/>
              <w:rPr>
                <w:rFonts w:ascii="Arial" w:hAnsi="Arial" w:cs="Arial"/>
              </w:rPr>
            </w:pPr>
            <w:r w:rsidRPr="00262495">
              <w:rPr>
                <w:rFonts w:ascii="Arial" w:hAnsi="Arial" w:cs="Arial"/>
              </w:rPr>
              <w:t>UnaryExpr</w:t>
            </w:r>
          </w:p>
        </w:tc>
        <w:tc>
          <w:tcPr>
            <w:tcW w:w="0" w:type="auto"/>
            <w:tcBorders>
              <w:top w:val="nil"/>
              <w:left w:val="nil"/>
              <w:bottom w:val="nil"/>
              <w:right w:val="nil"/>
            </w:tcBorders>
            <w:hideMark/>
          </w:tcPr>
          <w:p w14:paraId="3F038DB0"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065F7BFF" w14:textId="77777777" w:rsidR="00B46A03" w:rsidRPr="00262495" w:rsidRDefault="00B46A03" w:rsidP="00E310A9">
            <w:pPr>
              <w:jc w:val="left"/>
              <w:rPr>
                <w:rFonts w:ascii="Arial" w:hAnsi="Arial" w:cs="Arial"/>
              </w:rPr>
            </w:pPr>
            <w:r w:rsidRPr="00262495">
              <w:rPr>
                <w:rFonts w:ascii="Arial" w:eastAsia="MS Mincho" w:hAnsi="Arial" w:cs="Arial"/>
              </w:rPr>
              <w:t xml:space="preserve">("-" | "+")* </w:t>
            </w:r>
            <w:r w:rsidRPr="00262495">
              <w:rPr>
                <w:rFonts w:ascii="Arial" w:hAnsi="Arial" w:cs="Arial"/>
              </w:rPr>
              <w:t>ValueExpr</w:t>
            </w:r>
          </w:p>
        </w:tc>
      </w:tr>
      <w:tr w:rsidR="00B46A03" w:rsidRPr="00262495" w14:paraId="2F6780BB" w14:textId="77777777" w:rsidTr="00E310A9">
        <w:tc>
          <w:tcPr>
            <w:tcW w:w="0" w:type="auto"/>
            <w:tcBorders>
              <w:top w:val="nil"/>
              <w:left w:val="single" w:sz="4" w:space="0" w:color="auto"/>
              <w:bottom w:val="nil"/>
              <w:right w:val="nil"/>
            </w:tcBorders>
            <w:hideMark/>
          </w:tcPr>
          <w:p w14:paraId="4FD076AC" w14:textId="77777777" w:rsidR="00B46A03" w:rsidRPr="00262495" w:rsidRDefault="00B46A03" w:rsidP="00E310A9">
            <w:pPr>
              <w:jc w:val="left"/>
              <w:rPr>
                <w:rFonts w:ascii="Arial" w:hAnsi="Arial" w:cs="Arial"/>
              </w:rPr>
            </w:pPr>
            <w:r w:rsidRPr="00262495">
              <w:rPr>
                <w:rFonts w:ascii="Arial" w:hAnsi="Arial" w:cs="Arial"/>
              </w:rPr>
              <w:t>ValueExpr</w:t>
            </w:r>
          </w:p>
        </w:tc>
        <w:tc>
          <w:tcPr>
            <w:tcW w:w="0" w:type="auto"/>
            <w:tcBorders>
              <w:top w:val="nil"/>
              <w:left w:val="nil"/>
              <w:bottom w:val="nil"/>
              <w:right w:val="nil"/>
            </w:tcBorders>
            <w:hideMark/>
          </w:tcPr>
          <w:p w14:paraId="0B657A6E"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F168E8C" w14:textId="77777777" w:rsidR="00B46A03" w:rsidRPr="00262495" w:rsidRDefault="00B46A03" w:rsidP="00E310A9">
            <w:pPr>
              <w:jc w:val="left"/>
              <w:rPr>
                <w:rFonts w:ascii="Arial" w:hAnsi="Arial" w:cs="Arial"/>
              </w:rPr>
            </w:pPr>
            <w:r w:rsidRPr="00262495">
              <w:rPr>
                <w:rFonts w:ascii="Arial" w:hAnsi="Arial" w:cs="Arial"/>
              </w:rPr>
              <w:t>PathExpr</w:t>
            </w:r>
          </w:p>
        </w:tc>
      </w:tr>
      <w:tr w:rsidR="00B46A03" w:rsidRPr="00262495" w14:paraId="0447C653" w14:textId="77777777" w:rsidTr="00E310A9">
        <w:tc>
          <w:tcPr>
            <w:tcW w:w="0" w:type="auto"/>
            <w:tcBorders>
              <w:top w:val="nil"/>
              <w:left w:val="single" w:sz="4" w:space="0" w:color="auto"/>
              <w:bottom w:val="nil"/>
              <w:right w:val="nil"/>
            </w:tcBorders>
            <w:hideMark/>
          </w:tcPr>
          <w:p w14:paraId="30C240AE" w14:textId="77777777" w:rsidR="00B46A03" w:rsidRPr="00262495" w:rsidRDefault="00B46A03" w:rsidP="00E310A9">
            <w:pPr>
              <w:jc w:val="left"/>
              <w:rPr>
                <w:rFonts w:ascii="Arial" w:hAnsi="Arial" w:cs="Arial"/>
              </w:rPr>
            </w:pPr>
            <w:r w:rsidRPr="00262495">
              <w:rPr>
                <w:rFonts w:ascii="Arial" w:hAnsi="Arial" w:cs="Arial"/>
              </w:rPr>
              <w:t>ValueComp</w:t>
            </w:r>
          </w:p>
        </w:tc>
        <w:tc>
          <w:tcPr>
            <w:tcW w:w="0" w:type="auto"/>
            <w:tcBorders>
              <w:top w:val="nil"/>
              <w:left w:val="nil"/>
              <w:bottom w:val="nil"/>
              <w:right w:val="nil"/>
            </w:tcBorders>
            <w:hideMark/>
          </w:tcPr>
          <w:p w14:paraId="27381646"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2DBB44B6" w14:textId="77777777" w:rsidR="00B46A03" w:rsidRPr="00262495" w:rsidRDefault="00B46A03" w:rsidP="00E310A9">
            <w:pPr>
              <w:jc w:val="left"/>
              <w:rPr>
                <w:rFonts w:ascii="Arial" w:hAnsi="Arial" w:cs="Arial"/>
              </w:rPr>
            </w:pPr>
            <w:r w:rsidRPr="00262495">
              <w:rPr>
                <w:rFonts w:ascii="Arial" w:eastAsia="MS Mincho" w:hAnsi="Arial" w:cs="Arial"/>
              </w:rPr>
              <w:t>"eq" | "ne" | "lt" | "le" | "gt" | "ge"</w:t>
            </w:r>
          </w:p>
        </w:tc>
      </w:tr>
      <w:tr w:rsidR="00B46A03" w:rsidRPr="00262495" w14:paraId="4006CF8F" w14:textId="77777777" w:rsidTr="00E310A9">
        <w:tc>
          <w:tcPr>
            <w:tcW w:w="0" w:type="auto"/>
            <w:tcBorders>
              <w:top w:val="nil"/>
              <w:left w:val="single" w:sz="4" w:space="0" w:color="auto"/>
              <w:bottom w:val="nil"/>
              <w:right w:val="nil"/>
            </w:tcBorders>
            <w:hideMark/>
          </w:tcPr>
          <w:p w14:paraId="50900736" w14:textId="77777777" w:rsidR="00B46A03" w:rsidRPr="00262495" w:rsidRDefault="00B46A03" w:rsidP="00E310A9">
            <w:pPr>
              <w:jc w:val="left"/>
              <w:rPr>
                <w:rFonts w:ascii="Arial" w:hAnsi="Arial" w:cs="Arial"/>
              </w:rPr>
            </w:pPr>
            <w:r w:rsidRPr="00262495">
              <w:rPr>
                <w:rFonts w:ascii="Arial" w:hAnsi="Arial" w:cs="Arial"/>
              </w:rPr>
              <w:t>PathExpr</w:t>
            </w:r>
          </w:p>
        </w:tc>
        <w:tc>
          <w:tcPr>
            <w:tcW w:w="0" w:type="auto"/>
            <w:tcBorders>
              <w:top w:val="nil"/>
              <w:left w:val="nil"/>
              <w:bottom w:val="nil"/>
              <w:right w:val="nil"/>
            </w:tcBorders>
            <w:hideMark/>
          </w:tcPr>
          <w:p w14:paraId="40719123"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5FD9C27B" w14:textId="77777777" w:rsidR="00B46A03" w:rsidRPr="00262495" w:rsidRDefault="00B46A03" w:rsidP="00E310A9">
            <w:pPr>
              <w:jc w:val="left"/>
              <w:rPr>
                <w:rFonts w:ascii="Arial" w:hAnsi="Arial" w:cs="Arial"/>
              </w:rPr>
            </w:pPr>
            <w:r w:rsidRPr="00262495">
              <w:rPr>
                <w:rFonts w:ascii="Arial" w:eastAsia="MS Mincho" w:hAnsi="Arial" w:cs="Arial"/>
              </w:rPr>
              <w:t xml:space="preserve">("/" </w:t>
            </w:r>
            <w:r w:rsidRPr="00262495">
              <w:rPr>
                <w:rFonts w:ascii="Arial" w:hAnsi="Arial" w:cs="Arial"/>
              </w:rPr>
              <w:t>RelativePathExpr</w:t>
            </w:r>
            <w:r w:rsidRPr="00262495">
              <w:rPr>
                <w:rFonts w:ascii="Arial" w:eastAsia="MS Mincho" w:hAnsi="Arial" w:cs="Arial"/>
              </w:rPr>
              <w:t>?)</w:t>
            </w:r>
            <w:r w:rsidRPr="00262495">
              <w:rPr>
                <w:rFonts w:ascii="Arial" w:hAnsi="Arial" w:cs="Arial"/>
              </w:rPr>
              <w:br/>
            </w:r>
            <w:r w:rsidRPr="00262495">
              <w:rPr>
                <w:rFonts w:ascii="Arial" w:eastAsia="MS Mincho" w:hAnsi="Arial" w:cs="Arial"/>
              </w:rPr>
              <w:t xml:space="preserve">| </w:t>
            </w:r>
            <w:r w:rsidRPr="00262495">
              <w:rPr>
                <w:rFonts w:ascii="Arial" w:hAnsi="Arial" w:cs="Arial"/>
              </w:rPr>
              <w:t xml:space="preserve">RelativePathExpr | FilterExpr </w:t>
            </w:r>
          </w:p>
        </w:tc>
      </w:tr>
      <w:tr w:rsidR="00B46A03" w:rsidRPr="00262495" w14:paraId="432F6A4D" w14:textId="77777777" w:rsidTr="00E310A9">
        <w:tc>
          <w:tcPr>
            <w:tcW w:w="0" w:type="auto"/>
            <w:tcBorders>
              <w:top w:val="nil"/>
              <w:left w:val="single" w:sz="4" w:space="0" w:color="auto"/>
              <w:bottom w:val="nil"/>
              <w:right w:val="nil"/>
            </w:tcBorders>
            <w:hideMark/>
          </w:tcPr>
          <w:p w14:paraId="605589D9" w14:textId="77777777" w:rsidR="00B46A03" w:rsidRPr="00262495" w:rsidRDefault="00B46A03" w:rsidP="00E310A9">
            <w:pPr>
              <w:jc w:val="left"/>
              <w:rPr>
                <w:rFonts w:ascii="Arial" w:hAnsi="Arial" w:cs="Arial"/>
              </w:rPr>
            </w:pPr>
            <w:r w:rsidRPr="00262495">
              <w:rPr>
                <w:rFonts w:ascii="Arial" w:hAnsi="Arial" w:cs="Arial"/>
              </w:rPr>
              <w:t>RelativePathExpr</w:t>
            </w:r>
          </w:p>
        </w:tc>
        <w:tc>
          <w:tcPr>
            <w:tcW w:w="0" w:type="auto"/>
            <w:tcBorders>
              <w:top w:val="nil"/>
              <w:left w:val="nil"/>
              <w:bottom w:val="nil"/>
              <w:right w:val="nil"/>
            </w:tcBorders>
            <w:hideMark/>
          </w:tcPr>
          <w:p w14:paraId="4C962F0F"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38983B80" w14:textId="77777777" w:rsidR="00B46A03" w:rsidRPr="00262495" w:rsidRDefault="00B46A03" w:rsidP="00E310A9">
            <w:pPr>
              <w:jc w:val="left"/>
              <w:rPr>
                <w:rFonts w:ascii="Arial" w:hAnsi="Arial" w:cs="Arial"/>
              </w:rPr>
            </w:pPr>
            <w:r w:rsidRPr="00262495">
              <w:rPr>
                <w:rFonts w:ascii="Arial" w:hAnsi="Arial" w:cs="Arial"/>
              </w:rPr>
              <w:t>StepExpr</w:t>
            </w:r>
            <w:r w:rsidRPr="00262495">
              <w:rPr>
                <w:rFonts w:ascii="Arial" w:eastAsia="MS Mincho" w:hAnsi="Arial" w:cs="Arial"/>
              </w:rPr>
              <w:t xml:space="preserve"> (("/") </w:t>
            </w:r>
            <w:r w:rsidRPr="00262495">
              <w:rPr>
                <w:rFonts w:ascii="Arial" w:hAnsi="Arial" w:cs="Arial"/>
              </w:rPr>
              <w:t>StepExpr</w:t>
            </w:r>
            <w:r w:rsidRPr="00262495">
              <w:rPr>
                <w:rFonts w:ascii="Arial" w:eastAsia="MS Mincho" w:hAnsi="Arial" w:cs="Arial"/>
              </w:rPr>
              <w:t>)*</w:t>
            </w:r>
          </w:p>
        </w:tc>
      </w:tr>
      <w:tr w:rsidR="00B46A03" w:rsidRPr="00262495" w14:paraId="50265B85" w14:textId="77777777" w:rsidTr="00E310A9">
        <w:tc>
          <w:tcPr>
            <w:tcW w:w="0" w:type="auto"/>
            <w:tcBorders>
              <w:top w:val="nil"/>
              <w:left w:val="single" w:sz="4" w:space="0" w:color="auto"/>
              <w:bottom w:val="nil"/>
              <w:right w:val="nil"/>
            </w:tcBorders>
            <w:hideMark/>
          </w:tcPr>
          <w:p w14:paraId="0D0DECC9" w14:textId="77777777" w:rsidR="00B46A03" w:rsidRPr="00262495" w:rsidRDefault="00B46A03" w:rsidP="00E310A9">
            <w:pPr>
              <w:jc w:val="left"/>
              <w:rPr>
                <w:rFonts w:ascii="Arial" w:hAnsi="Arial" w:cs="Arial"/>
              </w:rPr>
            </w:pPr>
            <w:r w:rsidRPr="00262495">
              <w:rPr>
                <w:rFonts w:ascii="Arial" w:hAnsi="Arial" w:cs="Arial"/>
              </w:rPr>
              <w:t>StepExpr</w:t>
            </w:r>
          </w:p>
        </w:tc>
        <w:tc>
          <w:tcPr>
            <w:tcW w:w="0" w:type="auto"/>
            <w:tcBorders>
              <w:top w:val="nil"/>
              <w:left w:val="nil"/>
              <w:bottom w:val="nil"/>
              <w:right w:val="nil"/>
            </w:tcBorders>
            <w:hideMark/>
          </w:tcPr>
          <w:p w14:paraId="6A418234"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6E2D0504" w14:textId="77777777" w:rsidR="00B46A03" w:rsidRPr="00262495" w:rsidRDefault="00B46A03" w:rsidP="00E310A9">
            <w:pPr>
              <w:jc w:val="left"/>
              <w:rPr>
                <w:rFonts w:ascii="Arial" w:hAnsi="Arial" w:cs="Arial"/>
              </w:rPr>
            </w:pPr>
            <w:r w:rsidRPr="00262495">
              <w:rPr>
                <w:rFonts w:ascii="Arial" w:hAnsi="Arial" w:cs="Arial"/>
              </w:rPr>
              <w:t>AxisStep</w:t>
            </w:r>
          </w:p>
        </w:tc>
      </w:tr>
      <w:tr w:rsidR="00B46A03" w:rsidRPr="00262495" w14:paraId="35FD5998" w14:textId="77777777" w:rsidTr="00E310A9">
        <w:tc>
          <w:tcPr>
            <w:tcW w:w="0" w:type="auto"/>
            <w:tcBorders>
              <w:top w:val="nil"/>
              <w:left w:val="single" w:sz="4" w:space="0" w:color="auto"/>
              <w:bottom w:val="nil"/>
              <w:right w:val="nil"/>
            </w:tcBorders>
            <w:hideMark/>
          </w:tcPr>
          <w:p w14:paraId="6A91DAE6" w14:textId="77777777" w:rsidR="00B46A03" w:rsidRPr="00262495" w:rsidRDefault="00B46A03" w:rsidP="00E310A9">
            <w:pPr>
              <w:jc w:val="left"/>
              <w:rPr>
                <w:rFonts w:ascii="Arial" w:hAnsi="Arial" w:cs="Arial"/>
              </w:rPr>
            </w:pPr>
            <w:r w:rsidRPr="00262495">
              <w:rPr>
                <w:rFonts w:ascii="Arial" w:hAnsi="Arial" w:cs="Arial"/>
              </w:rPr>
              <w:t>AxisStep</w:t>
            </w:r>
          </w:p>
        </w:tc>
        <w:tc>
          <w:tcPr>
            <w:tcW w:w="0" w:type="auto"/>
            <w:tcBorders>
              <w:top w:val="nil"/>
              <w:left w:val="nil"/>
              <w:bottom w:val="nil"/>
              <w:right w:val="nil"/>
            </w:tcBorders>
            <w:hideMark/>
          </w:tcPr>
          <w:p w14:paraId="7887A4BC"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06C7B1D1" w14:textId="77777777" w:rsidR="00B46A03" w:rsidRPr="00262495" w:rsidRDefault="00B46A03" w:rsidP="00E310A9">
            <w:pPr>
              <w:jc w:val="left"/>
              <w:rPr>
                <w:rFonts w:ascii="Arial" w:hAnsi="Arial" w:cs="Arial"/>
              </w:rPr>
            </w:pPr>
            <w:r w:rsidRPr="00262495">
              <w:rPr>
                <w:rFonts w:ascii="Arial" w:eastAsia="MS Mincho" w:hAnsi="Arial" w:cs="Arial"/>
              </w:rPr>
              <w:t>(</w:t>
            </w:r>
            <w:r w:rsidRPr="00262495">
              <w:rPr>
                <w:rFonts w:ascii="Arial" w:hAnsi="Arial" w:cs="Arial"/>
              </w:rPr>
              <w:t>ReverseStep</w:t>
            </w:r>
            <w:r w:rsidRPr="00262495">
              <w:rPr>
                <w:rFonts w:ascii="Arial" w:eastAsia="MS Mincho" w:hAnsi="Arial" w:cs="Arial"/>
              </w:rPr>
              <w:t xml:space="preserve"> | </w:t>
            </w:r>
            <w:r w:rsidRPr="00262495">
              <w:rPr>
                <w:rFonts w:ascii="Arial" w:hAnsi="Arial" w:cs="Arial"/>
              </w:rPr>
              <w:t>ForwardStep</w:t>
            </w:r>
            <w:r w:rsidRPr="00262495">
              <w:rPr>
                <w:rFonts w:ascii="Arial" w:eastAsia="MS Mincho" w:hAnsi="Arial" w:cs="Arial"/>
              </w:rPr>
              <w:t xml:space="preserve">) </w:t>
            </w:r>
            <w:r w:rsidRPr="00262495">
              <w:rPr>
                <w:rFonts w:ascii="Arial" w:hAnsi="Arial" w:cs="Arial"/>
              </w:rPr>
              <w:t>Predicate?</w:t>
            </w:r>
          </w:p>
        </w:tc>
      </w:tr>
      <w:tr w:rsidR="00B46A03" w:rsidRPr="00262495" w14:paraId="44FCC936" w14:textId="77777777" w:rsidTr="00E310A9">
        <w:tc>
          <w:tcPr>
            <w:tcW w:w="0" w:type="auto"/>
            <w:tcBorders>
              <w:top w:val="nil"/>
              <w:left w:val="single" w:sz="4" w:space="0" w:color="auto"/>
              <w:bottom w:val="nil"/>
              <w:right w:val="nil"/>
            </w:tcBorders>
            <w:hideMark/>
          </w:tcPr>
          <w:p w14:paraId="5362FEAC" w14:textId="77777777" w:rsidR="00B46A03" w:rsidRPr="00262495" w:rsidRDefault="00B46A03" w:rsidP="00E310A9">
            <w:pPr>
              <w:jc w:val="left"/>
              <w:rPr>
                <w:rFonts w:ascii="Arial" w:hAnsi="Arial" w:cs="Arial"/>
              </w:rPr>
            </w:pPr>
            <w:r w:rsidRPr="00262495">
              <w:rPr>
                <w:rFonts w:ascii="Arial" w:hAnsi="Arial" w:cs="Arial"/>
              </w:rPr>
              <w:t>ForwardStep</w:t>
            </w:r>
          </w:p>
        </w:tc>
        <w:tc>
          <w:tcPr>
            <w:tcW w:w="0" w:type="auto"/>
            <w:tcBorders>
              <w:top w:val="nil"/>
              <w:left w:val="nil"/>
              <w:bottom w:val="nil"/>
              <w:right w:val="nil"/>
            </w:tcBorders>
            <w:hideMark/>
          </w:tcPr>
          <w:p w14:paraId="17D10040"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8036314" w14:textId="77777777" w:rsidR="00B46A03" w:rsidRPr="00262495" w:rsidRDefault="00B46A03" w:rsidP="00E310A9">
            <w:pPr>
              <w:jc w:val="left"/>
              <w:rPr>
                <w:rFonts w:ascii="Arial" w:hAnsi="Arial" w:cs="Arial"/>
              </w:rPr>
            </w:pPr>
            <w:r w:rsidRPr="00262495">
              <w:rPr>
                <w:rFonts w:ascii="Arial" w:eastAsia="MS Mincho" w:hAnsi="Arial" w:cs="Arial"/>
              </w:rPr>
              <w:t>(</w:t>
            </w:r>
            <w:r w:rsidRPr="00262495">
              <w:rPr>
                <w:rFonts w:ascii="Arial" w:hAnsi="Arial" w:cs="Arial"/>
              </w:rPr>
              <w:t>ForwardAxis</w:t>
            </w:r>
            <w:r w:rsidRPr="00262495">
              <w:rPr>
                <w:rFonts w:ascii="Arial" w:eastAsia="MS Mincho" w:hAnsi="Arial" w:cs="Arial"/>
              </w:rPr>
              <w:t xml:space="preserve"> </w:t>
            </w:r>
            <w:r w:rsidRPr="00262495">
              <w:rPr>
                <w:rFonts w:ascii="Arial" w:hAnsi="Arial" w:cs="Arial"/>
              </w:rPr>
              <w:t>NodeTest</w:t>
            </w:r>
            <w:r w:rsidRPr="00262495">
              <w:rPr>
                <w:rFonts w:ascii="Arial" w:eastAsia="MS Mincho" w:hAnsi="Arial" w:cs="Arial"/>
              </w:rPr>
              <w:t xml:space="preserve">) | </w:t>
            </w:r>
            <w:r w:rsidRPr="00262495">
              <w:rPr>
                <w:rFonts w:ascii="Arial" w:hAnsi="Arial" w:cs="Arial"/>
              </w:rPr>
              <w:t>AbbrevForwardStep</w:t>
            </w:r>
          </w:p>
        </w:tc>
      </w:tr>
      <w:tr w:rsidR="00B46A03" w:rsidRPr="00262495" w14:paraId="6187ABCB" w14:textId="77777777" w:rsidTr="00E310A9">
        <w:tc>
          <w:tcPr>
            <w:tcW w:w="0" w:type="auto"/>
            <w:tcBorders>
              <w:top w:val="nil"/>
              <w:left w:val="single" w:sz="4" w:space="0" w:color="auto"/>
              <w:bottom w:val="nil"/>
              <w:right w:val="nil"/>
            </w:tcBorders>
            <w:hideMark/>
          </w:tcPr>
          <w:p w14:paraId="30BFF961" w14:textId="77777777" w:rsidR="00B46A03" w:rsidRPr="00262495" w:rsidRDefault="00B46A03" w:rsidP="00E310A9">
            <w:pPr>
              <w:jc w:val="left"/>
              <w:rPr>
                <w:rFonts w:ascii="Arial" w:hAnsi="Arial" w:cs="Arial"/>
              </w:rPr>
            </w:pPr>
            <w:r w:rsidRPr="00262495">
              <w:rPr>
                <w:rFonts w:ascii="Arial" w:hAnsi="Arial" w:cs="Arial"/>
              </w:rPr>
              <w:t>ForwardAxis</w:t>
            </w:r>
          </w:p>
        </w:tc>
        <w:tc>
          <w:tcPr>
            <w:tcW w:w="0" w:type="auto"/>
            <w:tcBorders>
              <w:top w:val="nil"/>
              <w:left w:val="nil"/>
              <w:bottom w:val="nil"/>
              <w:right w:val="nil"/>
            </w:tcBorders>
            <w:hideMark/>
          </w:tcPr>
          <w:p w14:paraId="4FCED322"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C869179" w14:textId="41312CCB" w:rsidR="00B46A03" w:rsidRPr="00262495" w:rsidRDefault="00B46A03" w:rsidP="00E310A9">
            <w:pPr>
              <w:jc w:val="left"/>
              <w:rPr>
                <w:rFonts w:ascii="Arial" w:hAnsi="Arial" w:cs="Arial"/>
              </w:rPr>
            </w:pPr>
            <w:r w:rsidRPr="00262495">
              <w:rPr>
                <w:rFonts w:ascii="Arial" w:eastAsia="MS Mincho" w:hAnsi="Arial" w:cs="Arial"/>
              </w:rPr>
              <w:t>("child" "::")</w:t>
            </w:r>
            <w:r w:rsidR="00E310A9" w:rsidRPr="00262495">
              <w:rPr>
                <w:rFonts w:ascii="Arial" w:eastAsia="MS Mincho" w:hAnsi="Arial" w:cs="Arial"/>
              </w:rPr>
              <w:t xml:space="preserve"> </w:t>
            </w:r>
            <w:r w:rsidRPr="00262495">
              <w:rPr>
                <w:rFonts w:ascii="Arial" w:eastAsia="MS Mincho" w:hAnsi="Arial" w:cs="Arial"/>
              </w:rPr>
              <w:t>| ("self" "::")</w:t>
            </w:r>
            <w:r w:rsidRPr="00262495">
              <w:rPr>
                <w:rFonts w:ascii="Arial" w:hAnsi="Arial" w:cs="Arial"/>
              </w:rPr>
              <w:br/>
            </w:r>
          </w:p>
        </w:tc>
      </w:tr>
      <w:tr w:rsidR="00B46A03" w:rsidRPr="00262495" w14:paraId="7DA0D800" w14:textId="77777777" w:rsidTr="00E310A9">
        <w:tc>
          <w:tcPr>
            <w:tcW w:w="0" w:type="auto"/>
            <w:tcBorders>
              <w:top w:val="nil"/>
              <w:left w:val="single" w:sz="4" w:space="0" w:color="auto"/>
              <w:bottom w:val="nil"/>
              <w:right w:val="nil"/>
            </w:tcBorders>
            <w:hideMark/>
          </w:tcPr>
          <w:p w14:paraId="2CD6669C" w14:textId="77777777" w:rsidR="00B46A03" w:rsidRPr="00262495" w:rsidRDefault="00B46A03" w:rsidP="00E310A9">
            <w:pPr>
              <w:jc w:val="left"/>
              <w:rPr>
                <w:rFonts w:ascii="Arial" w:hAnsi="Arial" w:cs="Arial"/>
              </w:rPr>
            </w:pPr>
            <w:r w:rsidRPr="00262495">
              <w:rPr>
                <w:rFonts w:ascii="Arial" w:hAnsi="Arial" w:cs="Arial"/>
              </w:rPr>
              <w:t>AbbrevForwardStep</w:t>
            </w:r>
          </w:p>
        </w:tc>
        <w:tc>
          <w:tcPr>
            <w:tcW w:w="0" w:type="auto"/>
            <w:tcBorders>
              <w:top w:val="nil"/>
              <w:left w:val="nil"/>
              <w:bottom w:val="nil"/>
              <w:right w:val="nil"/>
            </w:tcBorders>
            <w:hideMark/>
          </w:tcPr>
          <w:p w14:paraId="382B3CAC"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6DC36FB1" w14:textId="77777777" w:rsidR="00B46A03" w:rsidRPr="00262495" w:rsidRDefault="00B46A03" w:rsidP="00E310A9">
            <w:pPr>
              <w:jc w:val="left"/>
              <w:rPr>
                <w:rFonts w:ascii="Arial" w:hAnsi="Arial" w:cs="Arial"/>
              </w:rPr>
            </w:pPr>
            <w:r w:rsidRPr="00262495">
              <w:rPr>
                <w:rFonts w:ascii="Arial" w:hAnsi="Arial" w:cs="Arial"/>
              </w:rPr>
              <w:t>NodeTest | ContextItemExpr</w:t>
            </w:r>
          </w:p>
        </w:tc>
      </w:tr>
      <w:tr w:rsidR="00B46A03" w:rsidRPr="00262495" w14:paraId="5DCAAEBA" w14:textId="77777777" w:rsidTr="00E310A9">
        <w:tc>
          <w:tcPr>
            <w:tcW w:w="0" w:type="auto"/>
            <w:tcBorders>
              <w:top w:val="nil"/>
              <w:left w:val="single" w:sz="4" w:space="0" w:color="auto"/>
              <w:bottom w:val="nil"/>
              <w:right w:val="nil"/>
            </w:tcBorders>
            <w:hideMark/>
          </w:tcPr>
          <w:p w14:paraId="1E8B7E33" w14:textId="77777777" w:rsidR="00B46A03" w:rsidRPr="00262495" w:rsidRDefault="00B46A03" w:rsidP="00E310A9">
            <w:pPr>
              <w:jc w:val="left"/>
              <w:rPr>
                <w:rFonts w:ascii="Arial" w:hAnsi="Arial" w:cs="Arial"/>
              </w:rPr>
            </w:pPr>
            <w:r w:rsidRPr="00262495">
              <w:rPr>
                <w:rFonts w:ascii="Arial" w:hAnsi="Arial" w:cs="Arial"/>
              </w:rPr>
              <w:t>ReverseStep</w:t>
            </w:r>
          </w:p>
        </w:tc>
        <w:tc>
          <w:tcPr>
            <w:tcW w:w="0" w:type="auto"/>
            <w:tcBorders>
              <w:top w:val="nil"/>
              <w:left w:val="nil"/>
              <w:bottom w:val="nil"/>
              <w:right w:val="nil"/>
            </w:tcBorders>
            <w:hideMark/>
          </w:tcPr>
          <w:p w14:paraId="68752A4A"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71E448D3" w14:textId="77777777" w:rsidR="00B46A03" w:rsidRPr="00262495" w:rsidRDefault="00B46A03" w:rsidP="00E310A9">
            <w:pPr>
              <w:jc w:val="left"/>
              <w:rPr>
                <w:rFonts w:ascii="Arial" w:hAnsi="Arial" w:cs="Arial"/>
              </w:rPr>
            </w:pPr>
            <w:r w:rsidRPr="00262495">
              <w:rPr>
                <w:rFonts w:ascii="Arial" w:eastAsia="MS Mincho" w:hAnsi="Arial" w:cs="Arial"/>
              </w:rPr>
              <w:t>(</w:t>
            </w:r>
            <w:r w:rsidRPr="00262495">
              <w:rPr>
                <w:rFonts w:ascii="Arial" w:hAnsi="Arial" w:cs="Arial"/>
              </w:rPr>
              <w:t>ReverseAxis</w:t>
            </w:r>
            <w:r w:rsidRPr="00262495">
              <w:rPr>
                <w:rFonts w:ascii="Arial" w:eastAsia="MS Mincho" w:hAnsi="Arial" w:cs="Arial"/>
              </w:rPr>
              <w:t xml:space="preserve"> </w:t>
            </w:r>
            <w:r w:rsidRPr="00262495">
              <w:rPr>
                <w:rFonts w:ascii="Arial" w:hAnsi="Arial" w:cs="Arial"/>
              </w:rPr>
              <w:t>NodeTest</w:t>
            </w:r>
            <w:r w:rsidRPr="00262495">
              <w:rPr>
                <w:rFonts w:ascii="Arial" w:eastAsia="MS Mincho" w:hAnsi="Arial" w:cs="Arial"/>
              </w:rPr>
              <w:t xml:space="preserve">) | </w:t>
            </w:r>
            <w:r w:rsidRPr="00262495">
              <w:rPr>
                <w:rFonts w:ascii="Arial" w:hAnsi="Arial" w:cs="Arial"/>
              </w:rPr>
              <w:t>AbbrevReverseStep</w:t>
            </w:r>
          </w:p>
        </w:tc>
      </w:tr>
      <w:tr w:rsidR="00B46A03" w:rsidRPr="00262495" w14:paraId="46C02FE0" w14:textId="77777777" w:rsidTr="00E310A9">
        <w:tc>
          <w:tcPr>
            <w:tcW w:w="0" w:type="auto"/>
            <w:tcBorders>
              <w:top w:val="nil"/>
              <w:left w:val="single" w:sz="4" w:space="0" w:color="auto"/>
              <w:bottom w:val="nil"/>
              <w:right w:val="nil"/>
            </w:tcBorders>
            <w:hideMark/>
          </w:tcPr>
          <w:p w14:paraId="439DFAF3" w14:textId="77777777" w:rsidR="00B46A03" w:rsidRPr="00262495" w:rsidRDefault="00B46A03" w:rsidP="00E310A9">
            <w:pPr>
              <w:jc w:val="left"/>
              <w:rPr>
                <w:rFonts w:ascii="Arial" w:hAnsi="Arial" w:cs="Arial"/>
              </w:rPr>
            </w:pPr>
            <w:r w:rsidRPr="00262495">
              <w:rPr>
                <w:rFonts w:ascii="Arial" w:hAnsi="Arial" w:cs="Arial"/>
              </w:rPr>
              <w:t>ReverseAxis</w:t>
            </w:r>
          </w:p>
        </w:tc>
        <w:tc>
          <w:tcPr>
            <w:tcW w:w="0" w:type="auto"/>
            <w:tcBorders>
              <w:top w:val="nil"/>
              <w:left w:val="nil"/>
              <w:bottom w:val="nil"/>
              <w:right w:val="nil"/>
            </w:tcBorders>
            <w:hideMark/>
          </w:tcPr>
          <w:p w14:paraId="1EB10CE7"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0948BE7B" w14:textId="77777777" w:rsidR="00B46A03" w:rsidRPr="00262495" w:rsidRDefault="00B46A03" w:rsidP="00E310A9">
            <w:pPr>
              <w:jc w:val="left"/>
              <w:rPr>
                <w:rFonts w:ascii="Arial" w:hAnsi="Arial" w:cs="Arial"/>
              </w:rPr>
            </w:pPr>
            <w:r w:rsidRPr="00262495">
              <w:rPr>
                <w:rFonts w:ascii="Arial" w:eastAsia="MS Mincho" w:hAnsi="Arial" w:cs="Arial"/>
              </w:rPr>
              <w:t>("parent" "::")</w:t>
            </w:r>
            <w:r w:rsidRPr="00262495">
              <w:rPr>
                <w:rFonts w:ascii="Arial" w:hAnsi="Arial" w:cs="Arial"/>
              </w:rPr>
              <w:br/>
            </w:r>
          </w:p>
        </w:tc>
      </w:tr>
      <w:tr w:rsidR="00B46A03" w:rsidRPr="00262495" w14:paraId="4FB43E2D" w14:textId="77777777" w:rsidTr="00E310A9">
        <w:tc>
          <w:tcPr>
            <w:tcW w:w="0" w:type="auto"/>
            <w:tcBorders>
              <w:top w:val="nil"/>
              <w:left w:val="single" w:sz="4" w:space="0" w:color="auto"/>
              <w:bottom w:val="nil"/>
              <w:right w:val="nil"/>
            </w:tcBorders>
            <w:hideMark/>
          </w:tcPr>
          <w:p w14:paraId="55F9913F" w14:textId="77777777" w:rsidR="00B46A03" w:rsidRPr="00262495" w:rsidRDefault="00B46A03" w:rsidP="00E310A9">
            <w:pPr>
              <w:jc w:val="left"/>
              <w:rPr>
                <w:rFonts w:ascii="Arial" w:hAnsi="Arial" w:cs="Arial"/>
              </w:rPr>
            </w:pPr>
            <w:r w:rsidRPr="00262495">
              <w:rPr>
                <w:rFonts w:ascii="Arial" w:hAnsi="Arial" w:cs="Arial"/>
              </w:rPr>
              <w:t>AbbrevReverseStep</w:t>
            </w:r>
          </w:p>
        </w:tc>
        <w:tc>
          <w:tcPr>
            <w:tcW w:w="0" w:type="auto"/>
            <w:tcBorders>
              <w:top w:val="nil"/>
              <w:left w:val="nil"/>
              <w:bottom w:val="nil"/>
              <w:right w:val="nil"/>
            </w:tcBorders>
            <w:hideMark/>
          </w:tcPr>
          <w:p w14:paraId="6245F4CD"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30CD514A" w14:textId="77777777" w:rsidR="00B46A03" w:rsidRPr="00262495" w:rsidRDefault="00B46A03" w:rsidP="00E310A9">
            <w:pPr>
              <w:jc w:val="left"/>
              <w:rPr>
                <w:rFonts w:ascii="Arial" w:hAnsi="Arial" w:cs="Arial"/>
              </w:rPr>
            </w:pPr>
            <w:r w:rsidRPr="00262495">
              <w:rPr>
                <w:rFonts w:ascii="Arial" w:eastAsia="MS Mincho" w:hAnsi="Arial" w:cs="Arial"/>
              </w:rPr>
              <w:t>".."</w:t>
            </w:r>
          </w:p>
        </w:tc>
      </w:tr>
      <w:tr w:rsidR="00B46A03" w:rsidRPr="00262495" w14:paraId="49681363" w14:textId="77777777" w:rsidTr="00E310A9">
        <w:tc>
          <w:tcPr>
            <w:tcW w:w="0" w:type="auto"/>
            <w:tcBorders>
              <w:top w:val="nil"/>
              <w:left w:val="single" w:sz="4" w:space="0" w:color="auto"/>
              <w:bottom w:val="nil"/>
              <w:right w:val="nil"/>
            </w:tcBorders>
            <w:hideMark/>
          </w:tcPr>
          <w:p w14:paraId="50C22A53" w14:textId="77777777" w:rsidR="00B46A03" w:rsidRPr="00262495" w:rsidRDefault="00B46A03" w:rsidP="00E310A9">
            <w:pPr>
              <w:jc w:val="left"/>
              <w:rPr>
                <w:rFonts w:ascii="Arial" w:hAnsi="Arial" w:cs="Arial"/>
              </w:rPr>
            </w:pPr>
            <w:r w:rsidRPr="00262495">
              <w:rPr>
                <w:rFonts w:ascii="Arial" w:hAnsi="Arial" w:cs="Arial"/>
              </w:rPr>
              <w:t>NodeTest</w:t>
            </w:r>
          </w:p>
        </w:tc>
        <w:tc>
          <w:tcPr>
            <w:tcW w:w="0" w:type="auto"/>
            <w:tcBorders>
              <w:top w:val="nil"/>
              <w:left w:val="nil"/>
              <w:bottom w:val="nil"/>
              <w:right w:val="nil"/>
            </w:tcBorders>
            <w:hideMark/>
          </w:tcPr>
          <w:p w14:paraId="43DE9429"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CE6B2D9" w14:textId="77777777" w:rsidR="00B46A03" w:rsidRPr="00262495" w:rsidRDefault="00B46A03" w:rsidP="00E310A9">
            <w:pPr>
              <w:jc w:val="left"/>
              <w:rPr>
                <w:rFonts w:ascii="Arial" w:hAnsi="Arial" w:cs="Arial"/>
              </w:rPr>
            </w:pPr>
            <w:r w:rsidRPr="00262495">
              <w:rPr>
                <w:rFonts w:ascii="Arial" w:hAnsi="Arial" w:cs="Arial"/>
              </w:rPr>
              <w:t>NameTest</w:t>
            </w:r>
          </w:p>
        </w:tc>
      </w:tr>
      <w:tr w:rsidR="00B46A03" w:rsidRPr="00262495" w14:paraId="2918E4E3" w14:textId="77777777" w:rsidTr="00E310A9">
        <w:tc>
          <w:tcPr>
            <w:tcW w:w="0" w:type="auto"/>
            <w:tcBorders>
              <w:top w:val="nil"/>
              <w:left w:val="single" w:sz="4" w:space="0" w:color="auto"/>
              <w:bottom w:val="nil"/>
              <w:right w:val="nil"/>
            </w:tcBorders>
            <w:hideMark/>
          </w:tcPr>
          <w:p w14:paraId="38BC8DAA" w14:textId="77777777" w:rsidR="00B46A03" w:rsidRPr="00262495" w:rsidRDefault="00B46A03" w:rsidP="00E310A9">
            <w:pPr>
              <w:jc w:val="left"/>
              <w:rPr>
                <w:rFonts w:ascii="Arial" w:hAnsi="Arial" w:cs="Arial"/>
              </w:rPr>
            </w:pPr>
            <w:r w:rsidRPr="00262495">
              <w:rPr>
                <w:rFonts w:ascii="Arial" w:hAnsi="Arial" w:cs="Arial"/>
              </w:rPr>
              <w:t>NameTest</w:t>
            </w:r>
          </w:p>
        </w:tc>
        <w:tc>
          <w:tcPr>
            <w:tcW w:w="0" w:type="auto"/>
            <w:tcBorders>
              <w:top w:val="nil"/>
              <w:left w:val="nil"/>
              <w:bottom w:val="nil"/>
              <w:right w:val="nil"/>
            </w:tcBorders>
            <w:hideMark/>
          </w:tcPr>
          <w:p w14:paraId="34937E49"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196093F5" w14:textId="77777777" w:rsidR="00B46A03" w:rsidRPr="00262495" w:rsidRDefault="00B46A03" w:rsidP="00E310A9">
            <w:pPr>
              <w:jc w:val="left"/>
              <w:rPr>
                <w:rFonts w:ascii="Arial" w:hAnsi="Arial" w:cs="Arial"/>
              </w:rPr>
            </w:pPr>
            <w:r w:rsidRPr="00262495">
              <w:rPr>
                <w:rFonts w:ascii="Arial" w:hAnsi="Arial" w:cs="Arial"/>
              </w:rPr>
              <w:t>QName</w:t>
            </w:r>
            <w:r w:rsidRPr="00262495">
              <w:rPr>
                <w:rFonts w:ascii="Arial" w:eastAsia="MS Mincho" w:hAnsi="Arial" w:cs="Arial"/>
              </w:rPr>
              <w:t xml:space="preserve"> </w:t>
            </w:r>
          </w:p>
        </w:tc>
      </w:tr>
      <w:tr w:rsidR="00B46A03" w:rsidRPr="00262495" w14:paraId="5379B5AF" w14:textId="77777777" w:rsidTr="00E310A9">
        <w:tc>
          <w:tcPr>
            <w:tcW w:w="0" w:type="auto"/>
            <w:tcBorders>
              <w:top w:val="nil"/>
              <w:left w:val="single" w:sz="4" w:space="0" w:color="auto"/>
              <w:bottom w:val="nil"/>
              <w:right w:val="nil"/>
            </w:tcBorders>
            <w:hideMark/>
          </w:tcPr>
          <w:p w14:paraId="3B11ABDC" w14:textId="77777777" w:rsidR="00B46A03" w:rsidRPr="00262495" w:rsidRDefault="00B46A03" w:rsidP="00E310A9">
            <w:pPr>
              <w:jc w:val="left"/>
              <w:rPr>
                <w:rFonts w:ascii="Arial" w:hAnsi="Arial" w:cs="Arial"/>
              </w:rPr>
            </w:pPr>
            <w:r w:rsidRPr="00262495">
              <w:rPr>
                <w:rFonts w:ascii="Arial" w:hAnsi="Arial" w:cs="Arial"/>
              </w:rPr>
              <w:t>FilterExpr</w:t>
            </w:r>
          </w:p>
        </w:tc>
        <w:tc>
          <w:tcPr>
            <w:tcW w:w="0" w:type="auto"/>
            <w:tcBorders>
              <w:top w:val="nil"/>
              <w:left w:val="nil"/>
              <w:bottom w:val="nil"/>
              <w:right w:val="nil"/>
            </w:tcBorders>
            <w:hideMark/>
          </w:tcPr>
          <w:p w14:paraId="2FFAF722"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9E78F85" w14:textId="77777777" w:rsidR="00B46A03" w:rsidRPr="00262495" w:rsidRDefault="00B46A03" w:rsidP="00E310A9">
            <w:pPr>
              <w:jc w:val="left"/>
              <w:rPr>
                <w:rFonts w:ascii="Arial" w:eastAsia="MS Mincho" w:hAnsi="Arial" w:cs="Arial"/>
              </w:rPr>
            </w:pPr>
            <w:r w:rsidRPr="00262495">
              <w:rPr>
                <w:rFonts w:ascii="Arial" w:hAnsi="Arial" w:cs="Arial"/>
              </w:rPr>
              <w:t>PrimaryExpr</w:t>
            </w:r>
            <w:r w:rsidRPr="00262495">
              <w:rPr>
                <w:rFonts w:ascii="Arial" w:eastAsia="MS Mincho" w:hAnsi="Arial" w:cs="Arial"/>
              </w:rPr>
              <w:t xml:space="preserve"> </w:t>
            </w:r>
            <w:r w:rsidRPr="00262495">
              <w:rPr>
                <w:rFonts w:ascii="Arial" w:hAnsi="Arial" w:cs="Arial"/>
              </w:rPr>
              <w:t>Predicate?</w:t>
            </w:r>
          </w:p>
        </w:tc>
      </w:tr>
      <w:tr w:rsidR="00B46A03" w:rsidRPr="00262495" w14:paraId="1625C86C" w14:textId="77777777" w:rsidTr="00E310A9">
        <w:tc>
          <w:tcPr>
            <w:tcW w:w="0" w:type="auto"/>
            <w:tcBorders>
              <w:top w:val="nil"/>
              <w:left w:val="single" w:sz="4" w:space="0" w:color="auto"/>
              <w:bottom w:val="nil"/>
              <w:right w:val="nil"/>
            </w:tcBorders>
            <w:hideMark/>
          </w:tcPr>
          <w:p w14:paraId="7F3BE8A4" w14:textId="77777777" w:rsidR="00B46A03" w:rsidRPr="00262495" w:rsidRDefault="00B46A03" w:rsidP="00E310A9">
            <w:pPr>
              <w:jc w:val="left"/>
              <w:rPr>
                <w:rFonts w:ascii="Arial" w:hAnsi="Arial" w:cs="Arial"/>
              </w:rPr>
            </w:pPr>
            <w:r w:rsidRPr="00262495">
              <w:rPr>
                <w:rFonts w:ascii="Arial" w:hAnsi="Arial" w:cs="Arial"/>
              </w:rPr>
              <w:t>Predicate</w:t>
            </w:r>
          </w:p>
        </w:tc>
        <w:tc>
          <w:tcPr>
            <w:tcW w:w="0" w:type="auto"/>
            <w:tcBorders>
              <w:top w:val="nil"/>
              <w:left w:val="nil"/>
              <w:bottom w:val="nil"/>
              <w:right w:val="nil"/>
            </w:tcBorders>
            <w:hideMark/>
          </w:tcPr>
          <w:p w14:paraId="3858D543"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42FA4494" w14:textId="77777777" w:rsidR="00B46A03" w:rsidRPr="00262495" w:rsidRDefault="00B46A03" w:rsidP="00E310A9">
            <w:pPr>
              <w:jc w:val="left"/>
              <w:rPr>
                <w:rFonts w:ascii="Arial" w:hAnsi="Arial" w:cs="Arial"/>
              </w:rPr>
            </w:pPr>
            <w:r w:rsidRPr="00262495">
              <w:rPr>
                <w:rFonts w:ascii="Arial" w:eastAsia="MS Mincho" w:hAnsi="Arial" w:cs="Arial"/>
              </w:rPr>
              <w:t xml:space="preserve">"[" </w:t>
            </w:r>
            <w:r w:rsidRPr="00262495">
              <w:rPr>
                <w:rFonts w:ascii="Arial" w:hAnsi="Arial" w:cs="Arial"/>
              </w:rPr>
              <w:t>Expr</w:t>
            </w:r>
            <w:r w:rsidRPr="00262495">
              <w:rPr>
                <w:rFonts w:ascii="Arial" w:eastAsia="MS Mincho" w:hAnsi="Arial" w:cs="Arial"/>
              </w:rPr>
              <w:t xml:space="preserve"> "]"</w:t>
            </w:r>
          </w:p>
        </w:tc>
      </w:tr>
      <w:tr w:rsidR="00B46A03" w:rsidRPr="00262495" w14:paraId="19EDB157" w14:textId="77777777" w:rsidTr="00E310A9">
        <w:tc>
          <w:tcPr>
            <w:tcW w:w="0" w:type="auto"/>
            <w:tcBorders>
              <w:top w:val="nil"/>
              <w:left w:val="single" w:sz="4" w:space="0" w:color="auto"/>
              <w:bottom w:val="nil"/>
              <w:right w:val="nil"/>
            </w:tcBorders>
            <w:hideMark/>
          </w:tcPr>
          <w:p w14:paraId="428684DE" w14:textId="77777777" w:rsidR="00B46A03" w:rsidRPr="00262495" w:rsidRDefault="00B46A03" w:rsidP="00E310A9">
            <w:pPr>
              <w:jc w:val="left"/>
              <w:rPr>
                <w:rFonts w:ascii="Arial" w:hAnsi="Arial" w:cs="Arial"/>
              </w:rPr>
            </w:pPr>
            <w:r w:rsidRPr="00262495">
              <w:rPr>
                <w:rFonts w:ascii="Arial" w:hAnsi="Arial" w:cs="Arial"/>
              </w:rPr>
              <w:t>PrimaryExpr</w:t>
            </w:r>
          </w:p>
        </w:tc>
        <w:tc>
          <w:tcPr>
            <w:tcW w:w="0" w:type="auto"/>
            <w:tcBorders>
              <w:top w:val="nil"/>
              <w:left w:val="nil"/>
              <w:bottom w:val="nil"/>
              <w:right w:val="nil"/>
            </w:tcBorders>
            <w:hideMark/>
          </w:tcPr>
          <w:p w14:paraId="3DA403E0"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5835904D" w14:textId="77777777" w:rsidR="00B46A03" w:rsidRPr="00262495" w:rsidRDefault="00B46A03" w:rsidP="00E310A9">
            <w:pPr>
              <w:jc w:val="left"/>
              <w:rPr>
                <w:rFonts w:ascii="Arial" w:hAnsi="Arial" w:cs="Arial"/>
              </w:rPr>
            </w:pPr>
            <w:r w:rsidRPr="00262495">
              <w:rPr>
                <w:rFonts w:ascii="Arial" w:hAnsi="Arial" w:cs="Arial"/>
              </w:rPr>
              <w:t>Literal</w:t>
            </w:r>
            <w:r w:rsidRPr="00262495">
              <w:rPr>
                <w:rFonts w:ascii="Arial" w:eastAsia="MS Mincho" w:hAnsi="Arial" w:cs="Arial"/>
              </w:rPr>
              <w:t xml:space="preserve"> | </w:t>
            </w:r>
            <w:r w:rsidRPr="00262495">
              <w:rPr>
                <w:rFonts w:ascii="Arial" w:hAnsi="Arial" w:cs="Arial"/>
              </w:rPr>
              <w:t>VarRef</w:t>
            </w:r>
            <w:r w:rsidRPr="00262495">
              <w:rPr>
                <w:rFonts w:ascii="Arial" w:eastAsia="MS Mincho" w:hAnsi="Arial" w:cs="Arial"/>
              </w:rPr>
              <w:t xml:space="preserve"> | </w:t>
            </w:r>
            <w:r w:rsidRPr="00262495">
              <w:rPr>
                <w:rFonts w:ascii="Arial" w:hAnsi="Arial" w:cs="Arial"/>
              </w:rPr>
              <w:t>ParenthesizedExpr</w:t>
            </w:r>
            <w:r w:rsidRPr="00262495">
              <w:rPr>
                <w:rFonts w:ascii="Arial" w:eastAsia="MS Mincho" w:hAnsi="Arial" w:cs="Arial"/>
              </w:rPr>
              <w:t xml:space="preserve"> | </w:t>
            </w:r>
            <w:r w:rsidRPr="00262495">
              <w:rPr>
                <w:rFonts w:ascii="Arial" w:hAnsi="Arial" w:cs="Arial"/>
              </w:rPr>
              <w:t>ContextItemExpr</w:t>
            </w:r>
            <w:r w:rsidRPr="00262495">
              <w:rPr>
                <w:rFonts w:ascii="Arial" w:eastAsia="MS Mincho" w:hAnsi="Arial" w:cs="Arial"/>
              </w:rPr>
              <w:t xml:space="preserve"> | </w:t>
            </w:r>
            <w:r w:rsidRPr="00262495">
              <w:rPr>
                <w:rFonts w:ascii="Arial" w:hAnsi="Arial" w:cs="Arial"/>
              </w:rPr>
              <w:t>FunctionCall</w:t>
            </w:r>
          </w:p>
        </w:tc>
      </w:tr>
      <w:tr w:rsidR="00B46A03" w:rsidRPr="00262495" w14:paraId="76010855" w14:textId="77777777" w:rsidTr="00E310A9">
        <w:tc>
          <w:tcPr>
            <w:tcW w:w="0" w:type="auto"/>
            <w:tcBorders>
              <w:top w:val="nil"/>
              <w:left w:val="single" w:sz="4" w:space="0" w:color="auto"/>
              <w:bottom w:val="nil"/>
              <w:right w:val="nil"/>
            </w:tcBorders>
            <w:hideMark/>
          </w:tcPr>
          <w:p w14:paraId="4EB92880" w14:textId="77777777" w:rsidR="00B46A03" w:rsidRPr="00262495" w:rsidRDefault="00B46A03" w:rsidP="00E310A9">
            <w:pPr>
              <w:jc w:val="left"/>
              <w:rPr>
                <w:rFonts w:ascii="Arial" w:hAnsi="Arial" w:cs="Arial"/>
              </w:rPr>
            </w:pPr>
            <w:r w:rsidRPr="00262495">
              <w:rPr>
                <w:rFonts w:ascii="Arial" w:hAnsi="Arial" w:cs="Arial"/>
              </w:rPr>
              <w:t>Literal</w:t>
            </w:r>
          </w:p>
        </w:tc>
        <w:tc>
          <w:tcPr>
            <w:tcW w:w="0" w:type="auto"/>
            <w:tcBorders>
              <w:top w:val="nil"/>
              <w:left w:val="nil"/>
              <w:bottom w:val="nil"/>
              <w:right w:val="nil"/>
            </w:tcBorders>
            <w:hideMark/>
          </w:tcPr>
          <w:p w14:paraId="3053A4CC"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13E5E7F9" w14:textId="77777777" w:rsidR="00B46A03" w:rsidRPr="00262495" w:rsidRDefault="00B46A03" w:rsidP="00E310A9">
            <w:pPr>
              <w:jc w:val="left"/>
              <w:rPr>
                <w:rFonts w:ascii="Arial" w:hAnsi="Arial" w:cs="Arial"/>
              </w:rPr>
            </w:pPr>
            <w:r w:rsidRPr="00262495">
              <w:rPr>
                <w:rFonts w:ascii="Arial" w:hAnsi="Arial" w:cs="Arial"/>
              </w:rPr>
              <w:t>NumericLiteral</w:t>
            </w:r>
            <w:r w:rsidRPr="00262495">
              <w:rPr>
                <w:rFonts w:ascii="Arial" w:eastAsia="MS Mincho" w:hAnsi="Arial" w:cs="Arial"/>
              </w:rPr>
              <w:t xml:space="preserve"> | </w:t>
            </w:r>
            <w:r w:rsidRPr="00262495">
              <w:rPr>
                <w:rFonts w:ascii="Arial" w:hAnsi="Arial" w:cs="Arial"/>
              </w:rPr>
              <w:t>StringLiteral</w:t>
            </w:r>
          </w:p>
        </w:tc>
      </w:tr>
      <w:tr w:rsidR="00B46A03" w:rsidRPr="00262495" w14:paraId="49DD24CD" w14:textId="77777777" w:rsidTr="00E310A9">
        <w:tc>
          <w:tcPr>
            <w:tcW w:w="0" w:type="auto"/>
            <w:tcBorders>
              <w:top w:val="nil"/>
              <w:left w:val="single" w:sz="4" w:space="0" w:color="auto"/>
              <w:bottom w:val="nil"/>
              <w:right w:val="nil"/>
            </w:tcBorders>
            <w:hideMark/>
          </w:tcPr>
          <w:p w14:paraId="20A98CA8" w14:textId="77777777" w:rsidR="00B46A03" w:rsidRPr="00262495" w:rsidRDefault="00B46A03" w:rsidP="00E310A9">
            <w:pPr>
              <w:jc w:val="left"/>
              <w:rPr>
                <w:rFonts w:ascii="Arial" w:hAnsi="Arial" w:cs="Arial"/>
              </w:rPr>
            </w:pPr>
            <w:r w:rsidRPr="00262495">
              <w:rPr>
                <w:rFonts w:ascii="Arial" w:hAnsi="Arial" w:cs="Arial"/>
              </w:rPr>
              <w:t>NumericLiteral</w:t>
            </w:r>
          </w:p>
        </w:tc>
        <w:tc>
          <w:tcPr>
            <w:tcW w:w="0" w:type="auto"/>
            <w:tcBorders>
              <w:top w:val="nil"/>
              <w:left w:val="nil"/>
              <w:bottom w:val="nil"/>
              <w:right w:val="nil"/>
            </w:tcBorders>
            <w:hideMark/>
          </w:tcPr>
          <w:p w14:paraId="2385D28A"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5FEAB2E0" w14:textId="77777777" w:rsidR="00B46A03" w:rsidRPr="00262495" w:rsidRDefault="00B46A03" w:rsidP="00E310A9">
            <w:pPr>
              <w:jc w:val="left"/>
              <w:rPr>
                <w:rFonts w:ascii="Arial" w:hAnsi="Arial" w:cs="Arial"/>
              </w:rPr>
            </w:pPr>
            <w:r w:rsidRPr="00262495">
              <w:rPr>
                <w:rFonts w:ascii="Arial" w:hAnsi="Arial" w:cs="Arial"/>
              </w:rPr>
              <w:t>IntegerLiteral</w:t>
            </w:r>
            <w:r w:rsidRPr="00262495">
              <w:rPr>
                <w:rFonts w:ascii="Arial" w:eastAsia="MS Mincho" w:hAnsi="Arial" w:cs="Arial"/>
              </w:rPr>
              <w:t xml:space="preserve"> | </w:t>
            </w:r>
            <w:r w:rsidRPr="00262495">
              <w:rPr>
                <w:rFonts w:ascii="Arial" w:hAnsi="Arial" w:cs="Arial"/>
              </w:rPr>
              <w:t>DecimalLiteral</w:t>
            </w:r>
            <w:r w:rsidRPr="00262495">
              <w:rPr>
                <w:rFonts w:ascii="Arial" w:eastAsia="MS Mincho" w:hAnsi="Arial" w:cs="Arial"/>
              </w:rPr>
              <w:t xml:space="preserve"> | </w:t>
            </w:r>
            <w:r w:rsidRPr="00262495">
              <w:rPr>
                <w:rFonts w:ascii="Arial" w:hAnsi="Arial" w:cs="Arial"/>
              </w:rPr>
              <w:t>DoubleLiteral</w:t>
            </w:r>
          </w:p>
        </w:tc>
      </w:tr>
      <w:tr w:rsidR="00B46A03" w:rsidRPr="00262495" w14:paraId="2E6ABE5A" w14:textId="77777777" w:rsidTr="00E310A9">
        <w:tc>
          <w:tcPr>
            <w:tcW w:w="0" w:type="auto"/>
            <w:tcBorders>
              <w:top w:val="nil"/>
              <w:left w:val="single" w:sz="4" w:space="0" w:color="auto"/>
              <w:bottom w:val="nil"/>
              <w:right w:val="nil"/>
            </w:tcBorders>
            <w:hideMark/>
          </w:tcPr>
          <w:p w14:paraId="43D995C1" w14:textId="77777777" w:rsidR="00B46A03" w:rsidRPr="00262495" w:rsidRDefault="00B46A03" w:rsidP="00E310A9">
            <w:pPr>
              <w:jc w:val="left"/>
              <w:rPr>
                <w:rFonts w:ascii="Arial" w:hAnsi="Arial" w:cs="Arial"/>
              </w:rPr>
            </w:pPr>
            <w:r w:rsidRPr="00262495">
              <w:rPr>
                <w:rFonts w:ascii="Arial" w:hAnsi="Arial" w:cs="Arial"/>
              </w:rPr>
              <w:t>VarRef</w:t>
            </w:r>
          </w:p>
        </w:tc>
        <w:tc>
          <w:tcPr>
            <w:tcW w:w="0" w:type="auto"/>
            <w:tcBorders>
              <w:top w:val="nil"/>
              <w:left w:val="nil"/>
              <w:bottom w:val="nil"/>
              <w:right w:val="nil"/>
            </w:tcBorders>
            <w:hideMark/>
          </w:tcPr>
          <w:p w14:paraId="0D52D952"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3E67C7DA" w14:textId="77777777" w:rsidR="00B46A03" w:rsidRPr="00262495" w:rsidRDefault="00B46A03" w:rsidP="00E310A9">
            <w:pPr>
              <w:jc w:val="left"/>
              <w:rPr>
                <w:rFonts w:ascii="Arial" w:hAnsi="Arial" w:cs="Arial"/>
              </w:rPr>
            </w:pPr>
            <w:r w:rsidRPr="00262495">
              <w:rPr>
                <w:rFonts w:ascii="Arial" w:eastAsia="MS Mincho" w:hAnsi="Arial" w:cs="Arial"/>
              </w:rPr>
              <w:t xml:space="preserve">"$" </w:t>
            </w:r>
            <w:r w:rsidRPr="00262495">
              <w:rPr>
                <w:rFonts w:ascii="Arial" w:hAnsi="Arial" w:cs="Arial"/>
              </w:rPr>
              <w:t>VarName</w:t>
            </w:r>
          </w:p>
        </w:tc>
      </w:tr>
      <w:tr w:rsidR="00B46A03" w:rsidRPr="00262495" w14:paraId="409539F6" w14:textId="77777777" w:rsidTr="00E310A9">
        <w:tc>
          <w:tcPr>
            <w:tcW w:w="0" w:type="auto"/>
            <w:tcBorders>
              <w:top w:val="nil"/>
              <w:left w:val="single" w:sz="4" w:space="0" w:color="auto"/>
              <w:bottom w:val="nil"/>
              <w:right w:val="nil"/>
            </w:tcBorders>
            <w:hideMark/>
          </w:tcPr>
          <w:p w14:paraId="50155976" w14:textId="77777777" w:rsidR="00B46A03" w:rsidRPr="00262495" w:rsidRDefault="00B46A03" w:rsidP="00E310A9">
            <w:pPr>
              <w:jc w:val="left"/>
              <w:rPr>
                <w:rFonts w:ascii="Arial" w:hAnsi="Arial" w:cs="Arial"/>
              </w:rPr>
            </w:pPr>
            <w:r w:rsidRPr="00262495">
              <w:rPr>
                <w:rFonts w:ascii="Arial" w:hAnsi="Arial" w:cs="Arial"/>
              </w:rPr>
              <w:t>VarName</w:t>
            </w:r>
          </w:p>
        </w:tc>
        <w:tc>
          <w:tcPr>
            <w:tcW w:w="0" w:type="auto"/>
            <w:tcBorders>
              <w:top w:val="nil"/>
              <w:left w:val="nil"/>
              <w:bottom w:val="nil"/>
              <w:right w:val="nil"/>
            </w:tcBorders>
            <w:hideMark/>
          </w:tcPr>
          <w:p w14:paraId="5E15EABE"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09DB63ED" w14:textId="77777777" w:rsidR="00B46A03" w:rsidRPr="00262495" w:rsidRDefault="00B46A03" w:rsidP="00E310A9">
            <w:pPr>
              <w:jc w:val="left"/>
              <w:rPr>
                <w:rFonts w:ascii="Arial" w:hAnsi="Arial" w:cs="Arial"/>
              </w:rPr>
            </w:pPr>
            <w:r w:rsidRPr="00262495">
              <w:rPr>
                <w:rFonts w:ascii="Arial" w:hAnsi="Arial" w:cs="Arial"/>
              </w:rPr>
              <w:t>QName</w:t>
            </w:r>
          </w:p>
        </w:tc>
      </w:tr>
      <w:tr w:rsidR="00B46A03" w:rsidRPr="00262495" w14:paraId="333C59CC" w14:textId="77777777" w:rsidTr="00E310A9">
        <w:tc>
          <w:tcPr>
            <w:tcW w:w="0" w:type="auto"/>
            <w:tcBorders>
              <w:top w:val="nil"/>
              <w:left w:val="single" w:sz="4" w:space="0" w:color="auto"/>
              <w:bottom w:val="nil"/>
              <w:right w:val="nil"/>
            </w:tcBorders>
            <w:hideMark/>
          </w:tcPr>
          <w:p w14:paraId="37DD7B6B" w14:textId="77777777" w:rsidR="00B46A03" w:rsidRPr="00262495" w:rsidRDefault="00B46A03" w:rsidP="00E310A9">
            <w:pPr>
              <w:jc w:val="left"/>
              <w:rPr>
                <w:rFonts w:ascii="Arial" w:hAnsi="Arial" w:cs="Arial"/>
              </w:rPr>
            </w:pPr>
            <w:r w:rsidRPr="00262495">
              <w:rPr>
                <w:rFonts w:ascii="Arial" w:hAnsi="Arial" w:cs="Arial"/>
              </w:rPr>
              <w:lastRenderedPageBreak/>
              <w:t>ParenthesizedExpr</w:t>
            </w:r>
          </w:p>
        </w:tc>
        <w:tc>
          <w:tcPr>
            <w:tcW w:w="0" w:type="auto"/>
            <w:tcBorders>
              <w:top w:val="nil"/>
              <w:left w:val="nil"/>
              <w:bottom w:val="nil"/>
              <w:right w:val="nil"/>
            </w:tcBorders>
            <w:hideMark/>
          </w:tcPr>
          <w:p w14:paraId="46D484AC"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61F29B4A" w14:textId="77777777" w:rsidR="00B46A03" w:rsidRPr="00262495" w:rsidRDefault="00B46A03" w:rsidP="00E310A9">
            <w:pPr>
              <w:jc w:val="left"/>
              <w:rPr>
                <w:rFonts w:ascii="Arial" w:eastAsia="MS Mincho" w:hAnsi="Arial" w:cs="Arial"/>
              </w:rPr>
            </w:pPr>
            <w:r w:rsidRPr="00262495">
              <w:rPr>
                <w:rFonts w:ascii="Arial" w:eastAsia="MS Mincho" w:hAnsi="Arial" w:cs="Arial"/>
              </w:rPr>
              <w:t xml:space="preserve">"(" </w:t>
            </w:r>
            <w:r w:rsidRPr="00262495">
              <w:rPr>
                <w:rFonts w:ascii="Arial" w:hAnsi="Arial" w:cs="Arial"/>
              </w:rPr>
              <w:t>Expr</w:t>
            </w:r>
            <w:r w:rsidRPr="00262495">
              <w:rPr>
                <w:rFonts w:ascii="Arial" w:eastAsia="MS Mincho" w:hAnsi="Arial" w:cs="Arial"/>
              </w:rPr>
              <w:t xml:space="preserve"> ")"</w:t>
            </w:r>
          </w:p>
        </w:tc>
      </w:tr>
      <w:tr w:rsidR="00B46A03" w:rsidRPr="00262495" w14:paraId="606C8824" w14:textId="77777777" w:rsidTr="00E310A9">
        <w:tc>
          <w:tcPr>
            <w:tcW w:w="0" w:type="auto"/>
            <w:tcBorders>
              <w:top w:val="nil"/>
              <w:left w:val="single" w:sz="4" w:space="0" w:color="auto"/>
              <w:bottom w:val="nil"/>
              <w:right w:val="nil"/>
            </w:tcBorders>
            <w:hideMark/>
          </w:tcPr>
          <w:p w14:paraId="2D4DC0E0" w14:textId="77777777" w:rsidR="00B46A03" w:rsidRPr="00262495" w:rsidRDefault="00B46A03" w:rsidP="00E310A9">
            <w:pPr>
              <w:jc w:val="left"/>
              <w:rPr>
                <w:rFonts w:ascii="Arial" w:hAnsi="Arial" w:cs="Arial"/>
              </w:rPr>
            </w:pPr>
            <w:r w:rsidRPr="00262495">
              <w:rPr>
                <w:rFonts w:ascii="Arial" w:hAnsi="Arial" w:cs="Arial"/>
              </w:rPr>
              <w:t>ContextItemExpr</w:t>
            </w:r>
          </w:p>
        </w:tc>
        <w:tc>
          <w:tcPr>
            <w:tcW w:w="0" w:type="auto"/>
            <w:tcBorders>
              <w:top w:val="nil"/>
              <w:left w:val="nil"/>
              <w:bottom w:val="nil"/>
              <w:right w:val="nil"/>
            </w:tcBorders>
            <w:hideMark/>
          </w:tcPr>
          <w:p w14:paraId="1AED1C15"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nil"/>
              <w:right w:val="single" w:sz="4" w:space="0" w:color="auto"/>
            </w:tcBorders>
            <w:hideMark/>
          </w:tcPr>
          <w:p w14:paraId="155B08C7" w14:textId="77777777" w:rsidR="00B46A03" w:rsidRPr="00262495" w:rsidRDefault="00B46A03" w:rsidP="00E310A9">
            <w:pPr>
              <w:jc w:val="left"/>
              <w:rPr>
                <w:rFonts w:ascii="Arial" w:hAnsi="Arial" w:cs="Arial"/>
              </w:rPr>
            </w:pPr>
            <w:r w:rsidRPr="00262495">
              <w:rPr>
                <w:rFonts w:ascii="Arial" w:eastAsia="MS Mincho" w:hAnsi="Arial" w:cs="Arial"/>
              </w:rPr>
              <w:t>"."</w:t>
            </w:r>
          </w:p>
        </w:tc>
      </w:tr>
      <w:tr w:rsidR="00B46A03" w:rsidRPr="00262495" w14:paraId="294C516B" w14:textId="77777777" w:rsidTr="00E310A9">
        <w:tc>
          <w:tcPr>
            <w:tcW w:w="0" w:type="auto"/>
            <w:tcBorders>
              <w:top w:val="nil"/>
              <w:left w:val="single" w:sz="4" w:space="0" w:color="auto"/>
              <w:bottom w:val="single" w:sz="4" w:space="0" w:color="auto"/>
              <w:right w:val="nil"/>
            </w:tcBorders>
            <w:hideMark/>
          </w:tcPr>
          <w:p w14:paraId="3EAFC2B7" w14:textId="77777777" w:rsidR="00B46A03" w:rsidRPr="00262495" w:rsidRDefault="00B46A03" w:rsidP="00E310A9">
            <w:pPr>
              <w:jc w:val="left"/>
              <w:rPr>
                <w:rFonts w:ascii="Arial" w:hAnsi="Arial" w:cs="Arial"/>
              </w:rPr>
            </w:pPr>
            <w:r w:rsidRPr="00262495">
              <w:rPr>
                <w:rFonts w:ascii="Arial" w:hAnsi="Arial" w:cs="Arial"/>
              </w:rPr>
              <w:t>FunctionCall</w:t>
            </w:r>
          </w:p>
        </w:tc>
        <w:tc>
          <w:tcPr>
            <w:tcW w:w="0" w:type="auto"/>
            <w:tcBorders>
              <w:top w:val="nil"/>
              <w:left w:val="nil"/>
              <w:bottom w:val="single" w:sz="4" w:space="0" w:color="auto"/>
              <w:right w:val="nil"/>
            </w:tcBorders>
            <w:hideMark/>
          </w:tcPr>
          <w:p w14:paraId="77CDC70F" w14:textId="77777777" w:rsidR="00B46A03" w:rsidRPr="00262495" w:rsidRDefault="00B46A03" w:rsidP="00E310A9">
            <w:pPr>
              <w:jc w:val="left"/>
              <w:rPr>
                <w:rFonts w:ascii="Arial" w:hAnsi="Arial" w:cs="Arial"/>
              </w:rPr>
            </w:pPr>
            <w:r w:rsidRPr="00262495">
              <w:rPr>
                <w:rFonts w:ascii="Arial" w:hAnsi="Arial" w:cs="Arial"/>
              </w:rPr>
              <w:t>   ::=   </w:t>
            </w:r>
          </w:p>
        </w:tc>
        <w:tc>
          <w:tcPr>
            <w:tcW w:w="0" w:type="auto"/>
            <w:tcBorders>
              <w:top w:val="nil"/>
              <w:left w:val="nil"/>
              <w:bottom w:val="single" w:sz="4" w:space="0" w:color="auto"/>
              <w:right w:val="single" w:sz="4" w:space="0" w:color="auto"/>
            </w:tcBorders>
            <w:hideMark/>
          </w:tcPr>
          <w:p w14:paraId="2C5A8FD3" w14:textId="77777777" w:rsidR="00B46A03" w:rsidRPr="00262495" w:rsidRDefault="00B46A03" w:rsidP="00E310A9">
            <w:pPr>
              <w:jc w:val="left"/>
              <w:rPr>
                <w:rFonts w:ascii="Arial" w:hAnsi="Arial" w:cs="Arial"/>
              </w:rPr>
            </w:pPr>
            <w:r w:rsidRPr="00262495">
              <w:rPr>
                <w:rFonts w:ascii="Arial" w:hAnsi="Arial" w:cs="Arial"/>
              </w:rPr>
              <w:t>QName</w:t>
            </w:r>
            <w:r w:rsidRPr="00262495">
              <w:rPr>
                <w:rFonts w:ascii="Arial" w:eastAsia="MS Mincho" w:hAnsi="Arial" w:cs="Arial"/>
              </w:rPr>
              <w:t xml:space="preserve"> "(" (</w:t>
            </w:r>
            <w:r w:rsidRPr="00262495">
              <w:rPr>
                <w:rFonts w:ascii="Arial" w:hAnsi="Arial" w:cs="Arial"/>
              </w:rPr>
              <w:t>ExprSingle</w:t>
            </w:r>
            <w:r w:rsidRPr="00262495">
              <w:rPr>
                <w:rFonts w:ascii="Arial" w:eastAsia="MS Mincho" w:hAnsi="Arial" w:cs="Arial"/>
              </w:rPr>
              <w:t xml:space="preserve"> ("," </w:t>
            </w:r>
            <w:r w:rsidRPr="00262495">
              <w:rPr>
                <w:rFonts w:ascii="Arial" w:hAnsi="Arial" w:cs="Arial"/>
              </w:rPr>
              <w:t>ExprSingle</w:t>
            </w:r>
            <w:r w:rsidRPr="00262495">
              <w:rPr>
                <w:rFonts w:ascii="Arial" w:eastAsia="MS Mincho" w:hAnsi="Arial" w:cs="Arial"/>
              </w:rPr>
              <w:t>)*)? ")"</w:t>
            </w:r>
          </w:p>
        </w:tc>
      </w:tr>
    </w:tbl>
    <w:p w14:paraId="6FDC3F73" w14:textId="172C4989" w:rsidR="00B46A03" w:rsidRDefault="00B46A03" w:rsidP="00B46A03">
      <w:pPr>
        <w:pStyle w:val="Caption"/>
      </w:pPr>
      <w:bookmarkStart w:id="11409" w:name="prod-xpath-Expr"/>
      <w:bookmarkStart w:id="11410" w:name="prod-xpath-ExprSingle"/>
      <w:bookmarkStart w:id="11411" w:name="prod-xpath-ForExpr"/>
      <w:bookmarkStart w:id="11412" w:name="prod-xpath-IfExpr"/>
      <w:bookmarkStart w:id="11413" w:name="prod-xpath-OrExpr"/>
      <w:bookmarkStart w:id="11414" w:name="prod-xpath-AndExpr"/>
      <w:bookmarkStart w:id="11415" w:name="prod-xpath-ComparisonExpr"/>
      <w:bookmarkStart w:id="11416" w:name="prod-xpath-RangeExpr"/>
      <w:bookmarkStart w:id="11417" w:name="prod-xpath-AdditiveExpr"/>
      <w:bookmarkStart w:id="11418" w:name="prod-xpath-MultiplicativeExpr"/>
      <w:bookmarkStart w:id="11419" w:name="prod-xpath-UnionExpr"/>
      <w:bookmarkStart w:id="11420" w:name="prod-xpath-IntersectExceptExpr"/>
      <w:bookmarkStart w:id="11421" w:name="prod-xpath-InstanceofExpr"/>
      <w:bookmarkStart w:id="11422" w:name="prod-xpath-TreatExpr"/>
      <w:bookmarkStart w:id="11423" w:name="prod-xpath-CastableExpr"/>
      <w:bookmarkStart w:id="11424" w:name="prod-xpath-CastExpr"/>
      <w:bookmarkStart w:id="11425" w:name="prod-xpath-UnaryExpr"/>
      <w:bookmarkStart w:id="11426" w:name="prod-xpath-ValueExpr"/>
      <w:bookmarkStart w:id="11427" w:name="prod-xpath-GeneralComp"/>
      <w:bookmarkStart w:id="11428" w:name="prod-xpath-ValueComp"/>
      <w:bookmarkStart w:id="11429" w:name="prod-xpath-NodeComp"/>
      <w:bookmarkStart w:id="11430" w:name="prod-xpath-PathExpr"/>
      <w:bookmarkStart w:id="11431" w:name="prod-xpath-RelativePathExpr"/>
      <w:bookmarkStart w:id="11432" w:name="prod-xpath-StepExpr"/>
      <w:bookmarkStart w:id="11433" w:name="prod-xpath-AxisStep"/>
      <w:bookmarkStart w:id="11434" w:name="prod-xpath-ForwardStep"/>
      <w:bookmarkStart w:id="11435" w:name="prod-xpath-ForwardAxis"/>
      <w:bookmarkStart w:id="11436" w:name="prod-xpath-AbbrevForwardStep"/>
      <w:bookmarkStart w:id="11437" w:name="prod-xpath-ReverseStep"/>
      <w:bookmarkStart w:id="11438" w:name="prod-xpath-ReverseAxis"/>
      <w:bookmarkStart w:id="11439" w:name="prod-xpath-AbbrevReverseStep"/>
      <w:bookmarkStart w:id="11440" w:name="prod-xpath-NodeTest"/>
      <w:bookmarkStart w:id="11441" w:name="prod-xpath-NameTest"/>
      <w:bookmarkStart w:id="11442" w:name="prod-xpath-Wildcard"/>
      <w:bookmarkStart w:id="11443" w:name="prod-xpath-FilterExpr"/>
      <w:bookmarkStart w:id="11444" w:name="prod-xpath-PredicateList"/>
      <w:bookmarkStart w:id="11445" w:name="prod-xpath-Predicate"/>
      <w:bookmarkStart w:id="11446" w:name="prod-xpath-PrimaryExpr"/>
      <w:bookmarkStart w:id="11447" w:name="prod-xpath-Literal"/>
      <w:bookmarkStart w:id="11448" w:name="prod-xpath-NumericLiteral"/>
      <w:bookmarkStart w:id="11449" w:name="prod-xpath-VarRef"/>
      <w:bookmarkStart w:id="11450" w:name="prod-xpath-VarName"/>
      <w:bookmarkStart w:id="11451" w:name="prod-xpath-ParenthesizedExpr"/>
      <w:bookmarkStart w:id="11452" w:name="prod-xpath-ContextItemExpr"/>
      <w:bookmarkStart w:id="11453" w:name="prod-xpath-FunctionCall"/>
      <w:bookmarkStart w:id="11454" w:name="prod-xpath-SingleType"/>
      <w:bookmarkStart w:id="11455" w:name="prod-xpath-SequenceType"/>
      <w:bookmarkStart w:id="11456" w:name="prod-xpath-OccurrenceIndicator"/>
      <w:bookmarkStart w:id="11457" w:name="prod-xpath-ItemType"/>
      <w:bookmarkStart w:id="11458" w:name="prod-xpath-AtomicType"/>
      <w:bookmarkStart w:id="11459" w:name="prod-xpath-KindTest"/>
      <w:bookmarkStart w:id="11460" w:name="prod-xpath-AnyKindTest"/>
      <w:bookmarkStart w:id="11461" w:name="prod-xpath-DocumentTest"/>
      <w:bookmarkStart w:id="11462" w:name="prod-xpath-TextTest"/>
      <w:bookmarkStart w:id="11463" w:name="prod-xpath-CommentTest"/>
      <w:bookmarkStart w:id="11464" w:name="prod-xpath-PITest"/>
      <w:bookmarkStart w:id="11465" w:name="prod-xpath-AttributeTest"/>
      <w:bookmarkStart w:id="11466" w:name="prod-xpath-AttribNameOrWildcard"/>
      <w:bookmarkStart w:id="11467" w:name="prod-xpath-SchemaAttributeTest"/>
      <w:bookmarkStart w:id="11468" w:name="prod-xpath-AttributeDeclaration"/>
      <w:bookmarkStart w:id="11469" w:name="prod-xpath-ElementTest"/>
      <w:bookmarkStart w:id="11470" w:name="prod-xpath-ElementNameOrWildcard"/>
      <w:bookmarkStart w:id="11471" w:name="prod-xpath-SchemaElementTest"/>
      <w:bookmarkStart w:id="11472" w:name="prod-xpath-ElementDeclaration"/>
      <w:bookmarkStart w:id="11473" w:name="prod-xpath-AttributeName"/>
      <w:bookmarkStart w:id="11474" w:name="prod-xpath-ElementName"/>
      <w:bookmarkStart w:id="11475" w:name="prod-xpath-TypeName"/>
      <w:bookmarkEnd w:id="11409"/>
      <w:bookmarkEnd w:id="11410"/>
      <w:bookmarkEnd w:id="11411"/>
      <w:bookmarkEnd w:id="11412"/>
      <w:bookmarkEnd w:id="11413"/>
      <w:bookmarkEnd w:id="11414"/>
      <w:bookmarkEnd w:id="11415"/>
      <w:bookmarkEnd w:id="11416"/>
      <w:bookmarkEnd w:id="11417"/>
      <w:bookmarkEnd w:id="11418"/>
      <w:bookmarkEnd w:id="11419"/>
      <w:bookmarkEnd w:id="11420"/>
      <w:bookmarkEnd w:id="11421"/>
      <w:bookmarkEnd w:id="11422"/>
      <w:bookmarkEnd w:id="11423"/>
      <w:bookmarkEnd w:id="11424"/>
      <w:bookmarkEnd w:id="11425"/>
      <w:bookmarkEnd w:id="11426"/>
      <w:bookmarkEnd w:id="11427"/>
      <w:bookmarkEnd w:id="11428"/>
      <w:bookmarkEnd w:id="11429"/>
      <w:bookmarkEnd w:id="11430"/>
      <w:bookmarkEnd w:id="11431"/>
      <w:bookmarkEnd w:id="11432"/>
      <w:bookmarkEnd w:id="11433"/>
      <w:bookmarkEnd w:id="11434"/>
      <w:bookmarkEnd w:id="11435"/>
      <w:bookmarkEnd w:id="11436"/>
      <w:bookmarkEnd w:id="11437"/>
      <w:bookmarkEnd w:id="11438"/>
      <w:bookmarkEnd w:id="11439"/>
      <w:bookmarkEnd w:id="11440"/>
      <w:bookmarkEnd w:id="11441"/>
      <w:bookmarkEnd w:id="11442"/>
      <w:bookmarkEnd w:id="11443"/>
      <w:bookmarkEnd w:id="11444"/>
      <w:bookmarkEnd w:id="11445"/>
      <w:bookmarkEnd w:id="11446"/>
      <w:bookmarkEnd w:id="11447"/>
      <w:bookmarkEnd w:id="11448"/>
      <w:bookmarkEnd w:id="11449"/>
      <w:bookmarkEnd w:id="11450"/>
      <w:bookmarkEnd w:id="11451"/>
      <w:bookmarkEnd w:id="11452"/>
      <w:bookmarkEnd w:id="11453"/>
      <w:bookmarkEnd w:id="11454"/>
      <w:bookmarkEnd w:id="11455"/>
      <w:bookmarkEnd w:id="11456"/>
      <w:bookmarkEnd w:id="11457"/>
      <w:bookmarkEnd w:id="11458"/>
      <w:bookmarkEnd w:id="11459"/>
      <w:bookmarkEnd w:id="11460"/>
      <w:bookmarkEnd w:id="11461"/>
      <w:bookmarkEnd w:id="11462"/>
      <w:bookmarkEnd w:id="11463"/>
      <w:bookmarkEnd w:id="11464"/>
      <w:bookmarkEnd w:id="11465"/>
      <w:bookmarkEnd w:id="11466"/>
      <w:bookmarkEnd w:id="11467"/>
      <w:bookmarkEnd w:id="11468"/>
      <w:bookmarkEnd w:id="11469"/>
      <w:bookmarkEnd w:id="11470"/>
      <w:bookmarkEnd w:id="11471"/>
      <w:bookmarkEnd w:id="11472"/>
      <w:bookmarkEnd w:id="11473"/>
      <w:bookmarkEnd w:id="11474"/>
      <w:bookmarkEnd w:id="11475"/>
      <w:r>
        <w:t xml:space="preserve">Table </w:t>
      </w:r>
      <w:r>
        <w:fldChar w:fldCharType="begin"/>
      </w:r>
      <w:r>
        <w:instrText xml:space="preserve"> SEQ Table \* ARABIC </w:instrText>
      </w:r>
      <w:r>
        <w:fldChar w:fldCharType="separate"/>
      </w:r>
      <w:r w:rsidR="009D1493">
        <w:rPr>
          <w:noProof/>
        </w:rPr>
        <w:t>55</w:t>
      </w:r>
      <w:r>
        <w:rPr>
          <w:noProof/>
        </w:rPr>
        <w:fldChar w:fldCharType="end"/>
      </w:r>
      <w:r>
        <w:t xml:space="preserve"> DFDL Expression Language</w:t>
      </w:r>
      <w:bookmarkStart w:id="11476" w:name="_Toc199516273"/>
      <w:bookmarkStart w:id="11477" w:name="_Toc194983949"/>
      <w:bookmarkStart w:id="11478" w:name="_Toc243112802"/>
    </w:p>
    <w:p w14:paraId="6F7B06DA" w14:textId="77777777" w:rsidR="00B46A03" w:rsidRDefault="00B46A03" w:rsidP="00B46A03">
      <w:r>
        <w:t>Notes</w:t>
      </w:r>
      <w:bookmarkEnd w:id="11476"/>
      <w:bookmarkEnd w:id="11477"/>
      <w:bookmarkEnd w:id="11478"/>
      <w:r>
        <w:t>:</w:t>
      </w:r>
    </w:p>
    <w:p w14:paraId="5DC2BE92" w14:textId="77777777" w:rsidR="00B46A03" w:rsidRDefault="00B46A03" w:rsidP="00EB2287">
      <w:pPr>
        <w:numPr>
          <w:ilvl w:val="0"/>
          <w:numId w:val="116"/>
        </w:numPr>
        <w:tabs>
          <w:tab w:val="clear" w:pos="403"/>
        </w:tabs>
        <w:spacing w:before="60" w:after="60" w:line="240" w:lineRule="auto"/>
        <w:jc w:val="left"/>
      </w:pPr>
      <w:r>
        <w:t xml:space="preserve">Only </w:t>
      </w:r>
      <w:r>
        <w:rPr>
          <w:rStyle w:val="Emphasis"/>
        </w:rPr>
        <w:t>If</w:t>
      </w:r>
      <w:r>
        <w:t xml:space="preserve"> and </w:t>
      </w:r>
      <w:r>
        <w:rPr>
          <w:rStyle w:val="Emphasis"/>
        </w:rPr>
        <w:t>path</w:t>
      </w:r>
      <w:r>
        <w:t xml:space="preserve"> expression types are supported</w:t>
      </w:r>
    </w:p>
    <w:p w14:paraId="1315DE1A" w14:textId="77777777" w:rsidR="00B46A03" w:rsidRDefault="00B46A03" w:rsidP="00EB2287">
      <w:pPr>
        <w:numPr>
          <w:ilvl w:val="0"/>
          <w:numId w:val="116"/>
        </w:numPr>
        <w:tabs>
          <w:tab w:val="clear" w:pos="403"/>
        </w:tabs>
        <w:spacing w:before="60" w:after="60" w:line="240" w:lineRule="auto"/>
        <w:jc w:val="left"/>
      </w:pPr>
      <w:r>
        <w:t xml:space="preserve">Only the </w:t>
      </w:r>
      <w:r>
        <w:rPr>
          <w:rStyle w:val="Emphasis"/>
        </w:rPr>
        <w:t>child</w:t>
      </w:r>
      <w:r>
        <w:t xml:space="preserve">, </w:t>
      </w:r>
      <w:r>
        <w:rPr>
          <w:rStyle w:val="Emphasis"/>
        </w:rPr>
        <w:t>parent</w:t>
      </w:r>
      <w:r>
        <w:t xml:space="preserve">, and </w:t>
      </w:r>
      <w:r>
        <w:rPr>
          <w:rStyle w:val="Emphasis"/>
        </w:rPr>
        <w:t>self</w:t>
      </w:r>
      <w:r>
        <w:t xml:space="preserve"> axes are supported</w:t>
      </w:r>
    </w:p>
    <w:p w14:paraId="48F656F9" w14:textId="77777777" w:rsidR="00B46A03" w:rsidRDefault="00B46A03" w:rsidP="00EB2287">
      <w:pPr>
        <w:numPr>
          <w:ilvl w:val="0"/>
          <w:numId w:val="116"/>
        </w:numPr>
        <w:tabs>
          <w:tab w:val="clear" w:pos="403"/>
        </w:tabs>
        <w:spacing w:before="60" w:after="60" w:line="240" w:lineRule="auto"/>
        <w:jc w:val="left"/>
      </w:pPr>
      <w:r>
        <w:t>Predicates are only used to index arrays and so must be integer expressions otherwise a Schema Definition Error occurs</w:t>
      </w:r>
    </w:p>
    <w:p w14:paraId="2D736BE5" w14:textId="77777777" w:rsidR="00B46A03" w:rsidRDefault="00B46A03" w:rsidP="00EB2287">
      <w:pPr>
        <w:numPr>
          <w:ilvl w:val="0"/>
          <w:numId w:val="116"/>
        </w:numPr>
        <w:tabs>
          <w:tab w:val="clear" w:pos="403"/>
        </w:tabs>
        <w:spacing w:before="60" w:after="60" w:line="240" w:lineRule="auto"/>
        <w:jc w:val="left"/>
      </w:pPr>
      <w:r>
        <w:t>A subset of the XPath 2.0 operators is supported</w:t>
      </w:r>
    </w:p>
    <w:p w14:paraId="3FFEF713" w14:textId="19FBEE1E" w:rsidR="00B46A03" w:rsidRDefault="00B46A03" w:rsidP="00EB2287">
      <w:pPr>
        <w:pStyle w:val="ListParagraph"/>
        <w:numPr>
          <w:ilvl w:val="0"/>
          <w:numId w:val="116"/>
        </w:numPr>
        <w:tabs>
          <w:tab w:val="clear" w:pos="403"/>
        </w:tabs>
        <w:spacing w:before="100" w:beforeAutospacing="1" w:after="100" w:afterAutospacing="1" w:line="240" w:lineRule="auto"/>
        <w:jc w:val="left"/>
        <w:rPr>
          <w:rFonts w:cs="Arial"/>
          <w:lang w:eastAsia="en-GB"/>
        </w:rPr>
      </w:pPr>
      <w:r>
        <w:rPr>
          <w:rFonts w:cs="Arial"/>
          <w:lang w:eastAsia="en-GB"/>
        </w:rPr>
        <w:t xml:space="preserve">NameTest - These QNames are path steps that refer to elements in the DFDL Infoset. If such an element is in a namespace, then the NameTest QName must have a prefix which is bound to the namespace. Specifically, any default namespace is not used to implicitly qualify these NameTest QNames. This behavior is consistent with XPath expression usage in XML Schema </w:t>
      </w:r>
      <w:r w:rsidRPr="00065302">
        <w:rPr>
          <w:rStyle w:val="Hyperlink"/>
        </w:rPr>
        <w:fldChar w:fldCharType="begin"/>
      </w:r>
      <w:r w:rsidRPr="00065302">
        <w:rPr>
          <w:rStyle w:val="Hyperlink"/>
        </w:rPr>
        <w:instrText xml:space="preserve"> REF Walmsely \h </w:instrText>
      </w:r>
      <w:r w:rsidRPr="00065302">
        <w:rPr>
          <w:rStyle w:val="Hyperlink"/>
        </w:rPr>
      </w:r>
      <w:r w:rsidRPr="00065302">
        <w:rPr>
          <w:rStyle w:val="Hyperlink"/>
        </w:rPr>
        <w:fldChar w:fldCharType="separate"/>
      </w:r>
      <w:r w:rsidR="009D1493" w:rsidRPr="009D064D">
        <w:t>[</w:t>
      </w:r>
      <w:r w:rsidR="009D1493" w:rsidRPr="009D064D">
        <w:rPr>
          <w:lang w:eastAsia="en-GB"/>
        </w:rPr>
        <w:t>Walmsley]</w:t>
      </w:r>
      <w:r w:rsidRPr="00065302">
        <w:rPr>
          <w:rStyle w:val="Hyperlink"/>
        </w:rPr>
        <w:fldChar w:fldCharType="end"/>
      </w:r>
      <w:r>
        <w:rPr>
          <w:rFonts w:cs="Arial"/>
          <w:lang w:eastAsia="en-GB"/>
        </w:rPr>
        <w:t xml:space="preserve"> such as in the path property of the xs:selector and xs:field elements within xs:key and xs:unique constraints, and in related XML standards such as XSLT. Note however, that this behavior is different from the way QNames are used in other places in XML and DFDL Schemas such as the ref property of an element reference, or the dfdl:ref property of a DFDL format annotation. There a QName with no prefix must always be referring to a global declaration or definition, and so is augmented with the default namespace when needed.</w:t>
      </w:r>
    </w:p>
    <w:p w14:paraId="3359674C" w14:textId="77777777" w:rsidR="00B46A03" w:rsidRPr="005B1650" w:rsidRDefault="00B46A03" w:rsidP="00EB2287">
      <w:pPr>
        <w:pStyle w:val="ListParagraph"/>
        <w:numPr>
          <w:ilvl w:val="0"/>
          <w:numId w:val="116"/>
        </w:numPr>
        <w:tabs>
          <w:tab w:val="clear" w:pos="403"/>
        </w:tabs>
        <w:spacing w:before="60" w:after="60" w:line="240" w:lineRule="auto"/>
        <w:jc w:val="left"/>
      </w:pPr>
      <w:r w:rsidRPr="005B1650">
        <w:t xml:space="preserve">The </w:t>
      </w:r>
      <w:r w:rsidRPr="00E17A7B">
        <w:rPr>
          <w:i/>
          <w:iCs/>
        </w:rPr>
        <w:t>FilterExpr</w:t>
      </w:r>
      <w:r w:rsidRPr="005B1650">
        <w:t xml:space="preserve"> ".[1]" is the same as "."</w:t>
      </w:r>
      <w:r>
        <w:t>. The</w:t>
      </w:r>
      <w:r w:rsidRPr="005B1650">
        <w:t xml:space="preserve"> </w:t>
      </w:r>
      <w:r w:rsidRPr="00E17A7B">
        <w:rPr>
          <w:i/>
          <w:iCs/>
        </w:rPr>
        <w:t>FilterExpr</w:t>
      </w:r>
      <w:r w:rsidRPr="005B1650">
        <w:t xml:space="preserve"> ".[n]" where n is not equal to 1 returns an empty node sequence.</w:t>
      </w:r>
    </w:p>
    <w:p w14:paraId="07DCAED2"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479" w:name="_Toc322911762"/>
      <w:bookmarkStart w:id="11480" w:name="_Toc322912301"/>
      <w:bookmarkStart w:id="11481" w:name="_Toc329093161"/>
      <w:bookmarkStart w:id="11482" w:name="_Toc332701674"/>
      <w:bookmarkStart w:id="11483" w:name="_Toc332701978"/>
      <w:bookmarkStart w:id="11484" w:name="_Toc332711776"/>
      <w:bookmarkStart w:id="11485" w:name="_Toc332712078"/>
      <w:bookmarkStart w:id="11486" w:name="_Toc332712379"/>
      <w:bookmarkStart w:id="11487" w:name="_Toc332724295"/>
      <w:bookmarkStart w:id="11488" w:name="_Toc332724595"/>
      <w:bookmarkStart w:id="11489" w:name="_Toc341102891"/>
      <w:bookmarkStart w:id="11490" w:name="_Toc347241626"/>
      <w:bookmarkStart w:id="11491" w:name="_Toc347744819"/>
      <w:bookmarkStart w:id="11492" w:name="_Toc348984602"/>
      <w:bookmarkStart w:id="11493" w:name="_Toc348984907"/>
      <w:bookmarkStart w:id="11494" w:name="_Toc349038071"/>
      <w:bookmarkStart w:id="11495" w:name="_Toc349038373"/>
      <w:bookmarkStart w:id="11496" w:name="_Toc349042864"/>
      <w:bookmarkStart w:id="11497" w:name="_Toc349642272"/>
      <w:bookmarkStart w:id="11498" w:name="_Toc351912986"/>
      <w:bookmarkStart w:id="11499" w:name="_Toc351915007"/>
      <w:bookmarkStart w:id="11500" w:name="_Toc351915473"/>
      <w:bookmarkStart w:id="11501" w:name="_Toc361231571"/>
      <w:bookmarkStart w:id="11502" w:name="_Toc361232097"/>
      <w:bookmarkStart w:id="11503" w:name="_Toc362445395"/>
      <w:bookmarkStart w:id="11504" w:name="_Toc363909362"/>
      <w:bookmarkStart w:id="11505" w:name="_Toc364463788"/>
      <w:bookmarkStart w:id="11506" w:name="_Toc366078392"/>
      <w:bookmarkStart w:id="11507" w:name="_Toc366079007"/>
      <w:bookmarkStart w:id="11508" w:name="_Toc366079992"/>
      <w:bookmarkStart w:id="11509" w:name="_Toc366080604"/>
      <w:bookmarkStart w:id="11510" w:name="_Toc366081213"/>
      <w:bookmarkStart w:id="11511" w:name="_Toc366505553"/>
      <w:bookmarkStart w:id="11512" w:name="_Toc366508922"/>
      <w:bookmarkStart w:id="11513" w:name="_Toc366513423"/>
      <w:bookmarkStart w:id="11514" w:name="_Toc366574612"/>
      <w:bookmarkStart w:id="11515" w:name="_Toc366578405"/>
      <w:bookmarkStart w:id="11516" w:name="_Toc366578999"/>
      <w:bookmarkStart w:id="11517" w:name="_Toc366579591"/>
      <w:bookmarkStart w:id="11518" w:name="_Toc366580182"/>
      <w:bookmarkStart w:id="11519" w:name="_Toc366580774"/>
      <w:bookmarkStart w:id="11520" w:name="_Toc366581365"/>
      <w:bookmarkStart w:id="11521" w:name="_Toc366581957"/>
      <w:bookmarkStart w:id="11522" w:name="_Toc322911763"/>
      <w:bookmarkStart w:id="11523" w:name="_Toc322912302"/>
      <w:bookmarkStart w:id="11524" w:name="_Toc329093162"/>
      <w:bookmarkStart w:id="11525" w:name="_Toc332701675"/>
      <w:bookmarkStart w:id="11526" w:name="_Toc332701979"/>
      <w:bookmarkStart w:id="11527" w:name="_Toc332711777"/>
      <w:bookmarkStart w:id="11528" w:name="_Toc332712079"/>
      <w:bookmarkStart w:id="11529" w:name="_Toc332712380"/>
      <w:bookmarkStart w:id="11530" w:name="_Toc332724296"/>
      <w:bookmarkStart w:id="11531" w:name="_Toc332724596"/>
      <w:bookmarkStart w:id="11532" w:name="_Toc341102892"/>
      <w:bookmarkStart w:id="11533" w:name="_Toc347241627"/>
      <w:bookmarkStart w:id="11534" w:name="_Toc347744820"/>
      <w:bookmarkStart w:id="11535" w:name="_Toc348984603"/>
      <w:bookmarkStart w:id="11536" w:name="_Toc348984908"/>
      <w:bookmarkStart w:id="11537" w:name="_Toc349038072"/>
      <w:bookmarkStart w:id="11538" w:name="_Toc349038374"/>
      <w:bookmarkStart w:id="11539" w:name="_Toc349042865"/>
      <w:bookmarkStart w:id="11540" w:name="_Toc349642273"/>
      <w:bookmarkStart w:id="11541" w:name="_Toc351912987"/>
      <w:bookmarkStart w:id="11542" w:name="_Toc351915008"/>
      <w:bookmarkStart w:id="11543" w:name="_Toc351915474"/>
      <w:bookmarkStart w:id="11544" w:name="_Toc361231572"/>
      <w:bookmarkStart w:id="11545" w:name="_Toc361232098"/>
      <w:bookmarkStart w:id="11546" w:name="_Toc362445396"/>
      <w:bookmarkStart w:id="11547" w:name="_Toc363909363"/>
      <w:bookmarkStart w:id="11548" w:name="_Toc364463789"/>
      <w:bookmarkStart w:id="11549" w:name="_Toc366078393"/>
      <w:bookmarkStart w:id="11550" w:name="_Toc366079008"/>
      <w:bookmarkStart w:id="11551" w:name="_Toc366079993"/>
      <w:bookmarkStart w:id="11552" w:name="_Toc366080605"/>
      <w:bookmarkStart w:id="11553" w:name="_Toc366081214"/>
      <w:bookmarkStart w:id="11554" w:name="_Toc366505554"/>
      <w:bookmarkStart w:id="11555" w:name="_Toc366508923"/>
      <w:bookmarkStart w:id="11556" w:name="_Toc366513424"/>
      <w:bookmarkStart w:id="11557" w:name="_Toc366574613"/>
      <w:bookmarkStart w:id="11558" w:name="_Toc366578406"/>
      <w:bookmarkStart w:id="11559" w:name="_Toc366579000"/>
      <w:bookmarkStart w:id="11560" w:name="_Toc366579592"/>
      <w:bookmarkStart w:id="11561" w:name="_Toc366580183"/>
      <w:bookmarkStart w:id="11562" w:name="_Toc366580775"/>
      <w:bookmarkStart w:id="11563" w:name="_Toc366581366"/>
      <w:bookmarkStart w:id="11564" w:name="_Toc366581958"/>
      <w:bookmarkStart w:id="11565" w:name="_Toc199516274"/>
      <w:bookmarkStart w:id="11566" w:name="_Toc194983950"/>
      <w:bookmarkStart w:id="11567" w:name="_Toc243112803"/>
      <w:bookmarkStart w:id="11568" w:name="_Toc349042866"/>
      <w:bookmarkStart w:id="11569" w:name="_Toc62570222"/>
      <w:bookmarkStart w:id="11570" w:name="_Toc210216944"/>
      <w:bookmarkStart w:id="11571" w:name="_Toc219441076"/>
      <w:bookmarkEnd w:id="11479"/>
      <w:bookmarkEnd w:id="11480"/>
      <w:bookmarkEnd w:id="11481"/>
      <w:bookmarkEnd w:id="11482"/>
      <w:bookmarkEnd w:id="11483"/>
      <w:bookmarkEnd w:id="11484"/>
      <w:bookmarkEnd w:id="11485"/>
      <w:bookmarkEnd w:id="11486"/>
      <w:bookmarkEnd w:id="11487"/>
      <w:bookmarkEnd w:id="11488"/>
      <w:bookmarkEnd w:id="11489"/>
      <w:bookmarkEnd w:id="11490"/>
      <w:bookmarkEnd w:id="11491"/>
      <w:bookmarkEnd w:id="11492"/>
      <w:bookmarkEnd w:id="11493"/>
      <w:bookmarkEnd w:id="11494"/>
      <w:bookmarkEnd w:id="11495"/>
      <w:bookmarkEnd w:id="11496"/>
      <w:bookmarkEnd w:id="11497"/>
      <w:bookmarkEnd w:id="11498"/>
      <w:bookmarkEnd w:id="11499"/>
      <w:bookmarkEnd w:id="11500"/>
      <w:bookmarkEnd w:id="11501"/>
      <w:bookmarkEnd w:id="11502"/>
      <w:bookmarkEnd w:id="11503"/>
      <w:bookmarkEnd w:id="11504"/>
      <w:bookmarkEnd w:id="11505"/>
      <w:bookmarkEnd w:id="11506"/>
      <w:bookmarkEnd w:id="11507"/>
      <w:bookmarkEnd w:id="11508"/>
      <w:bookmarkEnd w:id="11509"/>
      <w:bookmarkEnd w:id="11510"/>
      <w:bookmarkEnd w:id="11511"/>
      <w:bookmarkEnd w:id="11512"/>
      <w:bookmarkEnd w:id="11513"/>
      <w:bookmarkEnd w:id="11514"/>
      <w:bookmarkEnd w:id="11515"/>
      <w:bookmarkEnd w:id="11516"/>
      <w:bookmarkEnd w:id="11517"/>
      <w:bookmarkEnd w:id="11518"/>
      <w:bookmarkEnd w:id="11519"/>
      <w:bookmarkEnd w:id="11520"/>
      <w:bookmarkEnd w:id="11521"/>
      <w:bookmarkEnd w:id="11522"/>
      <w:bookmarkEnd w:id="11523"/>
      <w:bookmarkEnd w:id="11524"/>
      <w:bookmarkEnd w:id="11525"/>
      <w:bookmarkEnd w:id="11526"/>
      <w:bookmarkEnd w:id="11527"/>
      <w:bookmarkEnd w:id="11528"/>
      <w:bookmarkEnd w:id="11529"/>
      <w:bookmarkEnd w:id="11530"/>
      <w:bookmarkEnd w:id="11531"/>
      <w:bookmarkEnd w:id="11532"/>
      <w:bookmarkEnd w:id="11533"/>
      <w:bookmarkEnd w:id="11534"/>
      <w:bookmarkEnd w:id="11535"/>
      <w:bookmarkEnd w:id="11536"/>
      <w:bookmarkEnd w:id="11537"/>
      <w:bookmarkEnd w:id="11538"/>
      <w:bookmarkEnd w:id="11539"/>
      <w:bookmarkEnd w:id="11540"/>
      <w:bookmarkEnd w:id="11541"/>
      <w:bookmarkEnd w:id="11542"/>
      <w:bookmarkEnd w:id="11543"/>
      <w:bookmarkEnd w:id="11544"/>
      <w:bookmarkEnd w:id="11545"/>
      <w:bookmarkEnd w:id="11546"/>
      <w:bookmarkEnd w:id="11547"/>
      <w:bookmarkEnd w:id="11548"/>
      <w:bookmarkEnd w:id="11549"/>
      <w:bookmarkEnd w:id="11550"/>
      <w:bookmarkEnd w:id="11551"/>
      <w:bookmarkEnd w:id="11552"/>
      <w:bookmarkEnd w:id="11553"/>
      <w:bookmarkEnd w:id="11554"/>
      <w:bookmarkEnd w:id="11555"/>
      <w:bookmarkEnd w:id="11556"/>
      <w:bookmarkEnd w:id="11557"/>
      <w:bookmarkEnd w:id="11558"/>
      <w:bookmarkEnd w:id="11559"/>
      <w:bookmarkEnd w:id="11560"/>
      <w:bookmarkEnd w:id="11561"/>
      <w:bookmarkEnd w:id="11562"/>
      <w:bookmarkEnd w:id="11563"/>
      <w:bookmarkEnd w:id="11564"/>
      <w:r>
        <w:t>Constructors, Functions and Operators</w:t>
      </w:r>
      <w:bookmarkEnd w:id="11565"/>
      <w:bookmarkEnd w:id="11566"/>
      <w:bookmarkEnd w:id="11567"/>
      <w:bookmarkEnd w:id="11568"/>
      <w:bookmarkEnd w:id="11569"/>
      <w:bookmarkEnd w:id="11570"/>
      <w:bookmarkEnd w:id="11571"/>
    </w:p>
    <w:p w14:paraId="382B6A75" w14:textId="77777777" w:rsidR="00B46A03" w:rsidRDefault="00B46A03" w:rsidP="00404546">
      <w:pPr>
        <w:pStyle w:val="nobreak"/>
      </w:pPr>
      <w:r>
        <w:t>In the function signatures below a '?' following an argument name, argument type or result type indicates that the argument/result can be a node or value of the expected type or it can have no value.</w:t>
      </w:r>
    </w:p>
    <w:p w14:paraId="749FDED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572" w:name="_Toc322911765"/>
      <w:bookmarkStart w:id="11573" w:name="_Toc322912304"/>
      <w:bookmarkStart w:id="11574" w:name="_Toc329093164"/>
      <w:bookmarkStart w:id="11575" w:name="_Toc332701677"/>
      <w:bookmarkStart w:id="11576" w:name="_Toc332701981"/>
      <w:bookmarkStart w:id="11577" w:name="_Toc332711779"/>
      <w:bookmarkStart w:id="11578" w:name="_Toc332712081"/>
      <w:bookmarkStart w:id="11579" w:name="_Toc332712382"/>
      <w:bookmarkStart w:id="11580" w:name="_Toc332724298"/>
      <w:bookmarkStart w:id="11581" w:name="_Toc332724598"/>
      <w:bookmarkStart w:id="11582" w:name="_Toc341102894"/>
      <w:bookmarkStart w:id="11583" w:name="_Toc347241630"/>
      <w:bookmarkStart w:id="11584" w:name="_Toc347744822"/>
      <w:bookmarkStart w:id="11585" w:name="_Toc348984605"/>
      <w:bookmarkStart w:id="11586" w:name="_Toc348984910"/>
      <w:bookmarkStart w:id="11587" w:name="_Toc349038074"/>
      <w:bookmarkStart w:id="11588" w:name="_Toc349038376"/>
      <w:bookmarkStart w:id="11589" w:name="_Toc349042867"/>
      <w:bookmarkStart w:id="11590" w:name="_Toc351912989"/>
      <w:bookmarkStart w:id="11591" w:name="_Toc351915010"/>
      <w:bookmarkStart w:id="11592" w:name="_Toc351915476"/>
      <w:bookmarkStart w:id="11593" w:name="_Toc361231574"/>
      <w:bookmarkStart w:id="11594" w:name="_Toc361232100"/>
      <w:bookmarkStart w:id="11595" w:name="_Toc362445398"/>
      <w:bookmarkStart w:id="11596" w:name="_Toc363909365"/>
      <w:bookmarkStart w:id="11597" w:name="_Toc364463791"/>
      <w:bookmarkStart w:id="11598" w:name="_Toc366078395"/>
      <w:bookmarkStart w:id="11599" w:name="_Toc366079010"/>
      <w:bookmarkStart w:id="11600" w:name="_Toc366079995"/>
      <w:bookmarkStart w:id="11601" w:name="_Toc366080607"/>
      <w:bookmarkStart w:id="11602" w:name="_Toc366081216"/>
      <w:bookmarkStart w:id="11603" w:name="_Toc366505556"/>
      <w:bookmarkStart w:id="11604" w:name="_Toc366508925"/>
      <w:bookmarkStart w:id="11605" w:name="_Toc366513426"/>
      <w:bookmarkStart w:id="11606" w:name="_Toc366574615"/>
      <w:bookmarkStart w:id="11607" w:name="_Toc366578408"/>
      <w:bookmarkStart w:id="11608" w:name="_Toc366579002"/>
      <w:bookmarkStart w:id="11609" w:name="_Toc366579594"/>
      <w:bookmarkStart w:id="11610" w:name="_Toc366580185"/>
      <w:bookmarkStart w:id="11611" w:name="_Toc366580777"/>
      <w:bookmarkStart w:id="11612" w:name="_Toc366581368"/>
      <w:bookmarkStart w:id="11613" w:name="_Toc366581960"/>
      <w:bookmarkStart w:id="11614" w:name="_Toc199516275"/>
      <w:bookmarkStart w:id="11615" w:name="_Toc194983951"/>
      <w:bookmarkStart w:id="11616" w:name="_Toc243112804"/>
      <w:bookmarkStart w:id="11617" w:name="_Toc349042868"/>
      <w:bookmarkStart w:id="11618" w:name="_Toc62570223"/>
      <w:bookmarkStart w:id="11619" w:name="_Toc210216945"/>
      <w:bookmarkStart w:id="11620" w:name="_Toc219441077"/>
      <w:bookmarkEnd w:id="11572"/>
      <w:bookmarkEnd w:id="11573"/>
      <w:bookmarkEnd w:id="11574"/>
      <w:bookmarkEnd w:id="11575"/>
      <w:bookmarkEnd w:id="11576"/>
      <w:bookmarkEnd w:id="11577"/>
      <w:bookmarkEnd w:id="11578"/>
      <w:bookmarkEnd w:id="11579"/>
      <w:bookmarkEnd w:id="11580"/>
      <w:bookmarkEnd w:id="11581"/>
      <w:bookmarkEnd w:id="11582"/>
      <w:bookmarkEnd w:id="11583"/>
      <w:bookmarkEnd w:id="11584"/>
      <w:bookmarkEnd w:id="11585"/>
      <w:bookmarkEnd w:id="11586"/>
      <w:bookmarkEnd w:id="11587"/>
      <w:bookmarkEnd w:id="11588"/>
      <w:bookmarkEnd w:id="11589"/>
      <w:bookmarkEnd w:id="11590"/>
      <w:bookmarkEnd w:id="11591"/>
      <w:bookmarkEnd w:id="11592"/>
      <w:bookmarkEnd w:id="11593"/>
      <w:bookmarkEnd w:id="11594"/>
      <w:bookmarkEnd w:id="11595"/>
      <w:bookmarkEnd w:id="11596"/>
      <w:bookmarkEnd w:id="11597"/>
      <w:bookmarkEnd w:id="11598"/>
      <w:bookmarkEnd w:id="11599"/>
      <w:bookmarkEnd w:id="11600"/>
      <w:bookmarkEnd w:id="11601"/>
      <w:bookmarkEnd w:id="11602"/>
      <w:bookmarkEnd w:id="11603"/>
      <w:bookmarkEnd w:id="11604"/>
      <w:bookmarkEnd w:id="11605"/>
      <w:bookmarkEnd w:id="11606"/>
      <w:bookmarkEnd w:id="11607"/>
      <w:bookmarkEnd w:id="11608"/>
      <w:bookmarkEnd w:id="11609"/>
      <w:bookmarkEnd w:id="11610"/>
      <w:bookmarkEnd w:id="11611"/>
      <w:bookmarkEnd w:id="11612"/>
      <w:bookmarkEnd w:id="11613"/>
      <w:r>
        <w:rPr>
          <w:rFonts w:eastAsia="Times New Roman"/>
        </w:rPr>
        <w:t>Constructor Functions for XML Schema Built-in Types</w:t>
      </w:r>
      <w:bookmarkEnd w:id="11614"/>
      <w:bookmarkEnd w:id="11615"/>
      <w:bookmarkEnd w:id="11616"/>
      <w:bookmarkEnd w:id="11617"/>
      <w:bookmarkEnd w:id="11618"/>
      <w:bookmarkEnd w:id="11619"/>
      <w:bookmarkEnd w:id="11620"/>
    </w:p>
    <w:p w14:paraId="3435FF15" w14:textId="77777777" w:rsidR="00B46A03" w:rsidRDefault="00B46A03" w:rsidP="00404546">
      <w:pPr>
        <w:pStyle w:val="nobreak"/>
      </w:pPr>
      <w:r>
        <w:t xml:space="preserve">The arguments to the constructors are all of type xs:anyAtomicType. Since the expression language can be statically type checked, it is a Schema Definition Error if the type of the argument is not one of the DFDL-supported subtypes of xs:anyAtomicType, </w:t>
      </w:r>
    </w:p>
    <w:p w14:paraId="16879C07" w14:textId="77777777" w:rsidR="00B46A03" w:rsidRDefault="00B46A03" w:rsidP="00B46A03">
      <w:r>
        <w:t>However, many statically type-correct values are still not convertible to the result type. It is a Processing Error if the supplied argument value is not convertible to the constructed type.</w:t>
      </w:r>
    </w:p>
    <w:p w14:paraId="6B797263" w14:textId="77777777" w:rsidR="00B46A03" w:rsidRDefault="00B46A03" w:rsidP="00B46A03">
      <w:pPr>
        <w:rPr>
          <w:rFonts w:eastAsia="MS Mincho"/>
          <w:lang w:eastAsia="ja-JP" w:bidi="he-IL"/>
        </w:rPr>
      </w:pPr>
      <w:r>
        <w:rPr>
          <w:rFonts w:eastAsia="MS Mincho"/>
          <w:lang w:eastAsia="ja-JP" w:bidi="he-IL"/>
        </w:rPr>
        <w:t>The following constructor functions for the built-in types are supported:</w:t>
      </w:r>
    </w:p>
    <w:tbl>
      <w:tblPr>
        <w:tblStyle w:val="Table"/>
        <w:tblW w:w="5000" w:type="pct"/>
        <w:tblInd w:w="0" w:type="dxa"/>
        <w:tblLook w:val="04A0" w:firstRow="1" w:lastRow="0" w:firstColumn="1" w:lastColumn="0" w:noHBand="0" w:noVBand="1"/>
      </w:tblPr>
      <w:tblGrid>
        <w:gridCol w:w="10194"/>
      </w:tblGrid>
      <w:tr w:rsidR="00B46A03" w14:paraId="2B063695"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2D26227F" w14:textId="77777777" w:rsidR="00B46A03" w:rsidRPr="00E276B6" w:rsidRDefault="00B46A03" w:rsidP="00E310A9">
            <w:pPr>
              <w:jc w:val="left"/>
              <w:rPr>
                <w:rFonts w:ascii="Cambria" w:hAnsi="Cambria"/>
              </w:rPr>
            </w:pPr>
            <w:r w:rsidRPr="00E276B6">
              <w:rPr>
                <w:rFonts w:ascii="Cambria" w:hAnsi="Cambria"/>
              </w:rPr>
              <w:t>Function</w:t>
            </w:r>
          </w:p>
        </w:tc>
      </w:tr>
      <w:tr w:rsidR="00B46A03" w14:paraId="55B96E09"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868C0CE"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xs:string</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xs:string</w:t>
            </w:r>
          </w:p>
        </w:tc>
      </w:tr>
      <w:tr w:rsidR="00B46A03" w14:paraId="5190493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5BF28E2"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xs:boolean</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xs:boolean</w:t>
            </w:r>
          </w:p>
        </w:tc>
      </w:tr>
      <w:tr w:rsidR="00B46A03" w14:paraId="3335F88A"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7564230"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xs:decimal</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xs:decimal</w:t>
            </w:r>
          </w:p>
        </w:tc>
      </w:tr>
      <w:tr w:rsidR="00B46A03" w14:paraId="055ACB3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88C9C73"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xs:float</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xs:float</w:t>
            </w:r>
          </w:p>
        </w:tc>
      </w:tr>
      <w:tr w:rsidR="00B46A03" w14:paraId="391F29E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7328B85"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xs:double</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xs:double</w:t>
            </w:r>
          </w:p>
        </w:tc>
      </w:tr>
      <w:tr w:rsidR="00B46A03" w14:paraId="267EA1E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7B988DA3" w14:textId="7B5D491D"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xs:dateTime</w:t>
            </w:r>
            <w:r w:rsidRPr="00E276B6">
              <w:rPr>
                <w:rFonts w:ascii="Cambria" w:eastAsia="MS Mincho" w:hAnsi="Cambria"/>
              </w:rPr>
              <w:t>(</w:t>
            </w:r>
            <w:r w:rsidRPr="00E276B6">
              <w:rPr>
                <w:rFonts w:ascii="Cambria" w:hAnsi="Cambria"/>
                <w:lang w:eastAsia="ja-JP" w:bidi="he-IL"/>
              </w:rPr>
              <w:t>$arg</w:t>
            </w:r>
            <w:del w:id="11621" w:author="Beckerle, Mike" w:date="2025-12-29T18:17:00Z" w16du:dateUtc="2025-12-29T23:17:00Z">
              <w:r w:rsidRPr="00E276B6" w:rsidDel="00040EDE">
                <w:rPr>
                  <w:rFonts w:ascii="Cambria" w:hAnsi="Cambria"/>
                  <w:lang w:eastAsia="ja-JP" w:bidi="he-IL"/>
                </w:rPr>
                <w:delText>1 as xs:date, $arg2 as xs:time</w:delText>
              </w:r>
            </w:del>
            <w:ins w:id="11622" w:author="Beckerle, Mike" w:date="2025-12-29T18:17:00Z" w16du:dateUtc="2025-12-29T23:17:00Z">
              <w:r w:rsidR="00040EDE">
                <w:rPr>
                  <w:rFonts w:ascii="Cambria" w:hAnsi="Cambria"/>
                  <w:lang w:eastAsia="ja-JP" w:bidi="he-IL"/>
                </w:rPr>
                <w:t xml:space="preserve"> as xs:anyAtomicType</w:t>
              </w:r>
            </w:ins>
            <w:r w:rsidRPr="00E276B6">
              <w:rPr>
                <w:rFonts w:ascii="Cambria" w:eastAsia="MS Mincho" w:hAnsi="Cambria"/>
              </w:rPr>
              <w:t>)</w:t>
            </w:r>
            <w:r w:rsidRPr="00E276B6">
              <w:rPr>
                <w:rFonts w:ascii="Cambria" w:hAnsi="Cambria"/>
                <w:lang w:eastAsia="ja-JP" w:bidi="he-IL"/>
              </w:rPr>
              <w:t> as xs:dateTime</w:t>
            </w:r>
          </w:p>
        </w:tc>
      </w:tr>
      <w:tr w:rsidR="00B46A03" w14:paraId="78794450"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316B060"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xs:time</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xs:time</w:t>
            </w:r>
          </w:p>
        </w:tc>
      </w:tr>
      <w:tr w:rsidR="00B46A03" w14:paraId="03290F3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F3EB16A"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lastRenderedPageBreak/>
              <w:t>xs:date</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xs:date</w:t>
            </w:r>
          </w:p>
        </w:tc>
      </w:tr>
      <w:tr w:rsidR="00B46A03" w14:paraId="6CCEDC39"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938A2EA"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xs:hexBinary</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xs:hexBinary</w:t>
            </w:r>
          </w:p>
        </w:tc>
      </w:tr>
      <w:tr w:rsidR="00B46A03" w14:paraId="6FABD68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6E37928"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xs:integer</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xs:integer</w:t>
            </w:r>
          </w:p>
        </w:tc>
      </w:tr>
      <w:tr w:rsidR="00B46A03" w14:paraId="7CC7661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E513768"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xs:long</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xs:long</w:t>
            </w:r>
          </w:p>
        </w:tc>
      </w:tr>
      <w:tr w:rsidR="00B46A03" w14:paraId="573ED56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8A5AF32"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xs:int</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xs:int</w:t>
            </w:r>
          </w:p>
        </w:tc>
      </w:tr>
      <w:tr w:rsidR="00B46A03" w14:paraId="1542AD2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08E7C49"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xs:short</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xs:short</w:t>
            </w:r>
          </w:p>
        </w:tc>
      </w:tr>
      <w:tr w:rsidR="00B46A03" w14:paraId="2EED473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9F96039"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xs:byte</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xs:byte</w:t>
            </w:r>
          </w:p>
        </w:tc>
      </w:tr>
      <w:tr w:rsidR="00B46A03" w14:paraId="3C159ED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FD2FBE0" w14:textId="77777777" w:rsidR="00B46A03" w:rsidRPr="00E276B6" w:rsidRDefault="00B46A03" w:rsidP="00E310A9">
            <w:pPr>
              <w:jc w:val="left"/>
              <w:rPr>
                <w:rFonts w:ascii="Cambria" w:eastAsia="MS Mincho" w:hAnsi="Cambria"/>
                <w:sz w:val="24"/>
                <w:szCs w:val="24"/>
                <w:lang w:eastAsia="ja-JP"/>
              </w:rPr>
            </w:pPr>
            <w:r w:rsidRPr="00E276B6">
              <w:rPr>
                <w:rFonts w:ascii="Cambria" w:hAnsi="Cambria"/>
                <w:lang w:eastAsia="ja-JP"/>
              </w:rPr>
              <w:t>xs:nonNegativeInteger</w:t>
            </w:r>
            <w:r w:rsidRPr="00E276B6">
              <w:rPr>
                <w:rFonts w:ascii="Cambria" w:eastAsia="MS Mincho" w:hAnsi="Cambria"/>
              </w:rPr>
              <w:t>(</w:t>
            </w:r>
            <w:r w:rsidRPr="00E276B6">
              <w:rPr>
                <w:rFonts w:ascii="Cambria" w:hAnsi="Cambria"/>
                <w:lang w:eastAsia="ja-JP"/>
              </w:rPr>
              <w:t>$arg as xs:anyAtomicType</w:t>
            </w:r>
            <w:r w:rsidRPr="00E276B6">
              <w:rPr>
                <w:rFonts w:ascii="Cambria" w:eastAsia="MS Mincho" w:hAnsi="Cambria"/>
              </w:rPr>
              <w:t>)</w:t>
            </w:r>
            <w:r w:rsidRPr="00E276B6">
              <w:rPr>
                <w:rFonts w:ascii="Cambria" w:hAnsi="Cambria"/>
                <w:lang w:eastAsia="ja-JP"/>
              </w:rPr>
              <w:t> as xs:nonNegativeInteger</w:t>
            </w:r>
          </w:p>
        </w:tc>
      </w:tr>
      <w:tr w:rsidR="00B46A03" w14:paraId="4CBBE24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47C39A3"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xs:unsignedLong</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xs:unsignedLong</w:t>
            </w:r>
          </w:p>
        </w:tc>
      </w:tr>
      <w:tr w:rsidR="00B46A03" w14:paraId="04577F7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EE4A33F"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xs:unsignedInt</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xs:unsignedInt</w:t>
            </w:r>
          </w:p>
        </w:tc>
      </w:tr>
      <w:tr w:rsidR="00B46A03" w14:paraId="58D55131"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BC25220" w14:textId="77777777" w:rsidR="00B46A03" w:rsidRPr="00E276B6" w:rsidRDefault="00B46A03" w:rsidP="00E310A9">
            <w:pPr>
              <w:jc w:val="left"/>
              <w:rPr>
                <w:rFonts w:ascii="Cambria" w:eastAsia="MS Mincho" w:hAnsi="Cambria"/>
                <w:sz w:val="24"/>
                <w:lang w:eastAsia="ja-JP" w:bidi="he-IL"/>
              </w:rPr>
            </w:pPr>
            <w:r w:rsidRPr="00E276B6">
              <w:rPr>
                <w:rFonts w:ascii="Cambria" w:hAnsi="Cambria"/>
                <w:lang w:eastAsia="ja-JP" w:bidi="he-IL"/>
              </w:rPr>
              <w:t>xs:unsignedShort</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xs:unsignedShort</w:t>
            </w:r>
          </w:p>
        </w:tc>
      </w:tr>
      <w:tr w:rsidR="00B46A03" w14:paraId="1E5DD07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A98AE27" w14:textId="77777777" w:rsidR="00B46A03" w:rsidRPr="00E276B6" w:rsidRDefault="00B46A03" w:rsidP="00E310A9">
            <w:pPr>
              <w:keepNext/>
              <w:jc w:val="left"/>
              <w:rPr>
                <w:rFonts w:ascii="Cambria" w:eastAsia="MS Mincho" w:hAnsi="Cambria"/>
                <w:sz w:val="24"/>
                <w:lang w:eastAsia="ja-JP" w:bidi="he-IL"/>
              </w:rPr>
            </w:pPr>
            <w:r w:rsidRPr="00E276B6">
              <w:rPr>
                <w:rFonts w:ascii="Cambria" w:hAnsi="Cambria"/>
                <w:lang w:eastAsia="ja-JP" w:bidi="he-IL"/>
              </w:rPr>
              <w:t>xs:unsignedByte</w:t>
            </w:r>
            <w:r w:rsidRPr="00E276B6">
              <w:rPr>
                <w:rFonts w:ascii="Cambria" w:eastAsia="MS Mincho" w:hAnsi="Cambria"/>
              </w:rPr>
              <w:t>(</w:t>
            </w:r>
            <w:r w:rsidRPr="00E276B6">
              <w:rPr>
                <w:rFonts w:ascii="Cambria" w:hAnsi="Cambria"/>
                <w:lang w:eastAsia="ja-JP" w:bidi="he-IL"/>
              </w:rPr>
              <w:t>$arg as xs:anyAtomicType</w:t>
            </w:r>
            <w:r w:rsidRPr="00E276B6">
              <w:rPr>
                <w:rFonts w:ascii="Cambria" w:eastAsia="MS Mincho" w:hAnsi="Cambria"/>
              </w:rPr>
              <w:t>)</w:t>
            </w:r>
            <w:r w:rsidRPr="00E276B6">
              <w:rPr>
                <w:rFonts w:ascii="Cambria" w:hAnsi="Cambria"/>
                <w:lang w:eastAsia="ja-JP" w:bidi="he-IL"/>
              </w:rPr>
              <w:t> as xs:unsignedByte</w:t>
            </w:r>
          </w:p>
        </w:tc>
      </w:tr>
    </w:tbl>
    <w:p w14:paraId="1013CF03" w14:textId="16FBD4ED"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56</w:t>
      </w:r>
      <w:r>
        <w:rPr>
          <w:noProof/>
        </w:rPr>
        <w:fldChar w:fldCharType="end"/>
      </w:r>
      <w:r>
        <w:t xml:space="preserve"> Basic Constructors</w:t>
      </w:r>
    </w:p>
    <w:p w14:paraId="62F94EC6" w14:textId="77777777" w:rsidR="00B46A03" w:rsidRDefault="00B46A03" w:rsidP="00B46A03">
      <w:r>
        <w:t xml:space="preserve">A special constructor function is provided for constructing a </w:t>
      </w:r>
      <w:r>
        <w:rPr>
          <w:rStyle w:val="CodeCharacter"/>
          <w:rFonts w:eastAsia="MS Mincho"/>
          <w:sz w:val="20"/>
        </w:rPr>
        <w:t>xs:dateTime</w:t>
      </w:r>
      <w:r>
        <w:t xml:space="preserve"> value from an </w:t>
      </w:r>
      <w:r>
        <w:rPr>
          <w:rStyle w:val="CodeCharacter"/>
          <w:rFonts w:eastAsia="MS Mincho"/>
          <w:sz w:val="20"/>
        </w:rPr>
        <w:t>xs:date</w:t>
      </w:r>
      <w:r>
        <w:t xml:space="preserve"> value and an </w:t>
      </w:r>
      <w:r>
        <w:rPr>
          <w:rStyle w:val="CodeCharacter"/>
          <w:rFonts w:eastAsia="MS Mincho"/>
          <w:sz w:val="20"/>
        </w:rPr>
        <w:t>xs:time</w:t>
      </w:r>
      <w:r>
        <w:t xml:space="preserve"> value.</w:t>
      </w:r>
    </w:p>
    <w:tbl>
      <w:tblPr>
        <w:tblStyle w:val="Table"/>
        <w:tblW w:w="5000" w:type="pct"/>
        <w:tblInd w:w="0" w:type="dxa"/>
        <w:tblCellMar>
          <w:left w:w="115" w:type="dxa"/>
          <w:right w:w="115" w:type="dxa"/>
        </w:tblCellMar>
        <w:tblLook w:val="04A0" w:firstRow="1" w:lastRow="0" w:firstColumn="1" w:lastColumn="0" w:noHBand="0" w:noVBand="1"/>
      </w:tblPr>
      <w:tblGrid>
        <w:gridCol w:w="10194"/>
      </w:tblGrid>
      <w:tr w:rsidR="00B46A03" w14:paraId="434F5C77" w14:textId="77777777" w:rsidTr="00E310A9">
        <w:trPr>
          <w:cnfStyle w:val="100000000000" w:firstRow="1" w:lastRow="0" w:firstColumn="0" w:lastColumn="0" w:oddVBand="0" w:evenVBand="0" w:oddHBand="0" w:evenHBand="0" w:firstRowFirstColumn="0" w:firstRowLastColumn="0" w:lastRowFirstColumn="0" w:lastRowLastColumn="0"/>
        </w:trPr>
        <w:tc>
          <w:tcPr>
            <w:tcW w:w="5875" w:type="dxa"/>
            <w:hideMark/>
          </w:tcPr>
          <w:p w14:paraId="114FF3F9" w14:textId="77777777" w:rsidR="00B46A03" w:rsidRPr="00E276B6" w:rsidRDefault="00B46A03" w:rsidP="00E310A9">
            <w:pPr>
              <w:jc w:val="left"/>
              <w:rPr>
                <w:rFonts w:ascii="Cambria" w:hAnsi="Cambria"/>
              </w:rPr>
            </w:pPr>
            <w:r w:rsidRPr="00E276B6">
              <w:rPr>
                <w:rFonts w:ascii="Cambria" w:hAnsi="Cambria"/>
              </w:rPr>
              <w:t>Function</w:t>
            </w:r>
          </w:p>
        </w:tc>
      </w:tr>
      <w:tr w:rsidR="00B46A03" w14:paraId="19169FF2" w14:textId="77777777" w:rsidTr="00E310A9">
        <w:tc>
          <w:tcPr>
            <w:tcW w:w="5875" w:type="dxa"/>
            <w:tcBorders>
              <w:top w:val="single" w:sz="4" w:space="0" w:color="auto"/>
              <w:left w:val="single" w:sz="4" w:space="0" w:color="auto"/>
              <w:bottom w:val="single" w:sz="4" w:space="0" w:color="auto"/>
              <w:right w:val="single" w:sz="4" w:space="0" w:color="auto"/>
            </w:tcBorders>
            <w:hideMark/>
          </w:tcPr>
          <w:p w14:paraId="569B263C" w14:textId="77777777" w:rsidR="00B46A03" w:rsidRPr="00E276B6" w:rsidRDefault="00B46A03" w:rsidP="00E310A9">
            <w:pPr>
              <w:jc w:val="left"/>
              <w:rPr>
                <w:rFonts w:ascii="Cambria" w:hAnsi="Cambria"/>
              </w:rPr>
            </w:pPr>
            <w:r w:rsidRPr="00E276B6">
              <w:rPr>
                <w:rFonts w:ascii="Cambria" w:eastAsia="MS Mincho" w:hAnsi="Cambria"/>
              </w:rPr>
              <w:t>fn:dateTime</w:t>
            </w:r>
            <w:r w:rsidRPr="00E276B6">
              <w:rPr>
                <w:rFonts w:ascii="Cambria" w:hAnsi="Cambria"/>
              </w:rPr>
              <w:t>(</w:t>
            </w:r>
            <w:r w:rsidRPr="00E276B6">
              <w:rPr>
                <w:rFonts w:ascii="Cambria" w:eastAsia="MS Mincho" w:hAnsi="Cambria"/>
              </w:rPr>
              <w:t>$arg1 as xs:date, $arg2 as xs:time</w:t>
            </w:r>
            <w:r w:rsidRPr="00E276B6">
              <w:rPr>
                <w:rFonts w:ascii="Cambria" w:hAnsi="Cambria"/>
              </w:rPr>
              <w:t>)</w:t>
            </w:r>
            <w:r w:rsidRPr="00E276B6">
              <w:rPr>
                <w:rFonts w:ascii="Cambria" w:eastAsia="MS Mincho" w:hAnsi="Cambria"/>
              </w:rPr>
              <w:t> as xs:dateTime</w:t>
            </w:r>
          </w:p>
        </w:tc>
      </w:tr>
    </w:tbl>
    <w:p w14:paraId="1402B9B8" w14:textId="12C110F5" w:rsidR="00B46A03" w:rsidRDefault="00B46A03" w:rsidP="00B46A03">
      <w:pPr>
        <w:pStyle w:val="Caption"/>
      </w:pPr>
      <w:bookmarkStart w:id="11623" w:name="_Toc322911767"/>
      <w:bookmarkStart w:id="11624" w:name="_Toc322912306"/>
      <w:bookmarkStart w:id="11625" w:name="_Toc329093166"/>
      <w:bookmarkStart w:id="11626" w:name="_Toc332701679"/>
      <w:bookmarkStart w:id="11627" w:name="_Toc332701983"/>
      <w:bookmarkStart w:id="11628" w:name="_Toc332711781"/>
      <w:bookmarkStart w:id="11629" w:name="_Toc332712083"/>
      <w:bookmarkStart w:id="11630" w:name="_Toc332712384"/>
      <w:bookmarkStart w:id="11631" w:name="_Toc332724300"/>
      <w:bookmarkStart w:id="11632" w:name="_Toc332724600"/>
      <w:bookmarkStart w:id="11633" w:name="_Toc341102896"/>
      <w:bookmarkStart w:id="11634" w:name="_Toc347241632"/>
      <w:bookmarkStart w:id="11635" w:name="_Toc347744824"/>
      <w:bookmarkStart w:id="11636" w:name="_Toc348984607"/>
      <w:bookmarkStart w:id="11637" w:name="_Toc348984912"/>
      <w:bookmarkStart w:id="11638" w:name="_Toc349038076"/>
      <w:bookmarkStart w:id="11639" w:name="_Toc349038378"/>
      <w:bookmarkStart w:id="11640" w:name="_Toc349042869"/>
      <w:bookmarkStart w:id="11641" w:name="_Toc351912991"/>
      <w:bookmarkStart w:id="11642" w:name="_Toc351915012"/>
      <w:bookmarkStart w:id="11643" w:name="_Toc351915478"/>
      <w:bookmarkStart w:id="11644" w:name="_Toc361231576"/>
      <w:bookmarkStart w:id="11645" w:name="_Toc361232102"/>
      <w:bookmarkStart w:id="11646" w:name="_Toc362445400"/>
      <w:bookmarkStart w:id="11647" w:name="_Toc363909367"/>
      <w:bookmarkStart w:id="11648" w:name="_Toc364463793"/>
      <w:bookmarkStart w:id="11649" w:name="_Toc366078397"/>
      <w:bookmarkStart w:id="11650" w:name="_Toc366079012"/>
      <w:bookmarkStart w:id="11651" w:name="_Toc366079997"/>
      <w:bookmarkStart w:id="11652" w:name="_Toc366080609"/>
      <w:bookmarkStart w:id="11653" w:name="_Toc366081218"/>
      <w:bookmarkEnd w:id="11623"/>
      <w:bookmarkEnd w:id="11624"/>
      <w:bookmarkEnd w:id="11625"/>
      <w:bookmarkEnd w:id="11626"/>
      <w:bookmarkEnd w:id="11627"/>
      <w:bookmarkEnd w:id="11628"/>
      <w:bookmarkEnd w:id="11629"/>
      <w:bookmarkEnd w:id="11630"/>
      <w:bookmarkEnd w:id="11631"/>
      <w:bookmarkEnd w:id="11632"/>
      <w:bookmarkEnd w:id="11633"/>
      <w:bookmarkEnd w:id="11634"/>
      <w:bookmarkEnd w:id="11635"/>
      <w:bookmarkEnd w:id="11636"/>
      <w:bookmarkEnd w:id="11637"/>
      <w:bookmarkEnd w:id="11638"/>
      <w:bookmarkEnd w:id="11639"/>
      <w:bookmarkEnd w:id="11640"/>
      <w:bookmarkEnd w:id="11641"/>
      <w:bookmarkEnd w:id="11642"/>
      <w:bookmarkEnd w:id="11643"/>
      <w:bookmarkEnd w:id="11644"/>
      <w:bookmarkEnd w:id="11645"/>
      <w:bookmarkEnd w:id="11646"/>
      <w:bookmarkEnd w:id="11647"/>
      <w:bookmarkEnd w:id="11648"/>
      <w:bookmarkEnd w:id="11649"/>
      <w:bookmarkEnd w:id="11650"/>
      <w:bookmarkEnd w:id="11651"/>
      <w:bookmarkEnd w:id="11652"/>
      <w:bookmarkEnd w:id="11653"/>
      <w:r>
        <w:t xml:space="preserve">Table </w:t>
      </w:r>
      <w:r>
        <w:fldChar w:fldCharType="begin"/>
      </w:r>
      <w:r>
        <w:instrText xml:space="preserve"> SEQ Table \* ARABIC </w:instrText>
      </w:r>
      <w:r>
        <w:fldChar w:fldCharType="separate"/>
      </w:r>
      <w:r w:rsidR="009D1493">
        <w:rPr>
          <w:noProof/>
        </w:rPr>
        <w:t>57</w:t>
      </w:r>
      <w:r>
        <w:rPr>
          <w:noProof/>
        </w:rPr>
        <w:fldChar w:fldCharType="end"/>
      </w:r>
      <w:r>
        <w:t xml:space="preserve"> Special Constructor for xs:dateTime</w:t>
      </w:r>
    </w:p>
    <w:p w14:paraId="479B812A"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654" w:name="_Toc366505558"/>
      <w:bookmarkStart w:id="11655" w:name="_Toc366508927"/>
      <w:bookmarkStart w:id="11656" w:name="_Toc366513428"/>
      <w:bookmarkStart w:id="11657" w:name="_Toc366574617"/>
      <w:bookmarkStart w:id="11658" w:name="_Toc366578410"/>
      <w:bookmarkStart w:id="11659" w:name="_Toc366579004"/>
      <w:bookmarkStart w:id="11660" w:name="_Toc366579596"/>
      <w:bookmarkStart w:id="11661" w:name="_Toc366580187"/>
      <w:bookmarkStart w:id="11662" w:name="_Toc366580779"/>
      <w:bookmarkStart w:id="11663" w:name="_Toc366581370"/>
      <w:bookmarkStart w:id="11664" w:name="_Toc366581962"/>
      <w:bookmarkStart w:id="11665" w:name="_Toc322911768"/>
      <w:bookmarkStart w:id="11666" w:name="_Toc322912307"/>
      <w:bookmarkStart w:id="11667" w:name="_Toc329093167"/>
      <w:bookmarkStart w:id="11668" w:name="_Toc332701680"/>
      <w:bookmarkStart w:id="11669" w:name="_Toc332701984"/>
      <w:bookmarkStart w:id="11670" w:name="_Toc332711782"/>
      <w:bookmarkStart w:id="11671" w:name="_Toc332712084"/>
      <w:bookmarkStart w:id="11672" w:name="_Toc332712385"/>
      <w:bookmarkStart w:id="11673" w:name="_Toc332724301"/>
      <w:bookmarkStart w:id="11674" w:name="_Toc332724601"/>
      <w:bookmarkStart w:id="11675" w:name="_Toc341102897"/>
      <w:bookmarkStart w:id="11676" w:name="_Toc347241633"/>
      <w:bookmarkStart w:id="11677" w:name="_Toc347744825"/>
      <w:bookmarkStart w:id="11678" w:name="_Toc348984608"/>
      <w:bookmarkStart w:id="11679" w:name="_Toc348984913"/>
      <w:bookmarkStart w:id="11680" w:name="_Toc349038077"/>
      <w:bookmarkStart w:id="11681" w:name="_Toc349038379"/>
      <w:bookmarkStart w:id="11682" w:name="_Toc349042870"/>
      <w:bookmarkStart w:id="11683" w:name="_Toc351912992"/>
      <w:bookmarkStart w:id="11684" w:name="_Toc351915013"/>
      <w:bookmarkStart w:id="11685" w:name="_Toc351915479"/>
      <w:bookmarkStart w:id="11686" w:name="_Toc361231577"/>
      <w:bookmarkStart w:id="11687" w:name="_Toc361232103"/>
      <w:bookmarkStart w:id="11688" w:name="_Toc362445401"/>
      <w:bookmarkStart w:id="11689" w:name="_Toc363909368"/>
      <w:bookmarkStart w:id="11690" w:name="_Toc364463794"/>
      <w:bookmarkStart w:id="11691" w:name="_Toc366078398"/>
      <w:bookmarkStart w:id="11692" w:name="_Toc366079013"/>
      <w:bookmarkStart w:id="11693" w:name="_Toc366079998"/>
      <w:bookmarkStart w:id="11694" w:name="_Toc366080610"/>
      <w:bookmarkStart w:id="11695" w:name="_Toc366081219"/>
      <w:bookmarkStart w:id="11696" w:name="_Toc366505559"/>
      <w:bookmarkStart w:id="11697" w:name="_Toc366508928"/>
      <w:bookmarkStart w:id="11698" w:name="_Toc366513429"/>
      <w:bookmarkStart w:id="11699" w:name="_Toc366574618"/>
      <w:bookmarkStart w:id="11700" w:name="_Toc366578411"/>
      <w:bookmarkStart w:id="11701" w:name="_Toc366579005"/>
      <w:bookmarkStart w:id="11702" w:name="_Toc366579597"/>
      <w:bookmarkStart w:id="11703" w:name="_Toc366580188"/>
      <w:bookmarkStart w:id="11704" w:name="_Toc366580780"/>
      <w:bookmarkStart w:id="11705" w:name="_Toc366581371"/>
      <w:bookmarkStart w:id="11706" w:name="_Toc366581963"/>
      <w:bookmarkStart w:id="11707" w:name="_Toc322911769"/>
      <w:bookmarkStart w:id="11708" w:name="_Toc322912308"/>
      <w:bookmarkStart w:id="11709" w:name="_Toc329093168"/>
      <w:bookmarkStart w:id="11710" w:name="_Toc332701681"/>
      <w:bookmarkStart w:id="11711" w:name="_Toc332701985"/>
      <w:bookmarkStart w:id="11712" w:name="_Toc332711783"/>
      <w:bookmarkStart w:id="11713" w:name="_Toc332712085"/>
      <w:bookmarkStart w:id="11714" w:name="_Toc332712386"/>
      <w:bookmarkStart w:id="11715" w:name="_Toc332724302"/>
      <w:bookmarkStart w:id="11716" w:name="_Toc332724602"/>
      <w:bookmarkStart w:id="11717" w:name="_Toc341102898"/>
      <w:bookmarkStart w:id="11718" w:name="_Toc347241634"/>
      <w:bookmarkStart w:id="11719" w:name="_Toc347744826"/>
      <w:bookmarkStart w:id="11720" w:name="_Toc348984609"/>
      <w:bookmarkStart w:id="11721" w:name="_Toc348984914"/>
      <w:bookmarkStart w:id="11722" w:name="_Toc349038078"/>
      <w:bookmarkStart w:id="11723" w:name="_Toc349038380"/>
      <w:bookmarkStart w:id="11724" w:name="_Toc349042871"/>
      <w:bookmarkStart w:id="11725" w:name="_Toc351912993"/>
      <w:bookmarkStart w:id="11726" w:name="_Toc351915014"/>
      <w:bookmarkStart w:id="11727" w:name="_Toc351915480"/>
      <w:bookmarkStart w:id="11728" w:name="_Toc361231578"/>
      <w:bookmarkStart w:id="11729" w:name="_Toc361232104"/>
      <w:bookmarkStart w:id="11730" w:name="_Toc362445402"/>
      <w:bookmarkStart w:id="11731" w:name="_Toc363909369"/>
      <w:bookmarkStart w:id="11732" w:name="_Toc364463795"/>
      <w:bookmarkStart w:id="11733" w:name="_Toc366078399"/>
      <w:bookmarkStart w:id="11734" w:name="_Toc366079014"/>
      <w:bookmarkStart w:id="11735" w:name="_Toc366079999"/>
      <w:bookmarkStart w:id="11736" w:name="_Toc366080611"/>
      <w:bookmarkStart w:id="11737" w:name="_Toc366081220"/>
      <w:bookmarkStart w:id="11738" w:name="_Toc366505560"/>
      <w:bookmarkStart w:id="11739" w:name="_Toc366508929"/>
      <w:bookmarkStart w:id="11740" w:name="_Toc366513430"/>
      <w:bookmarkStart w:id="11741" w:name="_Toc366574619"/>
      <w:bookmarkStart w:id="11742" w:name="_Toc366578412"/>
      <w:bookmarkStart w:id="11743" w:name="_Toc366579006"/>
      <w:bookmarkStart w:id="11744" w:name="_Toc366579598"/>
      <w:bookmarkStart w:id="11745" w:name="_Toc366580189"/>
      <w:bookmarkStart w:id="11746" w:name="_Toc366580781"/>
      <w:bookmarkStart w:id="11747" w:name="_Toc366581372"/>
      <w:bookmarkStart w:id="11748" w:name="_Toc366581964"/>
      <w:bookmarkStart w:id="11749" w:name="_Toc322911770"/>
      <w:bookmarkStart w:id="11750" w:name="_Toc322912309"/>
      <w:bookmarkStart w:id="11751" w:name="_Toc329093169"/>
      <w:bookmarkStart w:id="11752" w:name="_Toc332701682"/>
      <w:bookmarkStart w:id="11753" w:name="_Toc332701986"/>
      <w:bookmarkStart w:id="11754" w:name="_Toc332711784"/>
      <w:bookmarkStart w:id="11755" w:name="_Toc332712086"/>
      <w:bookmarkStart w:id="11756" w:name="_Toc332712387"/>
      <w:bookmarkStart w:id="11757" w:name="_Toc332724303"/>
      <w:bookmarkStart w:id="11758" w:name="_Toc332724603"/>
      <w:bookmarkStart w:id="11759" w:name="_Toc341102899"/>
      <w:bookmarkStart w:id="11760" w:name="_Toc347241635"/>
      <w:bookmarkStart w:id="11761" w:name="_Toc347744827"/>
      <w:bookmarkStart w:id="11762" w:name="_Toc348984610"/>
      <w:bookmarkStart w:id="11763" w:name="_Toc348984915"/>
      <w:bookmarkStart w:id="11764" w:name="_Toc349038079"/>
      <w:bookmarkStart w:id="11765" w:name="_Toc349038381"/>
      <w:bookmarkStart w:id="11766" w:name="_Toc349042872"/>
      <w:bookmarkStart w:id="11767" w:name="_Toc351912994"/>
      <w:bookmarkStart w:id="11768" w:name="_Toc351915015"/>
      <w:bookmarkStart w:id="11769" w:name="_Toc351915481"/>
      <w:bookmarkStart w:id="11770" w:name="_Toc361231579"/>
      <w:bookmarkStart w:id="11771" w:name="_Toc361232105"/>
      <w:bookmarkStart w:id="11772" w:name="_Toc362445403"/>
      <w:bookmarkStart w:id="11773" w:name="_Toc363909370"/>
      <w:bookmarkStart w:id="11774" w:name="_Toc364463796"/>
      <w:bookmarkStart w:id="11775" w:name="_Toc366078400"/>
      <w:bookmarkStart w:id="11776" w:name="_Toc366079015"/>
      <w:bookmarkStart w:id="11777" w:name="_Toc366080000"/>
      <w:bookmarkStart w:id="11778" w:name="_Toc366080612"/>
      <w:bookmarkStart w:id="11779" w:name="_Toc366081221"/>
      <w:bookmarkStart w:id="11780" w:name="_Toc366505561"/>
      <w:bookmarkStart w:id="11781" w:name="_Toc366508930"/>
      <w:bookmarkStart w:id="11782" w:name="_Toc366513431"/>
      <w:bookmarkStart w:id="11783" w:name="_Toc366574620"/>
      <w:bookmarkStart w:id="11784" w:name="_Toc366578413"/>
      <w:bookmarkStart w:id="11785" w:name="_Toc366579007"/>
      <w:bookmarkStart w:id="11786" w:name="_Toc366579599"/>
      <w:bookmarkStart w:id="11787" w:name="_Toc366580190"/>
      <w:bookmarkStart w:id="11788" w:name="_Toc366580782"/>
      <w:bookmarkStart w:id="11789" w:name="_Toc366581373"/>
      <w:bookmarkStart w:id="11790" w:name="_Toc366581965"/>
      <w:bookmarkStart w:id="11791" w:name="_Toc199516276"/>
      <w:bookmarkStart w:id="11792" w:name="_Toc194983952"/>
      <w:bookmarkStart w:id="11793" w:name="_Toc243112805"/>
      <w:bookmarkStart w:id="11794" w:name="_Toc349042873"/>
      <w:bookmarkStart w:id="11795" w:name="_Toc62570224"/>
      <w:bookmarkStart w:id="11796" w:name="_Toc210216946"/>
      <w:bookmarkStart w:id="11797" w:name="_Toc219441078"/>
      <w:bookmarkEnd w:id="11654"/>
      <w:bookmarkEnd w:id="11655"/>
      <w:bookmarkEnd w:id="11656"/>
      <w:bookmarkEnd w:id="11657"/>
      <w:bookmarkEnd w:id="11658"/>
      <w:bookmarkEnd w:id="11659"/>
      <w:bookmarkEnd w:id="11660"/>
      <w:bookmarkEnd w:id="11661"/>
      <w:bookmarkEnd w:id="11662"/>
      <w:bookmarkEnd w:id="11663"/>
      <w:bookmarkEnd w:id="11664"/>
      <w:bookmarkEnd w:id="11665"/>
      <w:bookmarkEnd w:id="11666"/>
      <w:bookmarkEnd w:id="11667"/>
      <w:bookmarkEnd w:id="11668"/>
      <w:bookmarkEnd w:id="11669"/>
      <w:bookmarkEnd w:id="11670"/>
      <w:bookmarkEnd w:id="11671"/>
      <w:bookmarkEnd w:id="11672"/>
      <w:bookmarkEnd w:id="11673"/>
      <w:bookmarkEnd w:id="11674"/>
      <w:bookmarkEnd w:id="11675"/>
      <w:bookmarkEnd w:id="11676"/>
      <w:bookmarkEnd w:id="11677"/>
      <w:bookmarkEnd w:id="11678"/>
      <w:bookmarkEnd w:id="11679"/>
      <w:bookmarkEnd w:id="11680"/>
      <w:bookmarkEnd w:id="11681"/>
      <w:bookmarkEnd w:id="11682"/>
      <w:bookmarkEnd w:id="11683"/>
      <w:bookmarkEnd w:id="11684"/>
      <w:bookmarkEnd w:id="11685"/>
      <w:bookmarkEnd w:id="11686"/>
      <w:bookmarkEnd w:id="11687"/>
      <w:bookmarkEnd w:id="11688"/>
      <w:bookmarkEnd w:id="11689"/>
      <w:bookmarkEnd w:id="11690"/>
      <w:bookmarkEnd w:id="11691"/>
      <w:bookmarkEnd w:id="11692"/>
      <w:bookmarkEnd w:id="11693"/>
      <w:bookmarkEnd w:id="11694"/>
      <w:bookmarkEnd w:id="11695"/>
      <w:bookmarkEnd w:id="11696"/>
      <w:bookmarkEnd w:id="11697"/>
      <w:bookmarkEnd w:id="11698"/>
      <w:bookmarkEnd w:id="11699"/>
      <w:bookmarkEnd w:id="11700"/>
      <w:bookmarkEnd w:id="11701"/>
      <w:bookmarkEnd w:id="11702"/>
      <w:bookmarkEnd w:id="11703"/>
      <w:bookmarkEnd w:id="11704"/>
      <w:bookmarkEnd w:id="11705"/>
      <w:bookmarkEnd w:id="11706"/>
      <w:bookmarkEnd w:id="11707"/>
      <w:bookmarkEnd w:id="11708"/>
      <w:bookmarkEnd w:id="11709"/>
      <w:bookmarkEnd w:id="11710"/>
      <w:bookmarkEnd w:id="11711"/>
      <w:bookmarkEnd w:id="11712"/>
      <w:bookmarkEnd w:id="11713"/>
      <w:bookmarkEnd w:id="11714"/>
      <w:bookmarkEnd w:id="11715"/>
      <w:bookmarkEnd w:id="11716"/>
      <w:bookmarkEnd w:id="11717"/>
      <w:bookmarkEnd w:id="11718"/>
      <w:bookmarkEnd w:id="11719"/>
      <w:bookmarkEnd w:id="11720"/>
      <w:bookmarkEnd w:id="11721"/>
      <w:bookmarkEnd w:id="11722"/>
      <w:bookmarkEnd w:id="11723"/>
      <w:bookmarkEnd w:id="11724"/>
      <w:bookmarkEnd w:id="11725"/>
      <w:bookmarkEnd w:id="11726"/>
      <w:bookmarkEnd w:id="11727"/>
      <w:bookmarkEnd w:id="11728"/>
      <w:bookmarkEnd w:id="11729"/>
      <w:bookmarkEnd w:id="11730"/>
      <w:bookmarkEnd w:id="11731"/>
      <w:bookmarkEnd w:id="11732"/>
      <w:bookmarkEnd w:id="11733"/>
      <w:bookmarkEnd w:id="11734"/>
      <w:bookmarkEnd w:id="11735"/>
      <w:bookmarkEnd w:id="11736"/>
      <w:bookmarkEnd w:id="11737"/>
      <w:bookmarkEnd w:id="11738"/>
      <w:bookmarkEnd w:id="11739"/>
      <w:bookmarkEnd w:id="11740"/>
      <w:bookmarkEnd w:id="11741"/>
      <w:bookmarkEnd w:id="11742"/>
      <w:bookmarkEnd w:id="11743"/>
      <w:bookmarkEnd w:id="11744"/>
      <w:bookmarkEnd w:id="11745"/>
      <w:bookmarkEnd w:id="11746"/>
      <w:bookmarkEnd w:id="11747"/>
      <w:bookmarkEnd w:id="11748"/>
      <w:bookmarkEnd w:id="11749"/>
      <w:bookmarkEnd w:id="11750"/>
      <w:bookmarkEnd w:id="11751"/>
      <w:bookmarkEnd w:id="11752"/>
      <w:bookmarkEnd w:id="11753"/>
      <w:bookmarkEnd w:id="11754"/>
      <w:bookmarkEnd w:id="11755"/>
      <w:bookmarkEnd w:id="11756"/>
      <w:bookmarkEnd w:id="11757"/>
      <w:bookmarkEnd w:id="11758"/>
      <w:bookmarkEnd w:id="11759"/>
      <w:bookmarkEnd w:id="11760"/>
      <w:bookmarkEnd w:id="11761"/>
      <w:bookmarkEnd w:id="11762"/>
      <w:bookmarkEnd w:id="11763"/>
      <w:bookmarkEnd w:id="11764"/>
      <w:bookmarkEnd w:id="11765"/>
      <w:bookmarkEnd w:id="11766"/>
      <w:bookmarkEnd w:id="11767"/>
      <w:bookmarkEnd w:id="11768"/>
      <w:bookmarkEnd w:id="11769"/>
      <w:bookmarkEnd w:id="11770"/>
      <w:bookmarkEnd w:id="11771"/>
      <w:bookmarkEnd w:id="11772"/>
      <w:bookmarkEnd w:id="11773"/>
      <w:bookmarkEnd w:id="11774"/>
      <w:bookmarkEnd w:id="11775"/>
      <w:bookmarkEnd w:id="11776"/>
      <w:bookmarkEnd w:id="11777"/>
      <w:bookmarkEnd w:id="11778"/>
      <w:bookmarkEnd w:id="11779"/>
      <w:bookmarkEnd w:id="11780"/>
      <w:bookmarkEnd w:id="11781"/>
      <w:bookmarkEnd w:id="11782"/>
      <w:bookmarkEnd w:id="11783"/>
      <w:bookmarkEnd w:id="11784"/>
      <w:bookmarkEnd w:id="11785"/>
      <w:bookmarkEnd w:id="11786"/>
      <w:bookmarkEnd w:id="11787"/>
      <w:bookmarkEnd w:id="11788"/>
      <w:bookmarkEnd w:id="11789"/>
      <w:bookmarkEnd w:id="11790"/>
      <w:r>
        <w:rPr>
          <w:rFonts w:eastAsia="Times New Roman"/>
        </w:rPr>
        <w:t>Standard XPath Functions</w:t>
      </w:r>
      <w:bookmarkEnd w:id="11791"/>
      <w:bookmarkEnd w:id="11792"/>
      <w:bookmarkEnd w:id="11793"/>
      <w:bookmarkEnd w:id="11794"/>
      <w:bookmarkEnd w:id="11795"/>
      <w:bookmarkEnd w:id="11796"/>
      <w:bookmarkEnd w:id="11797"/>
    </w:p>
    <w:p w14:paraId="33B70060"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Boolean functions</w:t>
      </w:r>
    </w:p>
    <w:p w14:paraId="0E962DBB" w14:textId="77777777" w:rsidR="00B46A03" w:rsidRDefault="00B46A03" w:rsidP="00B46A03">
      <w:pPr>
        <w:rPr>
          <w:rFonts w:eastAsia="MS Mincho"/>
          <w:lang w:eastAsia="ja-JP" w:bidi="he-IL"/>
        </w:rPr>
      </w:pPr>
      <w:r>
        <w:rPr>
          <w:rFonts w:eastAsia="MS Mincho"/>
          <w:lang w:eastAsia="ja-JP" w:bidi="he-IL"/>
        </w:rPr>
        <w:t xml:space="preserve">The following additional constructor functions are defined on the boolean type. </w:t>
      </w:r>
    </w:p>
    <w:tbl>
      <w:tblPr>
        <w:tblStyle w:val="Table"/>
        <w:tblW w:w="5000" w:type="pct"/>
        <w:tblInd w:w="0" w:type="dxa"/>
        <w:tblLook w:val="04A0" w:firstRow="1" w:lastRow="0" w:firstColumn="1" w:lastColumn="0" w:noHBand="0" w:noVBand="1"/>
      </w:tblPr>
      <w:tblGrid>
        <w:gridCol w:w="2297"/>
        <w:gridCol w:w="7897"/>
      </w:tblGrid>
      <w:tr w:rsidR="00B46A03" w14:paraId="09C1BAA0"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32652405"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6D23996C" w14:textId="77777777" w:rsidR="00B46A03" w:rsidRPr="00E276B6" w:rsidRDefault="00B46A03" w:rsidP="00E310A9">
            <w:pPr>
              <w:jc w:val="left"/>
              <w:rPr>
                <w:rFonts w:ascii="Cambria" w:hAnsi="Cambria"/>
              </w:rPr>
            </w:pPr>
            <w:r w:rsidRPr="00E276B6">
              <w:rPr>
                <w:rFonts w:ascii="Cambria" w:hAnsi="Cambria"/>
              </w:rPr>
              <w:t>Meaning</w:t>
            </w:r>
          </w:p>
        </w:tc>
      </w:tr>
      <w:tr w:rsidR="00B46A03" w14:paraId="60B08739"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8213F4D" w14:textId="77777777" w:rsidR="00B46A03" w:rsidRPr="00E276B6" w:rsidRDefault="00B46A03" w:rsidP="00E310A9">
            <w:pPr>
              <w:jc w:val="left"/>
              <w:rPr>
                <w:rFonts w:ascii="Cambria" w:hAnsi="Cambria"/>
                <w:sz w:val="24"/>
              </w:rPr>
            </w:pPr>
            <w:r w:rsidRPr="00E276B6">
              <w:rPr>
                <w:rFonts w:ascii="Cambria" w:hAnsi="Cambria"/>
              </w:rPr>
              <w:t>fn:true()</w:t>
            </w:r>
          </w:p>
        </w:tc>
        <w:tc>
          <w:tcPr>
            <w:tcW w:w="0" w:type="auto"/>
            <w:tcBorders>
              <w:top w:val="single" w:sz="4" w:space="0" w:color="auto"/>
              <w:left w:val="single" w:sz="4" w:space="0" w:color="auto"/>
              <w:bottom w:val="single" w:sz="4" w:space="0" w:color="auto"/>
              <w:right w:val="single" w:sz="4" w:space="0" w:color="auto"/>
            </w:tcBorders>
            <w:hideMark/>
          </w:tcPr>
          <w:p w14:paraId="5E864922" w14:textId="77777777" w:rsidR="00B46A03" w:rsidRPr="00E276B6" w:rsidRDefault="00B46A03" w:rsidP="00E310A9">
            <w:pPr>
              <w:jc w:val="left"/>
              <w:rPr>
                <w:rFonts w:ascii="Cambria" w:hAnsi="Cambria"/>
              </w:rPr>
            </w:pPr>
            <w:r w:rsidRPr="00E276B6">
              <w:rPr>
                <w:rFonts w:ascii="Cambria" w:hAnsi="Cambria"/>
              </w:rPr>
              <w:t>Constructs the xs:boolean value 'true'.</w:t>
            </w:r>
          </w:p>
        </w:tc>
      </w:tr>
      <w:tr w:rsidR="00B46A03" w14:paraId="61EBE30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F4088CB" w14:textId="77777777" w:rsidR="00B46A03" w:rsidRPr="00E276B6" w:rsidRDefault="00B46A03" w:rsidP="00E310A9">
            <w:pPr>
              <w:jc w:val="left"/>
              <w:rPr>
                <w:rFonts w:ascii="Cambria" w:hAnsi="Cambria"/>
                <w:sz w:val="24"/>
              </w:rPr>
            </w:pPr>
            <w:r w:rsidRPr="00E276B6">
              <w:rPr>
                <w:rFonts w:ascii="Cambria" w:hAnsi="Cambria"/>
              </w:rPr>
              <w:t>fn:false()</w:t>
            </w:r>
          </w:p>
        </w:tc>
        <w:tc>
          <w:tcPr>
            <w:tcW w:w="0" w:type="auto"/>
            <w:tcBorders>
              <w:top w:val="single" w:sz="4" w:space="0" w:color="auto"/>
              <w:left w:val="single" w:sz="4" w:space="0" w:color="auto"/>
              <w:bottom w:val="single" w:sz="4" w:space="0" w:color="auto"/>
              <w:right w:val="single" w:sz="4" w:space="0" w:color="auto"/>
            </w:tcBorders>
            <w:hideMark/>
          </w:tcPr>
          <w:p w14:paraId="19CCD3F3" w14:textId="77777777" w:rsidR="00B46A03" w:rsidRPr="00E276B6" w:rsidRDefault="00B46A03" w:rsidP="00E310A9">
            <w:pPr>
              <w:jc w:val="left"/>
              <w:rPr>
                <w:rFonts w:ascii="Cambria" w:hAnsi="Cambria"/>
              </w:rPr>
            </w:pPr>
            <w:r w:rsidRPr="00E276B6">
              <w:rPr>
                <w:rFonts w:ascii="Cambria" w:hAnsi="Cambria"/>
              </w:rPr>
              <w:t>Constructs the xs:boolean value 'false'.</w:t>
            </w:r>
          </w:p>
        </w:tc>
      </w:tr>
    </w:tbl>
    <w:p w14:paraId="31713D8A" w14:textId="40CEF336"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58</w:t>
      </w:r>
      <w:r>
        <w:rPr>
          <w:noProof/>
        </w:rPr>
        <w:fldChar w:fldCharType="end"/>
      </w:r>
      <w:r>
        <w:rPr>
          <w:noProof/>
        </w:rPr>
        <w:t xml:space="preserve"> Boolean functions</w:t>
      </w:r>
    </w:p>
    <w:p w14:paraId="6052A13C" w14:textId="77777777" w:rsidR="00B46A03" w:rsidRDefault="00B46A03" w:rsidP="00B46A03">
      <w:pPr>
        <w:rPr>
          <w:rFonts w:eastAsia="MS Mincho"/>
          <w:lang w:eastAsia="ja-JP" w:bidi="he-IL"/>
        </w:rPr>
      </w:pPr>
      <w:r>
        <w:rPr>
          <w:rFonts w:eastAsia="MS Mincho"/>
          <w:lang w:eastAsia="ja-JP" w:bidi="he-IL"/>
        </w:rPr>
        <w:t>The following functions are defined on boolean values. The return type of these functions is xs:boolean.:</w:t>
      </w:r>
    </w:p>
    <w:tbl>
      <w:tblPr>
        <w:tblStyle w:val="Table"/>
        <w:tblW w:w="0" w:type="auto"/>
        <w:tblInd w:w="0" w:type="dxa"/>
        <w:tblLook w:val="04A0" w:firstRow="1" w:lastRow="0" w:firstColumn="1" w:lastColumn="0" w:noHBand="0" w:noVBand="1"/>
      </w:tblPr>
      <w:tblGrid>
        <w:gridCol w:w="1457"/>
        <w:gridCol w:w="8737"/>
      </w:tblGrid>
      <w:tr w:rsidR="00B46A03" w14:paraId="26AE6DE2"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5D006D49" w14:textId="77777777" w:rsidR="00B46A03" w:rsidRPr="00E276B6" w:rsidRDefault="00B46A03" w:rsidP="00E310A9">
            <w:pPr>
              <w:keepNext/>
              <w:jc w:val="left"/>
              <w:rPr>
                <w:rFonts w:ascii="Cambria" w:hAnsi="Cambria"/>
                <w:b w:val="0"/>
              </w:rPr>
            </w:pPr>
            <w:r w:rsidRPr="00E276B6">
              <w:rPr>
                <w:rFonts w:ascii="Cambria" w:hAnsi="Cambria"/>
              </w:rPr>
              <w:lastRenderedPageBreak/>
              <w:t>Function</w:t>
            </w:r>
          </w:p>
        </w:tc>
        <w:tc>
          <w:tcPr>
            <w:tcW w:w="0" w:type="auto"/>
            <w:hideMark/>
          </w:tcPr>
          <w:p w14:paraId="746D7856" w14:textId="77777777" w:rsidR="00B46A03" w:rsidRPr="00E276B6" w:rsidRDefault="00B46A03" w:rsidP="00E310A9">
            <w:pPr>
              <w:keepNext/>
              <w:jc w:val="left"/>
              <w:rPr>
                <w:rFonts w:ascii="Cambria" w:hAnsi="Cambria"/>
                <w:b w:val="0"/>
              </w:rPr>
            </w:pPr>
            <w:r w:rsidRPr="00E276B6">
              <w:rPr>
                <w:rFonts w:ascii="Cambria" w:hAnsi="Cambria"/>
              </w:rPr>
              <w:t>Meaning</w:t>
            </w:r>
          </w:p>
        </w:tc>
      </w:tr>
      <w:tr w:rsidR="00B46A03" w14:paraId="465484E3"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CBA4DA6" w14:textId="77777777" w:rsidR="00B46A03" w:rsidRPr="00E276B6" w:rsidRDefault="00B46A03" w:rsidP="00E310A9">
            <w:pPr>
              <w:keepNext/>
              <w:jc w:val="left"/>
              <w:rPr>
                <w:rFonts w:ascii="Cambria" w:hAnsi="Cambria"/>
              </w:rPr>
            </w:pPr>
            <w:r w:rsidRPr="00E276B6">
              <w:rPr>
                <w:rFonts w:ascii="Cambria" w:hAnsi="Cambria"/>
              </w:rPr>
              <w:t>fn:not($arg?)</w:t>
            </w:r>
          </w:p>
        </w:tc>
        <w:tc>
          <w:tcPr>
            <w:tcW w:w="0" w:type="auto"/>
            <w:tcBorders>
              <w:top w:val="single" w:sz="4" w:space="0" w:color="auto"/>
              <w:left w:val="single" w:sz="4" w:space="0" w:color="auto"/>
              <w:bottom w:val="single" w:sz="4" w:space="0" w:color="auto"/>
              <w:right w:val="single" w:sz="4" w:space="0" w:color="auto"/>
            </w:tcBorders>
            <w:hideMark/>
          </w:tcPr>
          <w:p w14:paraId="624184E9" w14:textId="77777777" w:rsidR="00B46A03" w:rsidRPr="00E276B6" w:rsidRDefault="00B46A03" w:rsidP="00E310A9">
            <w:pPr>
              <w:keepNext/>
              <w:jc w:val="left"/>
              <w:rPr>
                <w:rFonts w:ascii="Cambria" w:hAnsi="Cambria"/>
              </w:rPr>
            </w:pPr>
            <w:r w:rsidRPr="00E276B6">
              <w:rPr>
                <w:rFonts w:ascii="Cambria" w:hAnsi="Cambria"/>
              </w:rPr>
              <w:t xml:space="preserve">If </w:t>
            </w:r>
            <w:r>
              <w:rPr>
                <w:rStyle w:val="CodeCharacter"/>
                <w:rFonts w:eastAsia="MS Mincho"/>
                <w:sz w:val="20"/>
              </w:rPr>
              <w:t>$arg</w:t>
            </w:r>
            <w:r w:rsidRPr="00E276B6">
              <w:rPr>
                <w:rFonts w:ascii="Cambria" w:hAnsi="Cambria"/>
              </w:rPr>
              <w:t xml:space="preserve"> is the empty sequence or a node with </w:t>
            </w:r>
            <w:r w:rsidRPr="00E276B6">
              <w:rPr>
                <w:rFonts w:ascii="Cambria" w:hAnsi="Cambria"/>
                <w:b/>
              </w:rPr>
              <w:t xml:space="preserve">[nilled] </w:t>
            </w:r>
            <w:r w:rsidRPr="00E276B6">
              <w:rPr>
                <w:rFonts w:ascii="Cambria" w:hAnsi="Cambria"/>
              </w:rPr>
              <w:t xml:space="preserve">true, </w:t>
            </w:r>
            <w:r>
              <w:rPr>
                <w:rStyle w:val="CodeCharacter"/>
                <w:rFonts w:eastAsia="MS Mincho"/>
                <w:sz w:val="20"/>
              </w:rPr>
              <w:t>fn:not</w:t>
            </w:r>
            <w:r w:rsidRPr="00E276B6">
              <w:rPr>
                <w:rFonts w:ascii="Cambria" w:hAnsi="Cambria"/>
              </w:rPr>
              <w:t xml:space="preserve"> returns </w:t>
            </w:r>
            <w:r>
              <w:rPr>
                <w:rStyle w:val="CodeCharacter"/>
                <w:rFonts w:eastAsia="MS Mincho"/>
                <w:sz w:val="20"/>
              </w:rPr>
              <w:t>true</w:t>
            </w:r>
            <w:r w:rsidRPr="00E276B6">
              <w:rPr>
                <w:rFonts w:ascii="Cambria" w:hAnsi="Cambria"/>
              </w:rPr>
              <w:t>.</w:t>
            </w:r>
          </w:p>
          <w:p w14:paraId="0694D3E9" w14:textId="77777777" w:rsidR="00B46A03" w:rsidRPr="00E276B6" w:rsidRDefault="00B46A03" w:rsidP="00E310A9">
            <w:pPr>
              <w:keepNext/>
              <w:jc w:val="left"/>
              <w:rPr>
                <w:rFonts w:ascii="Cambria" w:hAnsi="Cambria"/>
              </w:rPr>
            </w:pPr>
            <w:r w:rsidRPr="00E276B6">
              <w:rPr>
                <w:rFonts w:ascii="Cambria" w:hAnsi="Cambria"/>
              </w:rPr>
              <w:t xml:space="preserve">If </w:t>
            </w:r>
            <w:r>
              <w:rPr>
                <w:rStyle w:val="CodeCharacter"/>
                <w:rFonts w:eastAsia="MS Mincho"/>
                <w:sz w:val="20"/>
              </w:rPr>
              <w:t>$arg</w:t>
            </w:r>
            <w:r w:rsidRPr="00E276B6">
              <w:rPr>
                <w:rFonts w:ascii="Cambria" w:hAnsi="Cambria"/>
              </w:rPr>
              <w:t xml:space="preserve"> is a sequence containing a node with </w:t>
            </w:r>
            <w:r w:rsidRPr="00E276B6">
              <w:rPr>
                <w:rFonts w:ascii="Cambria" w:hAnsi="Cambria"/>
                <w:b/>
              </w:rPr>
              <w:t>[nilled]</w:t>
            </w:r>
            <w:r w:rsidRPr="00E276B6">
              <w:rPr>
                <w:rFonts w:ascii="Cambria" w:hAnsi="Cambria"/>
              </w:rPr>
              <w:t xml:space="preserve"> false or </w:t>
            </w:r>
            <w:r w:rsidRPr="00E276B6">
              <w:rPr>
                <w:rFonts w:ascii="Cambria" w:hAnsi="Cambria"/>
                <w:b/>
              </w:rPr>
              <w:t>[nilled]</w:t>
            </w:r>
            <w:r w:rsidRPr="00E276B6">
              <w:rPr>
                <w:rFonts w:ascii="Cambria" w:hAnsi="Cambria"/>
              </w:rPr>
              <w:t xml:space="preserve"> having no value (that is, a node corresponding to a non-nillable element), </w:t>
            </w:r>
            <w:r>
              <w:rPr>
                <w:rStyle w:val="CodeCharacter"/>
                <w:rFonts w:eastAsia="MS Mincho"/>
                <w:sz w:val="20"/>
              </w:rPr>
              <w:t>fn:not</w:t>
            </w:r>
            <w:r w:rsidRPr="00E276B6">
              <w:rPr>
                <w:rFonts w:ascii="Cambria" w:hAnsi="Cambria"/>
              </w:rPr>
              <w:t xml:space="preserve"> returns </w:t>
            </w:r>
            <w:r>
              <w:rPr>
                <w:rStyle w:val="CodeCharacter"/>
                <w:rFonts w:eastAsia="MS Mincho"/>
                <w:sz w:val="20"/>
              </w:rPr>
              <w:t>false</w:t>
            </w:r>
            <w:r w:rsidRPr="00E276B6">
              <w:rPr>
                <w:rFonts w:ascii="Cambria" w:hAnsi="Cambria"/>
              </w:rPr>
              <w:t>.</w:t>
            </w:r>
          </w:p>
          <w:p w14:paraId="16924F63" w14:textId="77777777" w:rsidR="00B46A03" w:rsidRPr="00E276B6" w:rsidRDefault="00B46A03" w:rsidP="00E310A9">
            <w:pPr>
              <w:keepNext/>
              <w:jc w:val="left"/>
              <w:rPr>
                <w:rFonts w:ascii="Cambria" w:hAnsi="Cambria"/>
              </w:rPr>
            </w:pPr>
            <w:r w:rsidRPr="00E276B6">
              <w:rPr>
                <w:rFonts w:ascii="Cambria" w:hAnsi="Cambria"/>
              </w:rPr>
              <w:t xml:space="preserve">If </w:t>
            </w:r>
            <w:r>
              <w:rPr>
                <w:rStyle w:val="CodeCharacter"/>
                <w:rFonts w:eastAsia="MS Mincho"/>
                <w:sz w:val="20"/>
              </w:rPr>
              <w:t>$arg</w:t>
            </w:r>
            <w:r w:rsidRPr="00E276B6">
              <w:rPr>
                <w:rFonts w:ascii="Cambria" w:hAnsi="Cambria"/>
              </w:rPr>
              <w:t xml:space="preserve"> is a value of type </w:t>
            </w:r>
            <w:r>
              <w:rPr>
                <w:rStyle w:val="CodeCharacter"/>
                <w:rFonts w:eastAsia="MS Mincho"/>
                <w:sz w:val="20"/>
              </w:rPr>
              <w:t>xs:boolean</w:t>
            </w:r>
            <w:r w:rsidRPr="00E276B6">
              <w:rPr>
                <w:rFonts w:ascii="Cambria" w:hAnsi="Cambria"/>
              </w:rPr>
              <w:t xml:space="preserve"> or a derived from </w:t>
            </w:r>
            <w:r>
              <w:rPr>
                <w:rStyle w:val="CodeCharacter"/>
                <w:rFonts w:eastAsia="MS Mincho"/>
                <w:sz w:val="20"/>
              </w:rPr>
              <w:t>xs:boolean</w:t>
            </w:r>
            <w:r w:rsidRPr="00E276B6">
              <w:rPr>
                <w:rFonts w:ascii="Cambria" w:hAnsi="Cambria"/>
              </w:rPr>
              <w:t xml:space="preserve">, </w:t>
            </w:r>
            <w:r>
              <w:rPr>
                <w:rStyle w:val="CodeCharacter"/>
                <w:rFonts w:eastAsia="MS Mincho"/>
                <w:sz w:val="20"/>
              </w:rPr>
              <w:t>fn:not</w:t>
            </w:r>
            <w:r w:rsidRPr="00E276B6">
              <w:rPr>
                <w:rFonts w:ascii="Cambria" w:hAnsi="Cambria"/>
              </w:rPr>
              <w:t xml:space="preserve"> returns the boolean inverse of </w:t>
            </w:r>
            <w:r>
              <w:rPr>
                <w:rStyle w:val="CodeCharacter"/>
                <w:rFonts w:eastAsia="MS Mincho"/>
                <w:sz w:val="20"/>
              </w:rPr>
              <w:t>$arg</w:t>
            </w:r>
            <w:r w:rsidRPr="00E276B6">
              <w:rPr>
                <w:rFonts w:ascii="Cambria" w:hAnsi="Cambria"/>
              </w:rPr>
              <w:t>.</w:t>
            </w:r>
          </w:p>
          <w:p w14:paraId="05FC5638" w14:textId="77777777" w:rsidR="00B46A03" w:rsidRPr="00E276B6" w:rsidRDefault="00B46A03" w:rsidP="00E310A9">
            <w:pPr>
              <w:keepNext/>
              <w:jc w:val="left"/>
              <w:rPr>
                <w:rFonts w:ascii="Cambria" w:hAnsi="Cambria"/>
              </w:rPr>
            </w:pPr>
            <w:r w:rsidRPr="00E276B6">
              <w:rPr>
                <w:rFonts w:ascii="Cambria" w:hAnsi="Cambria"/>
              </w:rPr>
              <w:t xml:space="preserve">If </w:t>
            </w:r>
            <w:r>
              <w:rPr>
                <w:rStyle w:val="CodeCharacter"/>
                <w:rFonts w:eastAsia="MS Mincho"/>
                <w:sz w:val="20"/>
              </w:rPr>
              <w:t>$arg</w:t>
            </w:r>
            <w:r w:rsidRPr="00E276B6">
              <w:rPr>
                <w:rFonts w:ascii="Cambria" w:hAnsi="Cambria"/>
              </w:rPr>
              <w:t xml:space="preserve"> is a value of type </w:t>
            </w:r>
            <w:r>
              <w:rPr>
                <w:rStyle w:val="CodeCharacter"/>
                <w:rFonts w:eastAsia="MS Mincho"/>
                <w:sz w:val="20"/>
              </w:rPr>
              <w:t>xs:string</w:t>
            </w:r>
            <w:r w:rsidRPr="00E276B6">
              <w:rPr>
                <w:rFonts w:ascii="Cambria" w:hAnsi="Cambria"/>
              </w:rPr>
              <w:t xml:space="preserve"> or a type derived from </w:t>
            </w:r>
            <w:r>
              <w:rPr>
                <w:rStyle w:val="CodeCharacter"/>
                <w:rFonts w:eastAsia="MS Mincho"/>
                <w:sz w:val="20"/>
              </w:rPr>
              <w:t>xs:string</w:t>
            </w:r>
            <w:r w:rsidRPr="00E276B6">
              <w:rPr>
                <w:rFonts w:ascii="Cambria" w:hAnsi="Cambria"/>
              </w:rPr>
              <w:t xml:space="preserve">, </w:t>
            </w:r>
            <w:r>
              <w:rPr>
                <w:rStyle w:val="CodeCharacter"/>
                <w:rFonts w:eastAsia="MS Mincho"/>
                <w:sz w:val="20"/>
              </w:rPr>
              <w:t>fn:not</w:t>
            </w:r>
            <w:r w:rsidRPr="00E276B6">
              <w:rPr>
                <w:rFonts w:ascii="Cambria" w:hAnsi="Cambria"/>
              </w:rPr>
              <w:t xml:space="preserve"> returns </w:t>
            </w:r>
            <w:r>
              <w:rPr>
                <w:rStyle w:val="CodeCharacter"/>
                <w:rFonts w:eastAsia="MS Mincho"/>
                <w:sz w:val="20"/>
              </w:rPr>
              <w:t>true</w:t>
            </w:r>
            <w:r w:rsidRPr="00E276B6">
              <w:rPr>
                <w:rFonts w:ascii="Cambria" w:hAnsi="Cambria"/>
              </w:rPr>
              <w:t xml:space="preserve"> if the operand value has zero length; otherwise it returns </w:t>
            </w:r>
            <w:r>
              <w:rPr>
                <w:rStyle w:val="CodeCharacter"/>
                <w:rFonts w:eastAsia="MS Mincho"/>
                <w:sz w:val="20"/>
              </w:rPr>
              <w:t>false</w:t>
            </w:r>
            <w:r w:rsidRPr="00E276B6">
              <w:rPr>
                <w:rFonts w:ascii="Cambria" w:hAnsi="Cambria"/>
              </w:rPr>
              <w:t>.</w:t>
            </w:r>
          </w:p>
          <w:p w14:paraId="3C84603C" w14:textId="77777777" w:rsidR="00B46A03" w:rsidRPr="00E276B6" w:rsidRDefault="00B46A03" w:rsidP="00E310A9">
            <w:pPr>
              <w:keepNext/>
              <w:jc w:val="left"/>
              <w:rPr>
                <w:rFonts w:ascii="Cambria" w:hAnsi="Cambria"/>
              </w:rPr>
            </w:pPr>
            <w:r w:rsidRPr="00E276B6">
              <w:rPr>
                <w:rFonts w:ascii="Cambria" w:hAnsi="Cambria"/>
              </w:rPr>
              <w:t xml:space="preserve">If </w:t>
            </w:r>
            <w:r>
              <w:rPr>
                <w:rStyle w:val="CodeCharacter"/>
                <w:rFonts w:eastAsia="MS Mincho"/>
                <w:sz w:val="20"/>
              </w:rPr>
              <w:t>$arg</w:t>
            </w:r>
            <w:r w:rsidRPr="00E276B6">
              <w:rPr>
                <w:rFonts w:ascii="Cambria" w:hAnsi="Cambria"/>
              </w:rPr>
              <w:t xml:space="preserve"> is a value of any numeric type or a type derived from a numeric type, </w:t>
            </w:r>
            <w:r>
              <w:rPr>
                <w:rStyle w:val="CodeCharacter"/>
                <w:rFonts w:eastAsia="MS Mincho"/>
                <w:sz w:val="20"/>
              </w:rPr>
              <w:t>fn:not</w:t>
            </w:r>
            <w:r w:rsidRPr="00E276B6">
              <w:rPr>
                <w:rFonts w:ascii="Cambria" w:hAnsi="Cambria"/>
              </w:rPr>
              <w:t xml:space="preserve"> returns </w:t>
            </w:r>
            <w:r>
              <w:rPr>
                <w:rStyle w:val="CodeCharacter"/>
                <w:rFonts w:eastAsia="MS Mincho"/>
                <w:sz w:val="20"/>
              </w:rPr>
              <w:t>true</w:t>
            </w:r>
            <w:r w:rsidRPr="00E276B6">
              <w:rPr>
                <w:rFonts w:ascii="Cambria" w:hAnsi="Cambria"/>
              </w:rPr>
              <w:t xml:space="preserve"> if the operand value is </w:t>
            </w:r>
            <w:r>
              <w:rPr>
                <w:rStyle w:val="CodeCharacter"/>
                <w:rFonts w:eastAsia="MS Mincho"/>
                <w:sz w:val="20"/>
              </w:rPr>
              <w:t>NaN</w:t>
            </w:r>
            <w:r w:rsidRPr="00E276B6">
              <w:rPr>
                <w:rFonts w:ascii="Cambria" w:hAnsi="Cambria"/>
              </w:rPr>
              <w:t xml:space="preserve"> or is numerically equal to zero; otherwise it returns </w:t>
            </w:r>
            <w:r>
              <w:rPr>
                <w:rStyle w:val="CodeCharacter"/>
                <w:rFonts w:eastAsia="MS Mincho"/>
                <w:sz w:val="20"/>
              </w:rPr>
              <w:t>false</w:t>
            </w:r>
            <w:r w:rsidRPr="00E276B6">
              <w:rPr>
                <w:rFonts w:ascii="Cambria" w:hAnsi="Cambria"/>
              </w:rPr>
              <w:t>.</w:t>
            </w:r>
          </w:p>
          <w:p w14:paraId="3D6CB8FC" w14:textId="77777777" w:rsidR="00B46A03" w:rsidRPr="00E276B6" w:rsidRDefault="00B46A03" w:rsidP="00E310A9">
            <w:pPr>
              <w:keepNext/>
              <w:jc w:val="left"/>
              <w:rPr>
                <w:rFonts w:ascii="Cambria" w:hAnsi="Cambria"/>
              </w:rPr>
            </w:pPr>
            <w:r w:rsidRPr="00E276B6">
              <w:rPr>
                <w:rFonts w:ascii="Cambria" w:hAnsi="Cambria"/>
              </w:rPr>
              <w:t xml:space="preserve">In all other cases, </w:t>
            </w:r>
            <w:r>
              <w:rPr>
                <w:rStyle w:val="CodeCharacter"/>
                <w:rFonts w:eastAsia="MS Mincho"/>
                <w:sz w:val="20"/>
              </w:rPr>
              <w:t>fn:not</w:t>
            </w:r>
            <w:r w:rsidRPr="00E276B6">
              <w:rPr>
                <w:rFonts w:ascii="Cambria" w:hAnsi="Cambria"/>
              </w:rPr>
              <w:t xml:space="preserve"> raises a Processing Error.</w:t>
            </w:r>
          </w:p>
          <w:p w14:paraId="0F017790" w14:textId="77777777" w:rsidR="00B46A03" w:rsidRPr="00E276B6" w:rsidRDefault="00B46A03" w:rsidP="00E310A9">
            <w:pPr>
              <w:keepNext/>
              <w:jc w:val="left"/>
              <w:rPr>
                <w:rFonts w:ascii="Cambria" w:hAnsi="Cambria"/>
              </w:rPr>
            </w:pPr>
            <w:r w:rsidRPr="00E276B6">
              <w:rPr>
                <w:rFonts w:ascii="Cambria" w:hAnsi="Cambria"/>
              </w:rPr>
              <w:t xml:space="preserve">Inverts the </w:t>
            </w:r>
            <w:r w:rsidRPr="00E276B6">
              <w:rPr>
                <w:rFonts w:ascii="Cambria" w:hAnsi="Cambria" w:cs="Arial"/>
              </w:rPr>
              <w:t>xs:boolean</w:t>
            </w:r>
            <w:r w:rsidRPr="00E276B6">
              <w:rPr>
                <w:rFonts w:ascii="Cambria" w:hAnsi="Cambria"/>
              </w:rPr>
              <w:t xml:space="preserve"> value of the argument.</w:t>
            </w:r>
          </w:p>
        </w:tc>
      </w:tr>
    </w:tbl>
    <w:p w14:paraId="337ACD6F" w14:textId="24262C0B"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59</w:t>
      </w:r>
      <w:r>
        <w:rPr>
          <w:noProof/>
        </w:rPr>
        <w:fldChar w:fldCharType="end"/>
      </w:r>
      <w:r>
        <w:t xml:space="preserve"> Boolean functions</w:t>
      </w:r>
    </w:p>
    <w:p w14:paraId="0927F46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Numeric Functions</w:t>
      </w:r>
    </w:p>
    <w:p w14:paraId="5CD85F39" w14:textId="77777777" w:rsidR="00B46A03" w:rsidRDefault="00B46A03" w:rsidP="00B46A03">
      <w:pPr>
        <w:rPr>
          <w:rFonts w:eastAsia="MS Mincho"/>
          <w:lang w:eastAsia="ja-JP" w:bidi="he-IL"/>
        </w:rPr>
      </w:pPr>
      <w:r>
        <w:rPr>
          <w:rFonts w:eastAsia="MS Mincho"/>
          <w:lang w:eastAsia="ja-JP" w:bidi="he-IL"/>
        </w:rPr>
        <w:t>The following functions are defined on numeric types. Each function returns a value of the same type as the type of its argument. The argument must be convertible to a number type.</w:t>
      </w:r>
    </w:p>
    <w:tbl>
      <w:tblPr>
        <w:tblStyle w:val="Table"/>
        <w:tblW w:w="5000" w:type="pct"/>
        <w:tblInd w:w="0" w:type="dxa"/>
        <w:tblLook w:val="04A0" w:firstRow="1" w:lastRow="0" w:firstColumn="1" w:lastColumn="0" w:noHBand="0" w:noVBand="1"/>
      </w:tblPr>
      <w:tblGrid>
        <w:gridCol w:w="3863"/>
        <w:gridCol w:w="6331"/>
      </w:tblGrid>
      <w:tr w:rsidR="00B46A03" w14:paraId="158EF273"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73C9E9F1"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2420B365" w14:textId="77777777" w:rsidR="00B46A03" w:rsidRPr="00E276B6" w:rsidRDefault="00B46A03" w:rsidP="00E310A9">
            <w:pPr>
              <w:jc w:val="left"/>
              <w:rPr>
                <w:rFonts w:ascii="Cambria" w:hAnsi="Cambria"/>
              </w:rPr>
            </w:pPr>
            <w:r w:rsidRPr="00E276B6">
              <w:rPr>
                <w:rFonts w:ascii="Cambria" w:hAnsi="Cambria"/>
              </w:rPr>
              <w:t>Meaning</w:t>
            </w:r>
          </w:p>
        </w:tc>
      </w:tr>
      <w:tr w:rsidR="00B46A03" w14:paraId="55DB1F0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7F7E791" w14:textId="77777777" w:rsidR="00B46A03" w:rsidRPr="00E276B6" w:rsidRDefault="00B46A03" w:rsidP="00E310A9">
            <w:pPr>
              <w:jc w:val="left"/>
              <w:rPr>
                <w:rFonts w:ascii="Cambria" w:hAnsi="Cambria"/>
              </w:rPr>
            </w:pPr>
            <w:r w:rsidRPr="00E276B6">
              <w:rPr>
                <w:rFonts w:ascii="Cambria" w:hAnsi="Cambria"/>
              </w:rPr>
              <w:t>fn:abs($arg as numeric)</w:t>
            </w:r>
          </w:p>
        </w:tc>
        <w:tc>
          <w:tcPr>
            <w:tcW w:w="0" w:type="auto"/>
            <w:tcBorders>
              <w:top w:val="single" w:sz="4" w:space="0" w:color="auto"/>
              <w:left w:val="single" w:sz="4" w:space="0" w:color="auto"/>
              <w:bottom w:val="single" w:sz="4" w:space="0" w:color="auto"/>
              <w:right w:val="single" w:sz="4" w:space="0" w:color="auto"/>
            </w:tcBorders>
            <w:hideMark/>
          </w:tcPr>
          <w:p w14:paraId="6C7B6B95" w14:textId="77777777" w:rsidR="00B46A03" w:rsidRPr="00E276B6" w:rsidRDefault="00B46A03" w:rsidP="00E310A9">
            <w:pPr>
              <w:jc w:val="left"/>
              <w:rPr>
                <w:rFonts w:ascii="Cambria" w:hAnsi="Cambria"/>
              </w:rPr>
            </w:pPr>
            <w:r w:rsidRPr="00E276B6">
              <w:rPr>
                <w:rFonts w:ascii="Cambria" w:hAnsi="Cambria"/>
              </w:rPr>
              <w:t xml:space="preserve">Returns the absolute value of the argument. </w:t>
            </w:r>
          </w:p>
        </w:tc>
      </w:tr>
      <w:tr w:rsidR="00B46A03" w14:paraId="10D5BD50"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2421899" w14:textId="77777777" w:rsidR="00B46A03" w:rsidRPr="00E276B6" w:rsidRDefault="00B46A03" w:rsidP="00E310A9">
            <w:pPr>
              <w:jc w:val="left"/>
              <w:rPr>
                <w:rFonts w:ascii="Cambria" w:hAnsi="Cambria"/>
              </w:rPr>
            </w:pPr>
            <w:r w:rsidRPr="00E276B6">
              <w:rPr>
                <w:rFonts w:ascii="Cambria" w:hAnsi="Cambria"/>
              </w:rPr>
              <w:t>fn:ceiling($arg as numeric)</w:t>
            </w:r>
          </w:p>
        </w:tc>
        <w:tc>
          <w:tcPr>
            <w:tcW w:w="0" w:type="auto"/>
            <w:tcBorders>
              <w:top w:val="single" w:sz="4" w:space="0" w:color="auto"/>
              <w:left w:val="single" w:sz="4" w:space="0" w:color="auto"/>
              <w:bottom w:val="single" w:sz="4" w:space="0" w:color="auto"/>
              <w:right w:val="single" w:sz="4" w:space="0" w:color="auto"/>
            </w:tcBorders>
            <w:hideMark/>
          </w:tcPr>
          <w:p w14:paraId="4CB6833E" w14:textId="77777777" w:rsidR="00B46A03" w:rsidRPr="00E276B6" w:rsidRDefault="00B46A03" w:rsidP="00E310A9">
            <w:pPr>
              <w:jc w:val="left"/>
              <w:rPr>
                <w:rFonts w:ascii="Cambria" w:hAnsi="Cambria"/>
              </w:rPr>
            </w:pPr>
            <w:r w:rsidRPr="00E276B6">
              <w:rPr>
                <w:rFonts w:ascii="Cambria" w:hAnsi="Cambria"/>
              </w:rPr>
              <w:t>Returns the smallest number with no fractional part that is greater than or equal to the argument.</w:t>
            </w:r>
          </w:p>
        </w:tc>
      </w:tr>
      <w:tr w:rsidR="00B46A03" w14:paraId="4421B1C3"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72CC6D17" w14:textId="77777777" w:rsidR="00B46A03" w:rsidRPr="00E276B6" w:rsidRDefault="00B46A03" w:rsidP="00E310A9">
            <w:pPr>
              <w:jc w:val="left"/>
              <w:rPr>
                <w:rFonts w:ascii="Cambria" w:hAnsi="Cambria"/>
              </w:rPr>
            </w:pPr>
            <w:r w:rsidRPr="00E276B6">
              <w:rPr>
                <w:rFonts w:ascii="Cambria" w:hAnsi="Cambria"/>
              </w:rPr>
              <w:t>fn:floor($arg as numeric)</w:t>
            </w:r>
          </w:p>
        </w:tc>
        <w:tc>
          <w:tcPr>
            <w:tcW w:w="0" w:type="auto"/>
            <w:tcBorders>
              <w:top w:val="single" w:sz="4" w:space="0" w:color="auto"/>
              <w:left w:val="single" w:sz="4" w:space="0" w:color="auto"/>
              <w:bottom w:val="single" w:sz="4" w:space="0" w:color="auto"/>
              <w:right w:val="single" w:sz="4" w:space="0" w:color="auto"/>
            </w:tcBorders>
            <w:hideMark/>
          </w:tcPr>
          <w:p w14:paraId="2782130D" w14:textId="77777777" w:rsidR="00B46A03" w:rsidRPr="00E276B6" w:rsidRDefault="00B46A03" w:rsidP="00E310A9">
            <w:pPr>
              <w:jc w:val="left"/>
              <w:rPr>
                <w:rFonts w:ascii="Cambria" w:hAnsi="Cambria"/>
              </w:rPr>
            </w:pPr>
            <w:r w:rsidRPr="00E276B6">
              <w:rPr>
                <w:rFonts w:ascii="Cambria" w:hAnsi="Cambria"/>
              </w:rPr>
              <w:t>Returns the largest number with no fractional part that is less than or equal to the argument.</w:t>
            </w:r>
          </w:p>
        </w:tc>
      </w:tr>
      <w:tr w:rsidR="00B46A03" w14:paraId="6FA6B88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BAD7016" w14:textId="77777777" w:rsidR="00B46A03" w:rsidRPr="00E276B6" w:rsidRDefault="00B46A03" w:rsidP="00E310A9">
            <w:pPr>
              <w:jc w:val="left"/>
              <w:rPr>
                <w:rFonts w:ascii="Cambria" w:hAnsi="Cambria"/>
              </w:rPr>
            </w:pPr>
            <w:r w:rsidRPr="00E276B6">
              <w:rPr>
                <w:rFonts w:ascii="Cambria" w:hAnsi="Cambria"/>
              </w:rPr>
              <w:t>fn:round($arg as numeric)</w:t>
            </w:r>
          </w:p>
        </w:tc>
        <w:tc>
          <w:tcPr>
            <w:tcW w:w="0" w:type="auto"/>
            <w:tcBorders>
              <w:top w:val="single" w:sz="4" w:space="0" w:color="auto"/>
              <w:left w:val="single" w:sz="4" w:space="0" w:color="auto"/>
              <w:bottom w:val="single" w:sz="4" w:space="0" w:color="auto"/>
              <w:right w:val="single" w:sz="4" w:space="0" w:color="auto"/>
            </w:tcBorders>
            <w:hideMark/>
          </w:tcPr>
          <w:p w14:paraId="27B1EB90" w14:textId="77777777" w:rsidR="00B46A03" w:rsidRPr="00E276B6" w:rsidRDefault="00B46A03" w:rsidP="00E310A9">
            <w:pPr>
              <w:jc w:val="left"/>
              <w:rPr>
                <w:rFonts w:ascii="Cambria" w:hAnsi="Cambria"/>
              </w:rPr>
            </w:pPr>
            <w:r w:rsidRPr="00E276B6">
              <w:rPr>
                <w:rFonts w:ascii="Cambria" w:hAnsi="Cambria"/>
              </w:rPr>
              <w:t>Rounds to the nearest number with no fractional part. When the value is x.5, it rounds toward positive infinity.</w:t>
            </w:r>
          </w:p>
        </w:tc>
      </w:tr>
      <w:tr w:rsidR="00B46A03" w14:paraId="13EB8BF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A02A667" w14:textId="77777777" w:rsidR="00B46A03" w:rsidRPr="00E276B6" w:rsidRDefault="00B46A03" w:rsidP="00E310A9">
            <w:pPr>
              <w:jc w:val="left"/>
              <w:rPr>
                <w:rFonts w:ascii="Cambria" w:hAnsi="Cambria"/>
              </w:rPr>
            </w:pPr>
            <w:r w:rsidRPr="00E276B6">
              <w:rPr>
                <w:rFonts w:ascii="Cambria" w:hAnsi="Cambria"/>
              </w:rPr>
              <w:t>fn:round-half-to-even($arg as numeric)</w:t>
            </w:r>
          </w:p>
          <w:p w14:paraId="02B6ABA4" w14:textId="77777777" w:rsidR="00B46A03" w:rsidRPr="00E276B6" w:rsidRDefault="00B46A03" w:rsidP="00E310A9">
            <w:pPr>
              <w:jc w:val="left"/>
              <w:rPr>
                <w:rFonts w:ascii="Cambria" w:hAnsi="Cambria"/>
              </w:rPr>
            </w:pPr>
            <w:r w:rsidRPr="00E276B6">
              <w:rPr>
                <w:rFonts w:ascii="Cambria" w:hAnsi="Cambria"/>
              </w:rPr>
              <w:t>fn:round-half-to-even($arg as numeric, $precision as xs:integer)</w:t>
            </w:r>
          </w:p>
        </w:tc>
        <w:tc>
          <w:tcPr>
            <w:tcW w:w="0" w:type="auto"/>
            <w:tcBorders>
              <w:top w:val="single" w:sz="4" w:space="0" w:color="auto"/>
              <w:left w:val="single" w:sz="4" w:space="0" w:color="auto"/>
              <w:bottom w:val="single" w:sz="4" w:space="0" w:color="auto"/>
              <w:right w:val="single" w:sz="4" w:space="0" w:color="auto"/>
            </w:tcBorders>
            <w:hideMark/>
          </w:tcPr>
          <w:p w14:paraId="34E36D79" w14:textId="77777777" w:rsidR="00B46A03" w:rsidRPr="00E276B6" w:rsidRDefault="00B46A03" w:rsidP="00E310A9">
            <w:pPr>
              <w:jc w:val="left"/>
              <w:rPr>
                <w:rFonts w:ascii="Cambria" w:hAnsi="Cambria"/>
              </w:rPr>
            </w:pPr>
            <w:r w:rsidRPr="00E276B6">
              <w:rPr>
                <w:rFonts w:ascii="Cambria" w:hAnsi="Cambria"/>
              </w:rPr>
              <w:t>Takes a number and a precision and returns a number rounded to the given precision. If the fractional part is exactly half, the result is the number whose least significant digit is even.</w:t>
            </w:r>
          </w:p>
        </w:tc>
      </w:tr>
    </w:tbl>
    <w:p w14:paraId="4E650E0B" w14:textId="0D7678D9"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60</w:t>
      </w:r>
      <w:r>
        <w:rPr>
          <w:noProof/>
        </w:rPr>
        <w:fldChar w:fldCharType="end"/>
      </w:r>
      <w:r>
        <w:t xml:space="preserve"> Numeric Functions</w:t>
      </w:r>
    </w:p>
    <w:p w14:paraId="15D8A63F"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String Functions</w:t>
      </w:r>
    </w:p>
    <w:p w14:paraId="336E8818" w14:textId="77777777" w:rsidR="00B46A03" w:rsidRDefault="00B46A03" w:rsidP="00B46A03">
      <w:pPr>
        <w:rPr>
          <w:rFonts w:eastAsia="MS Mincho"/>
          <w:lang w:eastAsia="ja-JP" w:bidi="he-IL"/>
        </w:rPr>
      </w:pPr>
      <w:r>
        <w:rPr>
          <w:rFonts w:eastAsia="MS Mincho"/>
          <w:lang w:eastAsia="ja-JP" w:bidi="he-IL"/>
        </w:rPr>
        <w:t xml:space="preserve">The following functions are defined on values of type </w:t>
      </w:r>
      <w:r>
        <w:rPr>
          <w:rStyle w:val="CodeCharacter"/>
          <w:sz w:val="20"/>
        </w:rPr>
        <w:t>xs:string</w:t>
      </w:r>
      <w:r>
        <w:rPr>
          <w:rFonts w:eastAsia="MS Mincho"/>
          <w:lang w:eastAsia="ja-JP" w:bidi="he-IL"/>
        </w:rPr>
        <w:t xml:space="preserve"> and types derived from it. In the functions below which compare strings, </w:t>
      </w:r>
      <w:r>
        <w:rPr>
          <w:rFonts w:cs="Arial"/>
          <w:lang w:eastAsia="en-GB"/>
        </w:rPr>
        <w:t>DFDL always uses the default Unicode collation algorithm (which is a comparison of codepoint values).</w:t>
      </w:r>
    </w:p>
    <w:tbl>
      <w:tblPr>
        <w:tblStyle w:val="Table"/>
        <w:tblW w:w="5000" w:type="pct"/>
        <w:tblInd w:w="0" w:type="dxa"/>
        <w:tblLook w:val="04A0" w:firstRow="1" w:lastRow="0" w:firstColumn="1" w:lastColumn="0" w:noHBand="0" w:noVBand="1"/>
      </w:tblPr>
      <w:tblGrid>
        <w:gridCol w:w="4906"/>
        <w:gridCol w:w="5288"/>
      </w:tblGrid>
      <w:tr w:rsidR="00B46A03" w14:paraId="7BC7FA37"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3267C5F4"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5221F52F" w14:textId="77777777" w:rsidR="00B46A03" w:rsidRPr="00E276B6" w:rsidRDefault="00B46A03" w:rsidP="00E310A9">
            <w:pPr>
              <w:jc w:val="left"/>
              <w:rPr>
                <w:rFonts w:ascii="Cambria" w:hAnsi="Cambria"/>
              </w:rPr>
            </w:pPr>
            <w:r w:rsidRPr="00E276B6">
              <w:rPr>
                <w:rFonts w:ascii="Cambria" w:hAnsi="Cambria"/>
              </w:rPr>
              <w:t>Meaning</w:t>
            </w:r>
          </w:p>
        </w:tc>
      </w:tr>
      <w:tr w:rsidR="00B46A03" w14:paraId="625D4FFD"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1D710A2" w14:textId="77777777" w:rsidR="00B46A03" w:rsidRPr="00E276B6" w:rsidRDefault="00B46A03" w:rsidP="00E310A9">
            <w:pPr>
              <w:jc w:val="left"/>
              <w:rPr>
                <w:rFonts w:ascii="Cambria" w:hAnsi="Cambria"/>
                <w:sz w:val="24"/>
                <w:lang w:eastAsia="ja-JP" w:bidi="he-IL"/>
              </w:rPr>
            </w:pPr>
            <w:r w:rsidRPr="00E276B6">
              <w:rPr>
                <w:rFonts w:ascii="Cambria" w:hAnsi="Cambria"/>
              </w:rPr>
              <w:t>fn:concat( $arg1 as xs:anyAtomicType, $arg2 as xs:anyAtomicType, ... )</w:t>
            </w:r>
            <w:r w:rsidRPr="00E276B6">
              <w:rPr>
                <w:rFonts w:ascii="Cambria" w:hAnsi="Cambria"/>
                <w:lang w:eastAsia="ja-JP" w:bidi="he-I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2A5EC0B"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Concatenates two or more xs:anyAtomicType arguments cast to xs:string.</w:t>
            </w:r>
          </w:p>
        </w:tc>
      </w:tr>
      <w:tr w:rsidR="00B46A03" w14:paraId="5E4790A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0D28FA0"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lastRenderedPageBreak/>
              <w:t xml:space="preserve">fn:substring($sourceString as xs:string, $startingLoc as xs:double) </w:t>
            </w:r>
          </w:p>
          <w:p w14:paraId="18DCCA7D" w14:textId="77777777" w:rsidR="00B46A03" w:rsidRPr="00E276B6" w:rsidRDefault="00B46A03" w:rsidP="00E310A9">
            <w:pPr>
              <w:jc w:val="left"/>
              <w:rPr>
                <w:rFonts w:ascii="Cambria" w:hAnsi="Cambria"/>
                <w:sz w:val="24"/>
                <w:lang w:eastAsia="ja-JP" w:bidi="he-IL"/>
              </w:rPr>
            </w:pPr>
            <w:r w:rsidRPr="00E276B6">
              <w:rPr>
                <w:rFonts w:ascii="Cambria" w:hAnsi="Cambria"/>
                <w:lang w:eastAsia="ja-JP" w:bidi="he-IL"/>
              </w:rPr>
              <w:t>fn:substring($sourceString as xs:string, $startingLoc as xs:double, $length as xs:double)</w:t>
            </w:r>
          </w:p>
        </w:tc>
        <w:tc>
          <w:tcPr>
            <w:tcW w:w="0" w:type="auto"/>
            <w:tcBorders>
              <w:top w:val="single" w:sz="4" w:space="0" w:color="auto"/>
              <w:left w:val="single" w:sz="4" w:space="0" w:color="auto"/>
              <w:bottom w:val="single" w:sz="4" w:space="0" w:color="auto"/>
              <w:right w:val="single" w:sz="4" w:space="0" w:color="auto"/>
            </w:tcBorders>
            <w:hideMark/>
          </w:tcPr>
          <w:p w14:paraId="6950DD52"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xs:string located at a specified place within an argument xs:string.</w:t>
            </w:r>
          </w:p>
        </w:tc>
      </w:tr>
      <w:tr w:rsidR="00B46A03" w14:paraId="4185D46D"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7A85CFF3" w14:textId="77777777" w:rsidR="00B46A03" w:rsidRPr="00E276B6" w:rsidRDefault="00B46A03" w:rsidP="00E310A9">
            <w:pPr>
              <w:jc w:val="left"/>
              <w:rPr>
                <w:rFonts w:ascii="Cambria" w:hAnsi="Cambria"/>
                <w:sz w:val="24"/>
                <w:lang w:eastAsia="ja-JP" w:bidi="he-IL"/>
              </w:rPr>
            </w:pPr>
            <w:r w:rsidRPr="00E276B6">
              <w:rPr>
                <w:rFonts w:ascii="Cambria" w:hAnsi="Cambria"/>
              </w:rPr>
              <w:t>fn:string-length($arg as xs:string) </w:t>
            </w:r>
            <w:r w:rsidRPr="00E276B6">
              <w:rPr>
                <w:rFonts w:ascii="Cambria" w:hAnsi="Cambria"/>
                <w:lang w:eastAsia="ja-JP" w:bidi="he-I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A87A9B1"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length of the argument as an xs:integer</w:t>
            </w:r>
          </w:p>
        </w:tc>
      </w:tr>
      <w:tr w:rsidR="00B46A03" w14:paraId="5B90888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6332D71" w14:textId="77777777" w:rsidR="00B46A03" w:rsidRPr="00E276B6" w:rsidRDefault="00B46A03" w:rsidP="00E310A9">
            <w:pPr>
              <w:jc w:val="left"/>
              <w:rPr>
                <w:rFonts w:ascii="Cambria" w:hAnsi="Cambria"/>
                <w:sz w:val="24"/>
                <w:lang w:eastAsia="ja-JP" w:bidi="he-IL"/>
              </w:rPr>
            </w:pPr>
            <w:r w:rsidRPr="00E276B6">
              <w:rPr>
                <w:rFonts w:ascii="Cambria" w:hAnsi="Cambria"/>
              </w:rPr>
              <w:t>fn:upper-case($arg as xs:string) </w:t>
            </w:r>
            <w:r w:rsidRPr="00E276B6">
              <w:rPr>
                <w:rFonts w:ascii="Cambria" w:hAnsi="Cambria"/>
                <w:lang w:eastAsia="ja-JP" w:bidi="he-I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4632BB5"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upper-cased value of the argument.</w:t>
            </w:r>
          </w:p>
        </w:tc>
      </w:tr>
      <w:tr w:rsidR="00B46A03" w14:paraId="3AB3EB2D"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2D3AC91" w14:textId="77777777" w:rsidR="00B46A03" w:rsidRPr="00E276B6" w:rsidRDefault="00B46A03" w:rsidP="00E310A9">
            <w:pPr>
              <w:jc w:val="left"/>
              <w:rPr>
                <w:rFonts w:ascii="Cambria" w:hAnsi="Cambria"/>
                <w:sz w:val="24"/>
                <w:szCs w:val="24"/>
              </w:rPr>
            </w:pPr>
            <w:r w:rsidRPr="00E276B6">
              <w:rPr>
                <w:rFonts w:ascii="Cambria" w:hAnsi="Cambria"/>
              </w:rPr>
              <w:t>fn:lower-case($arg as xs:string)</w:t>
            </w:r>
            <w:r w:rsidRPr="00E276B6">
              <w:rPr>
                <w:rFonts w:ascii="Cambria" w:hAnsi="Cambria"/>
                <w:lang w:eastAsia="ja-JP" w:bidi="he-I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D900F9E"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lower-cased value of the argument.</w:t>
            </w:r>
          </w:p>
        </w:tc>
      </w:tr>
      <w:tr w:rsidR="00B46A03" w14:paraId="1C8CCE0A"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35201D4" w14:textId="77777777" w:rsidR="00B46A03" w:rsidRPr="00E276B6" w:rsidRDefault="00B46A03" w:rsidP="00E310A9">
            <w:pPr>
              <w:jc w:val="left"/>
              <w:rPr>
                <w:rFonts w:ascii="Cambria" w:hAnsi="Cambria"/>
                <w:sz w:val="24"/>
              </w:rPr>
            </w:pPr>
            <w:r w:rsidRPr="00E276B6">
              <w:rPr>
                <w:rFonts w:ascii="Cambria" w:eastAsia="MS Mincho" w:hAnsi="Cambria"/>
              </w:rPr>
              <w:t>fn:contains($arg1 as xs:string, $arg2 as xs:string)</w:t>
            </w:r>
          </w:p>
        </w:tc>
        <w:tc>
          <w:tcPr>
            <w:tcW w:w="0" w:type="auto"/>
            <w:tcBorders>
              <w:top w:val="single" w:sz="4" w:space="0" w:color="auto"/>
              <w:left w:val="single" w:sz="4" w:space="0" w:color="auto"/>
              <w:bottom w:val="single" w:sz="4" w:space="0" w:color="auto"/>
              <w:right w:val="single" w:sz="4" w:space="0" w:color="auto"/>
            </w:tcBorders>
            <w:hideMark/>
          </w:tcPr>
          <w:p w14:paraId="1C1CEBBF" w14:textId="77777777" w:rsidR="00B46A03" w:rsidRPr="00E276B6" w:rsidRDefault="00B46A03" w:rsidP="00E310A9">
            <w:pPr>
              <w:jc w:val="left"/>
              <w:rPr>
                <w:rFonts w:ascii="Cambria" w:hAnsi="Cambria" w:cs="Arial"/>
                <w:sz w:val="24"/>
              </w:rPr>
            </w:pPr>
            <w:r w:rsidRPr="00E276B6">
              <w:rPr>
                <w:rFonts w:ascii="Cambria" w:hAnsi="Cambria" w:cs="Arial"/>
              </w:rPr>
              <w:t xml:space="preserve">Returns xs:boolean indicating whether one </w:t>
            </w:r>
            <w:r w:rsidRPr="00E276B6">
              <w:rPr>
                <w:rFonts w:ascii="Cambria" w:eastAsia="MS Mincho" w:hAnsi="Cambria"/>
              </w:rPr>
              <w:t>xs:string</w:t>
            </w:r>
            <w:r w:rsidRPr="00E276B6">
              <w:rPr>
                <w:rFonts w:ascii="Cambria" w:hAnsi="Cambria" w:cs="Arial"/>
              </w:rPr>
              <w:t xml:space="preserve"> contains another </w:t>
            </w:r>
            <w:r w:rsidRPr="00E276B6">
              <w:rPr>
                <w:rFonts w:ascii="Cambria" w:eastAsia="MS Mincho" w:hAnsi="Cambria"/>
              </w:rPr>
              <w:t>xs:string</w:t>
            </w:r>
            <w:r w:rsidRPr="00E276B6">
              <w:rPr>
                <w:rFonts w:ascii="Cambria" w:hAnsi="Cambria" w:cs="Arial"/>
              </w:rPr>
              <w:t>.</w:t>
            </w:r>
          </w:p>
        </w:tc>
      </w:tr>
      <w:tr w:rsidR="00B46A03" w14:paraId="1D1E2929"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0C90C54" w14:textId="77777777" w:rsidR="00B46A03" w:rsidRPr="00E276B6" w:rsidRDefault="00B46A03" w:rsidP="00E310A9">
            <w:pPr>
              <w:jc w:val="left"/>
              <w:rPr>
                <w:rFonts w:ascii="Cambria" w:hAnsi="Cambria"/>
                <w:sz w:val="24"/>
              </w:rPr>
            </w:pPr>
            <w:r w:rsidRPr="00E276B6">
              <w:rPr>
                <w:rFonts w:ascii="Cambria" w:eastAsia="MS Mincho" w:hAnsi="Cambria"/>
              </w:rPr>
              <w:t>fn:starts-with($arg1 as xs:string, $arg2 as xs:string)</w:t>
            </w:r>
          </w:p>
        </w:tc>
        <w:tc>
          <w:tcPr>
            <w:tcW w:w="0" w:type="auto"/>
            <w:tcBorders>
              <w:top w:val="single" w:sz="4" w:space="0" w:color="auto"/>
              <w:left w:val="single" w:sz="4" w:space="0" w:color="auto"/>
              <w:bottom w:val="single" w:sz="4" w:space="0" w:color="auto"/>
              <w:right w:val="single" w:sz="4" w:space="0" w:color="auto"/>
            </w:tcBorders>
            <w:hideMark/>
          </w:tcPr>
          <w:p w14:paraId="1BEAE349" w14:textId="77777777" w:rsidR="00B46A03" w:rsidRPr="00E276B6" w:rsidRDefault="00B46A03" w:rsidP="00E310A9">
            <w:pPr>
              <w:jc w:val="left"/>
              <w:rPr>
                <w:rFonts w:ascii="Cambria" w:hAnsi="Cambria" w:cs="Arial"/>
                <w:sz w:val="24"/>
              </w:rPr>
            </w:pPr>
            <w:r w:rsidRPr="00E276B6">
              <w:rPr>
                <w:rFonts w:ascii="Cambria" w:hAnsi="Cambria" w:cs="Arial"/>
              </w:rPr>
              <w:t xml:space="preserve">Returns xs:boolean indicating whether the value of one </w:t>
            </w:r>
            <w:r w:rsidRPr="00E276B6">
              <w:rPr>
                <w:rFonts w:ascii="Cambria" w:eastAsia="MS Mincho" w:hAnsi="Cambria"/>
              </w:rPr>
              <w:t>xs:string</w:t>
            </w:r>
            <w:r w:rsidRPr="00E276B6">
              <w:rPr>
                <w:rFonts w:ascii="Cambria" w:hAnsi="Cambria" w:cs="Arial"/>
              </w:rPr>
              <w:t xml:space="preserve"> begins with the characters of another </w:t>
            </w:r>
            <w:r w:rsidRPr="00E276B6">
              <w:rPr>
                <w:rFonts w:ascii="Cambria" w:eastAsia="MS Mincho" w:hAnsi="Cambria"/>
              </w:rPr>
              <w:t>xs:string</w:t>
            </w:r>
            <w:r w:rsidRPr="00E276B6">
              <w:rPr>
                <w:rFonts w:ascii="Cambria" w:hAnsi="Cambria" w:cs="Arial"/>
              </w:rPr>
              <w:t xml:space="preserve">. </w:t>
            </w:r>
          </w:p>
        </w:tc>
      </w:tr>
      <w:tr w:rsidR="00B46A03" w14:paraId="105F30E8"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91DC1DE" w14:textId="77777777" w:rsidR="00B46A03" w:rsidRPr="00E276B6" w:rsidRDefault="00B46A03" w:rsidP="00E310A9">
            <w:pPr>
              <w:jc w:val="left"/>
              <w:rPr>
                <w:rFonts w:ascii="Cambria" w:hAnsi="Cambria"/>
                <w:sz w:val="24"/>
              </w:rPr>
            </w:pPr>
            <w:r w:rsidRPr="00E276B6">
              <w:rPr>
                <w:rFonts w:ascii="Cambria" w:eastAsia="MS Mincho" w:hAnsi="Cambria"/>
              </w:rPr>
              <w:t>fn:ends-with($arg1 as xs:string, $arg2 as xs:string)</w:t>
            </w:r>
          </w:p>
        </w:tc>
        <w:tc>
          <w:tcPr>
            <w:tcW w:w="0" w:type="auto"/>
            <w:tcBorders>
              <w:top w:val="single" w:sz="4" w:space="0" w:color="auto"/>
              <w:left w:val="single" w:sz="4" w:space="0" w:color="auto"/>
              <w:bottom w:val="single" w:sz="4" w:space="0" w:color="auto"/>
              <w:right w:val="single" w:sz="4" w:space="0" w:color="auto"/>
            </w:tcBorders>
            <w:hideMark/>
          </w:tcPr>
          <w:p w14:paraId="75A32F6C" w14:textId="77777777" w:rsidR="00B46A03" w:rsidRPr="00E276B6" w:rsidRDefault="00B46A03" w:rsidP="00E310A9">
            <w:pPr>
              <w:jc w:val="left"/>
              <w:rPr>
                <w:rFonts w:ascii="Cambria" w:hAnsi="Cambria" w:cs="Arial"/>
                <w:sz w:val="24"/>
              </w:rPr>
            </w:pPr>
            <w:r w:rsidRPr="00E276B6">
              <w:rPr>
                <w:rFonts w:ascii="Cambria" w:hAnsi="Cambria" w:cs="Arial"/>
              </w:rPr>
              <w:t xml:space="preserve">Returns xs:boolean indicating whether the value of one </w:t>
            </w:r>
            <w:r w:rsidRPr="00E276B6">
              <w:rPr>
                <w:rFonts w:ascii="Cambria" w:eastAsia="MS Mincho" w:hAnsi="Cambria"/>
              </w:rPr>
              <w:t>xs:string</w:t>
            </w:r>
            <w:r w:rsidRPr="00E276B6">
              <w:rPr>
                <w:rFonts w:ascii="Cambria" w:hAnsi="Cambria" w:cs="Arial"/>
              </w:rPr>
              <w:t xml:space="preserve"> ends with the characters of another </w:t>
            </w:r>
            <w:r w:rsidRPr="00E276B6">
              <w:rPr>
                <w:rFonts w:ascii="Cambria" w:eastAsia="MS Mincho" w:hAnsi="Cambria"/>
              </w:rPr>
              <w:t>xs:string</w:t>
            </w:r>
            <w:r w:rsidRPr="00E276B6">
              <w:rPr>
                <w:rFonts w:ascii="Cambria" w:hAnsi="Cambria" w:cs="Arial"/>
              </w:rPr>
              <w:t xml:space="preserve">. </w:t>
            </w:r>
          </w:p>
        </w:tc>
      </w:tr>
      <w:tr w:rsidR="00B46A03" w14:paraId="00C6223C"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2EE3F2B3" w14:textId="77777777" w:rsidR="00B46A03" w:rsidRPr="00E276B6" w:rsidRDefault="00B46A03" w:rsidP="00E310A9">
            <w:pPr>
              <w:jc w:val="left"/>
              <w:rPr>
                <w:rFonts w:ascii="Cambria" w:hAnsi="Cambria"/>
                <w:sz w:val="24"/>
              </w:rPr>
            </w:pPr>
            <w:r w:rsidRPr="00E276B6">
              <w:rPr>
                <w:rFonts w:ascii="Cambria" w:eastAsia="MS Mincho" w:hAnsi="Cambria"/>
              </w:rPr>
              <w:t>fn:substring-before($arg1 as xs:string, $arg2 as xs:string)</w:t>
            </w:r>
          </w:p>
        </w:tc>
        <w:tc>
          <w:tcPr>
            <w:tcW w:w="0" w:type="auto"/>
            <w:tcBorders>
              <w:top w:val="single" w:sz="4" w:space="0" w:color="auto"/>
              <w:left w:val="single" w:sz="4" w:space="0" w:color="auto"/>
              <w:bottom w:val="single" w:sz="4" w:space="0" w:color="auto"/>
              <w:right w:val="single" w:sz="4" w:space="0" w:color="auto"/>
            </w:tcBorders>
            <w:hideMark/>
          </w:tcPr>
          <w:p w14:paraId="79E27C43" w14:textId="77777777" w:rsidR="00B46A03" w:rsidRPr="00E276B6" w:rsidRDefault="00B46A03" w:rsidP="00E310A9">
            <w:pPr>
              <w:jc w:val="left"/>
              <w:rPr>
                <w:rFonts w:ascii="Cambria" w:hAnsi="Cambria" w:cs="Arial"/>
                <w:sz w:val="24"/>
              </w:rPr>
            </w:pPr>
            <w:r w:rsidRPr="00E276B6">
              <w:rPr>
                <w:rFonts w:ascii="Cambria" w:hAnsi="Cambria" w:cs="Arial"/>
              </w:rPr>
              <w:t xml:space="preserve">Returns the characters of one </w:t>
            </w:r>
            <w:r w:rsidRPr="00E276B6">
              <w:rPr>
                <w:rFonts w:ascii="Cambria" w:eastAsia="MS Mincho" w:hAnsi="Cambria"/>
              </w:rPr>
              <w:t>xs:string</w:t>
            </w:r>
            <w:r w:rsidRPr="00E276B6">
              <w:rPr>
                <w:rFonts w:ascii="Cambria" w:hAnsi="Cambria" w:cs="Arial"/>
              </w:rPr>
              <w:t xml:space="preserve"> that precede in that </w:t>
            </w:r>
            <w:r w:rsidRPr="00E276B6">
              <w:rPr>
                <w:rFonts w:ascii="Cambria" w:eastAsia="MS Mincho" w:hAnsi="Cambria"/>
              </w:rPr>
              <w:t>xs:string</w:t>
            </w:r>
            <w:r w:rsidRPr="00E276B6">
              <w:rPr>
                <w:rFonts w:ascii="Cambria" w:hAnsi="Cambria" w:cs="Arial"/>
              </w:rPr>
              <w:t xml:space="preserve"> the characters of another </w:t>
            </w:r>
            <w:r w:rsidRPr="00E276B6">
              <w:rPr>
                <w:rFonts w:ascii="Cambria" w:eastAsia="MS Mincho" w:hAnsi="Cambria"/>
              </w:rPr>
              <w:t>xs:string</w:t>
            </w:r>
            <w:r w:rsidRPr="00E276B6">
              <w:rPr>
                <w:rFonts w:ascii="Cambria" w:hAnsi="Cambria" w:cs="Arial"/>
              </w:rPr>
              <w:t>.</w:t>
            </w:r>
          </w:p>
        </w:tc>
      </w:tr>
      <w:tr w:rsidR="00B46A03" w14:paraId="2500994E"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C1C1011" w14:textId="77777777" w:rsidR="00B46A03" w:rsidRPr="00E276B6" w:rsidRDefault="00B46A03" w:rsidP="00E310A9">
            <w:pPr>
              <w:jc w:val="left"/>
              <w:rPr>
                <w:rFonts w:ascii="Cambria" w:hAnsi="Cambria"/>
                <w:sz w:val="24"/>
              </w:rPr>
            </w:pPr>
            <w:r w:rsidRPr="00E276B6">
              <w:rPr>
                <w:rFonts w:ascii="Cambria" w:eastAsia="MS Mincho" w:hAnsi="Cambria"/>
              </w:rPr>
              <w:t>fn:substring-after($arg1 as xs:string, $arg2 as xs:string)</w:t>
            </w:r>
          </w:p>
        </w:tc>
        <w:tc>
          <w:tcPr>
            <w:tcW w:w="0" w:type="auto"/>
            <w:tcBorders>
              <w:top w:val="single" w:sz="4" w:space="0" w:color="auto"/>
              <w:left w:val="single" w:sz="4" w:space="0" w:color="auto"/>
              <w:bottom w:val="single" w:sz="4" w:space="0" w:color="auto"/>
              <w:right w:val="single" w:sz="4" w:space="0" w:color="auto"/>
            </w:tcBorders>
            <w:hideMark/>
          </w:tcPr>
          <w:p w14:paraId="6BA145D3" w14:textId="77777777" w:rsidR="00B46A03" w:rsidRPr="00E276B6" w:rsidRDefault="00B46A03" w:rsidP="00E310A9">
            <w:pPr>
              <w:jc w:val="left"/>
              <w:rPr>
                <w:rFonts w:ascii="Cambria" w:hAnsi="Cambria" w:cs="Arial"/>
                <w:sz w:val="24"/>
              </w:rPr>
            </w:pPr>
            <w:r w:rsidRPr="00E276B6">
              <w:rPr>
                <w:rFonts w:ascii="Cambria" w:hAnsi="Cambria" w:cs="Arial"/>
              </w:rPr>
              <w:t xml:space="preserve">Returns the characters of </w:t>
            </w:r>
            <w:r w:rsidRPr="00E276B6">
              <w:rPr>
                <w:rFonts w:ascii="Cambria" w:eastAsia="MS Mincho" w:hAnsi="Cambria"/>
              </w:rPr>
              <w:t>xs:string</w:t>
            </w:r>
            <w:r w:rsidRPr="00E276B6">
              <w:rPr>
                <w:rFonts w:ascii="Cambria" w:hAnsi="Cambria" w:cs="Arial"/>
              </w:rPr>
              <w:t xml:space="preserve"> that follow in that </w:t>
            </w:r>
            <w:r w:rsidRPr="00E276B6">
              <w:rPr>
                <w:rFonts w:ascii="Cambria" w:eastAsia="MS Mincho" w:hAnsi="Cambria"/>
              </w:rPr>
              <w:t>xs:string</w:t>
            </w:r>
            <w:r w:rsidRPr="00E276B6">
              <w:rPr>
                <w:rFonts w:ascii="Cambria" w:hAnsi="Cambria" w:cs="Arial"/>
              </w:rPr>
              <w:t xml:space="preserve"> the characters of another </w:t>
            </w:r>
            <w:r w:rsidRPr="00E276B6">
              <w:rPr>
                <w:rFonts w:ascii="Cambria" w:eastAsia="MS Mincho" w:hAnsi="Cambria"/>
              </w:rPr>
              <w:t>xs:string</w:t>
            </w:r>
            <w:r w:rsidRPr="00E276B6">
              <w:rPr>
                <w:rFonts w:ascii="Cambria" w:hAnsi="Cambria" w:cs="Arial"/>
              </w:rPr>
              <w:t xml:space="preserve">. </w:t>
            </w:r>
          </w:p>
        </w:tc>
      </w:tr>
    </w:tbl>
    <w:p w14:paraId="2305FD4F" w14:textId="1B463EB6"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61</w:t>
      </w:r>
      <w:r>
        <w:rPr>
          <w:noProof/>
        </w:rPr>
        <w:fldChar w:fldCharType="end"/>
      </w:r>
      <w:r>
        <w:t xml:space="preserve"> String Functions</w:t>
      </w:r>
    </w:p>
    <w:p w14:paraId="37D38D7A"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Date and Time Functions</w:t>
      </w:r>
    </w:p>
    <w:tbl>
      <w:tblPr>
        <w:tblStyle w:val="Table"/>
        <w:tblW w:w="5000" w:type="pct"/>
        <w:tblInd w:w="0" w:type="dxa"/>
        <w:tblLook w:val="04A0" w:firstRow="1" w:lastRow="0" w:firstColumn="1" w:lastColumn="0" w:noHBand="0" w:noVBand="1"/>
      </w:tblPr>
      <w:tblGrid>
        <w:gridCol w:w="4552"/>
        <w:gridCol w:w="5642"/>
      </w:tblGrid>
      <w:tr w:rsidR="00B46A03" w:rsidRPr="00160610" w14:paraId="2F029AA7"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49E749A0" w14:textId="77777777" w:rsidR="00B46A03" w:rsidRPr="00160610" w:rsidRDefault="00B46A03" w:rsidP="00E310A9">
            <w:pPr>
              <w:jc w:val="left"/>
              <w:rPr>
                <w:rFonts w:ascii="Cambria" w:hAnsi="Cambria"/>
              </w:rPr>
            </w:pPr>
            <w:r w:rsidRPr="00160610">
              <w:rPr>
                <w:rFonts w:ascii="Cambria" w:hAnsi="Cambria"/>
              </w:rPr>
              <w:t>Function</w:t>
            </w:r>
          </w:p>
        </w:tc>
        <w:tc>
          <w:tcPr>
            <w:tcW w:w="0" w:type="auto"/>
            <w:hideMark/>
          </w:tcPr>
          <w:p w14:paraId="490063D4" w14:textId="77777777" w:rsidR="00B46A03" w:rsidRPr="00160610" w:rsidRDefault="00B46A03" w:rsidP="00E310A9">
            <w:pPr>
              <w:jc w:val="left"/>
              <w:rPr>
                <w:rFonts w:ascii="Cambria" w:hAnsi="Cambria"/>
              </w:rPr>
            </w:pPr>
            <w:r w:rsidRPr="00160610">
              <w:rPr>
                <w:rFonts w:ascii="Cambria" w:hAnsi="Cambria"/>
              </w:rPr>
              <w:t>Meaning</w:t>
            </w:r>
          </w:p>
        </w:tc>
      </w:tr>
      <w:tr w:rsidR="00B46A03" w:rsidRPr="00160610" w14:paraId="60E24DDA"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1F3BBF5" w14:textId="77777777" w:rsidR="00B46A03" w:rsidRPr="00160610" w:rsidRDefault="00B46A03" w:rsidP="00E310A9">
            <w:pPr>
              <w:jc w:val="left"/>
              <w:rPr>
                <w:rFonts w:ascii="Cambria" w:hAnsi="Cambria" w:cs="Arial"/>
              </w:rPr>
            </w:pPr>
            <w:r w:rsidRPr="00160610">
              <w:rPr>
                <w:rFonts w:ascii="Cambria" w:eastAsia="MS Mincho" w:hAnsi="Cambria"/>
              </w:rPr>
              <w:t>fn:year-from-dateTime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4E7E5DD3" w14:textId="77777777" w:rsidR="00B46A03" w:rsidRPr="00160610" w:rsidRDefault="00B46A03" w:rsidP="00E310A9">
            <w:pPr>
              <w:jc w:val="left"/>
              <w:rPr>
                <w:rFonts w:ascii="Cambria" w:hAnsi="Cambria" w:cs="Arial"/>
              </w:rPr>
            </w:pPr>
            <w:r w:rsidRPr="00160610">
              <w:rPr>
                <w:rFonts w:ascii="Cambria" w:hAnsi="Cambria" w:cs="Arial"/>
              </w:rPr>
              <w:t xml:space="preserve">Returns the year from an </w:t>
            </w:r>
            <w:r w:rsidRPr="00160610">
              <w:rPr>
                <w:rFonts w:ascii="Cambria" w:eastAsia="MS Mincho" w:hAnsi="Cambria"/>
              </w:rPr>
              <w:t>xs:dateTime</w:t>
            </w:r>
            <w:r w:rsidRPr="00160610">
              <w:rPr>
                <w:rFonts w:ascii="Cambria" w:hAnsi="Cambria" w:cs="Arial"/>
              </w:rPr>
              <w:t xml:space="preserve"> value as an xs:integer.</w:t>
            </w:r>
          </w:p>
        </w:tc>
      </w:tr>
      <w:tr w:rsidR="00B46A03" w:rsidRPr="00160610" w14:paraId="00CCA48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4D19B1B" w14:textId="77777777" w:rsidR="00B46A03" w:rsidRPr="00160610" w:rsidRDefault="00B46A03" w:rsidP="00E310A9">
            <w:pPr>
              <w:jc w:val="left"/>
              <w:rPr>
                <w:rFonts w:ascii="Cambria" w:hAnsi="Cambria" w:cs="Arial"/>
              </w:rPr>
            </w:pPr>
            <w:r w:rsidRPr="00160610">
              <w:rPr>
                <w:rFonts w:ascii="Cambria" w:eastAsia="MS Mincho" w:hAnsi="Cambria"/>
              </w:rPr>
              <w:t>fn:month-from-dateTime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58383EC3" w14:textId="77777777" w:rsidR="00B46A03" w:rsidRPr="00160610" w:rsidRDefault="00B46A03" w:rsidP="00E310A9">
            <w:pPr>
              <w:jc w:val="left"/>
              <w:rPr>
                <w:rFonts w:ascii="Cambria" w:hAnsi="Cambria" w:cs="Arial"/>
              </w:rPr>
            </w:pPr>
            <w:r w:rsidRPr="00160610">
              <w:rPr>
                <w:rFonts w:ascii="Cambria" w:hAnsi="Cambria" w:cs="Arial"/>
              </w:rPr>
              <w:t xml:space="preserve">Returns the month from an </w:t>
            </w:r>
            <w:r w:rsidRPr="00160610">
              <w:rPr>
                <w:rFonts w:ascii="Cambria" w:eastAsia="MS Mincho" w:hAnsi="Cambria"/>
              </w:rPr>
              <w:t>xs:dateTime</w:t>
            </w:r>
            <w:r w:rsidRPr="00160610">
              <w:rPr>
                <w:rFonts w:ascii="Cambria" w:hAnsi="Cambria" w:cs="Arial"/>
              </w:rPr>
              <w:t xml:space="preserve"> value as an xs:integer.</w:t>
            </w:r>
          </w:p>
        </w:tc>
      </w:tr>
      <w:tr w:rsidR="00B46A03" w:rsidRPr="00160610" w14:paraId="39F7B280"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5D04873" w14:textId="77777777" w:rsidR="00B46A03" w:rsidRPr="00160610" w:rsidRDefault="00B46A03" w:rsidP="00E310A9">
            <w:pPr>
              <w:jc w:val="left"/>
              <w:rPr>
                <w:rFonts w:ascii="Cambria" w:hAnsi="Cambria" w:cs="Arial"/>
              </w:rPr>
            </w:pPr>
            <w:r w:rsidRPr="00160610">
              <w:rPr>
                <w:rFonts w:ascii="Cambria" w:eastAsia="MS Mincho" w:hAnsi="Cambria"/>
              </w:rPr>
              <w:t>fn:day-from-dateTime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62783E37" w14:textId="77777777" w:rsidR="00B46A03" w:rsidRPr="00160610" w:rsidRDefault="00B46A03" w:rsidP="00E310A9">
            <w:pPr>
              <w:jc w:val="left"/>
              <w:rPr>
                <w:rFonts w:ascii="Cambria" w:hAnsi="Cambria" w:cs="Arial"/>
              </w:rPr>
            </w:pPr>
            <w:r w:rsidRPr="00160610">
              <w:rPr>
                <w:rFonts w:ascii="Cambria" w:hAnsi="Cambria" w:cs="Arial"/>
              </w:rPr>
              <w:t xml:space="preserve">Returns the day from an </w:t>
            </w:r>
            <w:r w:rsidRPr="00160610">
              <w:rPr>
                <w:rFonts w:ascii="Cambria" w:eastAsia="MS Mincho" w:hAnsi="Cambria"/>
              </w:rPr>
              <w:t>xs:dateTime</w:t>
            </w:r>
            <w:r w:rsidRPr="00160610">
              <w:rPr>
                <w:rFonts w:ascii="Cambria" w:hAnsi="Cambria" w:cs="Arial"/>
              </w:rPr>
              <w:t xml:space="preserve"> value as an xs:integer.</w:t>
            </w:r>
          </w:p>
        </w:tc>
      </w:tr>
      <w:tr w:rsidR="00B46A03" w:rsidRPr="00160610" w14:paraId="65ABD8BD"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E87AF44" w14:textId="77777777" w:rsidR="00B46A03" w:rsidRPr="00160610" w:rsidRDefault="00B46A03" w:rsidP="00E310A9">
            <w:pPr>
              <w:jc w:val="left"/>
              <w:rPr>
                <w:rFonts w:ascii="Cambria" w:hAnsi="Cambria" w:cs="Arial"/>
              </w:rPr>
            </w:pPr>
            <w:r w:rsidRPr="00160610">
              <w:rPr>
                <w:rFonts w:ascii="Cambria" w:eastAsia="MS Mincho" w:hAnsi="Cambria"/>
              </w:rPr>
              <w:t>fn:hours-from-dateTime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665BAA94" w14:textId="77777777" w:rsidR="00B46A03" w:rsidRPr="00160610" w:rsidRDefault="00B46A03" w:rsidP="00E310A9">
            <w:pPr>
              <w:jc w:val="left"/>
              <w:rPr>
                <w:rFonts w:ascii="Cambria" w:hAnsi="Cambria" w:cs="Arial"/>
              </w:rPr>
            </w:pPr>
            <w:r w:rsidRPr="00160610">
              <w:rPr>
                <w:rFonts w:ascii="Cambria" w:hAnsi="Cambria" w:cs="Arial"/>
              </w:rPr>
              <w:t xml:space="preserve">Returns the hours from an </w:t>
            </w:r>
            <w:r w:rsidRPr="00160610">
              <w:rPr>
                <w:rFonts w:ascii="Cambria" w:eastAsia="MS Mincho" w:hAnsi="Cambria"/>
              </w:rPr>
              <w:t>xs:dateTime</w:t>
            </w:r>
            <w:r w:rsidRPr="00160610">
              <w:rPr>
                <w:rFonts w:ascii="Cambria" w:hAnsi="Cambria" w:cs="Arial"/>
              </w:rPr>
              <w:t xml:space="preserve"> value as an xs:integer.</w:t>
            </w:r>
          </w:p>
        </w:tc>
      </w:tr>
      <w:tr w:rsidR="00B46A03" w:rsidRPr="00160610" w14:paraId="11018C9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CA6B6DC" w14:textId="77777777" w:rsidR="00B46A03" w:rsidRPr="00160610" w:rsidRDefault="00B46A03" w:rsidP="00E310A9">
            <w:pPr>
              <w:jc w:val="left"/>
              <w:rPr>
                <w:rFonts w:ascii="Cambria" w:hAnsi="Cambria" w:cs="Arial"/>
              </w:rPr>
            </w:pPr>
            <w:r w:rsidRPr="00160610">
              <w:rPr>
                <w:rFonts w:ascii="Cambria" w:eastAsia="MS Mincho" w:hAnsi="Cambria"/>
              </w:rPr>
              <w:t>fn:minutes-from-dateTime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72C1D47C" w14:textId="77777777" w:rsidR="00B46A03" w:rsidRPr="00160610" w:rsidRDefault="00B46A03" w:rsidP="00E310A9">
            <w:pPr>
              <w:jc w:val="left"/>
              <w:rPr>
                <w:rFonts w:ascii="Cambria" w:hAnsi="Cambria" w:cs="Arial"/>
              </w:rPr>
            </w:pPr>
            <w:r w:rsidRPr="00160610">
              <w:rPr>
                <w:rFonts w:ascii="Cambria" w:hAnsi="Cambria" w:cs="Arial"/>
              </w:rPr>
              <w:t xml:space="preserve">Returns the minutes from an </w:t>
            </w:r>
            <w:r w:rsidRPr="00160610">
              <w:rPr>
                <w:rFonts w:ascii="Cambria" w:eastAsia="MS Mincho" w:hAnsi="Cambria"/>
              </w:rPr>
              <w:t>xs:dateTime</w:t>
            </w:r>
            <w:r w:rsidRPr="00160610">
              <w:rPr>
                <w:rFonts w:ascii="Cambria" w:hAnsi="Cambria" w:cs="Arial"/>
              </w:rPr>
              <w:t xml:space="preserve"> value as an xs:integer.</w:t>
            </w:r>
          </w:p>
        </w:tc>
      </w:tr>
      <w:tr w:rsidR="00B46A03" w:rsidRPr="00160610" w14:paraId="69DB1B5D"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37B33EF" w14:textId="77777777" w:rsidR="00B46A03" w:rsidRPr="00160610" w:rsidRDefault="00B46A03" w:rsidP="00E310A9">
            <w:pPr>
              <w:jc w:val="left"/>
              <w:rPr>
                <w:rFonts w:ascii="Cambria" w:hAnsi="Cambria" w:cs="Arial"/>
              </w:rPr>
            </w:pPr>
            <w:r w:rsidRPr="00160610">
              <w:rPr>
                <w:rFonts w:ascii="Cambria" w:eastAsia="MS Mincho" w:hAnsi="Cambria"/>
              </w:rPr>
              <w:t>fn:seconds-from-dateTime</w:t>
            </w:r>
            <w:r w:rsidRPr="00160610">
              <w:rPr>
                <w:rFonts w:ascii="Cambria" w:hAnsi="Cambria" w:cs="Arial"/>
              </w:rPr>
              <w:t>($arg as xs:dateTime)</w:t>
            </w:r>
          </w:p>
        </w:tc>
        <w:tc>
          <w:tcPr>
            <w:tcW w:w="0" w:type="auto"/>
            <w:tcBorders>
              <w:top w:val="single" w:sz="4" w:space="0" w:color="auto"/>
              <w:left w:val="single" w:sz="4" w:space="0" w:color="auto"/>
              <w:bottom w:val="single" w:sz="4" w:space="0" w:color="auto"/>
              <w:right w:val="single" w:sz="4" w:space="0" w:color="auto"/>
            </w:tcBorders>
            <w:hideMark/>
          </w:tcPr>
          <w:p w14:paraId="2883F858" w14:textId="77777777" w:rsidR="00B46A03" w:rsidRPr="00160610" w:rsidRDefault="00B46A03" w:rsidP="00E310A9">
            <w:pPr>
              <w:jc w:val="left"/>
              <w:rPr>
                <w:rFonts w:ascii="Cambria" w:hAnsi="Cambria" w:cs="Arial"/>
              </w:rPr>
            </w:pPr>
            <w:r w:rsidRPr="00160610">
              <w:rPr>
                <w:rFonts w:ascii="Cambria" w:hAnsi="Cambria" w:cs="Arial"/>
              </w:rPr>
              <w:t xml:space="preserve">Returns the seconds from an </w:t>
            </w:r>
            <w:r w:rsidRPr="00160610">
              <w:rPr>
                <w:rFonts w:ascii="Cambria" w:eastAsia="MS Mincho" w:hAnsi="Cambria"/>
              </w:rPr>
              <w:t>xs:dateTime</w:t>
            </w:r>
            <w:r w:rsidRPr="00160610">
              <w:rPr>
                <w:rFonts w:ascii="Cambria" w:hAnsi="Cambria" w:cs="Arial"/>
              </w:rPr>
              <w:t xml:space="preserve"> value as an xs:decimal.</w:t>
            </w:r>
          </w:p>
        </w:tc>
      </w:tr>
      <w:tr w:rsidR="00B46A03" w:rsidRPr="00160610" w14:paraId="0FD8AB35"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5B59EFF" w14:textId="77777777" w:rsidR="00B46A03" w:rsidRPr="00160610" w:rsidRDefault="00B46A03" w:rsidP="00E310A9">
            <w:pPr>
              <w:jc w:val="left"/>
              <w:rPr>
                <w:rFonts w:ascii="Cambria" w:hAnsi="Cambria" w:cs="Arial"/>
              </w:rPr>
            </w:pPr>
            <w:r w:rsidRPr="00160610">
              <w:rPr>
                <w:rFonts w:ascii="Cambria" w:eastAsia="MS Mincho" w:hAnsi="Cambria"/>
              </w:rPr>
              <w:t>fn:year-from-date</w:t>
            </w:r>
            <w:r w:rsidRPr="00160610">
              <w:rPr>
                <w:rFonts w:ascii="Cambria" w:hAnsi="Cambria" w:cs="Arial"/>
              </w:rPr>
              <w:t>($arg as xs:date)</w:t>
            </w:r>
          </w:p>
        </w:tc>
        <w:tc>
          <w:tcPr>
            <w:tcW w:w="0" w:type="auto"/>
            <w:tcBorders>
              <w:top w:val="single" w:sz="4" w:space="0" w:color="auto"/>
              <w:left w:val="single" w:sz="4" w:space="0" w:color="auto"/>
              <w:bottom w:val="single" w:sz="4" w:space="0" w:color="auto"/>
              <w:right w:val="single" w:sz="4" w:space="0" w:color="auto"/>
            </w:tcBorders>
            <w:hideMark/>
          </w:tcPr>
          <w:p w14:paraId="73A158CD" w14:textId="77777777" w:rsidR="00B46A03" w:rsidRPr="00160610" w:rsidRDefault="00B46A03" w:rsidP="00E310A9">
            <w:pPr>
              <w:jc w:val="left"/>
              <w:rPr>
                <w:rFonts w:ascii="Cambria" w:hAnsi="Cambria" w:cs="Arial"/>
              </w:rPr>
            </w:pPr>
            <w:r w:rsidRPr="00160610">
              <w:rPr>
                <w:rFonts w:ascii="Cambria" w:hAnsi="Cambria" w:cs="Arial"/>
              </w:rPr>
              <w:t xml:space="preserve">Returns the year from an </w:t>
            </w:r>
            <w:r w:rsidRPr="00160610">
              <w:rPr>
                <w:rFonts w:ascii="Cambria" w:eastAsia="MS Mincho" w:hAnsi="Cambria"/>
              </w:rPr>
              <w:t>xs:date</w:t>
            </w:r>
            <w:r w:rsidRPr="00160610">
              <w:rPr>
                <w:rFonts w:ascii="Cambria" w:hAnsi="Cambria" w:cs="Arial"/>
              </w:rPr>
              <w:t xml:space="preserve"> value as an xs:integer.</w:t>
            </w:r>
          </w:p>
        </w:tc>
      </w:tr>
      <w:tr w:rsidR="00B46A03" w:rsidRPr="00160610" w14:paraId="15D0CBF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62CD81D" w14:textId="77777777" w:rsidR="00B46A03" w:rsidRPr="00160610" w:rsidRDefault="00B46A03" w:rsidP="00E310A9">
            <w:pPr>
              <w:jc w:val="left"/>
              <w:rPr>
                <w:rFonts w:ascii="Cambria" w:hAnsi="Cambria" w:cs="Arial"/>
              </w:rPr>
            </w:pPr>
            <w:r w:rsidRPr="00160610">
              <w:rPr>
                <w:rFonts w:ascii="Cambria" w:eastAsia="MS Mincho" w:hAnsi="Cambria"/>
              </w:rPr>
              <w:t>fn:month-from-date</w:t>
            </w:r>
            <w:r w:rsidRPr="00160610">
              <w:rPr>
                <w:rFonts w:ascii="Cambria" w:hAnsi="Cambria" w:cs="Arial"/>
              </w:rPr>
              <w:t>($arg as xs:date)</w:t>
            </w:r>
          </w:p>
        </w:tc>
        <w:tc>
          <w:tcPr>
            <w:tcW w:w="0" w:type="auto"/>
            <w:tcBorders>
              <w:top w:val="single" w:sz="4" w:space="0" w:color="auto"/>
              <w:left w:val="single" w:sz="4" w:space="0" w:color="auto"/>
              <w:bottom w:val="single" w:sz="4" w:space="0" w:color="auto"/>
              <w:right w:val="single" w:sz="4" w:space="0" w:color="auto"/>
            </w:tcBorders>
            <w:hideMark/>
          </w:tcPr>
          <w:p w14:paraId="016B8B6F" w14:textId="77777777" w:rsidR="00B46A03" w:rsidRPr="00160610" w:rsidRDefault="00B46A03" w:rsidP="00E310A9">
            <w:pPr>
              <w:jc w:val="left"/>
              <w:rPr>
                <w:rFonts w:ascii="Cambria" w:hAnsi="Cambria" w:cs="Arial"/>
              </w:rPr>
            </w:pPr>
            <w:r w:rsidRPr="00160610">
              <w:rPr>
                <w:rFonts w:ascii="Cambria" w:hAnsi="Cambria" w:cs="Arial"/>
              </w:rPr>
              <w:t xml:space="preserve">Returns the month from an </w:t>
            </w:r>
            <w:r w:rsidRPr="00160610">
              <w:rPr>
                <w:rFonts w:ascii="Cambria" w:eastAsia="MS Mincho" w:hAnsi="Cambria"/>
              </w:rPr>
              <w:t>xs:date</w:t>
            </w:r>
            <w:r w:rsidRPr="00160610">
              <w:rPr>
                <w:rFonts w:ascii="Cambria" w:hAnsi="Cambria" w:cs="Arial"/>
              </w:rPr>
              <w:t xml:space="preserve"> value as an xs:integer.</w:t>
            </w:r>
          </w:p>
        </w:tc>
      </w:tr>
      <w:tr w:rsidR="00B46A03" w:rsidRPr="00160610" w14:paraId="6704CFD3"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62D5D69" w14:textId="77777777" w:rsidR="00B46A03" w:rsidRPr="00160610" w:rsidRDefault="00B46A03" w:rsidP="00E310A9">
            <w:pPr>
              <w:jc w:val="left"/>
              <w:rPr>
                <w:rFonts w:ascii="Cambria" w:hAnsi="Cambria" w:cs="Arial"/>
              </w:rPr>
            </w:pPr>
            <w:r w:rsidRPr="00160610">
              <w:rPr>
                <w:rFonts w:ascii="Cambria" w:eastAsia="MS Mincho" w:hAnsi="Cambria"/>
              </w:rPr>
              <w:t>fn:day-from-date</w:t>
            </w:r>
            <w:r w:rsidRPr="00160610">
              <w:rPr>
                <w:rFonts w:ascii="Cambria" w:hAnsi="Cambria" w:cs="Arial"/>
              </w:rPr>
              <w:t>($arg as xs:date)</w:t>
            </w:r>
          </w:p>
        </w:tc>
        <w:tc>
          <w:tcPr>
            <w:tcW w:w="0" w:type="auto"/>
            <w:tcBorders>
              <w:top w:val="single" w:sz="4" w:space="0" w:color="auto"/>
              <w:left w:val="single" w:sz="4" w:space="0" w:color="auto"/>
              <w:bottom w:val="single" w:sz="4" w:space="0" w:color="auto"/>
              <w:right w:val="single" w:sz="4" w:space="0" w:color="auto"/>
            </w:tcBorders>
            <w:hideMark/>
          </w:tcPr>
          <w:p w14:paraId="1565373D" w14:textId="77777777" w:rsidR="00B46A03" w:rsidRPr="00160610" w:rsidRDefault="00B46A03" w:rsidP="00E310A9">
            <w:pPr>
              <w:jc w:val="left"/>
              <w:rPr>
                <w:rFonts w:ascii="Cambria" w:hAnsi="Cambria" w:cs="Arial"/>
              </w:rPr>
            </w:pPr>
            <w:r w:rsidRPr="00160610">
              <w:rPr>
                <w:rFonts w:ascii="Cambria" w:hAnsi="Cambria" w:cs="Arial"/>
              </w:rPr>
              <w:t xml:space="preserve">Returns the day from an </w:t>
            </w:r>
            <w:r w:rsidRPr="00160610">
              <w:rPr>
                <w:rFonts w:ascii="Cambria" w:eastAsia="MS Mincho" w:hAnsi="Cambria"/>
              </w:rPr>
              <w:t>xs:date</w:t>
            </w:r>
            <w:r w:rsidRPr="00160610">
              <w:rPr>
                <w:rFonts w:ascii="Cambria" w:hAnsi="Cambria" w:cs="Arial"/>
              </w:rPr>
              <w:t xml:space="preserve"> value as an xs:integer.</w:t>
            </w:r>
          </w:p>
        </w:tc>
      </w:tr>
      <w:tr w:rsidR="00B46A03" w:rsidRPr="00160610" w14:paraId="2281611E"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EA5BDBD" w14:textId="77777777" w:rsidR="00B46A03" w:rsidRPr="00160610" w:rsidRDefault="00B46A03" w:rsidP="00E310A9">
            <w:pPr>
              <w:jc w:val="left"/>
              <w:rPr>
                <w:rFonts w:ascii="Cambria" w:hAnsi="Cambria" w:cs="Arial"/>
              </w:rPr>
            </w:pPr>
            <w:r w:rsidRPr="00160610">
              <w:rPr>
                <w:rStyle w:val="HTMLCode"/>
                <w:rFonts w:ascii="Cambria" w:hAnsi="Cambria" w:cs="Arial"/>
                <w:sz w:val="22"/>
                <w:szCs w:val="22"/>
              </w:rPr>
              <w:t>fn:hours-from-time</w:t>
            </w:r>
            <w:r w:rsidRPr="00160610">
              <w:rPr>
                <w:rFonts w:ascii="Cambria" w:hAnsi="Cambria" w:cs="Arial"/>
              </w:rPr>
              <w:t>($arg as xs:time)</w:t>
            </w:r>
          </w:p>
        </w:tc>
        <w:tc>
          <w:tcPr>
            <w:tcW w:w="0" w:type="auto"/>
            <w:tcBorders>
              <w:top w:val="single" w:sz="4" w:space="0" w:color="auto"/>
              <w:left w:val="single" w:sz="4" w:space="0" w:color="auto"/>
              <w:bottom w:val="single" w:sz="4" w:space="0" w:color="auto"/>
              <w:right w:val="single" w:sz="4" w:space="0" w:color="auto"/>
            </w:tcBorders>
            <w:hideMark/>
          </w:tcPr>
          <w:p w14:paraId="776CC2FD" w14:textId="77777777" w:rsidR="00B46A03" w:rsidRPr="00160610" w:rsidRDefault="00B46A03" w:rsidP="00E310A9">
            <w:pPr>
              <w:jc w:val="left"/>
              <w:rPr>
                <w:rFonts w:ascii="Cambria" w:hAnsi="Cambria" w:cs="Arial"/>
              </w:rPr>
            </w:pPr>
            <w:r w:rsidRPr="00160610">
              <w:rPr>
                <w:rFonts w:ascii="Cambria" w:hAnsi="Cambria" w:cs="Arial"/>
              </w:rPr>
              <w:t xml:space="preserve">Returns the hours from an </w:t>
            </w:r>
            <w:r w:rsidRPr="00160610">
              <w:rPr>
                <w:rFonts w:ascii="Cambria" w:eastAsia="MS Mincho" w:hAnsi="Cambria"/>
              </w:rPr>
              <w:t>xs:time</w:t>
            </w:r>
            <w:r w:rsidRPr="00160610">
              <w:rPr>
                <w:rFonts w:ascii="Cambria" w:hAnsi="Cambria" w:cs="Arial"/>
              </w:rPr>
              <w:t xml:space="preserve"> value as an xs:integer.</w:t>
            </w:r>
          </w:p>
        </w:tc>
      </w:tr>
      <w:tr w:rsidR="00B46A03" w:rsidRPr="00160610" w14:paraId="632BB9F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8778374" w14:textId="77777777" w:rsidR="00B46A03" w:rsidRPr="00160610" w:rsidRDefault="00B46A03" w:rsidP="00E310A9">
            <w:pPr>
              <w:jc w:val="left"/>
              <w:rPr>
                <w:rFonts w:ascii="Cambria" w:hAnsi="Cambria" w:cs="Arial"/>
              </w:rPr>
            </w:pPr>
            <w:r w:rsidRPr="00160610">
              <w:rPr>
                <w:rStyle w:val="HTMLCode"/>
                <w:rFonts w:ascii="Cambria" w:hAnsi="Cambria" w:cs="Arial"/>
                <w:sz w:val="22"/>
                <w:szCs w:val="22"/>
              </w:rPr>
              <w:t>fn:minutes-from-time</w:t>
            </w:r>
            <w:r w:rsidRPr="00160610">
              <w:rPr>
                <w:rFonts w:ascii="Cambria" w:hAnsi="Cambria" w:cs="Arial"/>
              </w:rPr>
              <w:t>($arg as xs:time)</w:t>
            </w:r>
          </w:p>
        </w:tc>
        <w:tc>
          <w:tcPr>
            <w:tcW w:w="0" w:type="auto"/>
            <w:tcBorders>
              <w:top w:val="single" w:sz="4" w:space="0" w:color="auto"/>
              <w:left w:val="single" w:sz="4" w:space="0" w:color="auto"/>
              <w:bottom w:val="single" w:sz="4" w:space="0" w:color="auto"/>
              <w:right w:val="single" w:sz="4" w:space="0" w:color="auto"/>
            </w:tcBorders>
            <w:hideMark/>
          </w:tcPr>
          <w:p w14:paraId="7BFAE4E2" w14:textId="77777777" w:rsidR="00B46A03" w:rsidRPr="00160610" w:rsidRDefault="00B46A03" w:rsidP="00E310A9">
            <w:pPr>
              <w:jc w:val="left"/>
              <w:rPr>
                <w:rFonts w:ascii="Cambria" w:hAnsi="Cambria" w:cs="Arial"/>
              </w:rPr>
            </w:pPr>
            <w:r w:rsidRPr="00160610">
              <w:rPr>
                <w:rFonts w:ascii="Cambria" w:hAnsi="Cambria" w:cs="Arial"/>
              </w:rPr>
              <w:t xml:space="preserve">Returns the minutes from an </w:t>
            </w:r>
            <w:r w:rsidRPr="00160610">
              <w:rPr>
                <w:rFonts w:ascii="Cambria" w:eastAsia="MS Mincho" w:hAnsi="Cambria"/>
              </w:rPr>
              <w:t>xs:time</w:t>
            </w:r>
            <w:r w:rsidRPr="00160610">
              <w:rPr>
                <w:rFonts w:ascii="Cambria" w:hAnsi="Cambria" w:cs="Arial"/>
              </w:rPr>
              <w:t xml:space="preserve"> value as an xs:integer.</w:t>
            </w:r>
          </w:p>
        </w:tc>
      </w:tr>
      <w:tr w:rsidR="00B46A03" w:rsidRPr="00160610" w14:paraId="464D05B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F895EE5" w14:textId="77777777" w:rsidR="00B46A03" w:rsidRPr="00160610" w:rsidRDefault="00B46A03" w:rsidP="00E310A9">
            <w:pPr>
              <w:jc w:val="left"/>
              <w:rPr>
                <w:rFonts w:ascii="Cambria" w:hAnsi="Cambria" w:cs="Arial"/>
              </w:rPr>
            </w:pPr>
            <w:r w:rsidRPr="00160610">
              <w:rPr>
                <w:rStyle w:val="HTMLCode"/>
                <w:rFonts w:ascii="Cambria" w:hAnsi="Cambria" w:cs="Arial"/>
                <w:sz w:val="22"/>
                <w:szCs w:val="22"/>
              </w:rPr>
              <w:lastRenderedPageBreak/>
              <w:t>fn:seconds-from-time</w:t>
            </w:r>
            <w:r w:rsidRPr="00160610">
              <w:rPr>
                <w:rFonts w:ascii="Cambria" w:hAnsi="Cambria" w:cs="Arial"/>
              </w:rPr>
              <w:t>($arg as xs:time)</w:t>
            </w:r>
          </w:p>
        </w:tc>
        <w:tc>
          <w:tcPr>
            <w:tcW w:w="0" w:type="auto"/>
            <w:tcBorders>
              <w:top w:val="single" w:sz="4" w:space="0" w:color="auto"/>
              <w:left w:val="single" w:sz="4" w:space="0" w:color="auto"/>
              <w:bottom w:val="single" w:sz="4" w:space="0" w:color="auto"/>
              <w:right w:val="single" w:sz="4" w:space="0" w:color="auto"/>
            </w:tcBorders>
            <w:hideMark/>
          </w:tcPr>
          <w:p w14:paraId="740A32D5" w14:textId="77777777" w:rsidR="00B46A03" w:rsidRPr="00160610" w:rsidRDefault="00B46A03" w:rsidP="00E310A9">
            <w:pPr>
              <w:jc w:val="left"/>
              <w:rPr>
                <w:rFonts w:ascii="Cambria" w:hAnsi="Cambria" w:cs="Arial"/>
              </w:rPr>
            </w:pPr>
            <w:r w:rsidRPr="00160610">
              <w:rPr>
                <w:rFonts w:ascii="Cambria" w:hAnsi="Cambria" w:cs="Arial"/>
              </w:rPr>
              <w:t xml:space="preserve">Returns the seconds from an </w:t>
            </w:r>
            <w:r w:rsidRPr="00160610">
              <w:rPr>
                <w:rFonts w:ascii="Cambria" w:eastAsia="MS Mincho" w:hAnsi="Cambria"/>
              </w:rPr>
              <w:t>xs:time</w:t>
            </w:r>
            <w:r w:rsidRPr="00160610">
              <w:rPr>
                <w:rFonts w:ascii="Cambria" w:hAnsi="Cambria" w:cs="Arial"/>
              </w:rPr>
              <w:t xml:space="preserve"> value as an xs:decimal.</w:t>
            </w:r>
          </w:p>
        </w:tc>
      </w:tr>
    </w:tbl>
    <w:p w14:paraId="13E0624C" w14:textId="17D7FE12" w:rsidR="00B46A03" w:rsidRDefault="00B46A03" w:rsidP="00B46A03">
      <w:pPr>
        <w:pStyle w:val="Caption"/>
      </w:pPr>
      <w:bookmarkStart w:id="11798" w:name="func-years-from-duration"/>
      <w:bookmarkEnd w:id="11798"/>
      <w:r>
        <w:t xml:space="preserve">Table </w:t>
      </w:r>
      <w:r>
        <w:fldChar w:fldCharType="begin"/>
      </w:r>
      <w:r>
        <w:instrText xml:space="preserve"> SEQ Table \* ARABIC </w:instrText>
      </w:r>
      <w:r>
        <w:fldChar w:fldCharType="separate"/>
      </w:r>
      <w:r w:rsidR="009D1493">
        <w:rPr>
          <w:noProof/>
        </w:rPr>
        <w:t>62</w:t>
      </w:r>
      <w:r>
        <w:rPr>
          <w:noProof/>
        </w:rPr>
        <w:fldChar w:fldCharType="end"/>
      </w:r>
      <w:r>
        <w:t xml:space="preserve"> Date and Time Functions</w:t>
      </w:r>
    </w:p>
    <w:p w14:paraId="2227AEEA"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Node Sequence Test Functions</w:t>
      </w:r>
    </w:p>
    <w:p w14:paraId="676E0E6A" w14:textId="77777777" w:rsidR="00B46A03" w:rsidRDefault="00B46A03" w:rsidP="00B46A03">
      <w:pPr>
        <w:rPr>
          <w:rFonts w:eastAsia="MS Mincho"/>
          <w:lang w:eastAsia="ja-JP" w:bidi="he-IL"/>
        </w:rPr>
      </w:pPr>
      <w:r>
        <w:rPr>
          <w:rFonts w:eastAsia="MS Mincho"/>
          <w:lang w:eastAsia="ja-JP" w:bidi="he-IL"/>
        </w:rPr>
        <w:t>The following functions are defined on sequences. (Note that DFDL v1.0 does not support sequences of length &gt; 1 as the final results of expressions.)</w:t>
      </w:r>
    </w:p>
    <w:p w14:paraId="042BD652" w14:textId="77777777" w:rsidR="00B46A03" w:rsidRDefault="00B46A03" w:rsidP="00B46A03">
      <w:pPr>
        <w:rPr>
          <w:rFonts w:eastAsia="MS Mincho"/>
          <w:lang w:eastAsia="ja-JP" w:bidi="he-IL"/>
        </w:rPr>
      </w:pPr>
      <w:r>
        <w:rPr>
          <w:rFonts w:eastAsia="MS Mincho"/>
          <w:lang w:eastAsia="ja-JP" w:bidi="he-IL"/>
        </w:rPr>
        <w:t xml:space="preserve">In the functions below, if the argument evaluates to the current node, or any enclosing parent node, then it is a Schema Definition Error. </w:t>
      </w:r>
    </w:p>
    <w:tbl>
      <w:tblPr>
        <w:tblStyle w:val="Table"/>
        <w:tblW w:w="5000" w:type="pct"/>
        <w:tblInd w:w="0" w:type="dxa"/>
        <w:tblLook w:val="04A0" w:firstRow="1" w:lastRow="0" w:firstColumn="1" w:lastColumn="0" w:noHBand="0" w:noVBand="1"/>
      </w:tblPr>
      <w:tblGrid>
        <w:gridCol w:w="2226"/>
        <w:gridCol w:w="7968"/>
      </w:tblGrid>
      <w:tr w:rsidR="00B46A03" w14:paraId="61857A15"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20C9CB27"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788355F4" w14:textId="77777777" w:rsidR="00B46A03" w:rsidRPr="00E276B6" w:rsidRDefault="00B46A03" w:rsidP="00E310A9">
            <w:pPr>
              <w:jc w:val="left"/>
              <w:rPr>
                <w:rFonts w:ascii="Cambria" w:hAnsi="Cambria"/>
              </w:rPr>
            </w:pPr>
            <w:r w:rsidRPr="00E276B6">
              <w:rPr>
                <w:rFonts w:ascii="Cambria" w:hAnsi="Cambria"/>
              </w:rPr>
              <w:t>Meaning</w:t>
            </w:r>
          </w:p>
        </w:tc>
      </w:tr>
      <w:tr w:rsidR="00B46A03" w14:paraId="4CD21503"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8A96EFD" w14:textId="77777777" w:rsidR="00B46A03" w:rsidRPr="00E276B6" w:rsidRDefault="00B46A03" w:rsidP="00E310A9">
            <w:pPr>
              <w:jc w:val="left"/>
              <w:rPr>
                <w:rFonts w:ascii="Cambria" w:hAnsi="Cambria" w:cs="Arial"/>
                <w:lang w:eastAsia="ja-JP" w:bidi="he-IL"/>
              </w:rPr>
            </w:pPr>
            <w:r w:rsidRPr="00E276B6">
              <w:rPr>
                <w:rFonts w:ascii="Cambria" w:hAnsi="Cambria" w:cs="Arial"/>
                <w:lang w:eastAsia="ja-JP" w:bidi="he-IL"/>
              </w:rPr>
              <w:t>fn:empty($arg?)</w:t>
            </w:r>
          </w:p>
        </w:tc>
        <w:tc>
          <w:tcPr>
            <w:tcW w:w="0" w:type="auto"/>
            <w:tcBorders>
              <w:top w:val="single" w:sz="4" w:space="0" w:color="auto"/>
              <w:left w:val="single" w:sz="4" w:space="0" w:color="auto"/>
              <w:bottom w:val="single" w:sz="4" w:space="0" w:color="auto"/>
              <w:right w:val="single" w:sz="4" w:space="0" w:color="auto"/>
            </w:tcBorders>
            <w:hideMark/>
          </w:tcPr>
          <w:p w14:paraId="7713C74F"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Indicates whether the provided sequence is empty.</w:t>
            </w:r>
          </w:p>
        </w:tc>
      </w:tr>
      <w:tr w:rsidR="00B46A03" w14:paraId="7D29E420"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27D02E9" w14:textId="77777777" w:rsidR="00B46A03" w:rsidRPr="00E276B6" w:rsidRDefault="00B46A03" w:rsidP="00E310A9">
            <w:pPr>
              <w:jc w:val="left"/>
              <w:rPr>
                <w:rFonts w:ascii="Cambria" w:hAnsi="Cambria" w:cs="Arial"/>
                <w:lang w:eastAsia="ja-JP" w:bidi="he-IL"/>
              </w:rPr>
            </w:pPr>
            <w:r w:rsidRPr="00E276B6">
              <w:rPr>
                <w:rFonts w:ascii="Cambria" w:hAnsi="Cambria" w:cs="Arial"/>
                <w:lang w:eastAsia="ja-JP" w:bidi="he-IL"/>
              </w:rPr>
              <w:t>fn:exists($arg?)</w:t>
            </w:r>
          </w:p>
        </w:tc>
        <w:tc>
          <w:tcPr>
            <w:tcW w:w="0" w:type="auto"/>
            <w:tcBorders>
              <w:top w:val="single" w:sz="4" w:space="0" w:color="auto"/>
              <w:left w:val="single" w:sz="4" w:space="0" w:color="auto"/>
              <w:bottom w:val="single" w:sz="4" w:space="0" w:color="auto"/>
              <w:right w:val="single" w:sz="4" w:space="0" w:color="auto"/>
            </w:tcBorders>
            <w:hideMark/>
          </w:tcPr>
          <w:p w14:paraId="00E570ED"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Indicates whether the provided sequence is not empty.</w:t>
            </w:r>
          </w:p>
        </w:tc>
      </w:tr>
      <w:tr w:rsidR="00B46A03" w14:paraId="3116DC3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B218A06" w14:textId="77777777" w:rsidR="00B46A03" w:rsidRPr="00E276B6" w:rsidRDefault="00B46A03" w:rsidP="00E310A9">
            <w:pPr>
              <w:jc w:val="left"/>
              <w:rPr>
                <w:rFonts w:ascii="Cambria" w:hAnsi="Cambria" w:cs="Arial"/>
                <w:lang w:eastAsia="ja-JP" w:bidi="he-IL"/>
              </w:rPr>
            </w:pPr>
            <w:r w:rsidRPr="00E276B6">
              <w:rPr>
                <w:rFonts w:ascii="Cambria" w:hAnsi="Cambria" w:cs="Arial"/>
                <w:lang w:eastAsia="ja-JP" w:bidi="he-IL"/>
              </w:rPr>
              <w:t>fn:exactly</w:t>
            </w:r>
            <w:r w:rsidRPr="00E276B6">
              <w:rPr>
                <w:rFonts w:ascii="Cambria" w:hAnsi="Cambria" w:cs="Arial"/>
                <w:lang w:eastAsia="ja-JP" w:bidi="he-IL"/>
              </w:rPr>
              <w:noBreakHyphen/>
              <w:t>one($arg?)</w:t>
            </w:r>
          </w:p>
        </w:tc>
        <w:tc>
          <w:tcPr>
            <w:tcW w:w="0" w:type="auto"/>
            <w:tcBorders>
              <w:top w:val="single" w:sz="4" w:space="0" w:color="auto"/>
              <w:left w:val="single" w:sz="4" w:space="0" w:color="auto"/>
              <w:bottom w:val="single" w:sz="4" w:space="0" w:color="auto"/>
              <w:right w:val="single" w:sz="4" w:space="0" w:color="auto"/>
            </w:tcBorders>
            <w:hideMark/>
          </w:tcPr>
          <w:p w14:paraId="60B8EADC" w14:textId="77777777" w:rsidR="00B46A03" w:rsidRPr="00E276B6" w:rsidRDefault="00B46A03" w:rsidP="00E310A9">
            <w:pPr>
              <w:jc w:val="left"/>
              <w:rPr>
                <w:rFonts w:ascii="Cambria" w:hAnsi="Cambria"/>
                <w:lang w:eastAsia="ja-JP" w:bidi="he-IL"/>
              </w:rPr>
            </w:pPr>
            <w:r w:rsidRPr="00E276B6">
              <w:rPr>
                <w:rFonts w:ascii="Cambria" w:hAnsi="Cambria" w:cs="Arial"/>
              </w:rPr>
              <w:t>Returns the input sequence if it contains exactly one item. Raises an error otherwise</w:t>
            </w:r>
          </w:p>
        </w:tc>
      </w:tr>
      <w:tr w:rsidR="00B46A03" w14:paraId="7209B69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50B82E6" w14:textId="77777777" w:rsidR="00B46A03" w:rsidRPr="00F64D18" w:rsidRDefault="00B46A03" w:rsidP="00E310A9">
            <w:pPr>
              <w:jc w:val="left"/>
              <w:rPr>
                <w:rFonts w:ascii="Cambria" w:hAnsi="Cambria" w:cs="Arial"/>
                <w:lang w:eastAsia="ja-JP" w:bidi="he-IL"/>
              </w:rPr>
            </w:pPr>
            <w:r w:rsidRPr="00F64D18">
              <w:rPr>
                <w:rFonts w:ascii="Cambria" w:hAnsi="Cambria"/>
                <w:lang w:eastAsia="ja-JP" w:bidi="he-IL"/>
              </w:rPr>
              <w:t>fn:count($arg)</w:t>
            </w:r>
          </w:p>
        </w:tc>
        <w:tc>
          <w:tcPr>
            <w:tcW w:w="0" w:type="auto"/>
            <w:tcBorders>
              <w:top w:val="single" w:sz="4" w:space="0" w:color="auto"/>
              <w:left w:val="single" w:sz="4" w:space="0" w:color="auto"/>
              <w:bottom w:val="single" w:sz="4" w:space="0" w:color="auto"/>
              <w:right w:val="single" w:sz="4" w:space="0" w:color="auto"/>
            </w:tcBorders>
            <w:hideMark/>
          </w:tcPr>
          <w:p w14:paraId="35A985A0" w14:textId="0FF3E503" w:rsidR="00B46A03" w:rsidRPr="00F64D18" w:rsidRDefault="00B46A03" w:rsidP="00E310A9">
            <w:pPr>
              <w:jc w:val="left"/>
              <w:rPr>
                <w:ins w:id="11799" w:author="Beckerle, Mike" w:date="2025-12-29T19:24:00Z" w16du:dateUtc="2025-12-30T00:24:00Z"/>
                <w:rFonts w:ascii="Cambria" w:hAnsi="Cambria"/>
              </w:rPr>
            </w:pPr>
            <w:r w:rsidRPr="00F64D18">
              <w:rPr>
                <w:rFonts w:ascii="Cambria" w:hAnsi="Cambria"/>
              </w:rPr>
              <w:t xml:space="preserve">Returns the number of </w:t>
            </w:r>
            <w:del w:id="11800" w:author="Beckerle, Mike" w:date="2025-12-29T19:23:00Z" w16du:dateUtc="2025-12-30T00:23:00Z">
              <w:r w:rsidRPr="00F64D18" w:rsidDel="002005A9">
                <w:rPr>
                  <w:rFonts w:ascii="Cambria" w:hAnsi="Cambria"/>
                </w:rPr>
                <w:delText>items in the value of</w:delText>
              </w:r>
            </w:del>
            <w:ins w:id="11801" w:author="Beckerle, Mike" w:date="2025-12-29T19:23:00Z" w16du:dateUtc="2025-12-30T00:23:00Z">
              <w:r w:rsidR="002005A9" w:rsidRPr="00F64D18">
                <w:rPr>
                  <w:rFonts w:ascii="Cambria" w:hAnsi="Cambria"/>
                </w:rPr>
                <w:t>nodes in the node</w:t>
              </w:r>
            </w:ins>
            <w:ins w:id="11802" w:author="Beckerle, Mike" w:date="2025-12-29T19:24:00Z" w16du:dateUtc="2025-12-30T00:24:00Z">
              <w:r w:rsidR="002005A9" w:rsidRPr="00F64D18">
                <w:rPr>
                  <w:rFonts w:ascii="Cambria" w:hAnsi="Cambria"/>
                </w:rPr>
                <w:t xml:space="preserve"> sequence</w:t>
              </w:r>
            </w:ins>
            <w:r w:rsidRPr="00F64D18">
              <w:rPr>
                <w:rFonts w:ascii="Cambria" w:hAnsi="Cambria"/>
              </w:rPr>
              <w:t xml:space="preserve"> </w:t>
            </w:r>
            <w:r w:rsidRPr="00F64D18">
              <w:rPr>
                <w:rStyle w:val="CodeCharacter"/>
                <w:rFonts w:ascii="Cambria" w:hAnsi="Cambria"/>
                <w:sz w:val="22"/>
                <w:szCs w:val="22"/>
              </w:rPr>
              <w:t>$arg</w:t>
            </w:r>
            <w:r w:rsidRPr="00F64D18">
              <w:rPr>
                <w:rFonts w:ascii="Cambria" w:hAnsi="Cambria"/>
              </w:rPr>
              <w:t xml:space="preserve"> as an xs:integer.</w:t>
            </w:r>
          </w:p>
          <w:p w14:paraId="5B260C8A" w14:textId="42305B41" w:rsidR="002005A9" w:rsidRPr="00F64D18" w:rsidRDefault="002005A9" w:rsidP="002005A9">
            <w:pPr>
              <w:jc w:val="left"/>
              <w:rPr>
                <w:rFonts w:ascii="Cambria" w:hAnsi="Cambria"/>
              </w:rPr>
            </w:pPr>
            <w:ins w:id="11803" w:author="Beckerle, Mike" w:date="2025-12-29T19:24:00Z">
              <w:r w:rsidRPr="00F64D18">
                <w:rPr>
                  <w:rFonts w:ascii="Cambria" w:hAnsi="Cambria"/>
                </w:rPr>
                <w:t>If the </w:t>
              </w:r>
              <w:r w:rsidRPr="00F64D18">
                <w:rPr>
                  <w:rFonts w:ascii="Cambria" w:hAnsi="Cambria" w:cs="Courier New"/>
                </w:rPr>
                <w:t>$arg</w:t>
              </w:r>
              <w:r w:rsidRPr="00F64D18">
                <w:rPr>
                  <w:rFonts w:ascii="Cambria" w:hAnsi="Cambria"/>
                </w:rPr>
                <w:t> node sequence is known to always be of length 1, then a warning may be issued.</w:t>
              </w:r>
            </w:ins>
          </w:p>
          <w:p w14:paraId="43781D52" w14:textId="77777777" w:rsidR="00B46A03" w:rsidRPr="00F64D18" w:rsidRDefault="00B46A03" w:rsidP="00E310A9">
            <w:pPr>
              <w:jc w:val="left"/>
              <w:rPr>
                <w:rFonts w:ascii="Cambria" w:hAnsi="Cambria"/>
              </w:rPr>
            </w:pPr>
            <w:r w:rsidRPr="00F64D18">
              <w:rPr>
                <w:rFonts w:ascii="Cambria" w:hAnsi="Cambria"/>
              </w:rPr>
              <w:t xml:space="preserve">Returns 0 if </w:t>
            </w:r>
            <w:r w:rsidRPr="00F64D18">
              <w:rPr>
                <w:rStyle w:val="CodeCharacter"/>
                <w:rFonts w:ascii="Cambria" w:hAnsi="Cambria"/>
                <w:sz w:val="22"/>
                <w:szCs w:val="22"/>
              </w:rPr>
              <w:t>$arg</w:t>
            </w:r>
            <w:r w:rsidRPr="00F64D18">
              <w:rPr>
                <w:rFonts w:ascii="Cambria" w:hAnsi="Cambria"/>
              </w:rPr>
              <w:t xml:space="preserve"> is the empty sequence. </w:t>
            </w:r>
          </w:p>
        </w:tc>
      </w:tr>
    </w:tbl>
    <w:p w14:paraId="79AEBCF5" w14:textId="1E96A45D"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63</w:t>
      </w:r>
      <w:r>
        <w:rPr>
          <w:noProof/>
        </w:rPr>
        <w:fldChar w:fldCharType="end"/>
      </w:r>
      <w:r>
        <w:t xml:space="preserve"> Node Sequence Test Functions</w:t>
      </w:r>
    </w:p>
    <w:p w14:paraId="3F93F7D1"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Node functions</w:t>
      </w:r>
    </w:p>
    <w:p w14:paraId="2A96EDA9" w14:textId="77777777" w:rsidR="00B46A03" w:rsidRDefault="00B46A03" w:rsidP="00B46A03">
      <w:pPr>
        <w:rPr>
          <w:rFonts w:eastAsia="MS Mincho"/>
          <w:lang w:eastAsia="ja-JP" w:bidi="he-IL"/>
        </w:rPr>
      </w:pPr>
      <w:r>
        <w:rPr>
          <w:rFonts w:eastAsia="MS Mincho"/>
          <w:lang w:eastAsia="ja-JP" w:bidi="he-IL"/>
        </w:rPr>
        <w:t>This section discusses functions and operators on nodes.</w:t>
      </w:r>
    </w:p>
    <w:tbl>
      <w:tblPr>
        <w:tblStyle w:val="Table"/>
        <w:tblW w:w="5000" w:type="pct"/>
        <w:tblInd w:w="0" w:type="dxa"/>
        <w:tblLook w:val="04A0" w:firstRow="1" w:lastRow="0" w:firstColumn="1" w:lastColumn="0" w:noHBand="0" w:noVBand="1"/>
      </w:tblPr>
      <w:tblGrid>
        <w:gridCol w:w="2446"/>
        <w:gridCol w:w="7748"/>
      </w:tblGrid>
      <w:tr w:rsidR="00B46A03" w14:paraId="2261B029"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7B2832F9"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50387EB4" w14:textId="77777777" w:rsidR="00B46A03" w:rsidRPr="00E276B6" w:rsidRDefault="00B46A03" w:rsidP="00E310A9">
            <w:pPr>
              <w:jc w:val="left"/>
              <w:rPr>
                <w:rFonts w:ascii="Cambria" w:hAnsi="Cambria"/>
              </w:rPr>
            </w:pPr>
            <w:r w:rsidRPr="00E276B6">
              <w:rPr>
                <w:rFonts w:ascii="Cambria" w:hAnsi="Cambria"/>
              </w:rPr>
              <w:t>Meaning</w:t>
            </w:r>
          </w:p>
        </w:tc>
      </w:tr>
      <w:tr w:rsidR="00B46A03" w14:paraId="2FCA93C8"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8AFD689"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fn:local-name()</w:t>
            </w:r>
          </w:p>
          <w:p w14:paraId="2CC5FDBE"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fn:local</w:t>
            </w:r>
            <w:r w:rsidRPr="00E276B6">
              <w:rPr>
                <w:rFonts w:ascii="Cambria" w:hAnsi="Cambria"/>
                <w:lang w:eastAsia="ja-JP" w:bidi="he-IL"/>
              </w:rPr>
              <w:noBreakHyphen/>
              <w:t>name($arg)</w:t>
            </w:r>
          </w:p>
        </w:tc>
        <w:tc>
          <w:tcPr>
            <w:tcW w:w="0" w:type="auto"/>
            <w:tcBorders>
              <w:top w:val="single" w:sz="4" w:space="0" w:color="auto"/>
              <w:left w:val="single" w:sz="4" w:space="0" w:color="auto"/>
              <w:bottom w:val="single" w:sz="4" w:space="0" w:color="auto"/>
              <w:right w:val="single" w:sz="4" w:space="0" w:color="auto"/>
            </w:tcBorders>
            <w:hideMark/>
          </w:tcPr>
          <w:p w14:paraId="42A42FCD"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local name of the context node or the specified node as an xs:string.</w:t>
            </w:r>
          </w:p>
        </w:tc>
      </w:tr>
      <w:tr w:rsidR="00B46A03" w14:paraId="704398AA"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09941E00"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fn:namespace-uri()</w:t>
            </w:r>
          </w:p>
          <w:p w14:paraId="124F9E46"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fn:namespace</w:t>
            </w:r>
            <w:r w:rsidRPr="00E276B6">
              <w:rPr>
                <w:rFonts w:ascii="Cambria" w:hAnsi="Cambria"/>
                <w:lang w:eastAsia="ja-JP" w:bidi="he-IL"/>
              </w:rPr>
              <w:noBreakHyphen/>
              <w:t>uri($arg)</w:t>
            </w:r>
          </w:p>
        </w:tc>
        <w:tc>
          <w:tcPr>
            <w:tcW w:w="0" w:type="auto"/>
            <w:tcBorders>
              <w:top w:val="single" w:sz="4" w:space="0" w:color="auto"/>
              <w:left w:val="single" w:sz="4" w:space="0" w:color="auto"/>
              <w:bottom w:val="single" w:sz="4" w:space="0" w:color="auto"/>
              <w:right w:val="single" w:sz="4" w:space="0" w:color="auto"/>
            </w:tcBorders>
            <w:hideMark/>
          </w:tcPr>
          <w:p w14:paraId="1377A6B8"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Returns the namespace URI as an xs:string for the argument node or the context node if the argument is omitted. Returns empty string if the argument/context node is in no namespace.</w:t>
            </w:r>
          </w:p>
        </w:tc>
      </w:tr>
    </w:tbl>
    <w:p w14:paraId="6C4497F5" w14:textId="0F3B4865"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64</w:t>
      </w:r>
      <w:r>
        <w:rPr>
          <w:noProof/>
        </w:rPr>
        <w:fldChar w:fldCharType="end"/>
      </w:r>
      <w:r>
        <w:t xml:space="preserve"> Node functions</w:t>
      </w:r>
    </w:p>
    <w:p w14:paraId="1E8688EB" w14:textId="77777777" w:rsidR="00B46A03" w:rsidRDefault="00B46A03" w:rsidP="00B46A03">
      <w:pPr>
        <w:pStyle w:val="Heading4"/>
        <w:tabs>
          <w:tab w:val="clear" w:pos="1021"/>
          <w:tab w:val="clear" w:pos="1140"/>
          <w:tab w:val="clear" w:pos="1360"/>
        </w:tabs>
        <w:suppressAutoHyphens w:val="0"/>
        <w:spacing w:before="240" w:after="60" w:line="240" w:lineRule="auto"/>
        <w:ind w:left="864" w:hanging="864"/>
        <w:rPr>
          <w:rFonts w:eastAsia="Times New Roman"/>
        </w:rPr>
      </w:pPr>
      <w:r>
        <w:rPr>
          <w:rFonts w:eastAsia="Times New Roman"/>
        </w:rPr>
        <w:t>Nillable Element Functions</w:t>
      </w:r>
    </w:p>
    <w:p w14:paraId="2A3F5D0A" w14:textId="77777777" w:rsidR="00B46A03" w:rsidRDefault="00B46A03" w:rsidP="00B46A03">
      <w:pPr>
        <w:rPr>
          <w:rFonts w:eastAsia="MS Mincho"/>
          <w:lang w:eastAsia="ja-JP" w:bidi="he-IL"/>
        </w:rPr>
      </w:pPr>
      <w:r>
        <w:rPr>
          <w:rFonts w:eastAsia="MS Mincho"/>
          <w:lang w:eastAsia="ja-JP" w:bidi="he-IL"/>
        </w:rPr>
        <w:t>This section discusses functions related to nillable elements.</w:t>
      </w:r>
    </w:p>
    <w:tbl>
      <w:tblPr>
        <w:tblStyle w:val="Table"/>
        <w:tblW w:w="5000" w:type="pct"/>
        <w:tblInd w:w="0" w:type="dxa"/>
        <w:tblLook w:val="04A0" w:firstRow="1" w:lastRow="0" w:firstColumn="1" w:lastColumn="0" w:noHBand="0" w:noVBand="1"/>
      </w:tblPr>
      <w:tblGrid>
        <w:gridCol w:w="1676"/>
        <w:gridCol w:w="8518"/>
      </w:tblGrid>
      <w:tr w:rsidR="00B46A03" w14:paraId="5788FD6A"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5BE10EEA"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64060F62" w14:textId="77777777" w:rsidR="00B46A03" w:rsidRPr="00E276B6" w:rsidRDefault="00B46A03" w:rsidP="00E310A9">
            <w:pPr>
              <w:jc w:val="left"/>
              <w:rPr>
                <w:rFonts w:ascii="Cambria" w:hAnsi="Cambria"/>
              </w:rPr>
            </w:pPr>
            <w:r w:rsidRPr="00E276B6">
              <w:rPr>
                <w:rFonts w:ascii="Cambria" w:hAnsi="Cambria"/>
              </w:rPr>
              <w:t>Meaning</w:t>
            </w:r>
          </w:p>
        </w:tc>
      </w:tr>
      <w:tr w:rsidR="00B46A03" w14:paraId="19158472"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D6EAB0B" w14:textId="77777777" w:rsidR="00B46A03" w:rsidRPr="00E276B6" w:rsidRDefault="00B46A03" w:rsidP="00E310A9">
            <w:pPr>
              <w:jc w:val="left"/>
              <w:rPr>
                <w:rFonts w:ascii="Cambria" w:hAnsi="Cambria"/>
                <w:lang w:val="de-DE" w:eastAsia="ja-JP" w:bidi="he-IL"/>
              </w:rPr>
            </w:pPr>
            <w:r w:rsidRPr="00E276B6">
              <w:rPr>
                <w:rFonts w:ascii="Cambria" w:hAnsi="Cambria"/>
                <w:lang w:val="de-DE" w:eastAsia="ja-JP" w:bidi="he-IL"/>
              </w:rPr>
              <w:t>fn:nilled($arg?)</w:t>
            </w:r>
          </w:p>
        </w:tc>
        <w:tc>
          <w:tcPr>
            <w:tcW w:w="0" w:type="auto"/>
            <w:tcBorders>
              <w:top w:val="single" w:sz="4" w:space="0" w:color="auto"/>
              <w:left w:val="single" w:sz="4" w:space="0" w:color="auto"/>
              <w:bottom w:val="single" w:sz="4" w:space="0" w:color="auto"/>
              <w:right w:val="single" w:sz="4" w:space="0" w:color="auto"/>
            </w:tcBorders>
            <w:hideMark/>
          </w:tcPr>
          <w:p w14:paraId="59A48F2D" w14:textId="77777777" w:rsidR="00B46A03" w:rsidRPr="00E276B6" w:rsidRDefault="00B46A03" w:rsidP="00E310A9">
            <w:pPr>
              <w:jc w:val="left"/>
              <w:rPr>
                <w:rFonts w:ascii="Cambria" w:hAnsi="Cambria"/>
                <w:lang w:eastAsia="ja-JP" w:bidi="he-IL"/>
              </w:rPr>
            </w:pPr>
            <w:r w:rsidRPr="00E276B6">
              <w:rPr>
                <w:rFonts w:ascii="Cambria" w:hAnsi="Cambria"/>
              </w:rPr>
              <w:t xml:space="preserve">Returns an </w:t>
            </w:r>
            <w:r>
              <w:rPr>
                <w:rFonts w:ascii="Courier New" w:hAnsi="Courier New" w:cs="Courier New"/>
              </w:rPr>
              <w:t>xs:boolean</w:t>
            </w:r>
            <w:r w:rsidRPr="00E276B6">
              <w:rPr>
                <w:rFonts w:ascii="Cambria" w:hAnsi="Cambria"/>
              </w:rPr>
              <w:t xml:space="preserve"> true when the argument node Infoset member </w:t>
            </w:r>
            <w:r w:rsidRPr="00E276B6">
              <w:rPr>
                <w:rFonts w:ascii="Cambria" w:hAnsi="Cambria"/>
                <w:b/>
              </w:rPr>
              <w:t>[nilled] is</w:t>
            </w:r>
            <w:r w:rsidRPr="00E276B6">
              <w:rPr>
                <w:rFonts w:ascii="Cambria" w:hAnsi="Cambria"/>
              </w:rPr>
              <w:t xml:space="preserve"> true and false when </w:t>
            </w:r>
            <w:r w:rsidRPr="00E276B6">
              <w:rPr>
                <w:rFonts w:ascii="Cambria" w:hAnsi="Cambria"/>
                <w:b/>
              </w:rPr>
              <w:t xml:space="preserve">[nilled] </w:t>
            </w:r>
            <w:r w:rsidRPr="00E276B6">
              <w:rPr>
                <w:rFonts w:ascii="Cambria" w:hAnsi="Cambria"/>
              </w:rPr>
              <w:t xml:space="preserve">is false. If the argument is not an element node, returns the empty sequence. If the argument is the empty sequence, returns the empty sequence. If the argument is an element node and </w:t>
            </w:r>
            <w:r w:rsidRPr="00E276B6">
              <w:rPr>
                <w:rFonts w:ascii="Cambria" w:hAnsi="Cambria"/>
                <w:b/>
              </w:rPr>
              <w:t>[nilled]</w:t>
            </w:r>
            <w:r w:rsidRPr="00E276B6">
              <w:rPr>
                <w:rFonts w:ascii="Cambria" w:hAnsi="Cambria"/>
              </w:rPr>
              <w:t xml:space="preserve"> has no value returns the empty sequence.</w:t>
            </w:r>
          </w:p>
        </w:tc>
      </w:tr>
    </w:tbl>
    <w:p w14:paraId="6986CDBF" w14:textId="351E3E92"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65</w:t>
      </w:r>
      <w:r>
        <w:rPr>
          <w:noProof/>
        </w:rPr>
        <w:fldChar w:fldCharType="end"/>
      </w:r>
      <w:r>
        <w:t xml:space="preserve"> Nillable Element Functions</w:t>
      </w:r>
    </w:p>
    <w:p w14:paraId="73900B6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804" w:name="_Toc322911772"/>
      <w:bookmarkStart w:id="11805" w:name="_Toc322912311"/>
      <w:bookmarkStart w:id="11806" w:name="_Toc329093171"/>
      <w:bookmarkStart w:id="11807" w:name="_Toc332701684"/>
      <w:bookmarkStart w:id="11808" w:name="_Toc332701988"/>
      <w:bookmarkStart w:id="11809" w:name="_Toc332711786"/>
      <w:bookmarkStart w:id="11810" w:name="_Toc332712088"/>
      <w:bookmarkStart w:id="11811" w:name="_Toc332712389"/>
      <w:bookmarkStart w:id="11812" w:name="_Toc332724305"/>
      <w:bookmarkStart w:id="11813" w:name="_Toc332724605"/>
      <w:bookmarkStart w:id="11814" w:name="_Toc341102901"/>
      <w:bookmarkStart w:id="11815" w:name="_Toc347241637"/>
      <w:bookmarkStart w:id="11816" w:name="_Toc347744829"/>
      <w:bookmarkStart w:id="11817" w:name="_Toc348984612"/>
      <w:bookmarkStart w:id="11818" w:name="_Toc348984917"/>
      <w:bookmarkStart w:id="11819" w:name="_Toc349038081"/>
      <w:bookmarkStart w:id="11820" w:name="_Toc349038383"/>
      <w:bookmarkStart w:id="11821" w:name="_Toc349042874"/>
      <w:bookmarkStart w:id="11822" w:name="_Toc351912996"/>
      <w:bookmarkStart w:id="11823" w:name="_Toc351915017"/>
      <w:bookmarkStart w:id="11824" w:name="_Toc351915483"/>
      <w:bookmarkStart w:id="11825" w:name="_Toc361231581"/>
      <w:bookmarkStart w:id="11826" w:name="_Toc361232107"/>
      <w:bookmarkStart w:id="11827" w:name="_Toc362445405"/>
      <w:bookmarkStart w:id="11828" w:name="_Toc363909372"/>
      <w:bookmarkStart w:id="11829" w:name="_Toc364463798"/>
      <w:bookmarkStart w:id="11830" w:name="_Toc366078402"/>
      <w:bookmarkStart w:id="11831" w:name="_Toc366079017"/>
      <w:bookmarkStart w:id="11832" w:name="_Toc366080002"/>
      <w:bookmarkStart w:id="11833" w:name="_Toc366080614"/>
      <w:bookmarkStart w:id="11834" w:name="_Toc366081223"/>
      <w:bookmarkStart w:id="11835" w:name="_Toc366505563"/>
      <w:bookmarkStart w:id="11836" w:name="_Toc366508932"/>
      <w:bookmarkStart w:id="11837" w:name="_Toc366513433"/>
      <w:bookmarkStart w:id="11838" w:name="_Toc366574622"/>
      <w:bookmarkStart w:id="11839" w:name="_Toc366578415"/>
      <w:bookmarkStart w:id="11840" w:name="_Toc366579009"/>
      <w:bookmarkStart w:id="11841" w:name="_Toc366579601"/>
      <w:bookmarkStart w:id="11842" w:name="_Toc366580192"/>
      <w:bookmarkStart w:id="11843" w:name="_Toc366580784"/>
      <w:bookmarkStart w:id="11844" w:name="_Toc366581375"/>
      <w:bookmarkStart w:id="11845" w:name="_Toc366581967"/>
      <w:bookmarkStart w:id="11846" w:name="_Toc322911773"/>
      <w:bookmarkStart w:id="11847" w:name="_Toc322912312"/>
      <w:bookmarkStart w:id="11848" w:name="_Toc329093172"/>
      <w:bookmarkStart w:id="11849" w:name="_Toc332701685"/>
      <w:bookmarkStart w:id="11850" w:name="_Toc332701989"/>
      <w:bookmarkStart w:id="11851" w:name="_Toc332711787"/>
      <w:bookmarkStart w:id="11852" w:name="_Toc332712089"/>
      <w:bookmarkStart w:id="11853" w:name="_Toc332712390"/>
      <w:bookmarkStart w:id="11854" w:name="_Toc332724306"/>
      <w:bookmarkStart w:id="11855" w:name="_Toc332724606"/>
      <w:bookmarkStart w:id="11856" w:name="_Toc341102902"/>
      <w:bookmarkStart w:id="11857" w:name="_Toc347241638"/>
      <w:bookmarkStart w:id="11858" w:name="_Toc347744830"/>
      <w:bookmarkStart w:id="11859" w:name="_Toc348984613"/>
      <w:bookmarkStart w:id="11860" w:name="_Toc348984918"/>
      <w:bookmarkStart w:id="11861" w:name="_Toc349038082"/>
      <w:bookmarkStart w:id="11862" w:name="_Toc349038384"/>
      <w:bookmarkStart w:id="11863" w:name="_Toc349042875"/>
      <w:bookmarkStart w:id="11864" w:name="_Toc351912997"/>
      <w:bookmarkStart w:id="11865" w:name="_Toc351915018"/>
      <w:bookmarkStart w:id="11866" w:name="_Toc351915484"/>
      <w:bookmarkStart w:id="11867" w:name="_Toc361231582"/>
      <w:bookmarkStart w:id="11868" w:name="_Toc361232108"/>
      <w:bookmarkStart w:id="11869" w:name="_Toc362445406"/>
      <w:bookmarkStart w:id="11870" w:name="_Toc363909373"/>
      <w:bookmarkStart w:id="11871" w:name="_Toc364463799"/>
      <w:bookmarkStart w:id="11872" w:name="_Toc366078403"/>
      <w:bookmarkStart w:id="11873" w:name="_Toc366079018"/>
      <w:bookmarkStart w:id="11874" w:name="_Toc366080003"/>
      <w:bookmarkStart w:id="11875" w:name="_Toc366080615"/>
      <w:bookmarkStart w:id="11876" w:name="_Toc366081224"/>
      <w:bookmarkStart w:id="11877" w:name="_Toc366505564"/>
      <w:bookmarkStart w:id="11878" w:name="_Toc366508933"/>
      <w:bookmarkStart w:id="11879" w:name="_Toc366513434"/>
      <w:bookmarkStart w:id="11880" w:name="_Toc366574623"/>
      <w:bookmarkStart w:id="11881" w:name="_Toc366578416"/>
      <w:bookmarkStart w:id="11882" w:name="_Toc366579010"/>
      <w:bookmarkStart w:id="11883" w:name="_Toc366579602"/>
      <w:bookmarkStart w:id="11884" w:name="_Toc366580193"/>
      <w:bookmarkStart w:id="11885" w:name="_Toc366580785"/>
      <w:bookmarkStart w:id="11886" w:name="_Toc366581376"/>
      <w:bookmarkStart w:id="11887" w:name="_Toc366581968"/>
      <w:bookmarkStart w:id="11888" w:name="_Toc199516277"/>
      <w:bookmarkStart w:id="11889" w:name="_Toc194983953"/>
      <w:bookmarkStart w:id="11890" w:name="_Toc243112806"/>
      <w:bookmarkStart w:id="11891" w:name="_Toc349042876"/>
      <w:bookmarkStart w:id="11892" w:name="_Ref361327371"/>
      <w:bookmarkStart w:id="11893" w:name="_Ref361327380"/>
      <w:bookmarkStart w:id="11894" w:name="_Ref365110948"/>
      <w:bookmarkStart w:id="11895" w:name="_Ref365110951"/>
      <w:bookmarkStart w:id="11896" w:name="_Ref53069075"/>
      <w:bookmarkStart w:id="11897" w:name="_Toc62570225"/>
      <w:bookmarkStart w:id="11898" w:name="_Toc210216947"/>
      <w:bookmarkStart w:id="11899" w:name="_Toc219441079"/>
      <w:bookmarkEnd w:id="11804"/>
      <w:bookmarkEnd w:id="11805"/>
      <w:bookmarkEnd w:id="11806"/>
      <w:bookmarkEnd w:id="11807"/>
      <w:bookmarkEnd w:id="11808"/>
      <w:bookmarkEnd w:id="11809"/>
      <w:bookmarkEnd w:id="11810"/>
      <w:bookmarkEnd w:id="11811"/>
      <w:bookmarkEnd w:id="11812"/>
      <w:bookmarkEnd w:id="11813"/>
      <w:bookmarkEnd w:id="11814"/>
      <w:bookmarkEnd w:id="11815"/>
      <w:bookmarkEnd w:id="11816"/>
      <w:bookmarkEnd w:id="11817"/>
      <w:bookmarkEnd w:id="11818"/>
      <w:bookmarkEnd w:id="11819"/>
      <w:bookmarkEnd w:id="11820"/>
      <w:bookmarkEnd w:id="11821"/>
      <w:bookmarkEnd w:id="11822"/>
      <w:bookmarkEnd w:id="11823"/>
      <w:bookmarkEnd w:id="11824"/>
      <w:bookmarkEnd w:id="11825"/>
      <w:bookmarkEnd w:id="11826"/>
      <w:bookmarkEnd w:id="11827"/>
      <w:bookmarkEnd w:id="11828"/>
      <w:bookmarkEnd w:id="11829"/>
      <w:bookmarkEnd w:id="11830"/>
      <w:bookmarkEnd w:id="11831"/>
      <w:bookmarkEnd w:id="11832"/>
      <w:bookmarkEnd w:id="11833"/>
      <w:bookmarkEnd w:id="11834"/>
      <w:bookmarkEnd w:id="11835"/>
      <w:bookmarkEnd w:id="11836"/>
      <w:bookmarkEnd w:id="11837"/>
      <w:bookmarkEnd w:id="11838"/>
      <w:bookmarkEnd w:id="11839"/>
      <w:bookmarkEnd w:id="11840"/>
      <w:bookmarkEnd w:id="11841"/>
      <w:bookmarkEnd w:id="11842"/>
      <w:bookmarkEnd w:id="11843"/>
      <w:bookmarkEnd w:id="11844"/>
      <w:bookmarkEnd w:id="11845"/>
      <w:bookmarkEnd w:id="11846"/>
      <w:bookmarkEnd w:id="11847"/>
      <w:bookmarkEnd w:id="11848"/>
      <w:bookmarkEnd w:id="11849"/>
      <w:bookmarkEnd w:id="11850"/>
      <w:bookmarkEnd w:id="11851"/>
      <w:bookmarkEnd w:id="11852"/>
      <w:bookmarkEnd w:id="11853"/>
      <w:bookmarkEnd w:id="11854"/>
      <w:bookmarkEnd w:id="11855"/>
      <w:bookmarkEnd w:id="11856"/>
      <w:bookmarkEnd w:id="11857"/>
      <w:bookmarkEnd w:id="11858"/>
      <w:bookmarkEnd w:id="11859"/>
      <w:bookmarkEnd w:id="11860"/>
      <w:bookmarkEnd w:id="11861"/>
      <w:bookmarkEnd w:id="11862"/>
      <w:bookmarkEnd w:id="11863"/>
      <w:bookmarkEnd w:id="11864"/>
      <w:bookmarkEnd w:id="11865"/>
      <w:bookmarkEnd w:id="11866"/>
      <w:bookmarkEnd w:id="11867"/>
      <w:bookmarkEnd w:id="11868"/>
      <w:bookmarkEnd w:id="11869"/>
      <w:bookmarkEnd w:id="11870"/>
      <w:bookmarkEnd w:id="11871"/>
      <w:bookmarkEnd w:id="11872"/>
      <w:bookmarkEnd w:id="11873"/>
      <w:bookmarkEnd w:id="11874"/>
      <w:bookmarkEnd w:id="11875"/>
      <w:bookmarkEnd w:id="11876"/>
      <w:bookmarkEnd w:id="11877"/>
      <w:bookmarkEnd w:id="11878"/>
      <w:bookmarkEnd w:id="11879"/>
      <w:bookmarkEnd w:id="11880"/>
      <w:bookmarkEnd w:id="11881"/>
      <w:bookmarkEnd w:id="11882"/>
      <w:bookmarkEnd w:id="11883"/>
      <w:bookmarkEnd w:id="11884"/>
      <w:bookmarkEnd w:id="11885"/>
      <w:bookmarkEnd w:id="11886"/>
      <w:bookmarkEnd w:id="11887"/>
      <w:r>
        <w:rPr>
          <w:rFonts w:eastAsia="Times New Roman"/>
        </w:rPr>
        <w:lastRenderedPageBreak/>
        <w:t>DFDL Functions</w:t>
      </w:r>
      <w:bookmarkEnd w:id="11888"/>
      <w:bookmarkEnd w:id="11889"/>
      <w:bookmarkEnd w:id="11890"/>
      <w:bookmarkEnd w:id="11891"/>
      <w:bookmarkEnd w:id="11892"/>
      <w:bookmarkEnd w:id="11893"/>
      <w:bookmarkEnd w:id="11894"/>
      <w:bookmarkEnd w:id="11895"/>
      <w:bookmarkEnd w:id="11896"/>
      <w:bookmarkEnd w:id="11897"/>
      <w:bookmarkEnd w:id="11898"/>
      <w:bookmarkEnd w:id="11899"/>
    </w:p>
    <w:tbl>
      <w:tblPr>
        <w:tblStyle w:val="Table"/>
        <w:tblW w:w="5000" w:type="pct"/>
        <w:tblInd w:w="0" w:type="dxa"/>
        <w:tblLook w:val="04A0" w:firstRow="1" w:lastRow="0" w:firstColumn="1" w:lastColumn="0" w:noHBand="0" w:noVBand="1"/>
      </w:tblPr>
      <w:tblGrid>
        <w:gridCol w:w="4127"/>
        <w:gridCol w:w="6067"/>
      </w:tblGrid>
      <w:tr w:rsidR="00B46A03" w14:paraId="3F374AAE" w14:textId="77777777" w:rsidTr="00A600D2">
        <w:trPr>
          <w:cnfStyle w:val="100000000000" w:firstRow="1" w:lastRow="0" w:firstColumn="0" w:lastColumn="0" w:oddVBand="0" w:evenVBand="0" w:oddHBand="0" w:evenHBand="0" w:firstRowFirstColumn="0" w:firstRowLastColumn="0" w:lastRowFirstColumn="0" w:lastRowLastColumn="0"/>
        </w:trPr>
        <w:tc>
          <w:tcPr>
            <w:tcW w:w="0" w:type="auto"/>
            <w:hideMark/>
          </w:tcPr>
          <w:p w14:paraId="78124149" w14:textId="77777777" w:rsidR="00B46A03" w:rsidRPr="00E276B6" w:rsidRDefault="00B46A03" w:rsidP="00E310A9">
            <w:pPr>
              <w:jc w:val="left"/>
              <w:rPr>
                <w:rFonts w:ascii="Cambria" w:hAnsi="Cambria"/>
              </w:rPr>
            </w:pPr>
            <w:r w:rsidRPr="00E276B6">
              <w:rPr>
                <w:rFonts w:ascii="Cambria" w:hAnsi="Cambria"/>
              </w:rPr>
              <w:t>Function</w:t>
            </w:r>
          </w:p>
        </w:tc>
        <w:tc>
          <w:tcPr>
            <w:tcW w:w="0" w:type="auto"/>
            <w:hideMark/>
          </w:tcPr>
          <w:p w14:paraId="6F5F89D3" w14:textId="77777777" w:rsidR="00B46A03" w:rsidRPr="00E276B6" w:rsidRDefault="00B46A03" w:rsidP="00E310A9">
            <w:pPr>
              <w:jc w:val="left"/>
              <w:rPr>
                <w:rFonts w:ascii="Cambria" w:hAnsi="Cambria"/>
              </w:rPr>
            </w:pPr>
            <w:r w:rsidRPr="00E276B6">
              <w:rPr>
                <w:rFonts w:ascii="Cambria" w:hAnsi="Cambria"/>
              </w:rPr>
              <w:t>Meaning</w:t>
            </w:r>
          </w:p>
        </w:tc>
      </w:tr>
      <w:tr w:rsidR="00B46A03" w14:paraId="46CB95B6"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738C5C2"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dfdl:contentLength($node, $lengthUnits)</w:t>
            </w:r>
          </w:p>
        </w:tc>
        <w:tc>
          <w:tcPr>
            <w:tcW w:w="0" w:type="auto"/>
            <w:tcBorders>
              <w:top w:val="single" w:sz="4" w:space="0" w:color="auto"/>
              <w:left w:val="single" w:sz="4" w:space="0" w:color="auto"/>
              <w:bottom w:val="single" w:sz="4" w:space="0" w:color="auto"/>
              <w:right w:val="single" w:sz="4" w:space="0" w:color="auto"/>
            </w:tcBorders>
            <w:hideMark/>
          </w:tcPr>
          <w:p w14:paraId="6807876E" w14:textId="59B86A94" w:rsidR="00B46A03" w:rsidRPr="00E276B6" w:rsidRDefault="00B46A03" w:rsidP="00E310A9">
            <w:pPr>
              <w:jc w:val="left"/>
              <w:rPr>
                <w:rFonts w:ascii="Cambria" w:hAnsi="Cambria"/>
                <w:lang w:eastAsia="ja-JP" w:bidi="he-IL"/>
              </w:rPr>
            </w:pPr>
            <w:r w:rsidRPr="00E276B6">
              <w:rPr>
                <w:rFonts w:ascii="Cambria" w:hAnsi="Cambria"/>
                <w:lang w:eastAsia="ja-JP" w:bidi="he-IL"/>
              </w:rPr>
              <w:t xml:space="preserve">Returns the length of the supplied node's SimpleContent region for elements of simple type, or ComplexContent region for elements of complex type. These regions are defined in </w:t>
            </w:r>
            <w:r w:rsidRPr="00E276B6">
              <w:rPr>
                <w:rFonts w:ascii="Cambria" w:hAnsi="Cambria" w:cs="Arial"/>
              </w:rPr>
              <w:t xml:space="preserve">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E310A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_Ref39164191 \h </w:instrText>
            </w:r>
            <w:r w:rsidR="00E310A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DFDL Data Syntax Grammar</w:t>
            </w:r>
            <w:r w:rsidRPr="00E276B6">
              <w:rPr>
                <w:rStyle w:val="Hyperlink"/>
                <w:rFonts w:eastAsia="MS Mincho"/>
              </w:rPr>
              <w:fldChar w:fldCharType="end"/>
            </w:r>
            <w:r w:rsidRPr="00E276B6">
              <w:rPr>
                <w:rFonts w:ascii="Cambria" w:hAnsi="Cambria"/>
                <w:lang w:eastAsia="ja-JP" w:bidi="he-IL"/>
              </w:rPr>
              <w:t xml:space="preserve">. The value is returned as an xs:unsignedLong. </w:t>
            </w:r>
          </w:p>
          <w:p w14:paraId="03E36CA5"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 xml:space="preserve">The second argument is of type xs:string and must be 'bytes', 'characters', or 'bits' (Schema Definition Error otherwise) and determines the units of length. </w:t>
            </w:r>
          </w:p>
        </w:tc>
      </w:tr>
      <w:tr w:rsidR="00B46A03" w14:paraId="6900848A"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0B3B418F" w14:textId="77777777" w:rsidR="00B46A03" w:rsidRPr="00E276B6" w:rsidRDefault="00B46A03" w:rsidP="00E310A9">
            <w:pPr>
              <w:jc w:val="left"/>
              <w:rPr>
                <w:rFonts w:ascii="Cambria" w:hAnsi="Cambria"/>
                <w:lang w:eastAsia="ja-JP" w:bidi="he-IL"/>
              </w:rPr>
            </w:pPr>
            <w:r w:rsidRPr="00E276B6">
              <w:rPr>
                <w:rFonts w:ascii="Cambria" w:hAnsi="Cambria"/>
              </w:rPr>
              <w:t>dfdl:valueLength</w:t>
            </w:r>
            <w:r w:rsidRPr="00E276B6">
              <w:rPr>
                <w:rFonts w:ascii="Cambria" w:hAnsi="Cambria"/>
                <w:lang w:eastAsia="ja-JP" w:bidi="he-IL"/>
              </w:rPr>
              <w:t>($node, $lengthUnits)</w:t>
            </w:r>
          </w:p>
        </w:tc>
        <w:tc>
          <w:tcPr>
            <w:tcW w:w="0" w:type="auto"/>
            <w:tcBorders>
              <w:top w:val="single" w:sz="4" w:space="0" w:color="auto"/>
              <w:left w:val="single" w:sz="4" w:space="0" w:color="auto"/>
              <w:bottom w:val="single" w:sz="4" w:space="0" w:color="auto"/>
              <w:right w:val="single" w:sz="4" w:space="0" w:color="auto"/>
            </w:tcBorders>
            <w:hideMark/>
          </w:tcPr>
          <w:p w14:paraId="7B4EC7A3" w14:textId="016CE784" w:rsidR="00B46A03" w:rsidRPr="00E276B6" w:rsidRDefault="00B46A03" w:rsidP="00E310A9">
            <w:pPr>
              <w:jc w:val="left"/>
              <w:rPr>
                <w:rFonts w:ascii="Cambria" w:hAnsi="Cambria"/>
                <w:lang w:eastAsia="ja-JP" w:bidi="he-IL"/>
              </w:rPr>
            </w:pPr>
            <w:r w:rsidRPr="00E276B6">
              <w:rPr>
                <w:rFonts w:ascii="Cambria" w:hAnsi="Cambria"/>
                <w:lang w:eastAsia="ja-JP" w:bidi="he-IL"/>
              </w:rPr>
              <w:t xml:space="preserve">Returns the length of the supplied node's SimpleLogicalValue region for elements of simple type, or ComplexValue region for elements of complex type. These regions are defined in </w:t>
            </w:r>
            <w:r w:rsidRPr="00E276B6">
              <w:rPr>
                <w:rFonts w:ascii="Cambria" w:hAnsi="Cambria" w:cs="Arial"/>
              </w:rPr>
              <w:t xml:space="preserve">Section </w:t>
            </w:r>
            <w:r w:rsidRPr="00E276B6">
              <w:rPr>
                <w:rStyle w:val="Hyperlink"/>
                <w:rFonts w:eastAsia="MS Mincho"/>
              </w:rPr>
              <w:fldChar w:fldCharType="begin"/>
            </w:r>
            <w:r w:rsidRPr="00E276B6">
              <w:rPr>
                <w:rStyle w:val="Hyperlink"/>
                <w:rFonts w:ascii="Cambria" w:eastAsia="MS Mincho" w:hAnsi="Cambria"/>
              </w:rPr>
              <w:instrText xml:space="preserve"> REF _Ref39164191 \r \h </w:instrText>
            </w:r>
            <w:r w:rsidR="00E310A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9.2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_Ref39164191 \h </w:instrText>
            </w:r>
            <w:r w:rsidR="00E310A9">
              <w:rPr>
                <w:rStyle w:val="Hyperlink"/>
                <w:rFonts w:ascii="Cambria" w:eastAsia="MS Mincho" w:hAnsi="Cambria"/>
              </w:rPr>
              <w:instrText xml:space="preserve"> \* MERGEFORMAT </w:instrText>
            </w:r>
            <w:r w:rsidRPr="00E276B6">
              <w:rPr>
                <w:rStyle w:val="Hyperlink"/>
                <w:rFonts w:eastAsia="MS Mincho"/>
              </w:rPr>
            </w:r>
            <w:r w:rsidRPr="00E276B6">
              <w:rPr>
                <w:rStyle w:val="Hyperlink"/>
                <w:rFonts w:eastAsia="MS Mincho"/>
              </w:rPr>
              <w:fldChar w:fldCharType="separate"/>
            </w:r>
            <w:r w:rsidR="009D1493" w:rsidRPr="009D1493">
              <w:rPr>
                <w:rFonts w:ascii="Cambria" w:hAnsi="Cambria"/>
              </w:rPr>
              <w:t>DFDL Data Syntax Grammar</w:t>
            </w:r>
            <w:r w:rsidRPr="00E276B6">
              <w:rPr>
                <w:rStyle w:val="Hyperlink"/>
                <w:rFonts w:eastAsia="MS Mincho"/>
              </w:rPr>
              <w:fldChar w:fldCharType="end"/>
            </w:r>
            <w:r w:rsidRPr="00E276B6">
              <w:rPr>
                <w:rFonts w:ascii="Cambria" w:hAnsi="Cambria"/>
                <w:lang w:eastAsia="ja-JP" w:bidi="he-IL"/>
              </w:rPr>
              <w:t xml:space="preserve">. The value is returned as an xs:unsignedLong. </w:t>
            </w:r>
          </w:p>
          <w:p w14:paraId="184DBD5D"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 xml:space="preserve">For simple types, the dfdl:valueLength() function returns a length which </w:t>
            </w:r>
            <w:r w:rsidRPr="00E276B6">
              <w:rPr>
                <w:rFonts w:ascii="Cambria" w:hAnsi="Cambria"/>
              </w:rPr>
              <w:t>excludes any padding or filling.</w:t>
            </w:r>
          </w:p>
          <w:p w14:paraId="79666A14"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The second argument is of type xs:string and must be 'bytes', 'characters', or 'bits' (Schema Definition Error otherwise) and determines the units of length.</w:t>
            </w:r>
          </w:p>
        </w:tc>
      </w:tr>
      <w:tr w:rsidR="00B46A03" w14:paraId="25765B42"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53E984F6" w14:textId="77777777" w:rsidR="00B46A03" w:rsidRPr="00E276B6" w:rsidRDefault="00B46A03" w:rsidP="00E310A9">
            <w:pPr>
              <w:jc w:val="left"/>
              <w:rPr>
                <w:rFonts w:ascii="Cambria" w:hAnsi="Cambria"/>
                <w:lang w:eastAsia="ja-JP" w:bidi="he-IL"/>
              </w:rPr>
            </w:pPr>
            <w:r w:rsidRPr="00E276B6">
              <w:rPr>
                <w:rFonts w:ascii="Cambria" w:hAnsi="Cambria"/>
                <w:lang w:eastAsia="ja-JP" w:bidi="he-IL"/>
              </w:rPr>
              <w:t>dfdl:testBit($data, $bitPos)</w:t>
            </w:r>
            <w:r w:rsidRPr="00E276B6">
              <w:rPr>
                <w:rFonts w:ascii="Cambria" w:eastAsia="MS Mincho" w:hAnsi="Cambria"/>
                <w:lang w:eastAsia="ja-JP"/>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09EC19C" w14:textId="77777777" w:rsidR="00B46A03" w:rsidRPr="00E276B6" w:rsidRDefault="00B46A03" w:rsidP="00E310A9">
            <w:pPr>
              <w:jc w:val="left"/>
              <w:rPr>
                <w:rFonts w:ascii="Cambria" w:hAnsi="Cambria"/>
                <w:lang w:eastAsia="ja-JP" w:bidi="he-IL"/>
              </w:rPr>
            </w:pPr>
            <w:r w:rsidRPr="00E276B6">
              <w:rPr>
                <w:rFonts w:ascii="Cambria" w:eastAsia="MS Mincho" w:hAnsi="Cambria"/>
                <w:lang w:eastAsia="ja-JP"/>
              </w:rPr>
              <w:t>Returns Boolean true if the bit number given by the xs:nonNegativeInteger $bitPos is set on in the xs:unsignedByte given by $data, otherwise returns Boolean false.</w:t>
            </w:r>
          </w:p>
        </w:tc>
      </w:tr>
      <w:tr w:rsidR="00B46A03" w14:paraId="6FBBF34B"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4897C7CC" w14:textId="77777777" w:rsidR="00B46A03" w:rsidRPr="00E276B6" w:rsidRDefault="00B46A03" w:rsidP="00E310A9">
            <w:pPr>
              <w:jc w:val="left"/>
              <w:rPr>
                <w:rFonts w:ascii="Cambria" w:hAnsi="Cambria"/>
                <w:lang w:eastAsia="ja-JP" w:bidi="he-IL"/>
              </w:rPr>
            </w:pPr>
            <w:r w:rsidRPr="00E276B6">
              <w:rPr>
                <w:rFonts w:ascii="Cambria" w:eastAsia="MS Mincho" w:hAnsi="Cambria"/>
                <w:lang w:eastAsia="ja-JP"/>
              </w:rPr>
              <w:t>dfdl:setBits($bit1, $bit2, ... $bit8)</w:t>
            </w:r>
          </w:p>
        </w:tc>
        <w:tc>
          <w:tcPr>
            <w:tcW w:w="0" w:type="auto"/>
            <w:tcBorders>
              <w:top w:val="single" w:sz="4" w:space="0" w:color="auto"/>
              <w:left w:val="single" w:sz="4" w:space="0" w:color="auto"/>
              <w:bottom w:val="single" w:sz="4" w:space="0" w:color="auto"/>
              <w:right w:val="single" w:sz="4" w:space="0" w:color="auto"/>
            </w:tcBorders>
            <w:hideMark/>
          </w:tcPr>
          <w:p w14:paraId="01D8A844" w14:textId="77777777" w:rsidR="00B46A03" w:rsidRPr="00E276B6" w:rsidRDefault="00B46A03" w:rsidP="00E310A9">
            <w:pPr>
              <w:jc w:val="left"/>
              <w:rPr>
                <w:rFonts w:ascii="Cambria" w:hAnsi="Cambria"/>
                <w:lang w:eastAsia="ja-JP" w:bidi="he-IL"/>
              </w:rPr>
            </w:pPr>
            <w:r w:rsidRPr="00E276B6">
              <w:rPr>
                <w:rFonts w:ascii="Cambria" w:eastAsia="MS Mincho" w:hAnsi="Cambria"/>
                <w:lang w:eastAsia="ja-JP"/>
              </w:rPr>
              <w:t>Returns an unsigned byte being the value of the bit positions provided by the Boolean arguments, where true is1, false is 0. The number of arguments must be 8.</w:t>
            </w:r>
          </w:p>
        </w:tc>
      </w:tr>
      <w:tr w:rsidR="00B46A03" w14:paraId="24B02727"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1871861A" w14:textId="77777777" w:rsidR="00B46A03" w:rsidRPr="00E276B6" w:rsidRDefault="00B46A03" w:rsidP="00E310A9">
            <w:pPr>
              <w:jc w:val="left"/>
              <w:rPr>
                <w:rFonts w:ascii="Cambria" w:eastAsia="MS Mincho" w:hAnsi="Cambria"/>
              </w:rPr>
            </w:pPr>
            <w:r w:rsidRPr="00E276B6">
              <w:rPr>
                <w:rFonts w:ascii="Cambria" w:eastAsia="MS Mincho" w:hAnsi="Cambria"/>
              </w:rPr>
              <w:t>dfdl:occursIndex()</w:t>
            </w:r>
          </w:p>
        </w:tc>
        <w:tc>
          <w:tcPr>
            <w:tcW w:w="0" w:type="auto"/>
            <w:tcBorders>
              <w:top w:val="single" w:sz="4" w:space="0" w:color="auto"/>
              <w:left w:val="single" w:sz="4" w:space="0" w:color="auto"/>
              <w:bottom w:val="single" w:sz="4" w:space="0" w:color="auto"/>
              <w:right w:val="single" w:sz="4" w:space="0" w:color="auto"/>
            </w:tcBorders>
            <w:hideMark/>
          </w:tcPr>
          <w:p w14:paraId="5632559B" w14:textId="77777777" w:rsidR="00B46A03" w:rsidRPr="00E276B6" w:rsidRDefault="00B46A03" w:rsidP="00E310A9">
            <w:pPr>
              <w:jc w:val="left"/>
              <w:rPr>
                <w:rFonts w:ascii="Cambria" w:hAnsi="Cambria"/>
              </w:rPr>
            </w:pPr>
            <w:r w:rsidRPr="00E276B6">
              <w:rPr>
                <w:rFonts w:ascii="Cambria" w:hAnsi="Cambria"/>
              </w:rPr>
              <w:t xml:space="preserve">Returns the position of the current item of an array </w:t>
            </w:r>
            <w:r w:rsidRPr="00E276B6">
              <w:rPr>
                <w:rFonts w:ascii="Cambria" w:hAnsi="Cambria"/>
                <w:lang w:eastAsia="ja-JP" w:bidi="he-IL"/>
              </w:rPr>
              <w:t>as an xs:nonNegativeInteger</w:t>
            </w:r>
            <w:r w:rsidRPr="00E276B6">
              <w:rPr>
                <w:rFonts w:ascii="Cambria" w:hAnsi="Cambria"/>
              </w:rPr>
              <w:t xml:space="preserve">. </w:t>
            </w:r>
          </w:p>
          <w:p w14:paraId="640B040E" w14:textId="77777777" w:rsidR="00B46A03" w:rsidRPr="00E276B6" w:rsidRDefault="00B46A03" w:rsidP="00E310A9">
            <w:pPr>
              <w:jc w:val="left"/>
              <w:rPr>
                <w:rFonts w:ascii="Cambria" w:hAnsi="Cambria"/>
              </w:rPr>
            </w:pPr>
            <w:r w:rsidRPr="00E276B6">
              <w:rPr>
                <w:rFonts w:ascii="Cambria" w:hAnsi="Cambria"/>
              </w:rPr>
              <w:t>The first element is at position 1.</w:t>
            </w:r>
          </w:p>
          <w:p w14:paraId="15A78ABE" w14:textId="77777777" w:rsidR="00B46A03" w:rsidRPr="00E276B6" w:rsidRDefault="00B46A03" w:rsidP="00E310A9">
            <w:pPr>
              <w:jc w:val="left"/>
              <w:rPr>
                <w:rFonts w:ascii="Cambria" w:hAnsi="Cambria" w:cs="Arial"/>
              </w:rPr>
            </w:pPr>
            <w:r w:rsidRPr="00E276B6">
              <w:rPr>
                <w:rFonts w:ascii="Cambria" w:hAnsi="Cambria" w:cs="Arial"/>
              </w:rPr>
              <w:t>The function may be used on non-array elements so long as it appears within the dynamic scope of some array element.</w:t>
            </w:r>
          </w:p>
          <w:p w14:paraId="578265F3" w14:textId="77777777" w:rsidR="00B46A03" w:rsidRPr="00E276B6" w:rsidRDefault="00B46A03" w:rsidP="00E310A9">
            <w:pPr>
              <w:jc w:val="left"/>
              <w:rPr>
                <w:rFonts w:ascii="Cambria" w:hAnsi="Cambria" w:cs="Arial"/>
              </w:rPr>
            </w:pPr>
            <w:r w:rsidRPr="00E276B6">
              <w:rPr>
                <w:rFonts w:ascii="Cambria" w:hAnsi="Cambria" w:cs="Arial"/>
              </w:rPr>
              <w:t>In this case it returns the index of the current item of the innermost enclosing array element.</w:t>
            </w:r>
          </w:p>
          <w:p w14:paraId="408E0DB1" w14:textId="77777777" w:rsidR="00B46A03" w:rsidRPr="00E276B6" w:rsidRDefault="00B46A03" w:rsidP="00E310A9">
            <w:pPr>
              <w:jc w:val="left"/>
              <w:rPr>
                <w:rFonts w:ascii="Cambria" w:hAnsi="Cambria"/>
                <w:lang w:eastAsia="ja-JP" w:bidi="he-IL"/>
              </w:rPr>
            </w:pPr>
            <w:r w:rsidRPr="00E276B6">
              <w:rPr>
                <w:rFonts w:ascii="Cambria" w:hAnsi="Cambria" w:cs="Arial"/>
              </w:rPr>
              <w:t>It is a Schema Definition Error if this function is called when there is no enclosing array element.</w:t>
            </w:r>
          </w:p>
        </w:tc>
      </w:tr>
      <w:tr w:rsidR="00B46A03" w14:paraId="1A8A1130"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14DAD392" w14:textId="77777777" w:rsidR="00B46A03" w:rsidRPr="00E276B6" w:rsidRDefault="00B46A03" w:rsidP="00E310A9">
            <w:pPr>
              <w:jc w:val="left"/>
              <w:rPr>
                <w:rFonts w:ascii="Cambria" w:eastAsia="MS Mincho" w:hAnsi="Cambria"/>
              </w:rPr>
            </w:pPr>
            <w:r w:rsidRPr="00E276B6">
              <w:rPr>
                <w:rFonts w:ascii="Cambria" w:eastAsia="MS Mincho" w:hAnsi="Cambria"/>
              </w:rPr>
              <w:t>dfdl:checkConstraints($node)</w:t>
            </w:r>
          </w:p>
        </w:tc>
        <w:tc>
          <w:tcPr>
            <w:tcW w:w="0" w:type="auto"/>
            <w:tcBorders>
              <w:top w:val="single" w:sz="4" w:space="0" w:color="auto"/>
              <w:left w:val="single" w:sz="4" w:space="0" w:color="auto"/>
              <w:bottom w:val="single" w:sz="4" w:space="0" w:color="auto"/>
              <w:right w:val="single" w:sz="4" w:space="0" w:color="auto"/>
            </w:tcBorders>
            <w:hideMark/>
          </w:tcPr>
          <w:p w14:paraId="29F337B2" w14:textId="77777777" w:rsidR="00B46A03" w:rsidRPr="00E276B6" w:rsidRDefault="00B46A03" w:rsidP="00E310A9">
            <w:pPr>
              <w:jc w:val="left"/>
              <w:rPr>
                <w:rFonts w:ascii="Cambria" w:hAnsi="Cambria"/>
              </w:rPr>
            </w:pPr>
            <w:r w:rsidRPr="00E276B6">
              <w:rPr>
                <w:rFonts w:ascii="Cambria" w:hAnsi="Cambria"/>
              </w:rPr>
              <w:t>Returns boolean true if the specified node value satisfies the XML schema facet constraints that are associated with it. Returns false if the specified node does not meet the constraints or does not exist.</w:t>
            </w:r>
          </w:p>
          <w:p w14:paraId="72AC6F38" w14:textId="77777777" w:rsidR="00B46A03" w:rsidRPr="00E276B6" w:rsidRDefault="00B46A03" w:rsidP="00E310A9">
            <w:pPr>
              <w:jc w:val="left"/>
              <w:rPr>
                <w:rFonts w:ascii="Cambria" w:hAnsi="Cambria"/>
              </w:rPr>
            </w:pPr>
            <w:r w:rsidRPr="00E276B6">
              <w:rPr>
                <w:rFonts w:ascii="Cambria" w:hAnsi="Cambria"/>
              </w:rPr>
              <w:t>The facets that are checked are</w:t>
            </w:r>
          </w:p>
          <w:p w14:paraId="5C33A317"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t xml:space="preserve">minLength, maxLength </w:t>
            </w:r>
          </w:p>
          <w:p w14:paraId="44048AFD"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t xml:space="preserve">pattern </w:t>
            </w:r>
          </w:p>
          <w:p w14:paraId="7D54D962"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t xml:space="preserve">enumeration </w:t>
            </w:r>
          </w:p>
          <w:p w14:paraId="3B247DC3"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lastRenderedPageBreak/>
              <w:t xml:space="preserve">maxInclusive, maxExclusive, minExclusive, minInclusive </w:t>
            </w:r>
          </w:p>
          <w:p w14:paraId="01F970BE"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t xml:space="preserve">totalDigits </w:t>
            </w:r>
          </w:p>
          <w:p w14:paraId="5966E6C3" w14:textId="77777777" w:rsidR="00B46A03" w:rsidRPr="00E276B6" w:rsidRDefault="00B46A03" w:rsidP="00E310A9">
            <w:pPr>
              <w:pStyle w:val="ListParagraph"/>
              <w:numPr>
                <w:ilvl w:val="0"/>
                <w:numId w:val="186"/>
              </w:numPr>
              <w:tabs>
                <w:tab w:val="clear" w:pos="403"/>
              </w:tabs>
              <w:spacing w:before="60" w:after="60" w:line="240" w:lineRule="auto"/>
              <w:jc w:val="left"/>
              <w:rPr>
                <w:rFonts w:ascii="Cambria" w:hAnsi="Cambria"/>
              </w:rPr>
            </w:pPr>
            <w:r w:rsidRPr="00E276B6">
              <w:rPr>
                <w:rFonts w:ascii="Cambria" w:hAnsi="Cambria"/>
              </w:rPr>
              <w:t xml:space="preserve">fractionDigits </w:t>
            </w:r>
          </w:p>
          <w:p w14:paraId="5BAFBA75" w14:textId="27FE8734" w:rsidR="00B46A03" w:rsidRPr="00E276B6" w:rsidRDefault="00B46A03" w:rsidP="00E310A9">
            <w:pPr>
              <w:jc w:val="left"/>
              <w:rPr>
                <w:rFonts w:ascii="Cambria" w:hAnsi="Cambria"/>
              </w:rPr>
            </w:pPr>
            <w:r w:rsidRPr="00E276B6">
              <w:rPr>
                <w:rFonts w:ascii="Cambria" w:hAnsi="Cambria"/>
              </w:rPr>
              <w:t xml:space="preserve">See Section </w:t>
            </w:r>
            <w:r w:rsidRPr="00E276B6">
              <w:rPr>
                <w:rStyle w:val="Hyperlink"/>
                <w:rFonts w:eastAsia="MS Mincho"/>
              </w:rPr>
              <w:fldChar w:fldCharType="begin"/>
            </w:r>
            <w:r w:rsidRPr="00E276B6">
              <w:rPr>
                <w:rStyle w:val="Hyperlink"/>
                <w:rFonts w:ascii="Cambria" w:eastAsia="MS Mincho" w:hAnsi="Cambria"/>
              </w:rPr>
              <w:instrText xml:space="preserve"> REF _Ref346447428 \r \h  \* MERGEFORMAT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5.3</w:t>
            </w:r>
            <w:r w:rsidRPr="00E276B6">
              <w:rPr>
                <w:rStyle w:val="Hyperlink"/>
                <w:rFonts w:eastAsia="MS Mincho"/>
              </w:rPr>
              <w:fldChar w:fldCharType="end"/>
            </w:r>
            <w:r w:rsidRPr="00E276B6">
              <w:rPr>
                <w:rFonts w:ascii="Cambria" w:hAnsi="Cambria"/>
              </w:rPr>
              <w:t xml:space="preserve"> for which facets are checked for each simple type.</w:t>
            </w:r>
          </w:p>
          <w:p w14:paraId="7F90EF65" w14:textId="77777777" w:rsidR="00B46A03" w:rsidRPr="00E276B6" w:rsidRDefault="00B46A03" w:rsidP="00E310A9">
            <w:pPr>
              <w:jc w:val="left"/>
              <w:rPr>
                <w:rFonts w:ascii="Cambria" w:hAnsi="Cambria"/>
              </w:rPr>
            </w:pPr>
            <w:r w:rsidRPr="00E276B6">
              <w:rPr>
                <w:rFonts w:ascii="Cambria" w:hAnsi="Cambria"/>
              </w:rPr>
              <w:t>Additionally, the XSD fixed property is checked.</w:t>
            </w:r>
          </w:p>
          <w:p w14:paraId="763CEE2C" w14:textId="77777777" w:rsidR="00B46A03" w:rsidRPr="00E276B6" w:rsidRDefault="00B46A03" w:rsidP="00E310A9">
            <w:pPr>
              <w:jc w:val="left"/>
              <w:rPr>
                <w:rFonts w:ascii="Cambria" w:hAnsi="Cambria"/>
              </w:rPr>
            </w:pPr>
            <w:r w:rsidRPr="00E276B6">
              <w:rPr>
                <w:rFonts w:ascii="Cambria" w:hAnsi="Cambria"/>
              </w:rPr>
              <w:t>It is a Schema Definition Error if the argument is a complex element.</w:t>
            </w:r>
          </w:p>
        </w:tc>
      </w:tr>
      <w:tr w:rsidR="00B46A03" w14:paraId="19B7F48B"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3DC21403" w14:textId="77777777" w:rsidR="00B46A03" w:rsidRPr="00E276B6" w:rsidRDefault="00B46A03" w:rsidP="00E310A9">
            <w:pPr>
              <w:jc w:val="left"/>
              <w:rPr>
                <w:rFonts w:ascii="Cambria" w:eastAsia="MS Mincho" w:hAnsi="Cambria" w:cs="Arial"/>
              </w:rPr>
            </w:pPr>
            <w:bookmarkStart w:id="11900" w:name="_Toc199515651"/>
            <w:bookmarkStart w:id="11901" w:name="_Toc199515839"/>
            <w:bookmarkStart w:id="11902" w:name="_Toc199516278"/>
            <w:bookmarkStart w:id="11903" w:name="_Toc199515654"/>
            <w:bookmarkStart w:id="11904" w:name="_Toc199515842"/>
            <w:bookmarkStart w:id="11905" w:name="_Toc199516281"/>
            <w:bookmarkStart w:id="11906" w:name="_Toc199841833"/>
            <w:bookmarkStart w:id="11907" w:name="_Toc199844399"/>
            <w:bookmarkStart w:id="11908" w:name="_Toc199515657"/>
            <w:bookmarkStart w:id="11909" w:name="_Toc199515845"/>
            <w:bookmarkStart w:id="11910" w:name="_Toc199516284"/>
            <w:bookmarkStart w:id="11911" w:name="_Toc199841835"/>
            <w:bookmarkStart w:id="11912" w:name="_Toc199844401"/>
            <w:bookmarkStart w:id="11913" w:name="_Toc199516285"/>
            <w:bookmarkEnd w:id="11900"/>
            <w:bookmarkEnd w:id="11901"/>
            <w:bookmarkEnd w:id="11902"/>
            <w:bookmarkEnd w:id="11903"/>
            <w:bookmarkEnd w:id="11904"/>
            <w:bookmarkEnd w:id="11905"/>
            <w:bookmarkEnd w:id="11906"/>
            <w:bookmarkEnd w:id="11907"/>
            <w:bookmarkEnd w:id="11908"/>
            <w:bookmarkEnd w:id="11909"/>
            <w:bookmarkEnd w:id="11910"/>
            <w:bookmarkEnd w:id="11911"/>
            <w:bookmarkEnd w:id="11912"/>
            <w:r w:rsidRPr="00E276B6">
              <w:rPr>
                <w:rFonts w:ascii="Cambria" w:eastAsia="MS Mincho" w:hAnsi="Cambria" w:cs="Arial"/>
              </w:rPr>
              <w:lastRenderedPageBreak/>
              <w:t xml:space="preserve">dfdl:encodeDFDLEntities($arg) </w:t>
            </w:r>
          </w:p>
        </w:tc>
        <w:tc>
          <w:tcPr>
            <w:tcW w:w="0" w:type="auto"/>
            <w:tcBorders>
              <w:top w:val="single" w:sz="4" w:space="0" w:color="auto"/>
              <w:left w:val="single" w:sz="4" w:space="0" w:color="auto"/>
              <w:bottom w:val="single" w:sz="4" w:space="0" w:color="auto"/>
              <w:right w:val="single" w:sz="4" w:space="0" w:color="auto"/>
            </w:tcBorders>
            <w:hideMark/>
          </w:tcPr>
          <w:p w14:paraId="59868C0F" w14:textId="77777777" w:rsidR="00B46A03" w:rsidRPr="00E276B6" w:rsidRDefault="00B46A03" w:rsidP="00E310A9">
            <w:pPr>
              <w:jc w:val="left"/>
              <w:rPr>
                <w:rFonts w:ascii="Cambria" w:hAnsi="Cambria"/>
              </w:rPr>
            </w:pPr>
            <w:r w:rsidRPr="00E276B6">
              <w:rPr>
                <w:rFonts w:ascii="Cambria" w:hAnsi="Cambria"/>
              </w:rPr>
              <w:t xml:space="preserve">Returns a </w:t>
            </w:r>
            <w:r w:rsidRPr="00E276B6">
              <w:rPr>
                <w:rFonts w:ascii="Cambria" w:hAnsi="Cambria" w:cs="Arial"/>
              </w:rPr>
              <w:t xml:space="preserve">string containing a </w:t>
            </w:r>
            <w:r w:rsidRPr="00E276B6">
              <w:rPr>
                <w:rFonts w:ascii="Cambria" w:hAnsi="Cambria"/>
              </w:rPr>
              <w:t xml:space="preserve">DFDL string literal constructed from the $arg string argument. If $arg contains any '%' and/or space characters, then the return value replaces each '%' with '%%' and each space with '%SP;', otherwise $arg is returned unchanged. </w:t>
            </w:r>
          </w:p>
        </w:tc>
      </w:tr>
      <w:tr w:rsidR="00B46A03" w14:paraId="1F2BEC93"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412D2AD9" w14:textId="77777777" w:rsidR="00B46A03" w:rsidRPr="00E276B6" w:rsidRDefault="00B46A03" w:rsidP="00E310A9">
            <w:pPr>
              <w:jc w:val="left"/>
              <w:rPr>
                <w:rFonts w:ascii="Cambria" w:eastAsia="MS Mincho" w:hAnsi="Cambria" w:cs="Arial"/>
              </w:rPr>
            </w:pPr>
            <w:r w:rsidRPr="00E276B6">
              <w:rPr>
                <w:rFonts w:ascii="Cambria" w:eastAsia="MS Mincho" w:hAnsi="Cambria" w:cs="Arial"/>
              </w:rPr>
              <w:t>dfdl:decodeDFDLEntities ($arg)</w:t>
            </w:r>
          </w:p>
        </w:tc>
        <w:tc>
          <w:tcPr>
            <w:tcW w:w="0" w:type="auto"/>
            <w:tcBorders>
              <w:top w:val="single" w:sz="4" w:space="0" w:color="auto"/>
              <w:left w:val="single" w:sz="4" w:space="0" w:color="auto"/>
              <w:bottom w:val="single" w:sz="4" w:space="0" w:color="auto"/>
              <w:right w:val="single" w:sz="4" w:space="0" w:color="auto"/>
            </w:tcBorders>
            <w:hideMark/>
          </w:tcPr>
          <w:p w14:paraId="7CD1A311" w14:textId="77777777" w:rsidR="00B46A03" w:rsidRPr="00E276B6" w:rsidRDefault="00B46A03" w:rsidP="00E310A9">
            <w:pPr>
              <w:jc w:val="left"/>
              <w:rPr>
                <w:rFonts w:ascii="Cambria" w:hAnsi="Cambria"/>
              </w:rPr>
            </w:pPr>
            <w:r w:rsidRPr="00E276B6">
              <w:rPr>
                <w:rFonts w:ascii="Cambria" w:hAnsi="Cambria"/>
              </w:rPr>
              <w:t>Returns a string constructed from the $arg string argument. If $arg contains syntax matching DFDL Character Entities syntax, then the corresponding characters are used in the result.  Any characters in $arg not matching the DFDL Character Entities syntax remain unchanged in the result.</w:t>
            </w:r>
          </w:p>
          <w:p w14:paraId="1169B405" w14:textId="77777777" w:rsidR="00B46A03" w:rsidRPr="00E276B6" w:rsidRDefault="00B46A03" w:rsidP="00E310A9">
            <w:pPr>
              <w:jc w:val="left"/>
              <w:rPr>
                <w:rFonts w:ascii="Cambria" w:hAnsi="Cambria"/>
              </w:rPr>
            </w:pPr>
            <w:r w:rsidRPr="00E276B6">
              <w:rPr>
                <w:rFonts w:ascii="Cambria" w:hAnsi="Cambria"/>
              </w:rPr>
              <w:t>It is a Schema Definition Error if $arg contains syntax matching DFDL Byte Value Entities syntax.</w:t>
            </w:r>
          </w:p>
        </w:tc>
      </w:tr>
      <w:tr w:rsidR="00B46A03" w14:paraId="51B501BA"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731F8530" w14:textId="77777777" w:rsidR="00B46A03" w:rsidRPr="00E276B6" w:rsidRDefault="00B46A03" w:rsidP="00E310A9">
            <w:pPr>
              <w:jc w:val="left"/>
              <w:rPr>
                <w:rFonts w:ascii="Cambria" w:eastAsia="MS Mincho" w:hAnsi="Cambria" w:cs="Arial"/>
              </w:rPr>
            </w:pPr>
            <w:r w:rsidRPr="00E276B6">
              <w:rPr>
                <w:rFonts w:ascii="Cambria" w:eastAsia="MS Mincho" w:hAnsi="Cambria" w:cs="Arial"/>
              </w:rPr>
              <w:t xml:space="preserve">dfdl:containsDFDLEntities($arg) </w:t>
            </w:r>
          </w:p>
        </w:tc>
        <w:tc>
          <w:tcPr>
            <w:tcW w:w="0" w:type="auto"/>
            <w:tcBorders>
              <w:top w:val="single" w:sz="4" w:space="0" w:color="auto"/>
              <w:left w:val="single" w:sz="4" w:space="0" w:color="auto"/>
              <w:bottom w:val="single" w:sz="4" w:space="0" w:color="auto"/>
              <w:right w:val="single" w:sz="4" w:space="0" w:color="auto"/>
            </w:tcBorders>
            <w:hideMark/>
          </w:tcPr>
          <w:p w14:paraId="1B456EB6" w14:textId="77777777" w:rsidR="00B46A03" w:rsidRPr="00E276B6" w:rsidRDefault="00B46A03" w:rsidP="00E310A9">
            <w:pPr>
              <w:jc w:val="left"/>
              <w:rPr>
                <w:rFonts w:ascii="Cambria" w:hAnsi="Cambria"/>
              </w:rPr>
            </w:pPr>
            <w:r w:rsidRPr="00E276B6">
              <w:rPr>
                <w:rFonts w:ascii="Cambria" w:hAnsi="Cambria"/>
              </w:rPr>
              <w:t xml:space="preserve">Returns a Boolean indicating whether the $arg string argument contains one or more DFDL entities. </w:t>
            </w:r>
          </w:p>
        </w:tc>
      </w:tr>
      <w:tr w:rsidR="00B46A03" w14:paraId="1CBFAA79"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28100C98" w14:textId="77777777" w:rsidR="00B46A03" w:rsidRPr="00E276B6" w:rsidRDefault="00B46A03" w:rsidP="00E310A9">
            <w:pPr>
              <w:jc w:val="left"/>
              <w:rPr>
                <w:rFonts w:ascii="Cambria" w:hAnsi="Cambria"/>
              </w:rPr>
            </w:pPr>
            <w:r w:rsidRPr="00E276B6">
              <w:rPr>
                <w:rFonts w:ascii="Cambria" w:hAnsi="Cambria" w:cs="Arial"/>
              </w:rPr>
              <w:t>dfdl:timeZoneFromDateTime($arg)</w:t>
            </w:r>
            <w:r w:rsidRPr="00E276B6">
              <w:rPr>
                <w:rFonts w:ascii="Cambria" w:hAnsi="Cambria"/>
              </w:rPr>
              <w:t xml:space="preserve"> </w:t>
            </w:r>
          </w:p>
          <w:p w14:paraId="0ABFFCC3" w14:textId="77777777" w:rsidR="00B46A03" w:rsidRPr="00E276B6" w:rsidRDefault="00B46A03" w:rsidP="00E310A9">
            <w:pPr>
              <w:jc w:val="left"/>
              <w:rPr>
                <w:rFonts w:ascii="Cambria" w:hAnsi="Cambria" w:cs="Arial"/>
              </w:rPr>
            </w:pPr>
            <w:r w:rsidRPr="00E276B6">
              <w:rPr>
                <w:rFonts w:ascii="Cambria" w:hAnsi="Cambria" w:cs="Arial"/>
              </w:rPr>
              <w:t>dfdl:timeZoneFromDate($arg)</w:t>
            </w:r>
          </w:p>
          <w:p w14:paraId="02507AA4" w14:textId="77777777" w:rsidR="00B46A03" w:rsidRPr="00E276B6" w:rsidRDefault="00B46A03" w:rsidP="00E310A9">
            <w:pPr>
              <w:jc w:val="left"/>
              <w:rPr>
                <w:rFonts w:ascii="Cambria" w:eastAsia="MS Mincho" w:hAnsi="Cambria" w:cs="Arial"/>
              </w:rPr>
            </w:pPr>
            <w:r w:rsidRPr="00E276B6">
              <w:rPr>
                <w:rFonts w:ascii="Cambria" w:hAnsi="Cambria" w:cs="Arial"/>
              </w:rPr>
              <w:t>dfdl:timeZoneFromTime ($arg)</w:t>
            </w:r>
          </w:p>
        </w:tc>
        <w:tc>
          <w:tcPr>
            <w:tcW w:w="0" w:type="auto"/>
            <w:tcBorders>
              <w:top w:val="single" w:sz="4" w:space="0" w:color="auto"/>
              <w:left w:val="single" w:sz="4" w:space="0" w:color="auto"/>
              <w:bottom w:val="single" w:sz="4" w:space="0" w:color="auto"/>
              <w:right w:val="single" w:sz="4" w:space="0" w:color="auto"/>
            </w:tcBorders>
            <w:hideMark/>
          </w:tcPr>
          <w:p w14:paraId="647DA916" w14:textId="77777777" w:rsidR="00B46A03" w:rsidRPr="00E276B6" w:rsidRDefault="00B46A03" w:rsidP="00E310A9">
            <w:pPr>
              <w:jc w:val="left"/>
              <w:rPr>
                <w:rFonts w:ascii="Cambria" w:hAnsi="Cambria"/>
                <w:color w:val="000000"/>
              </w:rPr>
            </w:pPr>
            <w:r w:rsidRPr="00E276B6">
              <w:rPr>
                <w:rFonts w:ascii="Cambria" w:hAnsi="Cambria"/>
                <w:color w:val="000000"/>
              </w:rPr>
              <w:t>Returns the timezone component, if any, of $arg as an xs:string. The $arg is of type xs:dateTime, xs:date and xs:time respectively.</w:t>
            </w:r>
          </w:p>
          <w:p w14:paraId="43CCA416" w14:textId="77777777" w:rsidR="00B46A03" w:rsidRPr="00E276B6" w:rsidRDefault="00B46A03" w:rsidP="00E310A9">
            <w:pPr>
              <w:jc w:val="left"/>
              <w:rPr>
                <w:rFonts w:ascii="Cambria" w:hAnsi="Cambria"/>
              </w:rPr>
            </w:pPr>
            <w:r w:rsidRPr="00E276B6">
              <w:rPr>
                <w:rFonts w:ascii="Cambria" w:hAnsi="Cambria"/>
                <w:color w:val="000000"/>
              </w:rPr>
              <w:t>If $arg has a timezone component, then the result is a string in the format of an ISO Time zone designator. Interpreted as an offset from UTC, its value may range from +14:00 to -14:00 hours, both inclusive. The UTC time zone is represented as "+00:00". If the $arg has no timezone component, then "" (empty string) is returned.</w:t>
            </w:r>
          </w:p>
        </w:tc>
      </w:tr>
      <w:tr w:rsidR="00B46A03" w14:paraId="318D0B32" w14:textId="77777777" w:rsidTr="00A600D2">
        <w:tc>
          <w:tcPr>
            <w:tcW w:w="0" w:type="auto"/>
            <w:tcBorders>
              <w:top w:val="single" w:sz="4" w:space="0" w:color="auto"/>
              <w:left w:val="single" w:sz="4" w:space="0" w:color="auto"/>
              <w:bottom w:val="single" w:sz="4" w:space="0" w:color="auto"/>
              <w:right w:val="single" w:sz="4" w:space="0" w:color="auto"/>
            </w:tcBorders>
            <w:hideMark/>
          </w:tcPr>
          <w:p w14:paraId="7FFBAC8F" w14:textId="77777777" w:rsidR="00B46A03" w:rsidRPr="00E276B6" w:rsidRDefault="00B46A03" w:rsidP="00E310A9">
            <w:pPr>
              <w:pStyle w:val="BodyText"/>
              <w:jc w:val="left"/>
              <w:rPr>
                <w:rFonts w:ascii="Cambria" w:hAnsi="Cambria" w:cs="Arial"/>
              </w:rPr>
            </w:pPr>
            <w:r w:rsidRPr="00E276B6">
              <w:rPr>
                <w:rFonts w:ascii="Cambria" w:hAnsi="Cambria"/>
              </w:rPr>
              <w:t>dfdl:checkRangeInclusive($node, $val1, $val2)</w:t>
            </w:r>
            <w:r w:rsidRPr="00E276B6">
              <w:rPr>
                <w:rFonts w:ascii="Cambria" w:hAnsi="Cambria"/>
              </w:rPr>
              <w:br/>
              <w:t>dfdl:checkRangeExclusive($node, $val1, $val2)</w:t>
            </w:r>
            <w:r w:rsidRPr="00E276B6">
              <w:rPr>
                <w:rFonts w:ascii="Cambria" w:hAnsi="Cambria"/>
              </w:rPr>
              <w:br/>
            </w:r>
          </w:p>
        </w:tc>
        <w:tc>
          <w:tcPr>
            <w:tcW w:w="0" w:type="auto"/>
            <w:tcBorders>
              <w:top w:val="single" w:sz="4" w:space="0" w:color="auto"/>
              <w:left w:val="single" w:sz="4" w:space="0" w:color="auto"/>
              <w:bottom w:val="single" w:sz="4" w:space="0" w:color="auto"/>
              <w:right w:val="single" w:sz="4" w:space="0" w:color="auto"/>
            </w:tcBorders>
            <w:hideMark/>
          </w:tcPr>
          <w:p w14:paraId="7517EA86" w14:textId="77777777" w:rsidR="00B46A03" w:rsidRPr="00E276B6" w:rsidRDefault="00B46A03" w:rsidP="00E310A9">
            <w:pPr>
              <w:pStyle w:val="BodyText"/>
              <w:jc w:val="left"/>
              <w:rPr>
                <w:rFonts w:ascii="Cambria" w:hAnsi="Cambria"/>
              </w:rPr>
            </w:pPr>
            <w:r w:rsidRPr="00E276B6">
              <w:rPr>
                <w:rFonts w:ascii="Cambria" w:hAnsi="Cambria"/>
              </w:rPr>
              <w:t xml:space="preserve">Returns boolean true if the specified node value is in the range given by $val1 and $val2. </w:t>
            </w:r>
            <w:r w:rsidRPr="00E276B6">
              <w:rPr>
                <w:rFonts w:ascii="Cambria" w:hAnsi="Cambria"/>
              </w:rPr>
              <w:br/>
              <w:t>The type of $val1 and $val2 must be compatible with the type of $node, and must be a derivative of xs:decimal, xs:float or xs:double. It is a Schema Definition Error if the $node argument is a complex element.</w:t>
            </w:r>
          </w:p>
        </w:tc>
      </w:tr>
    </w:tbl>
    <w:p w14:paraId="0AF34207" w14:textId="71E2CB14"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66</w:t>
      </w:r>
      <w:r>
        <w:rPr>
          <w:noProof/>
        </w:rPr>
        <w:fldChar w:fldCharType="end"/>
      </w:r>
      <w:r>
        <w:t xml:space="preserve"> DFDL Functions</w:t>
      </w:r>
    </w:p>
    <w:p w14:paraId="3138B73F" w14:textId="77777777" w:rsidR="00B46A03" w:rsidRDefault="00B46A03" w:rsidP="00B46A03">
      <w:r>
        <w:t>Notes:</w:t>
      </w:r>
    </w:p>
    <w:p w14:paraId="67DAC845" w14:textId="77777777" w:rsidR="00B46A03" w:rsidRDefault="00B46A03" w:rsidP="00B46A03">
      <w:r>
        <w:t xml:space="preserve">dfdl:valueLength(path, lengthUnits) - returns the value length which excludes any padding or filling which might be added for a </w:t>
      </w:r>
      <w:r>
        <w:rPr>
          <w:rStyle w:val="Emphasis"/>
        </w:rPr>
        <w:t>specified length.</w:t>
      </w:r>
    </w:p>
    <w:p w14:paraId="4F41FDD8" w14:textId="77777777" w:rsidR="00B46A03" w:rsidRDefault="00B46A03" w:rsidP="00B46A03">
      <w:r>
        <w:t>If the element declaration in the DFDL schema corresponding to the Infoset item has the dfdl:inputValueCalc property, then the unpadded length is defined to be 0.</w:t>
      </w:r>
    </w:p>
    <w:p w14:paraId="31B42E32" w14:textId="77777777" w:rsidR="00B46A03" w:rsidRDefault="00B46A03" w:rsidP="00B46A03">
      <w:r>
        <w:t xml:space="preserve">The value length includes the length contributions from introduced escape characters needed to escape contained delimiters (if such are defined and would appear in the output representation). </w:t>
      </w:r>
    </w:p>
    <w:p w14:paraId="685D0F20" w14:textId="77777777" w:rsidR="00B46A03" w:rsidRDefault="00B46A03" w:rsidP="00B46A03">
      <w:r>
        <w:lastRenderedPageBreak/>
        <w:t xml:space="preserve">The value length is also a function of the dfdl:encoding property. Multi-byte and variable-width character set encodings commonly contribute more bytes to the value length than a single-byte character set would. </w:t>
      </w:r>
    </w:p>
    <w:p w14:paraId="551A2C18" w14:textId="77777777" w:rsidR="00B46A03" w:rsidRDefault="00B46A03" w:rsidP="00B46A03">
      <w:r>
        <w:t>The value length is computed from the DFDL Infoset value, ignoring the dfdl:length or dfdl:textOutputMinLength property. Other DFDL properties which affect the length of a text or binary representation are respected, it is only an explicit length which is ignored.</w:t>
      </w:r>
    </w:p>
    <w:p w14:paraId="681A7D04" w14:textId="77777777" w:rsidR="00B46A03" w:rsidRDefault="00B46A03" w:rsidP="00B46A03">
      <w:pPr>
        <w:rPr>
          <w:rFonts w:cs="Arial"/>
          <w:lang w:eastAsia="ja-JP" w:bidi="he-IL"/>
        </w:rPr>
      </w:pPr>
      <w:r>
        <w:t>For a complex type, this means a bottom up totaling of the dfdl:contentLength() of all the contents and framing of the complex type.</w:t>
      </w:r>
    </w:p>
    <w:p w14:paraId="5B3AFCA9" w14:textId="77777777" w:rsidR="00B46A03" w:rsidRDefault="00B46A03" w:rsidP="00B46A03">
      <w:r>
        <w:rPr>
          <w:rFonts w:cs="Arial"/>
          <w:lang w:eastAsia="ja-JP" w:bidi="he-IL"/>
        </w:rPr>
        <w:t>dfdl:contentLength</w:t>
      </w:r>
      <w:r>
        <w:rPr>
          <w:rFonts w:cs="Arial"/>
        </w:rPr>
        <w:t xml:space="preserve">(path, lengthUnits) – returns the length of the content of the Infoset </w:t>
      </w:r>
      <w:r>
        <w:t xml:space="preserve">data item as identified by the path argument. This includes padding or filling or truncation which might be carried out for a </w:t>
      </w:r>
      <w:r>
        <w:rPr>
          <w:rStyle w:val="Emphasis"/>
        </w:rPr>
        <w:t>specified length</w:t>
      </w:r>
      <w:r>
        <w:t xml:space="preserve"> item.</w:t>
      </w:r>
    </w:p>
    <w:p w14:paraId="00FBC30E" w14:textId="77777777" w:rsidR="00B46A03" w:rsidRDefault="00B46A03" w:rsidP="00B46A03">
      <w:r>
        <w:t>If the element declaration in the DFDL schema corresponding to the Infoset item has a dfdl:inputValueCalc property, then the length is defined to be 0.</w:t>
      </w:r>
    </w:p>
    <w:p w14:paraId="55769387" w14:textId="77777777" w:rsidR="00B46A03" w:rsidRDefault="00B46A03" w:rsidP="00B46A03">
      <w:r>
        <w:t>When unparsing with dfdl:lengthKind "explicit", the calculation of dfdl:contentLength() returns the value of the dfdl:length property.</w:t>
      </w:r>
    </w:p>
    <w:p w14:paraId="410678A9" w14:textId="77777777" w:rsidR="00B46A03" w:rsidRDefault="00B46A03" w:rsidP="00B46A03">
      <w:r>
        <w:t>For both dfdl:contentLength() and dfdl:valueLength(), the content length excludes any alignment filling as well as excluding any leading or trailing skip bytes. That is, the returned length is about the length of the content, and not about the position of that content in the output data stream.</w:t>
      </w:r>
    </w:p>
    <w:p w14:paraId="304FCFCD" w14:textId="77777777" w:rsidR="00B46A03" w:rsidRDefault="00B46A03" w:rsidP="00B46A03">
      <w:r>
        <w:t>Use dfdl:encodeDFDLEntities() when the value of a DFDL property is obtained from the data stream using an expression, and the type of the property is DFDL String Literal or List of DFDL String Literals, and the values extracted from the data stream can contain '%' or space characters. If the data already contains DFDL entities, this function should not be used.</w:t>
      </w:r>
    </w:p>
    <w:bookmarkEnd w:id="11913"/>
    <w:p w14:paraId="00E3AE3D" w14:textId="77777777" w:rsidR="00B46A03" w:rsidRDefault="00B46A03" w:rsidP="00B46A03">
      <w:r>
        <w:t>The dfdl:decodeDFDLEntities() function is used to create a value which contains characters for which DFDL Character Entities are needed. An example is to create data containing the NUL (character code 0) codepoint. This character code is not allowed in XML documents, including DFDL Schemas; hence, it must be specified using a DFDL Character Entity. Within a DFDL Expression, use this function to obtain a string containing this character.</w:t>
      </w:r>
    </w:p>
    <w:p w14:paraId="39A0079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1914" w:name="_Toc62570226"/>
      <w:bookmarkStart w:id="11915" w:name="_Toc210216948"/>
      <w:bookmarkStart w:id="11916" w:name="_Toc219441080"/>
      <w:r>
        <w:rPr>
          <w:rFonts w:eastAsia="Times New Roman"/>
          <w:lang w:eastAsia="en-GB"/>
        </w:rPr>
        <w:t>DFDL Constructor Functions</w:t>
      </w:r>
      <w:bookmarkEnd w:id="11914"/>
      <w:bookmarkEnd w:id="11915"/>
      <w:bookmarkEnd w:id="11916"/>
    </w:p>
    <w:p w14:paraId="4B4F225D" w14:textId="77777777" w:rsidR="00B46A03" w:rsidRDefault="00B46A03" w:rsidP="00B46A03">
      <w:pPr>
        <w:autoSpaceDE w:val="0"/>
        <w:autoSpaceDN w:val="0"/>
        <w:adjustRightInd w:val="0"/>
        <w:rPr>
          <w:rFonts w:cs="Arial"/>
        </w:rPr>
      </w:pPr>
      <w:r>
        <w:rPr>
          <w:rFonts w:cs="Arial"/>
        </w:rPr>
        <w:t xml:space="preserve">There is sometimes a need to create a number type from hex binary, and a hex binary type from a number. Accordingly, the following new DFDL specific functions are provided. </w:t>
      </w:r>
    </w:p>
    <w:tbl>
      <w:tblPr>
        <w:tblStyle w:val="Table"/>
        <w:tblW w:w="5000" w:type="pct"/>
        <w:tblInd w:w="0" w:type="dxa"/>
        <w:tblLook w:val="04A0" w:firstRow="1" w:lastRow="0" w:firstColumn="1" w:lastColumn="0" w:noHBand="0" w:noVBand="1"/>
      </w:tblPr>
      <w:tblGrid>
        <w:gridCol w:w="2607"/>
        <w:gridCol w:w="7587"/>
      </w:tblGrid>
      <w:tr w:rsidR="00B46A03" w14:paraId="2E8D2A28"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35E6232D" w14:textId="77777777" w:rsidR="00B46A03" w:rsidRPr="00E276B6" w:rsidRDefault="00B46A03" w:rsidP="00E310A9">
            <w:pPr>
              <w:keepLines/>
              <w:jc w:val="left"/>
              <w:rPr>
                <w:rFonts w:ascii="Cambria" w:hAnsi="Cambria"/>
              </w:rPr>
            </w:pPr>
            <w:r w:rsidRPr="00E276B6">
              <w:rPr>
                <w:rFonts w:ascii="Cambria" w:hAnsi="Cambria"/>
              </w:rPr>
              <w:t>Function</w:t>
            </w:r>
          </w:p>
        </w:tc>
        <w:tc>
          <w:tcPr>
            <w:tcW w:w="0" w:type="auto"/>
            <w:hideMark/>
          </w:tcPr>
          <w:p w14:paraId="58E04392" w14:textId="77777777" w:rsidR="00B46A03" w:rsidRPr="00E276B6" w:rsidRDefault="00B46A03" w:rsidP="00E310A9">
            <w:pPr>
              <w:keepLines/>
              <w:jc w:val="left"/>
              <w:rPr>
                <w:rFonts w:ascii="Cambria" w:hAnsi="Cambria"/>
              </w:rPr>
            </w:pPr>
            <w:r w:rsidRPr="00E276B6">
              <w:rPr>
                <w:rFonts w:ascii="Cambria" w:hAnsi="Cambria"/>
              </w:rPr>
              <w:t>Meaning</w:t>
            </w:r>
          </w:p>
        </w:tc>
      </w:tr>
      <w:tr w:rsidR="00B46A03" w14:paraId="391C8609"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78970C81" w14:textId="77777777" w:rsidR="00B46A03" w:rsidRPr="00E276B6" w:rsidRDefault="00B46A03" w:rsidP="00E310A9">
            <w:pPr>
              <w:keepLines/>
              <w:jc w:val="left"/>
              <w:rPr>
                <w:rFonts w:ascii="Cambria" w:hAnsi="Cambria"/>
              </w:rPr>
            </w:pPr>
            <w:r w:rsidRPr="00E276B6">
              <w:rPr>
                <w:rFonts w:ascii="Cambria" w:hAnsi="Cambria"/>
              </w:rPr>
              <w:t>dfdl:byte ($arg)</w:t>
            </w:r>
          </w:p>
          <w:p w14:paraId="55C7B81C" w14:textId="77777777" w:rsidR="00B46A03" w:rsidRPr="00E276B6" w:rsidRDefault="00B46A03" w:rsidP="00E310A9">
            <w:pPr>
              <w:keepLines/>
              <w:jc w:val="left"/>
              <w:rPr>
                <w:rFonts w:ascii="Cambria" w:hAnsi="Cambria"/>
              </w:rPr>
            </w:pPr>
            <w:r w:rsidRPr="00E276B6">
              <w:rPr>
                <w:rFonts w:ascii="Cambria" w:hAnsi="Cambria"/>
              </w:rPr>
              <w:t>dfdl:unsignedByte ($arg)</w:t>
            </w:r>
          </w:p>
          <w:p w14:paraId="69EEDEC4" w14:textId="77777777" w:rsidR="00B46A03" w:rsidRPr="00E276B6" w:rsidRDefault="00B46A03" w:rsidP="00E310A9">
            <w:pPr>
              <w:keepLines/>
              <w:jc w:val="left"/>
              <w:rPr>
                <w:rFonts w:ascii="Cambria" w:hAnsi="Cambria"/>
              </w:rPr>
            </w:pPr>
            <w:r w:rsidRPr="00E276B6">
              <w:rPr>
                <w:rFonts w:ascii="Cambria" w:hAnsi="Cambria"/>
              </w:rPr>
              <w:t>dfdl:short ($arg)</w:t>
            </w:r>
          </w:p>
          <w:p w14:paraId="0BE4E1D1" w14:textId="77777777" w:rsidR="00B46A03" w:rsidRPr="00E276B6" w:rsidRDefault="00B46A03" w:rsidP="00E310A9">
            <w:pPr>
              <w:keepLines/>
              <w:jc w:val="left"/>
              <w:rPr>
                <w:rFonts w:ascii="Cambria" w:hAnsi="Cambria"/>
              </w:rPr>
            </w:pPr>
            <w:r w:rsidRPr="00E276B6">
              <w:rPr>
                <w:rFonts w:ascii="Cambria" w:hAnsi="Cambria"/>
              </w:rPr>
              <w:t>dfdl:unsignedShort($arg)</w:t>
            </w:r>
          </w:p>
          <w:p w14:paraId="66B7D5E1" w14:textId="77777777" w:rsidR="00B46A03" w:rsidRPr="00E276B6" w:rsidRDefault="00B46A03" w:rsidP="00E310A9">
            <w:pPr>
              <w:keepLines/>
              <w:jc w:val="left"/>
              <w:rPr>
                <w:rFonts w:ascii="Cambria" w:hAnsi="Cambria"/>
              </w:rPr>
            </w:pPr>
            <w:r w:rsidRPr="00E276B6">
              <w:rPr>
                <w:rFonts w:ascii="Cambria" w:hAnsi="Cambria"/>
              </w:rPr>
              <w:t xml:space="preserve">dfdl:int ($arg) </w:t>
            </w:r>
          </w:p>
          <w:p w14:paraId="35951977" w14:textId="77777777" w:rsidR="00B46A03" w:rsidRPr="00E276B6" w:rsidRDefault="00B46A03" w:rsidP="00E310A9">
            <w:pPr>
              <w:keepLines/>
              <w:jc w:val="left"/>
              <w:rPr>
                <w:rFonts w:ascii="Cambria" w:hAnsi="Cambria"/>
              </w:rPr>
            </w:pPr>
            <w:r w:rsidRPr="00E276B6">
              <w:rPr>
                <w:rFonts w:ascii="Cambria" w:hAnsi="Cambria"/>
              </w:rPr>
              <w:t>dfdl:unsignedInt ($arg)</w:t>
            </w:r>
          </w:p>
          <w:p w14:paraId="33FEC652" w14:textId="77777777" w:rsidR="00B46A03" w:rsidRPr="00E276B6" w:rsidRDefault="00B46A03" w:rsidP="00E310A9">
            <w:pPr>
              <w:keepLines/>
              <w:jc w:val="left"/>
              <w:rPr>
                <w:rFonts w:ascii="Cambria" w:hAnsi="Cambria"/>
              </w:rPr>
            </w:pPr>
            <w:r w:rsidRPr="00E276B6">
              <w:rPr>
                <w:rFonts w:ascii="Cambria" w:hAnsi="Cambria"/>
              </w:rPr>
              <w:t>dfdl:long ($arg)</w:t>
            </w:r>
          </w:p>
          <w:p w14:paraId="500AF455" w14:textId="77777777" w:rsidR="00B46A03" w:rsidRPr="00E276B6" w:rsidRDefault="00B46A03" w:rsidP="00E310A9">
            <w:pPr>
              <w:keepLines/>
              <w:jc w:val="left"/>
              <w:rPr>
                <w:rFonts w:ascii="Cambria" w:hAnsi="Cambria"/>
              </w:rPr>
            </w:pPr>
            <w:r w:rsidRPr="00E276B6">
              <w:rPr>
                <w:rFonts w:ascii="Cambria" w:hAnsi="Cambria"/>
              </w:rPr>
              <w:t>dfdl:unsignedLong ($arg)</w:t>
            </w:r>
          </w:p>
        </w:tc>
        <w:tc>
          <w:tcPr>
            <w:tcW w:w="0" w:type="auto"/>
            <w:tcBorders>
              <w:top w:val="single" w:sz="4" w:space="0" w:color="auto"/>
              <w:left w:val="single" w:sz="4" w:space="0" w:color="auto"/>
              <w:bottom w:val="single" w:sz="4" w:space="0" w:color="auto"/>
              <w:right w:val="single" w:sz="4" w:space="0" w:color="auto"/>
            </w:tcBorders>
            <w:hideMark/>
          </w:tcPr>
          <w:p w14:paraId="53199026" w14:textId="77777777" w:rsidR="00A600D2" w:rsidRDefault="00B46A03" w:rsidP="00E310A9">
            <w:pPr>
              <w:keepLines/>
              <w:jc w:val="left"/>
              <w:rPr>
                <w:rFonts w:ascii="Cambria" w:hAnsi="Cambria"/>
                <w:lang w:eastAsia="en-GB"/>
              </w:rPr>
            </w:pPr>
            <w:r w:rsidRPr="00E276B6">
              <w:rPr>
                <w:rFonts w:ascii="Cambria" w:hAnsi="Cambria"/>
                <w:lang w:eastAsia="en-GB"/>
              </w:rPr>
              <w:t>These constructor functions behave identically to the XPath 2.0 constructor functions of the same names, with one exception. The argument can be a quoted string beginning with the letter 'x', in which case the remainder of the string is hexadecimal digits that represent a big-endian twos complement representation of a binary number.</w:t>
            </w:r>
          </w:p>
          <w:p w14:paraId="06A1198D" w14:textId="77777777" w:rsidR="00A600D2" w:rsidRDefault="00B46A03" w:rsidP="00E310A9">
            <w:pPr>
              <w:keepLines/>
              <w:jc w:val="left"/>
              <w:rPr>
                <w:rFonts w:ascii="Cambria" w:hAnsi="Cambria"/>
                <w:lang w:eastAsia="en-GB"/>
              </w:rPr>
            </w:pPr>
            <w:r w:rsidRPr="00E276B6">
              <w:rPr>
                <w:rFonts w:ascii="Cambria" w:hAnsi="Cambria"/>
                <w:lang w:eastAsia="en-GB"/>
              </w:rPr>
              <w:t>If the string begins with 'x', it is a Schema Definition Error if a character appears other 0-9, a-f, A-F.</w:t>
            </w:r>
          </w:p>
          <w:p w14:paraId="4F4C31BA" w14:textId="6616755B" w:rsidR="00B46A03" w:rsidRPr="00E276B6" w:rsidRDefault="00B46A03" w:rsidP="00E310A9">
            <w:pPr>
              <w:keepLines/>
              <w:jc w:val="left"/>
              <w:rPr>
                <w:rFonts w:ascii="Cambria" w:eastAsia="MS Mincho" w:hAnsi="Cambria"/>
                <w:lang w:eastAsia="ja-JP"/>
              </w:rPr>
            </w:pPr>
            <w:r w:rsidRPr="00E276B6">
              <w:rPr>
                <w:rFonts w:ascii="Cambria" w:hAnsi="Cambria"/>
                <w:lang w:eastAsia="en-GB"/>
              </w:rPr>
              <w:t>Each constructor function has a limit on the number of hex digits, with no more digits than 2, 4, 8, or 16 for the byte, short, int and long versions respectively. It is a Schema Definition Error if more digits are encountered than are suitable for the type being created</w:t>
            </w:r>
          </w:p>
        </w:tc>
      </w:tr>
      <w:tr w:rsidR="00B46A03" w14:paraId="732E1493"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64EDC77" w14:textId="77777777" w:rsidR="00B46A03" w:rsidRPr="00E276B6" w:rsidRDefault="00B46A03" w:rsidP="00E310A9">
            <w:pPr>
              <w:keepLines/>
              <w:jc w:val="left"/>
              <w:rPr>
                <w:rFonts w:ascii="Cambria" w:hAnsi="Cambria"/>
              </w:rPr>
            </w:pPr>
            <w:r w:rsidRPr="00E276B6">
              <w:rPr>
                <w:rFonts w:ascii="Cambria" w:hAnsi="Cambria"/>
              </w:rPr>
              <w:lastRenderedPageBreak/>
              <w:t>dfdl:hexBinary ($arg)</w:t>
            </w:r>
          </w:p>
        </w:tc>
        <w:tc>
          <w:tcPr>
            <w:tcW w:w="0" w:type="auto"/>
            <w:tcBorders>
              <w:top w:val="single" w:sz="4" w:space="0" w:color="auto"/>
              <w:left w:val="single" w:sz="4" w:space="0" w:color="auto"/>
              <w:bottom w:val="single" w:sz="4" w:space="0" w:color="auto"/>
              <w:right w:val="single" w:sz="4" w:space="0" w:color="auto"/>
            </w:tcBorders>
            <w:hideMark/>
          </w:tcPr>
          <w:p w14:paraId="6A6C88DC" w14:textId="77777777" w:rsidR="00B46A03" w:rsidRPr="00E276B6" w:rsidRDefault="00B46A03" w:rsidP="00E310A9">
            <w:pPr>
              <w:keepLines/>
              <w:jc w:val="left"/>
              <w:rPr>
                <w:rFonts w:ascii="Cambria" w:hAnsi="Cambria"/>
                <w:lang w:eastAsia="en-GB"/>
              </w:rPr>
            </w:pPr>
            <w:r w:rsidRPr="00E276B6">
              <w:rPr>
                <w:rFonts w:ascii="Cambria" w:hAnsi="Cambria"/>
                <w:lang w:eastAsia="en-GB"/>
              </w:rPr>
              <w:t>This constructor function behaves identically to the XPath 2.0 constructor function of the same name, with one exception. The argument can also be a long, unsignedLong, or any subtype thereof, and in that case a xs:hexBinary value containing a number of hex digits is produced. The ordering and number of the digits correspond to a binary big-endian twos-complement implementation of the type of the argument. Digits 0-9, A-F are used.</w:t>
            </w:r>
          </w:p>
          <w:p w14:paraId="1D875060" w14:textId="77777777" w:rsidR="00A600D2" w:rsidRDefault="00B46A03" w:rsidP="00E310A9">
            <w:pPr>
              <w:keepLines/>
              <w:jc w:val="left"/>
              <w:rPr>
                <w:rFonts w:ascii="Cambria" w:hAnsi="Cambria"/>
                <w:lang w:eastAsia="en-GB"/>
              </w:rPr>
            </w:pPr>
            <w:r w:rsidRPr="00E276B6">
              <w:rPr>
                <w:rFonts w:ascii="Cambria" w:hAnsi="Cambria"/>
                <w:lang w:eastAsia="en-GB"/>
              </w:rPr>
              <w:t xml:space="preserve">The number of digits produced depends on the type of $arg, being 2, 4, 8 or 16. If $arg is a literal number then the type is the smallest signed type (long, int, short, byte) that can contain the value. </w:t>
            </w:r>
          </w:p>
          <w:p w14:paraId="60CB52A3" w14:textId="0B3F7C11" w:rsidR="00B46A03" w:rsidRPr="00E276B6" w:rsidRDefault="00B46A03" w:rsidP="00E310A9">
            <w:pPr>
              <w:keepLines/>
              <w:jc w:val="left"/>
              <w:rPr>
                <w:rFonts w:ascii="Cambria" w:eastAsia="MS Mincho" w:hAnsi="Cambria"/>
                <w:lang w:eastAsia="ja-JP"/>
              </w:rPr>
            </w:pPr>
            <w:r w:rsidRPr="00E276B6">
              <w:rPr>
                <w:rFonts w:ascii="Cambria" w:hAnsi="Cambria"/>
                <w:lang w:eastAsia="en-GB"/>
              </w:rPr>
              <w:t>If a literal number is not able to be represented by a long, it is a Schema Definition Error.</w:t>
            </w:r>
          </w:p>
        </w:tc>
      </w:tr>
    </w:tbl>
    <w:p w14:paraId="49D831AE" w14:textId="2F7434BD" w:rsidR="00B46A03" w:rsidRDefault="00B46A03" w:rsidP="00E310A9">
      <w:pPr>
        <w:pStyle w:val="Caption"/>
        <w:keepLines/>
      </w:pPr>
      <w:r>
        <w:t xml:space="preserve">Table </w:t>
      </w:r>
      <w:r>
        <w:fldChar w:fldCharType="begin"/>
      </w:r>
      <w:r>
        <w:instrText xml:space="preserve"> SEQ Table \* ARABIC </w:instrText>
      </w:r>
      <w:r>
        <w:fldChar w:fldCharType="separate"/>
      </w:r>
      <w:r w:rsidR="009D1493">
        <w:rPr>
          <w:noProof/>
        </w:rPr>
        <w:t>67</w:t>
      </w:r>
      <w:r>
        <w:rPr>
          <w:noProof/>
        </w:rPr>
        <w:fldChar w:fldCharType="end"/>
      </w:r>
      <w:r>
        <w:t xml:space="preserve"> DFDL Constructor Functions</w:t>
      </w:r>
    </w:p>
    <w:p w14:paraId="05F6B7CE" w14:textId="77777777" w:rsidR="00B46A03" w:rsidRDefault="00B46A03" w:rsidP="00B46A03">
      <w:pPr>
        <w:rPr>
          <w:lang w:eastAsia="en-GB"/>
        </w:rPr>
      </w:pPr>
      <w:r>
        <w:rPr>
          <w:lang w:eastAsia="en-GB"/>
        </w:rPr>
        <w:t>Examples:</w:t>
      </w:r>
    </w:p>
    <w:p w14:paraId="64F61A46"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 xml:space="preserve">dfdl:unsignedInt("xa1b2c3d4") is the unsigned int value 2712847316. </w:t>
      </w:r>
    </w:p>
    <w:p w14:paraId="505AD15C"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 xml:space="preserve">dfdl:int("xFFFFFFFF") is the signed int value -1. </w:t>
      </w:r>
    </w:p>
    <w:p w14:paraId="471E9FC5"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dfdl:unsignedByte("xFF") is the unsigned byte value 255.</w:t>
      </w:r>
    </w:p>
    <w:p w14:paraId="7CE4313D"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dfdl:byte("xff") is the signed byte value -1.</w:t>
      </w:r>
    </w:p>
    <w:p w14:paraId="5941E7D8"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dfdl:byte("x7F") is the signed byte value 127.</w:t>
      </w:r>
    </w:p>
    <w:p w14:paraId="50683EE1"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dfdl:byte("x80") is the signed byte value -128.</w:t>
      </w:r>
    </w:p>
    <w:p w14:paraId="4A412FC7"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dfdl:unsignedByte("x80") is the unsigned byte value 128.</w:t>
      </w:r>
    </w:p>
    <w:p w14:paraId="41D2D0AA"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dfdl:byte("x0A3") is a Schema Definition Error (too many digits for type).</w:t>
      </w:r>
    </w:p>
    <w:p w14:paraId="4F9BEEC3"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dfdl:byte("xG3") is a Schema Definition Error (invalid digit).</w:t>
      </w:r>
    </w:p>
    <w:p w14:paraId="2C2382FC"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dfdl:hexBinary(xs:unsignedByte(208))  is the hexBinary value "D0".</w:t>
      </w:r>
    </w:p>
    <w:p w14:paraId="6964D6B6"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dfdl:hexBinary(208)  is the hexBinary value "00D0".</w:t>
      </w:r>
    </w:p>
    <w:p w14:paraId="5C8DE3CD" w14:textId="77777777" w:rsidR="00B46A03" w:rsidRDefault="00B46A03" w:rsidP="00EB2287">
      <w:pPr>
        <w:numPr>
          <w:ilvl w:val="0"/>
          <w:numId w:val="117"/>
        </w:numPr>
        <w:tabs>
          <w:tab w:val="clear" w:pos="403"/>
        </w:tabs>
        <w:spacing w:before="60" w:after="60" w:line="240" w:lineRule="auto"/>
        <w:jc w:val="left"/>
        <w:rPr>
          <w:lang w:eastAsia="en-GB"/>
        </w:rPr>
      </w:pPr>
      <w:r>
        <w:rPr>
          <w:lang w:eastAsia="en-GB"/>
        </w:rPr>
        <w:t>dfdl:hexBinary(-2084) is the hexBinary value "F7DC".</w:t>
      </w:r>
    </w:p>
    <w:p w14:paraId="4A690797" w14:textId="77777777" w:rsidR="00B46A03" w:rsidRPr="00702571" w:rsidRDefault="00B46A03" w:rsidP="00B46A03">
      <w:pPr>
        <w:pStyle w:val="Heading3"/>
        <w:tabs>
          <w:tab w:val="clear" w:pos="720"/>
          <w:tab w:val="clear" w:pos="880"/>
        </w:tabs>
        <w:suppressAutoHyphens w:val="0"/>
        <w:spacing w:line="240" w:lineRule="auto"/>
        <w:ind w:left="720" w:hanging="720"/>
        <w:rPr>
          <w:rFonts w:eastAsia="Times New Roman"/>
        </w:rPr>
      </w:pPr>
      <w:bookmarkStart w:id="11917" w:name="_Toc62570227"/>
      <w:bookmarkStart w:id="11918" w:name="_Toc210216949"/>
      <w:bookmarkStart w:id="11919" w:name="_Toc219441081"/>
      <w:r>
        <w:rPr>
          <w:rFonts w:eastAsia="Times New Roman"/>
        </w:rPr>
        <w:lastRenderedPageBreak/>
        <w:t>Miscellaneous Functions</w:t>
      </w:r>
      <w:bookmarkEnd w:id="11917"/>
      <w:bookmarkEnd w:id="11918"/>
      <w:bookmarkEnd w:id="119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3" w:type="dxa"/>
        </w:tblCellMar>
        <w:tblLook w:val="04A0" w:firstRow="1" w:lastRow="0" w:firstColumn="1" w:lastColumn="0" w:noHBand="0" w:noVBand="1"/>
      </w:tblPr>
      <w:tblGrid>
        <w:gridCol w:w="2938"/>
        <w:gridCol w:w="7256"/>
      </w:tblGrid>
      <w:tr w:rsidR="00B46A03" w14:paraId="7A95B57F" w14:textId="77777777" w:rsidTr="00543790">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3A54F6B6" w14:textId="77777777" w:rsidR="00B46A03" w:rsidRDefault="00B46A03" w:rsidP="00D13ADA">
            <w:pPr>
              <w:keepNext/>
              <w:jc w:val="left"/>
            </w:pPr>
            <w:r>
              <w:rPr>
                <w:b/>
              </w:rPr>
              <w:t>Function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68896933" w14:textId="77777777" w:rsidR="00B46A03" w:rsidRDefault="00B46A03" w:rsidP="00D13ADA">
            <w:pPr>
              <w:keepNext/>
            </w:pPr>
            <w:r>
              <w:rPr>
                <w:b/>
              </w:rPr>
              <w:t>Meaning</w:t>
            </w:r>
          </w:p>
        </w:tc>
      </w:tr>
      <w:tr w:rsidR="00B46A03" w14:paraId="6E6FA9E0" w14:textId="77777777" w:rsidTr="00D13ADA">
        <w:tc>
          <w:tcPr>
            <w:tcW w:w="0" w:type="auto"/>
            <w:tcBorders>
              <w:top w:val="single" w:sz="4" w:space="0" w:color="000000"/>
              <w:left w:val="single" w:sz="4" w:space="0" w:color="000000"/>
              <w:bottom w:val="single" w:sz="4" w:space="0" w:color="auto"/>
              <w:right w:val="single" w:sz="4" w:space="0" w:color="000000"/>
            </w:tcBorders>
            <w:hideMark/>
          </w:tcPr>
          <w:p w14:paraId="5C60BF86" w14:textId="77777777" w:rsidR="00B46A03" w:rsidRDefault="00B46A03" w:rsidP="00D13ADA">
            <w:pPr>
              <w:keepNext/>
              <w:jc w:val="left"/>
            </w:pPr>
            <w:r>
              <w:t>fn:error()</w:t>
            </w:r>
          </w:p>
          <w:p w14:paraId="06A05139" w14:textId="77777777" w:rsidR="00B46A03" w:rsidRDefault="00B46A03" w:rsidP="00D13ADA">
            <w:pPr>
              <w:keepNext/>
              <w:jc w:val="left"/>
            </w:pPr>
            <w:r>
              <w:t>fn:error($id as xs:string)</w:t>
            </w:r>
          </w:p>
          <w:p w14:paraId="4F58AD81" w14:textId="77777777" w:rsidR="00B46A03" w:rsidRDefault="00B46A03" w:rsidP="00D13ADA">
            <w:pPr>
              <w:keepNext/>
              <w:jc w:val="left"/>
            </w:pPr>
            <w:r>
              <w:t>fn:error($id as xs:string, $desc as xs:string, $obj?)</w:t>
            </w:r>
          </w:p>
        </w:tc>
        <w:tc>
          <w:tcPr>
            <w:tcW w:w="0" w:type="auto"/>
            <w:tcBorders>
              <w:top w:val="single" w:sz="4" w:space="0" w:color="000000"/>
              <w:left w:val="single" w:sz="4" w:space="0" w:color="000000"/>
              <w:bottom w:val="single" w:sz="4" w:space="0" w:color="auto"/>
              <w:right w:val="single" w:sz="4" w:space="0" w:color="000000"/>
            </w:tcBorders>
            <w:hideMark/>
          </w:tcPr>
          <w:p w14:paraId="180517BD" w14:textId="77777777" w:rsidR="00B46A03" w:rsidRDefault="00B46A03" w:rsidP="00D13ADA">
            <w:pPr>
              <w:keepNext/>
              <w:rPr>
                <w:lang w:eastAsia="en-GB"/>
              </w:rPr>
            </w:pPr>
            <w:r>
              <w:rPr>
                <w:lang w:eastAsia="en-GB"/>
              </w:rPr>
              <w:t>Causes a Processing Error.</w:t>
            </w:r>
          </w:p>
          <w:p w14:paraId="166C7A64" w14:textId="77777777" w:rsidR="00B46A03" w:rsidRDefault="00B46A03" w:rsidP="00D13ADA">
            <w:pPr>
              <w:keepNext/>
              <w:rPr>
                <w:lang w:eastAsia="en-GB"/>
              </w:rPr>
            </w:pPr>
            <w:r>
              <w:rPr>
                <w:lang w:eastAsia="en-GB"/>
              </w:rPr>
              <w:t xml:space="preserve">This function does not return a value. A Processing Error ends the evaluation of the expression. </w:t>
            </w:r>
          </w:p>
          <w:p w14:paraId="5AA001CD" w14:textId="77777777" w:rsidR="00B46A03" w:rsidRDefault="00B46A03" w:rsidP="00D13ADA">
            <w:pPr>
              <w:keepNext/>
              <w:rPr>
                <w:lang w:eastAsia="en-GB"/>
              </w:rPr>
            </w:pPr>
            <w:r>
              <w:rPr>
                <w:lang w:eastAsia="en-GB"/>
              </w:rPr>
              <w:t xml:space="preserve">The $id argument is an error code identifier string that distinguishes this error from others. The string should have the structure of an XSD QName; the namespace URI conventionally identifies the component, subsystem, or authority responsible for defining the meaning of the error code, while the local part identifies the specific error condition. This information is incorporated into any diagnostic messages created by the DFDL implementation in response to the Processing Error in an implementation-dependent manner. If the $id argument string does not have the form of an XSD QName, or the QName cannot be interpreted as a meaningful namespace prefix and local identifier, then the Processing Error still occurs but the diagnostic message is created in an implementation-dependent manner. </w:t>
            </w:r>
          </w:p>
          <w:p w14:paraId="47720D82" w14:textId="77777777" w:rsidR="00B46A03" w:rsidRDefault="00B46A03" w:rsidP="00D13ADA">
            <w:pPr>
              <w:keepNext/>
              <w:rPr>
                <w:lang w:eastAsia="en-GB"/>
              </w:rPr>
            </w:pPr>
            <w:r>
              <w:rPr>
                <w:lang w:eastAsia="en-GB"/>
              </w:rPr>
              <w:t xml:space="preserve">The $desc is a natural-language description of the error condition. This string appears in any diagnostic messages created by the DFDL implementation in response to the Processing Error. </w:t>
            </w:r>
          </w:p>
          <w:p w14:paraId="7D7D0D9D" w14:textId="77777777" w:rsidR="00B46A03" w:rsidRDefault="00B46A03" w:rsidP="00D13ADA">
            <w:pPr>
              <w:keepNext/>
            </w:pPr>
            <w:r>
              <w:rPr>
                <w:lang w:eastAsia="en-GB"/>
              </w:rPr>
              <w:t>The $obj? argument is an arbitrary value used to convey additional information about the error and it is used to construct the diagnostic message in an implementation-dependent manner.</w:t>
            </w:r>
          </w:p>
          <w:p w14:paraId="418034A0" w14:textId="77777777" w:rsidR="00B46A03" w:rsidRDefault="00B46A03" w:rsidP="00D13ADA">
            <w:pPr>
              <w:keepNext/>
              <w:rPr>
                <w:lang w:eastAsia="en-GB"/>
              </w:rPr>
            </w:pPr>
            <w:r>
              <w:rPr>
                <w:lang w:eastAsia="en-GB"/>
              </w:rPr>
              <w:t xml:space="preserve">If any argument is not supplied the Processing Error occurs but the diagnostic message created is implementation-dependent. </w:t>
            </w:r>
          </w:p>
        </w:tc>
      </w:tr>
      <w:tr w:rsidR="00D13ADA" w14:paraId="2132320A" w14:textId="77777777" w:rsidTr="00D13ADA">
        <w:tc>
          <w:tcPr>
            <w:tcW w:w="0" w:type="auto"/>
            <w:gridSpan w:val="2"/>
            <w:tcBorders>
              <w:top w:val="single" w:sz="4" w:space="0" w:color="auto"/>
              <w:left w:val="nil"/>
              <w:bottom w:val="nil"/>
              <w:right w:val="nil"/>
            </w:tcBorders>
          </w:tcPr>
          <w:p w14:paraId="7CE2BB23" w14:textId="032022A2" w:rsidR="00D13ADA" w:rsidRDefault="00D13ADA" w:rsidP="00D13ADA">
            <w:pPr>
              <w:pStyle w:val="Caption"/>
              <w:rPr>
                <w:lang w:eastAsia="en-GB"/>
              </w:rPr>
            </w:pPr>
            <w:r>
              <w:t>Table 67-A</w:t>
            </w:r>
            <w:r w:rsidR="00E64BA0">
              <w:t xml:space="preserve"> Miscellaneous Functions  </w:t>
            </w:r>
            <w:r w:rsidR="00E64BA0" w:rsidRPr="00E64BA0">
              <w:rPr>
                <w:vanish/>
                <w:color w:val="4472C4" w:themeColor="accent5"/>
              </w:rPr>
              <w:t>(MANUALLY SET TABLE NUMBER TO PRESERVE TABLE NUMBERING)</w:t>
            </w:r>
          </w:p>
        </w:tc>
      </w:tr>
    </w:tbl>
    <w:p w14:paraId="4CD4E8B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1920" w:name="_Toc62570228"/>
      <w:bookmarkStart w:id="11921" w:name="_Toc210216950"/>
      <w:bookmarkStart w:id="11922" w:name="_Toc219441082"/>
      <w:r>
        <w:t>Unparsing and Circular Expression Deadlock Errors</w:t>
      </w:r>
      <w:bookmarkEnd w:id="11920"/>
      <w:bookmarkEnd w:id="11921"/>
      <w:bookmarkEnd w:id="11922"/>
    </w:p>
    <w:p w14:paraId="1EF09584" w14:textId="77777777" w:rsidR="00B46A03" w:rsidRDefault="00B46A03" w:rsidP="00B46A03">
      <w:r>
        <w:t>It is possible for expressions and lengths of elements in a DFDL schema to interact badly, resulting in circular deadlocks. In these cases,  an expression is unable to evaluate because it depends in some way on the length of something that depends on the expression itself.</w:t>
      </w:r>
    </w:p>
    <w:p w14:paraId="0EA4A50D" w14:textId="77777777" w:rsidR="00B46A03" w:rsidRDefault="00B46A03" w:rsidP="00B46A03">
      <w:r>
        <w:t>Expression deadlocks are always Schema Definition Errors.</w:t>
      </w:r>
    </w:p>
    <w:p w14:paraId="5D5C8AC2" w14:textId="77777777" w:rsidR="00B46A03" w:rsidRDefault="00B46A03" w:rsidP="00B46A03">
      <w:r>
        <w:t>One scenario where such a deadlock can arise is due to what is called the i</w:t>
      </w:r>
      <w:r>
        <w:rPr>
          <w:i/>
        </w:rPr>
        <w:t>nterior-alignment problem</w:t>
      </w:r>
      <w:r>
        <w:t>. In this scenario</w:t>
      </w:r>
      <w:r>
        <w:rPr>
          <w:color w:val="000000"/>
        </w:rPr>
        <w:t xml:space="preserve"> a dfdl:outputValueCalc expression depends on the </w:t>
      </w:r>
      <w:r w:rsidRPr="001E3F57">
        <w:t>dfdl:valueLength</w:t>
      </w:r>
      <w:r>
        <w:t xml:space="preserve"> function being evaluated for </w:t>
      </w:r>
      <w:r>
        <w:rPr>
          <w:color w:val="000000"/>
        </w:rPr>
        <w:t>a following complex element which due to interior alignments, has a length that depends on its starting position. In this case,  a circular deadlock occurs, which is a unparse-time Processing Error.</w:t>
      </w:r>
    </w:p>
    <w:p w14:paraId="424426AB"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923" w:name="_DFDL_Regular_Expressions"/>
      <w:bookmarkStart w:id="11924" w:name="_Ref39157931"/>
      <w:bookmarkStart w:id="11925" w:name="_Ref39157941"/>
      <w:bookmarkStart w:id="11926" w:name="_Ref39157975"/>
      <w:bookmarkStart w:id="11927" w:name="_Ref39157995"/>
      <w:bookmarkStart w:id="11928" w:name="_Ref39165089"/>
      <w:bookmarkStart w:id="11929" w:name="_Ref39165100"/>
      <w:bookmarkStart w:id="11930" w:name="_Toc62570229"/>
      <w:bookmarkStart w:id="11931" w:name="_Toc210216951"/>
      <w:bookmarkStart w:id="11932" w:name="_Toc219441083"/>
      <w:bookmarkStart w:id="11933" w:name="_Toc177399140"/>
      <w:bookmarkStart w:id="11934" w:name="_Toc175057427"/>
      <w:bookmarkStart w:id="11935" w:name="_Toc199516368"/>
      <w:bookmarkStart w:id="11936" w:name="_Toc194984029"/>
      <w:bookmarkStart w:id="11937" w:name="_Toc243112871"/>
      <w:bookmarkEnd w:id="11923"/>
      <w:r>
        <w:lastRenderedPageBreak/>
        <w:t>DFDL Regular Expressions</w:t>
      </w:r>
      <w:bookmarkEnd w:id="11924"/>
      <w:bookmarkEnd w:id="11925"/>
      <w:bookmarkEnd w:id="11926"/>
      <w:bookmarkEnd w:id="11927"/>
      <w:bookmarkEnd w:id="11928"/>
      <w:bookmarkEnd w:id="11929"/>
      <w:bookmarkEnd w:id="11930"/>
      <w:bookmarkEnd w:id="11931"/>
      <w:bookmarkEnd w:id="11932"/>
    </w:p>
    <w:p w14:paraId="4B8C4111" w14:textId="77777777" w:rsidR="00B46A03" w:rsidRDefault="00B46A03" w:rsidP="00B46A03">
      <w:pPr>
        <w:rPr>
          <w:rFonts w:cs="Arial"/>
          <w:lang w:eastAsia="en-GB"/>
        </w:rPr>
      </w:pPr>
      <w:r>
        <w:rPr>
          <w:rFonts w:cs="Arial"/>
          <w:lang w:eastAsia="en-GB"/>
        </w:rPr>
        <w:t xml:space="preserve">A DFDL regular expression may be specified for the dfdl:lengthPattern format property and the dfdl:testPattern property of the dfdl:assert and dfdl:discriminator annotations. DFDL regular expressions do not interpret DFDL entities. </w:t>
      </w:r>
    </w:p>
    <w:p w14:paraId="5EA905EF" w14:textId="10A66145" w:rsidR="00B46A03" w:rsidRDefault="00B46A03" w:rsidP="00B46A03">
      <w:r>
        <w:t xml:space="preserve">A DFDL regular expression is defined by a set of valid pattern characters. For portability, a DFDL regular expression pattern is restricted to the inclusive subset of the ICU regular expression </w:t>
      </w:r>
      <w:r>
        <w:rPr>
          <w:noProof/>
        </w:rPr>
        <w:t>[</w:t>
      </w:r>
      <w:hyperlink w:anchor="a_ICURegex" w:history="1">
        <w:r>
          <w:rPr>
            <w:rStyle w:val="Hyperlink"/>
            <w:noProof/>
          </w:rPr>
          <w:t>ICURegex</w:t>
        </w:r>
      </w:hyperlink>
      <w:r>
        <w:rPr>
          <w:noProof/>
        </w:rPr>
        <w:t>]</w:t>
      </w:r>
      <w:r>
        <w:t xml:space="preserve"> and the Java(R) 7 regular expression </w:t>
      </w:r>
      <w:r>
        <w:rPr>
          <w:noProof/>
        </w:rPr>
        <w:t>[</w:t>
      </w:r>
      <w:hyperlink w:anchor="a_JavaRegex" w:history="1">
        <w:r>
          <w:rPr>
            <w:rStyle w:val="Hyperlink"/>
            <w:noProof/>
          </w:rPr>
          <w:t>JavaRegex</w:t>
        </w:r>
      </w:hyperlink>
      <w:r>
        <w:rPr>
          <w:noProof/>
        </w:rPr>
        <w:t>]</w:t>
      </w:r>
      <w:r>
        <w:t xml:space="preserve"> with the Unicode flags UNICODE_CASE and UNICODE_CHARACTER_CLASS turned on.  DFDL regular expressions thereby conform to Unicode Technical Standard #18 , Unicode Regular Expressions, level 1 </w:t>
      </w:r>
      <w:r>
        <w:rPr>
          <w:noProof/>
        </w:rPr>
        <w:t>[</w:t>
      </w:r>
      <w:hyperlink w:anchor="a_UnicodeRegex" w:history="1">
        <w:r>
          <w:rPr>
            <w:rStyle w:val="Hyperlink"/>
            <w:noProof/>
          </w:rPr>
          <w:t>UnicodeRegex</w:t>
        </w:r>
      </w:hyperlink>
      <w:r>
        <w:rPr>
          <w:noProof/>
        </w:rPr>
        <w:t>].</w:t>
      </w:r>
    </w:p>
    <w:p w14:paraId="15559D16" w14:textId="77777777" w:rsidR="00B46A03" w:rsidRDefault="00B46A03" w:rsidP="00B46A03">
      <w:r>
        <w:t>The following regular expression constructs are not common to both ICU and Java(R) 7 and it is a Schema Definition Error if any are used in a DFDL regular expression:  </w:t>
      </w:r>
    </w:p>
    <w:tbl>
      <w:tblPr>
        <w:tblStyle w:val="Table"/>
        <w:tblW w:w="5000" w:type="pct"/>
        <w:tblInd w:w="0" w:type="dxa"/>
        <w:tblLook w:val="04A0" w:firstRow="1" w:lastRow="0" w:firstColumn="1" w:lastColumn="0" w:noHBand="0" w:noVBand="1"/>
      </w:tblPr>
      <w:tblGrid>
        <w:gridCol w:w="2315"/>
        <w:gridCol w:w="6750"/>
        <w:gridCol w:w="1129"/>
      </w:tblGrid>
      <w:tr w:rsidR="00B46A03" w14:paraId="3656E10F"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hideMark/>
          </w:tcPr>
          <w:p w14:paraId="107800C1" w14:textId="77777777" w:rsidR="00B46A03" w:rsidRPr="00E276B6" w:rsidRDefault="00B46A03" w:rsidP="00E310A9">
            <w:pPr>
              <w:jc w:val="left"/>
              <w:rPr>
                <w:rFonts w:ascii="Cambria" w:hAnsi="Cambria"/>
                <w:lang w:eastAsia="en-GB"/>
              </w:rPr>
            </w:pPr>
            <w:r w:rsidRPr="00E276B6">
              <w:rPr>
                <w:rFonts w:ascii="Cambria" w:hAnsi="Cambria"/>
                <w:lang w:eastAsia="en-GB"/>
              </w:rPr>
              <w:t>Construct</w:t>
            </w:r>
          </w:p>
        </w:tc>
        <w:tc>
          <w:tcPr>
            <w:tcW w:w="0" w:type="auto"/>
            <w:hideMark/>
          </w:tcPr>
          <w:p w14:paraId="66C1A296" w14:textId="77777777" w:rsidR="00B46A03" w:rsidRPr="00E276B6" w:rsidRDefault="00B46A03" w:rsidP="00E310A9">
            <w:pPr>
              <w:jc w:val="left"/>
              <w:rPr>
                <w:rFonts w:ascii="Cambria" w:hAnsi="Cambria"/>
                <w:lang w:eastAsia="en-GB"/>
              </w:rPr>
            </w:pPr>
            <w:r w:rsidRPr="00E276B6">
              <w:rPr>
                <w:rFonts w:ascii="Cambria" w:hAnsi="Cambria"/>
                <w:lang w:eastAsia="en-GB"/>
              </w:rPr>
              <w:t>Meaning</w:t>
            </w:r>
          </w:p>
        </w:tc>
        <w:tc>
          <w:tcPr>
            <w:tcW w:w="0" w:type="auto"/>
            <w:hideMark/>
          </w:tcPr>
          <w:p w14:paraId="2D87305B" w14:textId="77777777" w:rsidR="00B46A03" w:rsidRPr="00E276B6" w:rsidRDefault="00B46A03" w:rsidP="00E310A9">
            <w:pPr>
              <w:jc w:val="left"/>
              <w:rPr>
                <w:rFonts w:ascii="Cambria" w:hAnsi="Cambria"/>
                <w:lang w:eastAsia="en-GB"/>
              </w:rPr>
            </w:pPr>
            <w:r w:rsidRPr="00E276B6">
              <w:rPr>
                <w:rFonts w:ascii="Cambria" w:hAnsi="Cambria"/>
                <w:lang w:eastAsia="en-GB"/>
              </w:rPr>
              <w:t>Notes</w:t>
            </w:r>
          </w:p>
        </w:tc>
      </w:tr>
      <w:tr w:rsidR="00B46A03" w14:paraId="7F17542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E04D9A9"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\N{UNICODE CHARACTER NAME}</w:t>
            </w:r>
          </w:p>
        </w:tc>
        <w:tc>
          <w:tcPr>
            <w:tcW w:w="0" w:type="auto"/>
            <w:tcBorders>
              <w:top w:val="single" w:sz="4" w:space="0" w:color="auto"/>
              <w:left w:val="single" w:sz="4" w:space="0" w:color="auto"/>
              <w:bottom w:val="single" w:sz="4" w:space="0" w:color="auto"/>
              <w:right w:val="single" w:sz="4" w:space="0" w:color="auto"/>
            </w:tcBorders>
            <w:hideMark/>
          </w:tcPr>
          <w:p w14:paraId="5B1F00BC"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Match the named character</w:t>
            </w:r>
          </w:p>
        </w:tc>
        <w:tc>
          <w:tcPr>
            <w:tcW w:w="0" w:type="auto"/>
            <w:tcBorders>
              <w:top w:val="single" w:sz="4" w:space="0" w:color="auto"/>
              <w:left w:val="single" w:sz="4" w:space="0" w:color="auto"/>
              <w:bottom w:val="single" w:sz="4" w:space="0" w:color="auto"/>
              <w:right w:val="single" w:sz="4" w:space="0" w:color="auto"/>
            </w:tcBorders>
            <w:hideMark/>
          </w:tcPr>
          <w:p w14:paraId="4F6C0C0E"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 xml:space="preserve">ICU only </w:t>
            </w:r>
          </w:p>
        </w:tc>
      </w:tr>
      <w:tr w:rsidR="00B46A03" w14:paraId="1F37FD2B"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3D04E2B8"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\X</w:t>
            </w:r>
          </w:p>
        </w:tc>
        <w:tc>
          <w:tcPr>
            <w:tcW w:w="0" w:type="auto"/>
            <w:tcBorders>
              <w:top w:val="single" w:sz="4" w:space="0" w:color="auto"/>
              <w:left w:val="single" w:sz="4" w:space="0" w:color="auto"/>
              <w:bottom w:val="single" w:sz="4" w:space="0" w:color="auto"/>
              <w:right w:val="single" w:sz="4" w:space="0" w:color="auto"/>
            </w:tcBorders>
            <w:hideMark/>
          </w:tcPr>
          <w:p w14:paraId="7F7A724C"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Match a Grapheme Cluster</w:t>
            </w:r>
          </w:p>
        </w:tc>
        <w:tc>
          <w:tcPr>
            <w:tcW w:w="0" w:type="auto"/>
            <w:tcBorders>
              <w:top w:val="single" w:sz="4" w:space="0" w:color="auto"/>
              <w:left w:val="single" w:sz="4" w:space="0" w:color="auto"/>
              <w:bottom w:val="single" w:sz="4" w:space="0" w:color="auto"/>
              <w:right w:val="single" w:sz="4" w:space="0" w:color="auto"/>
            </w:tcBorders>
            <w:hideMark/>
          </w:tcPr>
          <w:p w14:paraId="177FDC6D"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ICU only</w:t>
            </w:r>
          </w:p>
        </w:tc>
      </w:tr>
      <w:tr w:rsidR="00B46A03" w14:paraId="6058E40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1F81D9B"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\Uhhhhhhhh</w:t>
            </w:r>
          </w:p>
        </w:tc>
        <w:tc>
          <w:tcPr>
            <w:tcW w:w="0" w:type="auto"/>
            <w:tcBorders>
              <w:top w:val="single" w:sz="4" w:space="0" w:color="auto"/>
              <w:left w:val="single" w:sz="4" w:space="0" w:color="auto"/>
              <w:bottom w:val="single" w:sz="4" w:space="0" w:color="auto"/>
              <w:right w:val="single" w:sz="4" w:space="0" w:color="auto"/>
            </w:tcBorders>
            <w:hideMark/>
          </w:tcPr>
          <w:p w14:paraId="6694ABFB"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Match the character with the hex value hhhhhhhh</w:t>
            </w:r>
          </w:p>
        </w:tc>
        <w:tc>
          <w:tcPr>
            <w:tcW w:w="0" w:type="auto"/>
            <w:tcBorders>
              <w:top w:val="single" w:sz="4" w:space="0" w:color="auto"/>
              <w:left w:val="single" w:sz="4" w:space="0" w:color="auto"/>
              <w:bottom w:val="single" w:sz="4" w:space="0" w:color="auto"/>
              <w:right w:val="single" w:sz="4" w:space="0" w:color="auto"/>
            </w:tcBorders>
            <w:hideMark/>
          </w:tcPr>
          <w:p w14:paraId="7096B2DE"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ICU only</w:t>
            </w:r>
          </w:p>
        </w:tc>
      </w:tr>
      <w:tr w:rsidR="00B46A03" w14:paraId="121C2FBF"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4D320591"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 ... )</w:t>
            </w:r>
          </w:p>
        </w:tc>
        <w:tc>
          <w:tcPr>
            <w:tcW w:w="0" w:type="auto"/>
            <w:tcBorders>
              <w:top w:val="single" w:sz="4" w:space="0" w:color="auto"/>
              <w:left w:val="single" w:sz="4" w:space="0" w:color="auto"/>
              <w:bottom w:val="single" w:sz="4" w:space="0" w:color="auto"/>
              <w:right w:val="single" w:sz="4" w:space="0" w:color="auto"/>
            </w:tcBorders>
            <w:hideMark/>
          </w:tcPr>
          <w:p w14:paraId="130C57A8"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Free-format comment</w:t>
            </w:r>
          </w:p>
        </w:tc>
        <w:tc>
          <w:tcPr>
            <w:tcW w:w="0" w:type="auto"/>
            <w:tcBorders>
              <w:top w:val="single" w:sz="4" w:space="0" w:color="auto"/>
              <w:left w:val="single" w:sz="4" w:space="0" w:color="auto"/>
              <w:bottom w:val="single" w:sz="4" w:space="0" w:color="auto"/>
              <w:right w:val="single" w:sz="4" w:space="0" w:color="auto"/>
            </w:tcBorders>
            <w:hideMark/>
          </w:tcPr>
          <w:p w14:paraId="5B8B828D"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ICU only</w:t>
            </w:r>
          </w:p>
        </w:tc>
      </w:tr>
      <w:tr w:rsidR="00B46A03" w14:paraId="16195591"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5E6061AA"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(?w-w)</w:t>
            </w:r>
          </w:p>
        </w:tc>
        <w:tc>
          <w:tcPr>
            <w:tcW w:w="0" w:type="auto"/>
            <w:tcBorders>
              <w:top w:val="single" w:sz="4" w:space="0" w:color="auto"/>
              <w:left w:val="single" w:sz="4" w:space="0" w:color="auto"/>
              <w:bottom w:val="single" w:sz="4" w:space="0" w:color="auto"/>
              <w:right w:val="single" w:sz="4" w:space="0" w:color="auto"/>
            </w:tcBorders>
            <w:hideMark/>
          </w:tcPr>
          <w:p w14:paraId="328FA833"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UREGEX_UWORD - Controls the behaviour of \b in a pattern</w:t>
            </w:r>
          </w:p>
        </w:tc>
        <w:tc>
          <w:tcPr>
            <w:tcW w:w="0" w:type="auto"/>
            <w:tcBorders>
              <w:top w:val="single" w:sz="4" w:space="0" w:color="auto"/>
              <w:left w:val="single" w:sz="4" w:space="0" w:color="auto"/>
              <w:bottom w:val="single" w:sz="4" w:space="0" w:color="auto"/>
              <w:right w:val="single" w:sz="4" w:space="0" w:color="auto"/>
            </w:tcBorders>
            <w:hideMark/>
          </w:tcPr>
          <w:p w14:paraId="4C348684"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ICU only</w:t>
            </w:r>
          </w:p>
        </w:tc>
      </w:tr>
      <w:tr w:rsidR="00B46A03" w14:paraId="3F59E7D7"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64F44675"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(?d-d)</w:t>
            </w:r>
          </w:p>
        </w:tc>
        <w:tc>
          <w:tcPr>
            <w:tcW w:w="0" w:type="auto"/>
            <w:tcBorders>
              <w:top w:val="single" w:sz="4" w:space="0" w:color="auto"/>
              <w:left w:val="single" w:sz="4" w:space="0" w:color="auto"/>
              <w:bottom w:val="single" w:sz="4" w:space="0" w:color="auto"/>
              <w:right w:val="single" w:sz="4" w:space="0" w:color="auto"/>
            </w:tcBorders>
            <w:hideMark/>
          </w:tcPr>
          <w:p w14:paraId="0A3FEBD8"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UNIX_LINES - Enables Unix lines mode</w:t>
            </w:r>
          </w:p>
        </w:tc>
        <w:tc>
          <w:tcPr>
            <w:tcW w:w="0" w:type="auto"/>
            <w:tcBorders>
              <w:top w:val="single" w:sz="4" w:space="0" w:color="auto"/>
              <w:left w:val="single" w:sz="4" w:space="0" w:color="auto"/>
              <w:bottom w:val="single" w:sz="4" w:space="0" w:color="auto"/>
              <w:right w:val="single" w:sz="4" w:space="0" w:color="auto"/>
            </w:tcBorders>
            <w:hideMark/>
          </w:tcPr>
          <w:p w14:paraId="5147822D"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Java 7 only</w:t>
            </w:r>
          </w:p>
        </w:tc>
      </w:tr>
      <w:tr w:rsidR="00B46A03" w14:paraId="55D31944"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772007BB"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(?u-u)</w:t>
            </w:r>
          </w:p>
        </w:tc>
        <w:tc>
          <w:tcPr>
            <w:tcW w:w="0" w:type="auto"/>
            <w:tcBorders>
              <w:top w:val="single" w:sz="4" w:space="0" w:color="auto"/>
              <w:left w:val="single" w:sz="4" w:space="0" w:color="auto"/>
              <w:bottom w:val="single" w:sz="4" w:space="0" w:color="auto"/>
              <w:right w:val="single" w:sz="4" w:space="0" w:color="auto"/>
            </w:tcBorders>
            <w:hideMark/>
          </w:tcPr>
          <w:p w14:paraId="22D58EF7"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UNICODE_CASE - Enables Unicode-aware case folding</w:t>
            </w:r>
          </w:p>
        </w:tc>
        <w:tc>
          <w:tcPr>
            <w:tcW w:w="0" w:type="auto"/>
            <w:tcBorders>
              <w:top w:val="single" w:sz="4" w:space="0" w:color="auto"/>
              <w:left w:val="single" w:sz="4" w:space="0" w:color="auto"/>
              <w:bottom w:val="single" w:sz="4" w:space="0" w:color="auto"/>
              <w:right w:val="single" w:sz="4" w:space="0" w:color="auto"/>
            </w:tcBorders>
            <w:hideMark/>
          </w:tcPr>
          <w:p w14:paraId="75DA6149"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Java 7 only (1)</w:t>
            </w:r>
          </w:p>
        </w:tc>
      </w:tr>
      <w:tr w:rsidR="00B46A03" w14:paraId="09D50668" w14:textId="77777777" w:rsidTr="00E310A9">
        <w:tc>
          <w:tcPr>
            <w:tcW w:w="0" w:type="auto"/>
            <w:tcBorders>
              <w:top w:val="single" w:sz="4" w:space="0" w:color="auto"/>
              <w:left w:val="single" w:sz="4" w:space="0" w:color="auto"/>
              <w:bottom w:val="single" w:sz="4" w:space="0" w:color="auto"/>
              <w:right w:val="single" w:sz="4" w:space="0" w:color="auto"/>
            </w:tcBorders>
            <w:hideMark/>
          </w:tcPr>
          <w:p w14:paraId="1E7D2756"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(?U-U)</w:t>
            </w:r>
          </w:p>
        </w:tc>
        <w:tc>
          <w:tcPr>
            <w:tcW w:w="0" w:type="auto"/>
            <w:tcBorders>
              <w:top w:val="single" w:sz="4" w:space="0" w:color="auto"/>
              <w:left w:val="single" w:sz="4" w:space="0" w:color="auto"/>
              <w:bottom w:val="single" w:sz="4" w:space="0" w:color="auto"/>
              <w:right w:val="single" w:sz="4" w:space="0" w:color="auto"/>
            </w:tcBorders>
            <w:hideMark/>
          </w:tcPr>
          <w:p w14:paraId="425ADBB8" w14:textId="77777777" w:rsidR="00B46A03" w:rsidRPr="00E276B6" w:rsidRDefault="00B46A03" w:rsidP="00E310A9">
            <w:pPr>
              <w:autoSpaceDE w:val="0"/>
              <w:autoSpaceDN w:val="0"/>
              <w:adjustRightInd w:val="0"/>
              <w:jc w:val="left"/>
              <w:rPr>
                <w:rFonts w:ascii="Cambria" w:hAnsi="Cambria" w:cs="Arial"/>
                <w:lang w:eastAsia="en-GB"/>
              </w:rPr>
            </w:pPr>
            <w:r w:rsidRPr="00E276B6">
              <w:rPr>
                <w:rFonts w:ascii="Cambria" w:hAnsi="Cambria" w:cs="Arial"/>
                <w:lang w:eastAsia="en-GB"/>
              </w:rPr>
              <w:t>UNICODE_CHARACTER_CLASS - Enables the Unicode version of predefined character classes and POSIX  character classes</w:t>
            </w:r>
          </w:p>
        </w:tc>
        <w:tc>
          <w:tcPr>
            <w:tcW w:w="0" w:type="auto"/>
            <w:tcBorders>
              <w:top w:val="single" w:sz="4" w:space="0" w:color="auto"/>
              <w:left w:val="single" w:sz="4" w:space="0" w:color="auto"/>
              <w:bottom w:val="single" w:sz="4" w:space="0" w:color="auto"/>
              <w:right w:val="single" w:sz="4" w:space="0" w:color="auto"/>
            </w:tcBorders>
            <w:hideMark/>
          </w:tcPr>
          <w:p w14:paraId="32ABF4A4" w14:textId="77777777" w:rsidR="00B46A03" w:rsidRPr="00E276B6" w:rsidRDefault="00B46A03" w:rsidP="00E310A9">
            <w:pPr>
              <w:keepNext/>
              <w:autoSpaceDE w:val="0"/>
              <w:autoSpaceDN w:val="0"/>
              <w:adjustRightInd w:val="0"/>
              <w:jc w:val="left"/>
              <w:rPr>
                <w:rFonts w:ascii="Cambria" w:hAnsi="Cambria" w:cs="Arial"/>
                <w:lang w:eastAsia="en-GB"/>
              </w:rPr>
            </w:pPr>
            <w:r w:rsidRPr="00E276B6">
              <w:rPr>
                <w:rFonts w:ascii="Cambria" w:hAnsi="Cambria" w:cs="Arial"/>
                <w:lang w:eastAsia="en-GB"/>
              </w:rPr>
              <w:t>Java 7 only (2)</w:t>
            </w:r>
          </w:p>
        </w:tc>
      </w:tr>
    </w:tbl>
    <w:p w14:paraId="4C637A8E" w14:textId="76A7DCF6"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68</w:t>
      </w:r>
      <w:r>
        <w:rPr>
          <w:noProof/>
        </w:rPr>
        <w:fldChar w:fldCharType="end"/>
      </w:r>
      <w:r>
        <w:t xml:space="preserve"> Disallowed Regular Expression Constructs</w:t>
      </w:r>
    </w:p>
    <w:p w14:paraId="1F616AF6" w14:textId="77777777" w:rsidR="00B46A03" w:rsidRDefault="00B46A03" w:rsidP="00B46A03">
      <w:r>
        <w:t>Notes:</w:t>
      </w:r>
    </w:p>
    <w:p w14:paraId="77511CE1" w14:textId="77777777" w:rsidR="00B46A03" w:rsidRDefault="00B46A03" w:rsidP="00EB2287">
      <w:pPr>
        <w:pStyle w:val="ListParagraph"/>
        <w:numPr>
          <w:ilvl w:val="0"/>
          <w:numId w:val="118"/>
        </w:numPr>
        <w:tabs>
          <w:tab w:val="clear" w:pos="403"/>
        </w:tabs>
        <w:spacing w:before="60" w:after="60" w:line="240" w:lineRule="auto"/>
        <w:jc w:val="left"/>
      </w:pPr>
      <w:r>
        <w:t>Implementations using Java 7 MUST set flag UNICODE_CASE by default to match ICU.</w:t>
      </w:r>
    </w:p>
    <w:p w14:paraId="7DCDE8CF" w14:textId="77777777" w:rsidR="00B46A03" w:rsidRDefault="00B46A03" w:rsidP="00EB2287">
      <w:pPr>
        <w:pStyle w:val="ListParagraph"/>
        <w:numPr>
          <w:ilvl w:val="0"/>
          <w:numId w:val="118"/>
        </w:numPr>
        <w:tabs>
          <w:tab w:val="clear" w:pos="403"/>
        </w:tabs>
        <w:spacing w:before="60" w:after="60" w:line="240" w:lineRule="auto"/>
        <w:jc w:val="left"/>
      </w:pPr>
      <w:r>
        <w:t>Implementations using Java 7 MUST set flag UNICODE_CHARACTER_CLASS by default to match ICU.</w:t>
      </w:r>
    </w:p>
    <w:p w14:paraId="5F693DD1" w14:textId="77777777" w:rsidR="00B46A03" w:rsidRDefault="00B46A03" w:rsidP="00B46A03">
      <w:r>
        <w:t>Additionally, the behaviour of the word character construct (\w) is not consistent in ICU and Java 7. In Java 7 \w is</w:t>
      </w:r>
    </w:p>
    <w:p w14:paraId="63755510" w14:textId="77777777" w:rsidR="00B46A03" w:rsidRDefault="00B46A03" w:rsidP="00B46A03">
      <w:pPr>
        <w:ind w:left="720"/>
      </w:pPr>
      <w:r>
        <w:t xml:space="preserve"> [\p{Alpha}\p{gc=Mn}\p{gc=Me}\p{gc=Mc}\p{Digit}\p{gc=Pc}], </w:t>
      </w:r>
    </w:p>
    <w:p w14:paraId="274D345C" w14:textId="77777777" w:rsidR="00B46A03" w:rsidRDefault="00B46A03" w:rsidP="00B46A03">
      <w:r>
        <w:t xml:space="preserve">which is a larger set than ICU where \w is </w:t>
      </w:r>
    </w:p>
    <w:p w14:paraId="57DE7653" w14:textId="77777777" w:rsidR="00B46A03" w:rsidRDefault="00B46A03" w:rsidP="00B46A03">
      <w:pPr>
        <w:ind w:left="720"/>
      </w:pPr>
      <w:r>
        <w:t xml:space="preserve">[\p{Ll}\p{Lu}\p{Lt}\p{Lo}\p{Nd}].   </w:t>
      </w:r>
    </w:p>
    <w:p w14:paraId="0C6E443E" w14:textId="77777777" w:rsidR="00B46A03" w:rsidRDefault="00B46A03" w:rsidP="00B46A03">
      <w:r>
        <w:t xml:space="preserve">The use of \w is not recommended in DFDL regular expressions in conjunction with Unicode encodings, and an implementation MUST issue a warning if such usage is detected. </w:t>
      </w:r>
    </w:p>
    <w:p w14:paraId="7D3CBC30" w14:textId="1E28F915" w:rsidR="00B46A03" w:rsidRDefault="00B46A03" w:rsidP="00B46A03">
      <w:r>
        <w:t xml:space="preserve">Character properties are detailed by the Unicode Regular Expressions </w:t>
      </w:r>
      <w:r>
        <w:rPr>
          <w:noProof/>
        </w:rPr>
        <w:t>[</w:t>
      </w:r>
      <w:hyperlink w:anchor="a_UnicodeRegex" w:history="1">
        <w:r>
          <w:rPr>
            <w:rStyle w:val="Hyperlink"/>
            <w:noProof/>
          </w:rPr>
          <w:t>UnicodeRegex</w:t>
        </w:r>
      </w:hyperlink>
      <w:r>
        <w:rPr>
          <w:noProof/>
        </w:rPr>
        <w:t>]</w:t>
      </w:r>
      <w:r>
        <w:t>.</w:t>
      </w:r>
    </w:p>
    <w:p w14:paraId="1E0C6A16"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938" w:name="_External_Control_of"/>
      <w:bookmarkStart w:id="11939" w:name="_Ref52982463"/>
      <w:bookmarkStart w:id="11940" w:name="_Toc62570230"/>
      <w:bookmarkStart w:id="11941" w:name="_Toc210216952"/>
      <w:bookmarkStart w:id="11942" w:name="_Toc219441084"/>
      <w:bookmarkEnd w:id="11933"/>
      <w:bookmarkEnd w:id="11934"/>
      <w:bookmarkEnd w:id="11935"/>
      <w:bookmarkEnd w:id="11936"/>
      <w:bookmarkEnd w:id="11937"/>
      <w:bookmarkEnd w:id="11938"/>
      <w:r>
        <w:lastRenderedPageBreak/>
        <w:t>External Control of the DFDL Processor</w:t>
      </w:r>
      <w:bookmarkEnd w:id="11229"/>
      <w:bookmarkEnd w:id="11230"/>
      <w:bookmarkEnd w:id="11231"/>
      <w:bookmarkEnd w:id="11232"/>
      <w:bookmarkEnd w:id="11233"/>
      <w:bookmarkEnd w:id="11234"/>
      <w:bookmarkEnd w:id="11235"/>
      <w:bookmarkEnd w:id="11236"/>
      <w:bookmarkEnd w:id="11939"/>
      <w:bookmarkEnd w:id="11940"/>
      <w:bookmarkEnd w:id="11941"/>
      <w:bookmarkEnd w:id="11942"/>
    </w:p>
    <w:p w14:paraId="5D4E9027" w14:textId="77777777" w:rsidR="00B46A03" w:rsidRDefault="00B46A03" w:rsidP="00404546">
      <w:pPr>
        <w:pStyle w:val="nobreak"/>
      </w:pPr>
      <w:r>
        <w:t>In addition to providing the DFDL schema and data to be parsed or serialized, DFDL Schemas can also be parameterized by external variables.</w:t>
      </w:r>
    </w:p>
    <w:p w14:paraId="29FD10EB" w14:textId="77777777" w:rsidR="00B46A03" w:rsidRDefault="00B46A03" w:rsidP="00404546">
      <w:pPr>
        <w:pStyle w:val="nobreak"/>
      </w:pPr>
      <w:r>
        <w:t>DFDL processors can provide implementation-defined means to specify:</w:t>
      </w:r>
    </w:p>
    <w:p w14:paraId="6C7EDEA9" w14:textId="77777777" w:rsidR="00B46A03" w:rsidRDefault="00B46A03" w:rsidP="00EB2287">
      <w:pPr>
        <w:numPr>
          <w:ilvl w:val="0"/>
          <w:numId w:val="99"/>
        </w:numPr>
      </w:pPr>
      <w:r>
        <w:t>The data to be processed: a data stream when parsing or an Infoset when unparsing.</w:t>
      </w:r>
    </w:p>
    <w:p w14:paraId="5A30EAAF" w14:textId="77777777" w:rsidR="00B46A03" w:rsidRDefault="00B46A03" w:rsidP="00EB2287">
      <w:pPr>
        <w:numPr>
          <w:ilvl w:val="0"/>
          <w:numId w:val="99"/>
        </w:numPr>
      </w:pPr>
      <w:r>
        <w:t>The DFDL schema to be used</w:t>
      </w:r>
    </w:p>
    <w:p w14:paraId="21A82DFE" w14:textId="550A4466" w:rsidR="00B46A03" w:rsidRDefault="00B46A03" w:rsidP="00EB2287">
      <w:pPr>
        <w:numPr>
          <w:ilvl w:val="0"/>
          <w:numId w:val="99"/>
        </w:numPr>
      </w:pPr>
      <w:r>
        <w:t>The</w:t>
      </w:r>
      <w:r>
        <w:rPr>
          <w:i/>
          <w:iCs/>
        </w:rPr>
        <w:t xml:space="preserve"> distinguished global element declaration</w:t>
      </w:r>
      <w:r>
        <w:t xml:space="preserve"> to be used (specifying both name of element and namespace of that name)</w:t>
      </w:r>
    </w:p>
    <w:p w14:paraId="4BF92AC3" w14:textId="77777777" w:rsidR="00B46A03" w:rsidRDefault="00B46A03" w:rsidP="00EB2287">
      <w:pPr>
        <w:numPr>
          <w:ilvl w:val="0"/>
          <w:numId w:val="99"/>
        </w:numPr>
      </w:pPr>
      <w:r>
        <w:t>Values for external variables</w:t>
      </w:r>
    </w:p>
    <w:p w14:paraId="30EA4B3D" w14:textId="77777777" w:rsidR="00B46A03" w:rsidRDefault="00B46A03" w:rsidP="00B46A03">
      <w:r>
        <w:t xml:space="preserve">Notice also that a DFDL Schema, like any XML schema, can have multiple top-level element declarations; hence, the distinguished global element declaration is necessary to indicate which of these top-level element declarations is to be the starting point for processing data. </w:t>
      </w:r>
    </w:p>
    <w:p w14:paraId="2755392E" w14:textId="77777777" w:rsidR="00B46A03" w:rsidRDefault="00B46A03" w:rsidP="00B46A03">
      <w:r>
        <w:t xml:space="preserve">The mechanism by which a DFDL processor is controlled is not specified by this standard.  For example, command line DFDL processors MAY use command line options, but DFDL processors embedded in other kinds of software systems may need other mechanisms. </w:t>
      </w:r>
    </w:p>
    <w:p w14:paraId="0B7F6145"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943" w:name="_Toc177399138"/>
      <w:bookmarkStart w:id="11944" w:name="_Toc175057425"/>
      <w:bookmarkStart w:id="11945" w:name="_Toc199516366"/>
      <w:bookmarkStart w:id="11946" w:name="_Toc194984027"/>
      <w:bookmarkStart w:id="11947" w:name="_Toc243112870"/>
      <w:bookmarkStart w:id="11948" w:name="_Toc349042825"/>
      <w:bookmarkStart w:id="11949" w:name="_Toc62570231"/>
      <w:bookmarkStart w:id="11950" w:name="_Toc210216953"/>
      <w:bookmarkStart w:id="11951" w:name="_Toc219441085"/>
      <w:r>
        <w:lastRenderedPageBreak/>
        <w:t>Built-in Specifications</w:t>
      </w:r>
      <w:bookmarkEnd w:id="11237"/>
      <w:bookmarkEnd w:id="11238"/>
      <w:bookmarkEnd w:id="11943"/>
      <w:bookmarkEnd w:id="11944"/>
      <w:bookmarkEnd w:id="11945"/>
      <w:bookmarkEnd w:id="11946"/>
      <w:bookmarkEnd w:id="11947"/>
      <w:bookmarkEnd w:id="11948"/>
      <w:bookmarkEnd w:id="11949"/>
      <w:bookmarkEnd w:id="11950"/>
      <w:bookmarkEnd w:id="11951"/>
    </w:p>
    <w:p w14:paraId="30C35974" w14:textId="77777777" w:rsidR="00B46A03" w:rsidRDefault="00B46A03" w:rsidP="00B46A03">
      <w:r>
        <w:t>For convenience, a standard set of named DFDL format definitions MAY be provided with DFDL processors by implementations. These built-in format definitions may be imported by DFDL schema authors.</w:t>
      </w:r>
    </w:p>
    <w:p w14:paraId="514B7242"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952" w:name="_Toc349042826"/>
      <w:bookmarkStart w:id="11953" w:name="_Toc62570232"/>
      <w:bookmarkStart w:id="11954" w:name="_Toc210216954"/>
      <w:bookmarkStart w:id="11955" w:name="_Toc219441086"/>
      <w:r>
        <w:lastRenderedPageBreak/>
        <w:t>Conformance</w:t>
      </w:r>
      <w:bookmarkEnd w:id="11952"/>
      <w:bookmarkEnd w:id="11953"/>
      <w:bookmarkEnd w:id="11954"/>
      <w:bookmarkEnd w:id="11955"/>
    </w:p>
    <w:p w14:paraId="566B33E1" w14:textId="77777777" w:rsidR="00B46A03" w:rsidRDefault="00B46A03" w:rsidP="00404546">
      <w:pPr>
        <w:pStyle w:val="nobreak"/>
      </w:pPr>
      <w:r>
        <w:t>DFDL conformance can be claimed for schema documents and for processors</w:t>
      </w:r>
    </w:p>
    <w:p w14:paraId="69B219C6" w14:textId="6ECE4F42" w:rsidR="00B46A03" w:rsidRDefault="00B46A03" w:rsidP="00B46A03">
      <w:r>
        <w:t xml:space="preserve">A schema document conforms to this specification if it conforms to the subset of XML Schema 1.0 defined in Section </w:t>
      </w:r>
      <w:r w:rsidRPr="00065302">
        <w:rPr>
          <w:rStyle w:val="Hyperlink"/>
        </w:rPr>
        <w:fldChar w:fldCharType="begin"/>
      </w:r>
      <w:r w:rsidRPr="00065302">
        <w:rPr>
          <w:rStyle w:val="Hyperlink"/>
        </w:rPr>
        <w:instrText xml:space="preserve"> REF _Ref50638650 \r \h </w:instrText>
      </w:r>
      <w:r w:rsidRPr="00065302">
        <w:rPr>
          <w:rStyle w:val="Hyperlink"/>
        </w:rPr>
      </w:r>
      <w:r w:rsidRPr="00065302">
        <w:rPr>
          <w:rStyle w:val="Hyperlink"/>
        </w:rPr>
        <w:fldChar w:fldCharType="separate"/>
      </w:r>
      <w:r w:rsidR="009D1493">
        <w:rPr>
          <w:rStyle w:val="Hyperlink"/>
        </w:rPr>
        <w:t>5.2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_Ref50638660 \h </w:instrText>
      </w:r>
      <w:r w:rsidRPr="00065302">
        <w:rPr>
          <w:rStyle w:val="Hyperlink"/>
        </w:rPr>
      </w:r>
      <w:r w:rsidRPr="00065302">
        <w:rPr>
          <w:rStyle w:val="Hyperlink"/>
        </w:rPr>
        <w:fldChar w:fldCharType="separate"/>
      </w:r>
      <w:r w:rsidR="009D1493">
        <w:t>DFDL Subset of XML Schema</w:t>
      </w:r>
      <w:r w:rsidRPr="00065302">
        <w:rPr>
          <w:rStyle w:val="Hyperlink"/>
        </w:rPr>
        <w:fldChar w:fldCharType="end"/>
      </w:r>
      <w:r>
        <w:t xml:space="preserve"> and consists of components which individually and collectively satisfy all the relevant constraints specified in this document.</w:t>
      </w:r>
    </w:p>
    <w:p w14:paraId="7093B55E" w14:textId="77777777" w:rsidR="00B46A03" w:rsidRDefault="00B46A03" w:rsidP="00B46A03">
      <w:r>
        <w:t xml:space="preserve">Conformance may be claimed separately for a DFDL parser, a DFDL unparser or a DFDL processor that parses and unparses. </w:t>
      </w:r>
    </w:p>
    <w:p w14:paraId="6DA1BB53" w14:textId="77777777" w:rsidR="00B46A03" w:rsidRDefault="00B46A03" w:rsidP="00EB2287">
      <w:pPr>
        <w:numPr>
          <w:ilvl w:val="0"/>
          <w:numId w:val="100"/>
        </w:numPr>
        <w:tabs>
          <w:tab w:val="clear" w:pos="403"/>
        </w:tabs>
        <w:spacing w:before="60" w:after="60" w:line="240" w:lineRule="auto"/>
        <w:jc w:val="left"/>
      </w:pPr>
      <w:r>
        <w:t>A DFDL processor claiming conformance MUST identify the level of conformance and version specification claimed.</w:t>
      </w:r>
    </w:p>
    <w:p w14:paraId="709C59CF" w14:textId="77777777" w:rsidR="00B46A03" w:rsidRDefault="00B46A03" w:rsidP="00EB2287">
      <w:pPr>
        <w:numPr>
          <w:ilvl w:val="0"/>
          <w:numId w:val="100"/>
        </w:numPr>
        <w:tabs>
          <w:tab w:val="clear" w:pos="403"/>
        </w:tabs>
        <w:spacing w:before="60" w:after="60" w:line="240" w:lineRule="auto"/>
        <w:jc w:val="left"/>
      </w:pPr>
      <w:r>
        <w:t xml:space="preserve">A minimal conforming DFDL processor conforms to this specification when it implements all the non-optional features defined in this document. </w:t>
      </w:r>
    </w:p>
    <w:p w14:paraId="392E4160" w14:textId="77777777" w:rsidR="00B46A03" w:rsidRDefault="00B46A03" w:rsidP="00EB2287">
      <w:pPr>
        <w:numPr>
          <w:ilvl w:val="0"/>
          <w:numId w:val="100"/>
        </w:numPr>
        <w:tabs>
          <w:tab w:val="clear" w:pos="403"/>
        </w:tabs>
        <w:spacing w:before="60" w:after="60" w:line="240" w:lineRule="auto"/>
        <w:jc w:val="left"/>
      </w:pPr>
      <w:r>
        <w:t xml:space="preserve">An extended conforming DFDL processor conforms to the specification when it implements all the non-optional features and some of the optional features defined in this document.  </w:t>
      </w:r>
    </w:p>
    <w:p w14:paraId="3E8EDE5C" w14:textId="77777777" w:rsidR="00B46A03" w:rsidRDefault="00B46A03" w:rsidP="00EB2287">
      <w:pPr>
        <w:numPr>
          <w:ilvl w:val="0"/>
          <w:numId w:val="100"/>
        </w:numPr>
        <w:tabs>
          <w:tab w:val="clear" w:pos="403"/>
        </w:tabs>
        <w:spacing w:before="60" w:after="60" w:line="240" w:lineRule="auto"/>
        <w:jc w:val="left"/>
      </w:pPr>
      <w:r>
        <w:t xml:space="preserve">A fully conforming DFDL processor conforms to the specification when it implements all the features defined in this document.  </w:t>
      </w:r>
    </w:p>
    <w:p w14:paraId="09F54B23" w14:textId="73593D90" w:rsidR="00B46A03" w:rsidRDefault="00B46A03" w:rsidP="00B46A03">
      <w:r>
        <w:t xml:space="preserve">See Section </w:t>
      </w:r>
      <w:r w:rsidRPr="00065302">
        <w:rPr>
          <w:rStyle w:val="Hyperlink"/>
        </w:rPr>
        <w:fldChar w:fldCharType="begin"/>
      </w:r>
      <w:r w:rsidRPr="00065302">
        <w:rPr>
          <w:rStyle w:val="Hyperlink"/>
        </w:rPr>
        <w:instrText xml:space="preserve"> REF _Ref273530851 \r \h </w:instrText>
      </w:r>
      <w:r w:rsidRPr="00065302">
        <w:rPr>
          <w:rStyle w:val="Hyperlink"/>
        </w:rPr>
      </w:r>
      <w:r w:rsidRPr="00065302">
        <w:rPr>
          <w:rStyle w:val="Hyperlink"/>
        </w:rPr>
        <w:fldChar w:fldCharType="separate"/>
      </w:r>
      <w:r w:rsidR="009D1493">
        <w:rPr>
          <w:rStyle w:val="Hyperlink"/>
        </w:rPr>
        <w:t>23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_Ref273530851 \h </w:instrText>
      </w:r>
      <w:r w:rsidRPr="00065302">
        <w:rPr>
          <w:rStyle w:val="Hyperlink"/>
        </w:rPr>
      </w:r>
      <w:r w:rsidRPr="00065302">
        <w:rPr>
          <w:rStyle w:val="Hyperlink"/>
        </w:rPr>
        <w:fldChar w:fldCharType="separate"/>
      </w:r>
      <w:r w:rsidR="009D1493">
        <w:t>Optional DFDL Features</w:t>
      </w:r>
      <w:r w:rsidRPr="00065302">
        <w:rPr>
          <w:rStyle w:val="Hyperlink"/>
        </w:rPr>
        <w:fldChar w:fldCharType="end"/>
      </w:r>
      <w:r>
        <w:t xml:space="preserve"> for the list of optional features</w:t>
      </w:r>
    </w:p>
    <w:p w14:paraId="22503DC8" w14:textId="77777777" w:rsidR="00B46A03" w:rsidRDefault="00B46A03" w:rsidP="00B46A03">
      <w:r>
        <w:t>It is the intention of the DFDL Work Group to provide a conformance test suit to help verify conformance with this specification.</w:t>
      </w:r>
    </w:p>
    <w:p w14:paraId="7B5EE0BE"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1956" w:name="_Toc322911723"/>
      <w:bookmarkStart w:id="11957" w:name="_Toc322912262"/>
      <w:bookmarkStart w:id="11958" w:name="_Toc329093123"/>
      <w:bookmarkStart w:id="11959" w:name="_Toc332701636"/>
      <w:bookmarkStart w:id="11960" w:name="_Toc332701940"/>
      <w:bookmarkStart w:id="11961" w:name="_Toc332711739"/>
      <w:bookmarkStart w:id="11962" w:name="_Toc332712041"/>
      <w:bookmarkStart w:id="11963" w:name="_Toc332712342"/>
      <w:bookmarkStart w:id="11964" w:name="_Toc332724258"/>
      <w:bookmarkStart w:id="11965" w:name="_Toc332724558"/>
      <w:bookmarkStart w:id="11966" w:name="_Toc341102854"/>
      <w:bookmarkStart w:id="11967" w:name="_Toc347241589"/>
      <w:bookmarkStart w:id="11968" w:name="_Toc347744782"/>
      <w:bookmarkStart w:id="11969" w:name="_Toc348984565"/>
      <w:bookmarkStart w:id="11970" w:name="_Toc348984870"/>
      <w:bookmarkStart w:id="11971" w:name="_Toc349038034"/>
      <w:bookmarkStart w:id="11972" w:name="_Toc349038336"/>
      <w:bookmarkStart w:id="11973" w:name="_Toc349042827"/>
      <w:bookmarkStart w:id="11974" w:name="_Toc349642240"/>
      <w:bookmarkStart w:id="11975" w:name="_Toc351912949"/>
      <w:bookmarkStart w:id="11976" w:name="_Toc351914970"/>
      <w:bookmarkStart w:id="11977" w:name="_Toc351915436"/>
      <w:bookmarkStart w:id="11978" w:name="_Toc361231534"/>
      <w:bookmarkStart w:id="11979" w:name="_Toc361232060"/>
      <w:bookmarkStart w:id="11980" w:name="_Toc362445358"/>
      <w:bookmarkStart w:id="11981" w:name="_Toc363909325"/>
      <w:bookmarkStart w:id="11982" w:name="_Toc364463751"/>
      <w:bookmarkStart w:id="11983" w:name="_Toc366078355"/>
      <w:bookmarkStart w:id="11984" w:name="_Toc366078970"/>
      <w:bookmarkStart w:id="11985" w:name="_Toc366079955"/>
      <w:bookmarkStart w:id="11986" w:name="_Toc366080567"/>
      <w:bookmarkStart w:id="11987" w:name="_Toc366081176"/>
      <w:bookmarkStart w:id="11988" w:name="_Toc366505516"/>
      <w:bookmarkStart w:id="11989" w:name="_Toc366508885"/>
      <w:bookmarkStart w:id="11990" w:name="_Toc366513386"/>
      <w:bookmarkStart w:id="11991" w:name="_Toc366574575"/>
      <w:bookmarkStart w:id="11992" w:name="_Toc366578368"/>
      <w:bookmarkStart w:id="11993" w:name="_Toc366578962"/>
      <w:bookmarkStart w:id="11994" w:name="_Toc366579554"/>
      <w:bookmarkStart w:id="11995" w:name="_Toc366580145"/>
      <w:bookmarkStart w:id="11996" w:name="_Toc366580737"/>
      <w:bookmarkStart w:id="11997" w:name="_Toc366581328"/>
      <w:bookmarkStart w:id="11998" w:name="_Toc366581920"/>
      <w:bookmarkStart w:id="11999" w:name="_Ref273530851"/>
      <w:bookmarkStart w:id="12000" w:name="_Toc349042828"/>
      <w:bookmarkStart w:id="12001" w:name="_Toc62570233"/>
      <w:bookmarkStart w:id="12002" w:name="_Toc210216955"/>
      <w:bookmarkStart w:id="12003" w:name="_Toc219441087"/>
      <w:bookmarkEnd w:id="11956"/>
      <w:bookmarkEnd w:id="11957"/>
      <w:bookmarkEnd w:id="11958"/>
      <w:bookmarkEnd w:id="11959"/>
      <w:bookmarkEnd w:id="11960"/>
      <w:bookmarkEnd w:id="11961"/>
      <w:bookmarkEnd w:id="11962"/>
      <w:bookmarkEnd w:id="11963"/>
      <w:bookmarkEnd w:id="11964"/>
      <w:bookmarkEnd w:id="11965"/>
      <w:bookmarkEnd w:id="11966"/>
      <w:bookmarkEnd w:id="11967"/>
      <w:bookmarkEnd w:id="11968"/>
      <w:bookmarkEnd w:id="11969"/>
      <w:bookmarkEnd w:id="11970"/>
      <w:bookmarkEnd w:id="11971"/>
      <w:bookmarkEnd w:id="11972"/>
      <w:bookmarkEnd w:id="11973"/>
      <w:bookmarkEnd w:id="11974"/>
      <w:bookmarkEnd w:id="11975"/>
      <w:bookmarkEnd w:id="11976"/>
      <w:bookmarkEnd w:id="11977"/>
      <w:bookmarkEnd w:id="11978"/>
      <w:bookmarkEnd w:id="11979"/>
      <w:bookmarkEnd w:id="11980"/>
      <w:bookmarkEnd w:id="11981"/>
      <w:bookmarkEnd w:id="11982"/>
      <w:bookmarkEnd w:id="11983"/>
      <w:bookmarkEnd w:id="11984"/>
      <w:bookmarkEnd w:id="11985"/>
      <w:bookmarkEnd w:id="11986"/>
      <w:bookmarkEnd w:id="11987"/>
      <w:bookmarkEnd w:id="11988"/>
      <w:bookmarkEnd w:id="11989"/>
      <w:bookmarkEnd w:id="11990"/>
      <w:bookmarkEnd w:id="11991"/>
      <w:bookmarkEnd w:id="11992"/>
      <w:bookmarkEnd w:id="11993"/>
      <w:bookmarkEnd w:id="11994"/>
      <w:bookmarkEnd w:id="11995"/>
      <w:bookmarkEnd w:id="11996"/>
      <w:bookmarkEnd w:id="11997"/>
      <w:bookmarkEnd w:id="11998"/>
      <w:r>
        <w:lastRenderedPageBreak/>
        <w:t>Optional DFDL Features</w:t>
      </w:r>
      <w:bookmarkEnd w:id="11999"/>
      <w:bookmarkEnd w:id="12000"/>
      <w:bookmarkEnd w:id="12001"/>
      <w:bookmarkEnd w:id="12002"/>
      <w:bookmarkEnd w:id="12003"/>
    </w:p>
    <w:p w14:paraId="01E0D6FB" w14:textId="77777777" w:rsidR="00B46A03" w:rsidRDefault="00B46A03" w:rsidP="00B46A03">
      <w:r>
        <w:t>The following table lists the features of the DFDL language that are considered optional for DFDL processor implementations. This list admits very small subsets of the full DFDL specification. For example, a binary-only subset without any expressions or variables is specifically allowed.</w:t>
      </w:r>
    </w:p>
    <w:tbl>
      <w:tblPr>
        <w:tblStyle w:val="Table"/>
        <w:tblW w:w="5000" w:type="pct"/>
        <w:tblInd w:w="0" w:type="dxa"/>
        <w:tblLook w:val="04A0" w:firstRow="1" w:lastRow="0" w:firstColumn="1" w:lastColumn="0" w:noHBand="0" w:noVBand="1"/>
      </w:tblPr>
      <w:tblGrid>
        <w:gridCol w:w="3538"/>
        <w:gridCol w:w="6656"/>
      </w:tblGrid>
      <w:tr w:rsidR="00B46A03" w:rsidRPr="00CC3B79" w14:paraId="5769E48B" w14:textId="77777777" w:rsidTr="00E310A9">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9A41BB3" w14:textId="77777777" w:rsidR="00B46A03" w:rsidRPr="00CC3B79" w:rsidRDefault="00B46A03" w:rsidP="00E310A9">
            <w:pPr>
              <w:jc w:val="left"/>
              <w:rPr>
                <w:rFonts w:ascii="Cambria" w:hAnsi="Cambria"/>
              </w:rPr>
            </w:pPr>
            <w:r w:rsidRPr="00CC3B79">
              <w:rPr>
                <w:rFonts w:ascii="Cambria" w:hAnsi="Cambria"/>
              </w:rPr>
              <w:t>Feature</w:t>
            </w:r>
          </w:p>
        </w:tc>
        <w:tc>
          <w:tcPr>
            <w:tcW w:w="0" w:type="auto"/>
            <w:vAlign w:val="center"/>
            <w:hideMark/>
          </w:tcPr>
          <w:p w14:paraId="17C76492" w14:textId="77777777" w:rsidR="00B46A03" w:rsidRPr="00CC3B79" w:rsidRDefault="00B46A03" w:rsidP="00E310A9">
            <w:pPr>
              <w:jc w:val="left"/>
              <w:rPr>
                <w:rFonts w:ascii="Cambria" w:hAnsi="Cambria"/>
              </w:rPr>
            </w:pPr>
            <w:r w:rsidRPr="00CC3B79">
              <w:rPr>
                <w:rFonts w:ascii="Cambria" w:hAnsi="Cambria"/>
              </w:rPr>
              <w:t>Detection</w:t>
            </w:r>
          </w:p>
        </w:tc>
      </w:tr>
      <w:tr w:rsidR="00B46A03" w:rsidRPr="00CC3B79" w14:paraId="6EE54B6E"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471887B"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Validation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DA44F"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External switch</w:t>
            </w:r>
          </w:p>
        </w:tc>
      </w:tr>
      <w:tr w:rsidR="00B46A03" w:rsidRPr="00CC3B79" w14:paraId="4363F4C4"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D8BA7E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Named Formats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1B54D52"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dfdl:defineFormat or dfdl:ref </w:t>
            </w:r>
          </w:p>
        </w:tc>
      </w:tr>
      <w:tr w:rsidR="00B46A03" w:rsidRPr="00CC3B79" w14:paraId="279BE6F3"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CB1E2F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Choices </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CD67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xs:choice in the schema</w:t>
            </w:r>
          </w:p>
        </w:tc>
      </w:tr>
      <w:tr w:rsidR="00B46A03" w:rsidRPr="00CC3B79" w14:paraId="6DF50BE3"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22F7C4C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Arrays where size not known in advance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644F19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dfdl:occursCountKind 'implicit', 'parsed', 'stopValue' </w:t>
            </w:r>
          </w:p>
        </w:tc>
      </w:tr>
      <w:tr w:rsidR="00B46A03" w:rsidRPr="00CC3B79" w14:paraId="5266BD3F"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CD6021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Expressions </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B2BA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Use of a DFDL expression in any property value</w:t>
            </w:r>
          </w:p>
        </w:tc>
      </w:tr>
      <w:tr w:rsidR="00B46A03" w:rsidRPr="00CC3B79" w14:paraId="53937038"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4A770555"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End of parent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479D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dfdl:lengthKind "endOfParent"</w:t>
            </w:r>
          </w:p>
        </w:tc>
      </w:tr>
      <w:tr w:rsidR="00B46A03" w:rsidRPr="00CC3B79" w14:paraId="00C39B38"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A44EDE2"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Simple type restrictions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6D34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xs:simpleType in the schema</w:t>
            </w:r>
          </w:p>
        </w:tc>
      </w:tr>
      <w:tr w:rsidR="00B46A03" w:rsidRPr="00CC3B79" w14:paraId="3F6FFA81"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B2659B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Text representation for types other than String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C4E9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dfdl:representation "text" for Number, Calendar or Boolean types </w:t>
            </w:r>
          </w:p>
        </w:tc>
      </w:tr>
      <w:tr w:rsidR="00B46A03" w:rsidRPr="00CC3B79" w14:paraId="79743038"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45EA062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Delimiters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3DFBA19F"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dfdl:separator &lt;&gt; "" or dfdl:initiator &lt;&gt; "" or dfdl:terminator &lt;&gt; "" or dfdl:lengthKind "delimited" </w:t>
            </w:r>
          </w:p>
        </w:tc>
      </w:tr>
      <w:tr w:rsidR="00B46A03" w:rsidRPr="00CC3B79" w14:paraId="4306BFC3"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796ABDE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Nils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04B7A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XSD nillable 'true' in the schema</w:t>
            </w:r>
          </w:p>
        </w:tc>
      </w:tr>
      <w:tr w:rsidR="00B46A03" w:rsidRPr="00CC3B79" w14:paraId="5DCBC484"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74F76ED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Defaults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64D1A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XSD default or XSD fixed in the schema</w:t>
            </w:r>
          </w:p>
        </w:tc>
      </w:tr>
      <w:tr w:rsidR="00B46A03" w:rsidRPr="00CC3B79" w14:paraId="521636E2"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D3ED56A" w14:textId="77777777" w:rsidR="00B46A03" w:rsidRPr="00CC3B79" w:rsidRDefault="00B46A03" w:rsidP="00E310A9">
            <w:pPr>
              <w:jc w:val="left"/>
              <w:rPr>
                <w:rFonts w:ascii="Cambria" w:hAnsi="Cambria"/>
              </w:rPr>
            </w:pPr>
            <w:r w:rsidRPr="00CC3B79">
              <w:rPr>
                <w:rFonts w:ascii="Cambria" w:hAnsi="Cambria"/>
              </w:rPr>
              <w:t>Defaulting to Empty String/HexBinary values in the Infoset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E3F11" w14:textId="77777777" w:rsidR="00B46A03" w:rsidRPr="00CC3B79" w:rsidRDefault="00B46A03" w:rsidP="00E310A9">
            <w:pPr>
              <w:jc w:val="left"/>
              <w:rPr>
                <w:rFonts w:ascii="Cambria" w:hAnsi="Cambria"/>
              </w:rPr>
            </w:pPr>
            <w:r w:rsidRPr="00CC3B79">
              <w:rPr>
                <w:rFonts w:ascii="Cambria" w:hAnsi="Cambria"/>
              </w:rPr>
              <w:t>dfdl:emptyElementParsePolicy=”treatAsEmpty”</w:t>
            </w:r>
          </w:p>
        </w:tc>
      </w:tr>
      <w:tr w:rsidR="00B46A03" w:rsidRPr="00CC3B79" w14:paraId="19CFF79D"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39444F6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Lengths in Bits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CA7BB7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dfdl:alignmentUnits 'bits' or dfdl:lengthUnits 'bits'</w:t>
            </w:r>
          </w:p>
        </w:tc>
      </w:tr>
      <w:tr w:rsidR="00B46A03" w:rsidRPr="00CC3B79" w14:paraId="10C9C443"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A5AEFA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Delimited lengths and representation binary element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A93E59"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dfdl:representation 'binary' (or implied binary) and dfdl:lengthKind 'delimited'</w:t>
            </w:r>
          </w:p>
        </w:tc>
      </w:tr>
      <w:tr w:rsidR="00B46A03" w:rsidRPr="00CC3B79" w14:paraId="3983E585"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277AEF6B"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Regular expressions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FB4BD"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dfdl:lengthKind 'pattern', </w:t>
            </w:r>
          </w:p>
          <w:p w14:paraId="51057A7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dfdl:assert with dfdl:testkind 'pattern' , </w:t>
            </w:r>
          </w:p>
          <w:p w14:paraId="5A383631"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dfdl:discriminator with dfdl:testkind 'pattern'</w:t>
            </w:r>
          </w:p>
        </w:tc>
      </w:tr>
      <w:tr w:rsidR="00B46A03" w:rsidRPr="00CC3B79" w14:paraId="072FE504"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408F27D"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Zoned numbers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4B70B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dfdl:textNumberRep 'zoned'</w:t>
            </w:r>
          </w:p>
        </w:tc>
      </w:tr>
      <w:tr w:rsidR="00B46A03" w:rsidRPr="00CC3B79" w14:paraId="5646BC5D"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371775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IBM 390 packed numbers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FBF08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dfdl:binaryNumberRep 'packed'  </w:t>
            </w:r>
          </w:p>
        </w:tc>
      </w:tr>
      <w:tr w:rsidR="00B46A03" w:rsidRPr="00CC3B79" w14:paraId="188552A7"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72B50F6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IBM 390 packed calendars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CD78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dfdl:binaryCalendarRep 'packed'</w:t>
            </w:r>
          </w:p>
        </w:tc>
      </w:tr>
      <w:tr w:rsidR="00B46A03" w:rsidRPr="00CC3B79" w14:paraId="67C71919"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4DC086C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IBM 390 floats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FEEC9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dfdl:binaryFloatRep 'ibm390Hex'</w:t>
            </w:r>
          </w:p>
        </w:tc>
      </w:tr>
      <w:tr w:rsidR="00B46A03" w:rsidRPr="00CC3B79" w14:paraId="55C29CFC"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C1AAF6B"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Unordered sequences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6C885D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dfdl:sequenceKind 'unordered'</w:t>
            </w:r>
          </w:p>
        </w:tc>
      </w:tr>
      <w:tr w:rsidR="00B46A03" w:rsidRPr="00CC3B79" w14:paraId="042D829F"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260D454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Floating elements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2713BF"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dfdl:floating 'yes'</w:t>
            </w:r>
          </w:p>
        </w:tc>
      </w:tr>
      <w:tr w:rsidR="00B46A03" w:rsidRPr="00CC3B79" w14:paraId="4FDF39CD"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0F8C761"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 functions in expression language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5C83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 functions in expression</w:t>
            </w:r>
          </w:p>
        </w:tc>
      </w:tr>
      <w:tr w:rsidR="00B46A03" w:rsidRPr="00CC3B79" w14:paraId="56C714CE"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41B95A6B"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Hidden groups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E98C1"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dfdl:hiddenGroupRef &lt;&gt; ''</w:t>
            </w:r>
          </w:p>
        </w:tc>
      </w:tr>
      <w:tr w:rsidR="00B46A03" w:rsidRPr="00CC3B79" w14:paraId="2C7E5F36"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2E7603DF"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Calculated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F3E1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dfdl:inputValueCalc &lt;&gt; '' or dfdl:outputValueCalc &lt;&gt; ''</w:t>
            </w:r>
          </w:p>
        </w:tc>
      </w:tr>
      <w:tr w:rsidR="00B46A03" w:rsidRPr="00CC3B79" w14:paraId="58CE4055"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0717667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Escape schemes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201DD"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dfd:defineEscapeScheme in the schema</w:t>
            </w:r>
          </w:p>
        </w:tc>
      </w:tr>
      <w:tr w:rsidR="00B46A03" w:rsidRPr="00CC3B79" w14:paraId="1ADE64E5"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7B86D22E"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Extended encodings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A3A6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Any dfdl:encoding value beyond the core list</w:t>
            </w:r>
          </w:p>
        </w:tc>
      </w:tr>
      <w:tr w:rsidR="00B46A03" w:rsidRPr="00CC3B79" w14:paraId="3D5BE316"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0D16DF2"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UTF-16 Variable Width Characters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73C51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dfdl:utf16Width=”variable”</w:t>
            </w:r>
          </w:p>
        </w:tc>
      </w:tr>
      <w:tr w:rsidR="00B46A03" w:rsidRPr="00CC3B79" w14:paraId="3CF4D8BE"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0923888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lastRenderedPageBreak/>
              <w:t xml:space="preserve">Asserts </w:t>
            </w:r>
          </w:p>
        </w:tc>
        <w:tc>
          <w:tcPr>
            <w:tcW w:w="0" w:type="auto"/>
            <w:tcBorders>
              <w:top w:val="single" w:sz="4" w:space="0" w:color="auto"/>
              <w:left w:val="single" w:sz="4" w:space="0" w:color="auto"/>
              <w:bottom w:val="single" w:sz="4" w:space="0" w:color="auto"/>
              <w:right w:val="single" w:sz="4" w:space="0" w:color="auto"/>
            </w:tcBorders>
            <w:vAlign w:val="center"/>
            <w:hideMark/>
          </w:tcPr>
          <w:p w14:paraId="33396C19"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dfdl:assert in the schema</w:t>
            </w:r>
          </w:p>
        </w:tc>
      </w:tr>
      <w:tr w:rsidR="00B46A03" w:rsidRPr="00CC3B79" w14:paraId="0405BE8E"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82BCCD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Discriminators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D0E9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dfdl:discriminator in the schema</w:t>
            </w:r>
          </w:p>
        </w:tc>
      </w:tr>
      <w:tr w:rsidR="00B46A03" w:rsidRPr="00CC3B79" w14:paraId="4079DB3F"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6B6BFF3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Prefixed lengths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29B7B8"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dfdl:lengthKind 'prefixed'</w:t>
            </w:r>
          </w:p>
        </w:tc>
      </w:tr>
      <w:tr w:rsidR="00B46A03" w:rsidRPr="00CC3B79" w14:paraId="46CB1F0B" w14:textId="77777777" w:rsidTr="00E310A9">
        <w:tc>
          <w:tcPr>
            <w:tcW w:w="0" w:type="auto"/>
            <w:tcBorders>
              <w:top w:val="single" w:sz="4" w:space="0" w:color="auto"/>
              <w:left w:val="single" w:sz="4" w:space="0" w:color="auto"/>
              <w:bottom w:val="single" w:sz="4" w:space="0" w:color="auto"/>
              <w:right w:val="single" w:sz="4" w:space="0" w:color="auto"/>
            </w:tcBorders>
            <w:vAlign w:val="center"/>
          </w:tcPr>
          <w:p w14:paraId="1DDCCBB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Variables </w:t>
            </w:r>
          </w:p>
          <w:p w14:paraId="3A7FFE6D" w14:textId="77777777" w:rsidR="00B46A03" w:rsidRPr="00CC3B79" w:rsidRDefault="00B46A03" w:rsidP="00E310A9">
            <w:pPr>
              <w:pStyle w:val="TableContents"/>
              <w:rPr>
                <w:rFonts w:ascii="Cambria" w:hAnsi="Cambria"/>
                <w:sz w:val="22"/>
                <w:szCs w:val="22"/>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B50785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dfdl:defineVariable, </w:t>
            </w:r>
          </w:p>
          <w:p w14:paraId="39263651"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dfdl:newVariableInstances, </w:t>
            </w:r>
          </w:p>
          <w:p w14:paraId="09FE938D"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dfdl:setVariable</w:t>
            </w:r>
          </w:p>
          <w:p w14:paraId="066F3EB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Variables in DFDL expression language</w:t>
            </w:r>
          </w:p>
          <w:p w14:paraId="74C50E8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Note that variables as a feature is dependent on the Expressions feature.</w:t>
            </w:r>
          </w:p>
        </w:tc>
      </w:tr>
      <w:tr w:rsidR="00B46A03" w:rsidRPr="00CC3B79" w14:paraId="47188BDE"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7972C64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BCD calendars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432D9777"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dfdl:binaryCalendarRep "bcd"   </w:t>
            </w:r>
          </w:p>
        </w:tc>
      </w:tr>
      <w:tr w:rsidR="00B46A03" w:rsidRPr="00CC3B79" w14:paraId="598382D1"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3BAA31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BCD numbers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102C61"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dfdl:binaryNumberRep "bcd"</w:t>
            </w:r>
          </w:p>
        </w:tc>
      </w:tr>
      <w:tr w:rsidR="00B46A03" w:rsidRPr="00CC3B79" w14:paraId="2AB327B6"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253E764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Multiple schemas </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B456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 xml:space="preserve">xs:include or xs:import in the schema </w:t>
            </w:r>
          </w:p>
        </w:tc>
      </w:tr>
      <w:tr w:rsidR="00B46A03" w:rsidRPr="00CC3B79" w14:paraId="51F59AE0"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3607450A"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IBM 4690 packed numbers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054E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dfdl:binaryNumberRep "ibm4690Packed"</w:t>
            </w:r>
          </w:p>
        </w:tc>
      </w:tr>
      <w:tr w:rsidR="00B46A03" w:rsidRPr="00CC3B79" w14:paraId="0D1FA037"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6435A5E"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IBM 4690 packed calendars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0EE9D90"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dfdl:binaryCalendarRep "ibm4690Packed"</w:t>
            </w:r>
          </w:p>
        </w:tc>
      </w:tr>
      <w:tr w:rsidR="00B46A03" w:rsidRPr="00CC3B79" w14:paraId="33A8205F"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1521E0C"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 Byte Value Entities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77174"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Use of %#r syntax in a DFDL String Literal other than the dfdl:fillByte property</w:t>
            </w:r>
          </w:p>
        </w:tc>
      </w:tr>
      <w:tr w:rsidR="00B46A03" w:rsidRPr="00CC3B79" w14:paraId="40C9F29A"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53EE9CF3"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 Standard Character Set Encodings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7F83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dfdl:encoding name begins with "X-DFDL-".</w:t>
            </w:r>
          </w:p>
        </w:tc>
      </w:tr>
      <w:tr w:rsidR="00B46A03" w:rsidRPr="00CC3B79" w14:paraId="4B06450B" w14:textId="77777777" w:rsidTr="00E310A9">
        <w:tc>
          <w:tcPr>
            <w:tcW w:w="0" w:type="auto"/>
            <w:tcBorders>
              <w:top w:val="single" w:sz="4" w:space="0" w:color="auto"/>
              <w:left w:val="single" w:sz="4" w:space="0" w:color="auto"/>
              <w:bottom w:val="single" w:sz="4" w:space="0" w:color="auto"/>
              <w:right w:val="single" w:sz="4" w:space="0" w:color="auto"/>
            </w:tcBorders>
            <w:vAlign w:val="center"/>
            <w:hideMark/>
          </w:tcPr>
          <w:p w14:paraId="1E6CE69F"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Bit Order - Least Significant Bit First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83216" w14:textId="77777777" w:rsidR="00B46A03" w:rsidRPr="00CC3B79" w:rsidRDefault="00B46A03" w:rsidP="00E310A9">
            <w:pPr>
              <w:pStyle w:val="TableContents"/>
              <w:rPr>
                <w:rFonts w:ascii="Cambria" w:hAnsi="Cambria"/>
                <w:sz w:val="22"/>
                <w:szCs w:val="22"/>
              </w:rPr>
            </w:pPr>
            <w:r w:rsidRPr="00CC3B79">
              <w:rPr>
                <w:rFonts w:ascii="Cambria" w:hAnsi="Cambria"/>
                <w:sz w:val="22"/>
                <w:szCs w:val="22"/>
              </w:rPr>
              <w:t>dfdl:bitOrder with value 'leastSignificantBitFirst'</w:t>
            </w:r>
          </w:p>
        </w:tc>
      </w:tr>
    </w:tbl>
    <w:p w14:paraId="4A9382AC" w14:textId="21DCE253" w:rsidR="00B46A03" w:rsidRDefault="00B46A03" w:rsidP="00B46A03">
      <w:pPr>
        <w:pStyle w:val="Caption"/>
        <w:rPr>
          <w:rFonts w:cs="Arial"/>
          <w:noProof/>
        </w:rPr>
      </w:pPr>
      <w:r>
        <w:rPr>
          <w:rFonts w:cs="Arial"/>
        </w:rPr>
        <w:t xml:space="preserve">Table </w:t>
      </w:r>
      <w:r>
        <w:rPr>
          <w:rFonts w:cs="Arial"/>
        </w:rPr>
        <w:fldChar w:fldCharType="begin"/>
      </w:r>
      <w:r>
        <w:rPr>
          <w:rFonts w:cs="Arial"/>
        </w:rPr>
        <w:instrText xml:space="preserve"> SEQ Table \* ARABIC </w:instrText>
      </w:r>
      <w:r>
        <w:rPr>
          <w:rFonts w:cs="Arial"/>
        </w:rPr>
        <w:fldChar w:fldCharType="separate"/>
      </w:r>
      <w:r w:rsidR="009D1493">
        <w:rPr>
          <w:rFonts w:cs="Arial"/>
          <w:noProof/>
        </w:rPr>
        <w:t>69</w:t>
      </w:r>
      <w:r>
        <w:rPr>
          <w:rFonts w:cs="Arial"/>
        </w:rPr>
        <w:fldChar w:fldCharType="end"/>
      </w:r>
      <w:r>
        <w:rPr>
          <w:rFonts w:cs="Arial"/>
          <w:noProof/>
        </w:rPr>
        <w:t xml:space="preserve"> Optional DFDL features</w:t>
      </w:r>
    </w:p>
    <w:p w14:paraId="1808EBDC" w14:textId="77777777" w:rsidR="00B46A03" w:rsidRDefault="00B46A03" w:rsidP="00B46A03">
      <w:pPr>
        <w:rPr>
          <w:rFonts w:cs="Arial"/>
        </w:rPr>
      </w:pPr>
      <w:r>
        <w:rPr>
          <w:rFonts w:cs="Arial"/>
        </w:rPr>
        <w:t>In order to provide portability of a DFDL schema, a minimal or extended conforming processor MUST issue warnings about any DFDL properties it does not implement. This warning can simply state that the property is not recognized.</w:t>
      </w:r>
    </w:p>
    <w:p w14:paraId="294D1590" w14:textId="77777777" w:rsidR="00B46A03" w:rsidRDefault="00B46A03" w:rsidP="00B46A03">
      <w:pPr>
        <w:rPr>
          <w:rFonts w:cs="Arial"/>
        </w:rPr>
      </w:pPr>
      <w:r>
        <w:rPr>
          <w:rFonts w:cs="Arial"/>
        </w:rPr>
        <w:t xml:space="preserve">(This allows the implementation to simply have no knowledge of properties it does not need for the subset of features it implements.) </w:t>
      </w:r>
    </w:p>
    <w:p w14:paraId="0D410976" w14:textId="77777777" w:rsidR="00B46A03" w:rsidRDefault="00B46A03" w:rsidP="00B46A03">
      <w:pPr>
        <w:rPr>
          <w:rFonts w:eastAsia="MS Mincho"/>
        </w:rPr>
      </w:pPr>
      <w:r>
        <w:t xml:space="preserve">For example, </w:t>
      </w:r>
      <w:r>
        <w:rPr>
          <w:rFonts w:eastAsia="MS Mincho"/>
        </w:rPr>
        <w:t xml:space="preserve">if the hidden groups feature were not implemented, then the implementation most likely would not recognize the dfdl:hiddenGroupRef property at all. Such an implementation MUST issue a warning that the dfdl:hiddenGroupRef property is not recognized. </w:t>
      </w:r>
    </w:p>
    <w:p w14:paraId="1314A6AC" w14:textId="77777777" w:rsidR="00B46A03" w:rsidRDefault="00B46A03" w:rsidP="00B46A03">
      <w:r>
        <w:rPr>
          <w:rFonts w:eastAsia="MS Mincho"/>
        </w:rPr>
        <w:t xml:space="preserve">It is a Schema Definition Error if a DFDL schema uses an optional feature that is not supported by a </w:t>
      </w:r>
      <w:r>
        <w:t>minimal or extended conforming processor.</w:t>
      </w:r>
      <w:r>
        <w:rPr>
          <w:rFonts w:eastAsia="MS Mincho"/>
        </w:rPr>
        <w:t xml:space="preserve"> </w:t>
      </w:r>
    </w:p>
    <w:p w14:paraId="1A4ACDCF"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004" w:name="_Toc322911725"/>
      <w:bookmarkStart w:id="12005" w:name="_Toc322912264"/>
      <w:bookmarkStart w:id="12006" w:name="_Toc329093125"/>
      <w:bookmarkStart w:id="12007" w:name="_Toc332701638"/>
      <w:bookmarkStart w:id="12008" w:name="_Toc332701942"/>
      <w:bookmarkStart w:id="12009" w:name="_Toc332711741"/>
      <w:bookmarkStart w:id="12010" w:name="_Toc332712043"/>
      <w:bookmarkStart w:id="12011" w:name="_Toc332712344"/>
      <w:bookmarkStart w:id="12012" w:name="_Toc332724260"/>
      <w:bookmarkStart w:id="12013" w:name="_Toc332724560"/>
      <w:bookmarkStart w:id="12014" w:name="_Toc341102856"/>
      <w:bookmarkStart w:id="12015" w:name="_Toc347241591"/>
      <w:bookmarkStart w:id="12016" w:name="_Toc347744784"/>
      <w:bookmarkStart w:id="12017" w:name="_Toc348984567"/>
      <w:bookmarkStart w:id="12018" w:name="_Toc348984872"/>
      <w:bookmarkStart w:id="12019" w:name="_Toc349038036"/>
      <w:bookmarkStart w:id="12020" w:name="_Toc349038338"/>
      <w:bookmarkStart w:id="12021" w:name="_Toc349042829"/>
      <w:bookmarkStart w:id="12022" w:name="_Toc349642242"/>
      <w:bookmarkStart w:id="12023" w:name="_Toc351912951"/>
      <w:bookmarkStart w:id="12024" w:name="_Toc351914972"/>
      <w:bookmarkStart w:id="12025" w:name="_Toc351915438"/>
      <w:bookmarkStart w:id="12026" w:name="_Toc361231536"/>
      <w:bookmarkStart w:id="12027" w:name="_Toc361232062"/>
      <w:bookmarkStart w:id="12028" w:name="_Toc362445360"/>
      <w:bookmarkStart w:id="12029" w:name="_Toc363909327"/>
      <w:bookmarkStart w:id="12030" w:name="_Toc364463753"/>
      <w:bookmarkStart w:id="12031" w:name="_Toc366078357"/>
      <w:bookmarkStart w:id="12032" w:name="_Toc366078972"/>
      <w:bookmarkStart w:id="12033" w:name="_Toc366079957"/>
      <w:bookmarkStart w:id="12034" w:name="_Toc366080569"/>
      <w:bookmarkStart w:id="12035" w:name="_Toc366081178"/>
      <w:bookmarkStart w:id="12036" w:name="_Toc366505518"/>
      <w:bookmarkStart w:id="12037" w:name="_Toc366508887"/>
      <w:bookmarkStart w:id="12038" w:name="_Toc366513388"/>
      <w:bookmarkStart w:id="12039" w:name="_Toc366574577"/>
      <w:bookmarkStart w:id="12040" w:name="_Toc366578370"/>
      <w:bookmarkStart w:id="12041" w:name="_Toc366578964"/>
      <w:bookmarkStart w:id="12042" w:name="_Toc366579556"/>
      <w:bookmarkStart w:id="12043" w:name="_Toc366580147"/>
      <w:bookmarkStart w:id="12044" w:name="_Toc366580739"/>
      <w:bookmarkStart w:id="12045" w:name="_Toc366581330"/>
      <w:bookmarkStart w:id="12046" w:name="_Toc366581922"/>
      <w:bookmarkStart w:id="12047" w:name="_Toc322911748"/>
      <w:bookmarkStart w:id="12048" w:name="_Toc322912287"/>
      <w:bookmarkStart w:id="12049" w:name="_Toc329093148"/>
      <w:bookmarkStart w:id="12050" w:name="_Toc332701661"/>
      <w:bookmarkStart w:id="12051" w:name="_Toc332701965"/>
      <w:bookmarkStart w:id="12052" w:name="_Toc332711763"/>
      <w:bookmarkStart w:id="12053" w:name="_Toc332712065"/>
      <w:bookmarkStart w:id="12054" w:name="_Toc332712366"/>
      <w:bookmarkStart w:id="12055" w:name="_Toc332724282"/>
      <w:bookmarkStart w:id="12056" w:name="_Toc332724582"/>
      <w:bookmarkStart w:id="12057" w:name="_Toc341102878"/>
      <w:bookmarkStart w:id="12058" w:name="_Toc347241613"/>
      <w:bookmarkStart w:id="12059" w:name="_Toc347744806"/>
      <w:bookmarkStart w:id="12060" w:name="_Toc348984589"/>
      <w:bookmarkStart w:id="12061" w:name="_Toc348984894"/>
      <w:bookmarkStart w:id="12062" w:name="_Toc349038058"/>
      <w:bookmarkStart w:id="12063" w:name="_Toc349038360"/>
      <w:bookmarkStart w:id="12064" w:name="_Toc349042851"/>
      <w:bookmarkStart w:id="12065" w:name="_Toc349642260"/>
      <w:bookmarkStart w:id="12066" w:name="_Toc351912973"/>
      <w:bookmarkStart w:id="12067" w:name="_Toc351914994"/>
      <w:bookmarkStart w:id="12068" w:name="_Toc351915460"/>
      <w:bookmarkStart w:id="12069" w:name="_Toc361231558"/>
      <w:bookmarkStart w:id="12070" w:name="_Toc361232084"/>
      <w:bookmarkStart w:id="12071" w:name="_Toc362445382"/>
      <w:bookmarkStart w:id="12072" w:name="_Toc363909349"/>
      <w:bookmarkStart w:id="12073" w:name="_Toc364463775"/>
      <w:bookmarkStart w:id="12074" w:name="_Toc366078379"/>
      <w:bookmarkStart w:id="12075" w:name="_Toc366078994"/>
      <w:bookmarkStart w:id="12076" w:name="_Toc366079979"/>
      <w:bookmarkStart w:id="12077" w:name="_Toc366080591"/>
      <w:bookmarkStart w:id="12078" w:name="_Toc366081200"/>
      <w:bookmarkStart w:id="12079" w:name="_Toc366505540"/>
      <w:bookmarkStart w:id="12080" w:name="_Toc366508909"/>
      <w:bookmarkStart w:id="12081" w:name="_Toc366513410"/>
      <w:bookmarkStart w:id="12082" w:name="_Toc366574599"/>
      <w:bookmarkStart w:id="12083" w:name="_Toc366578392"/>
      <w:bookmarkStart w:id="12084" w:name="_Toc366578986"/>
      <w:bookmarkStart w:id="12085" w:name="_Toc366579578"/>
      <w:bookmarkStart w:id="12086" w:name="_Toc366580169"/>
      <w:bookmarkStart w:id="12087" w:name="_Toc366580761"/>
      <w:bookmarkStart w:id="12088" w:name="_Toc366581352"/>
      <w:bookmarkStart w:id="12089" w:name="_Toc366581944"/>
      <w:bookmarkStart w:id="12090" w:name="_Toc322911749"/>
      <w:bookmarkStart w:id="12091" w:name="_Toc322912288"/>
      <w:bookmarkStart w:id="12092" w:name="_Toc329093149"/>
      <w:bookmarkStart w:id="12093" w:name="_Toc332701662"/>
      <w:bookmarkStart w:id="12094" w:name="_Toc332701966"/>
      <w:bookmarkStart w:id="12095" w:name="_Toc332711764"/>
      <w:bookmarkStart w:id="12096" w:name="_Toc332712066"/>
      <w:bookmarkStart w:id="12097" w:name="_Toc332712367"/>
      <w:bookmarkStart w:id="12098" w:name="_Toc332724283"/>
      <w:bookmarkStart w:id="12099" w:name="_Toc332724583"/>
      <w:bookmarkStart w:id="12100" w:name="_Toc341102879"/>
      <w:bookmarkStart w:id="12101" w:name="_Toc347241614"/>
      <w:bookmarkStart w:id="12102" w:name="_Toc347744807"/>
      <w:bookmarkStart w:id="12103" w:name="_Toc348984590"/>
      <w:bookmarkStart w:id="12104" w:name="_Toc348984895"/>
      <w:bookmarkStart w:id="12105" w:name="_Toc349038059"/>
      <w:bookmarkStart w:id="12106" w:name="_Toc349038361"/>
      <w:bookmarkStart w:id="12107" w:name="_Toc349042852"/>
      <w:bookmarkStart w:id="12108" w:name="_Toc349642261"/>
      <w:bookmarkStart w:id="12109" w:name="_Toc351912974"/>
      <w:bookmarkStart w:id="12110" w:name="_Toc351914995"/>
      <w:bookmarkStart w:id="12111" w:name="_Toc351915461"/>
      <w:bookmarkStart w:id="12112" w:name="_Toc361231559"/>
      <w:bookmarkStart w:id="12113" w:name="_Toc361232085"/>
      <w:bookmarkStart w:id="12114" w:name="_Toc362445383"/>
      <w:bookmarkStart w:id="12115" w:name="_Toc363909350"/>
      <w:bookmarkStart w:id="12116" w:name="_Toc364463776"/>
      <w:bookmarkStart w:id="12117" w:name="_Toc366078380"/>
      <w:bookmarkStart w:id="12118" w:name="_Toc366078995"/>
      <w:bookmarkStart w:id="12119" w:name="_Toc366079980"/>
      <w:bookmarkStart w:id="12120" w:name="_Toc366080592"/>
      <w:bookmarkStart w:id="12121" w:name="_Toc366081201"/>
      <w:bookmarkStart w:id="12122" w:name="_Toc366505541"/>
      <w:bookmarkStart w:id="12123" w:name="_Toc366508910"/>
      <w:bookmarkStart w:id="12124" w:name="_Toc366513411"/>
      <w:bookmarkStart w:id="12125" w:name="_Toc366574600"/>
      <w:bookmarkStart w:id="12126" w:name="_Toc366578393"/>
      <w:bookmarkStart w:id="12127" w:name="_Toc366578987"/>
      <w:bookmarkStart w:id="12128" w:name="_Toc366579579"/>
      <w:bookmarkStart w:id="12129" w:name="_Toc366580170"/>
      <w:bookmarkStart w:id="12130" w:name="_Toc366580762"/>
      <w:bookmarkStart w:id="12131" w:name="_Toc366581353"/>
      <w:bookmarkStart w:id="12132" w:name="_Toc366581945"/>
      <w:bookmarkStart w:id="12133" w:name="_Toc322911750"/>
      <w:bookmarkStart w:id="12134" w:name="_Toc322912289"/>
      <w:bookmarkStart w:id="12135" w:name="_Toc329093150"/>
      <w:bookmarkStart w:id="12136" w:name="_Toc332701663"/>
      <w:bookmarkStart w:id="12137" w:name="_Toc332701967"/>
      <w:bookmarkStart w:id="12138" w:name="_Toc332711765"/>
      <w:bookmarkStart w:id="12139" w:name="_Toc332712067"/>
      <w:bookmarkStart w:id="12140" w:name="_Toc332712368"/>
      <w:bookmarkStart w:id="12141" w:name="_Toc332724284"/>
      <w:bookmarkStart w:id="12142" w:name="_Toc332724584"/>
      <w:bookmarkStart w:id="12143" w:name="_Toc341102880"/>
      <w:bookmarkStart w:id="12144" w:name="_Toc347241615"/>
      <w:bookmarkStart w:id="12145" w:name="_Toc347744808"/>
      <w:bookmarkStart w:id="12146" w:name="_Toc348984591"/>
      <w:bookmarkStart w:id="12147" w:name="_Toc348984896"/>
      <w:bookmarkStart w:id="12148" w:name="_Toc349038060"/>
      <w:bookmarkStart w:id="12149" w:name="_Toc349038362"/>
      <w:bookmarkStart w:id="12150" w:name="_Toc349042853"/>
      <w:bookmarkStart w:id="12151" w:name="_Toc349642262"/>
      <w:bookmarkStart w:id="12152" w:name="_Toc351912975"/>
      <w:bookmarkStart w:id="12153" w:name="_Toc351914996"/>
      <w:bookmarkStart w:id="12154" w:name="_Toc351915462"/>
      <w:bookmarkStart w:id="12155" w:name="_Toc361231560"/>
      <w:bookmarkStart w:id="12156" w:name="_Toc361232086"/>
      <w:bookmarkStart w:id="12157" w:name="_Toc362445384"/>
      <w:bookmarkStart w:id="12158" w:name="_Toc363909351"/>
      <w:bookmarkStart w:id="12159" w:name="_Toc364463777"/>
      <w:bookmarkStart w:id="12160" w:name="_Toc366078381"/>
      <w:bookmarkStart w:id="12161" w:name="_Toc366078996"/>
      <w:bookmarkStart w:id="12162" w:name="_Toc366079981"/>
      <w:bookmarkStart w:id="12163" w:name="_Toc366080593"/>
      <w:bookmarkStart w:id="12164" w:name="_Toc366081202"/>
      <w:bookmarkStart w:id="12165" w:name="_Toc366505542"/>
      <w:bookmarkStart w:id="12166" w:name="_Toc366508911"/>
      <w:bookmarkStart w:id="12167" w:name="_Toc366513412"/>
      <w:bookmarkStart w:id="12168" w:name="_Toc366574601"/>
      <w:bookmarkStart w:id="12169" w:name="_Toc366578394"/>
      <w:bookmarkStart w:id="12170" w:name="_Toc366578988"/>
      <w:bookmarkStart w:id="12171" w:name="_Toc366579580"/>
      <w:bookmarkStart w:id="12172" w:name="_Toc366580171"/>
      <w:bookmarkStart w:id="12173" w:name="_Toc366580763"/>
      <w:bookmarkStart w:id="12174" w:name="_Toc366581354"/>
      <w:bookmarkStart w:id="12175" w:name="_Toc366581946"/>
      <w:bookmarkStart w:id="12176" w:name="_Toc362445409"/>
      <w:bookmarkStart w:id="12177" w:name="_Toc363909377"/>
      <w:bookmarkStart w:id="12178" w:name="_Toc364463805"/>
      <w:bookmarkStart w:id="12179" w:name="_Toc366078409"/>
      <w:bookmarkStart w:id="12180" w:name="_Toc366079024"/>
      <w:bookmarkStart w:id="12181" w:name="_Toc366080009"/>
      <w:bookmarkStart w:id="12182" w:name="_Toc366080621"/>
      <w:bookmarkStart w:id="12183" w:name="_Toc366081230"/>
      <w:bookmarkStart w:id="12184" w:name="_Toc366505570"/>
      <w:bookmarkStart w:id="12185" w:name="_Toc366508939"/>
      <w:bookmarkStart w:id="12186" w:name="_Toc366513440"/>
      <w:bookmarkStart w:id="12187" w:name="_Toc366574629"/>
      <w:bookmarkStart w:id="12188" w:name="_Toc366578422"/>
      <w:bookmarkStart w:id="12189" w:name="_Toc366579016"/>
      <w:bookmarkStart w:id="12190" w:name="_Toc366579608"/>
      <w:bookmarkStart w:id="12191" w:name="_Toc366580199"/>
      <w:bookmarkStart w:id="12192" w:name="_Toc366580791"/>
      <w:bookmarkStart w:id="12193" w:name="_Toc366581382"/>
      <w:bookmarkStart w:id="12194" w:name="_Toc366581974"/>
      <w:bookmarkStart w:id="12195" w:name="_Toc362445410"/>
      <w:bookmarkStart w:id="12196" w:name="_Toc363909378"/>
      <w:bookmarkStart w:id="12197" w:name="_Toc364463806"/>
      <w:bookmarkStart w:id="12198" w:name="_Toc366078410"/>
      <w:bookmarkStart w:id="12199" w:name="_Toc366079025"/>
      <w:bookmarkStart w:id="12200" w:name="_Toc366080010"/>
      <w:bookmarkStart w:id="12201" w:name="_Toc366080622"/>
      <w:bookmarkStart w:id="12202" w:name="_Toc366081231"/>
      <w:bookmarkStart w:id="12203" w:name="_Toc366505571"/>
      <w:bookmarkStart w:id="12204" w:name="_Toc366508940"/>
      <w:bookmarkStart w:id="12205" w:name="_Toc366513441"/>
      <w:bookmarkStart w:id="12206" w:name="_Toc366574630"/>
      <w:bookmarkStart w:id="12207" w:name="_Toc366578423"/>
      <w:bookmarkStart w:id="12208" w:name="_Toc366579017"/>
      <w:bookmarkStart w:id="12209" w:name="_Toc366579609"/>
      <w:bookmarkStart w:id="12210" w:name="_Toc366580200"/>
      <w:bookmarkStart w:id="12211" w:name="_Toc366580792"/>
      <w:bookmarkStart w:id="12212" w:name="_Toc366581383"/>
      <w:bookmarkStart w:id="12213" w:name="_Toc366581975"/>
      <w:bookmarkStart w:id="12214" w:name="_Toc362445411"/>
      <w:bookmarkStart w:id="12215" w:name="_Toc363909379"/>
      <w:bookmarkStart w:id="12216" w:name="_Toc364463807"/>
      <w:bookmarkStart w:id="12217" w:name="_Toc366078411"/>
      <w:bookmarkStart w:id="12218" w:name="_Toc366079026"/>
      <w:bookmarkStart w:id="12219" w:name="_Toc366080011"/>
      <w:bookmarkStart w:id="12220" w:name="_Toc366080623"/>
      <w:bookmarkStart w:id="12221" w:name="_Toc366081232"/>
      <w:bookmarkStart w:id="12222" w:name="_Toc366505572"/>
      <w:bookmarkStart w:id="12223" w:name="_Toc366508941"/>
      <w:bookmarkStart w:id="12224" w:name="_Toc366513442"/>
      <w:bookmarkStart w:id="12225" w:name="_Toc366574631"/>
      <w:bookmarkStart w:id="12226" w:name="_Toc366578424"/>
      <w:bookmarkStart w:id="12227" w:name="_Toc366579018"/>
      <w:bookmarkStart w:id="12228" w:name="_Toc366579610"/>
      <w:bookmarkStart w:id="12229" w:name="_Toc366580201"/>
      <w:bookmarkStart w:id="12230" w:name="_Toc366580793"/>
      <w:bookmarkStart w:id="12231" w:name="_Toc366581384"/>
      <w:bookmarkStart w:id="12232" w:name="_Toc366581976"/>
      <w:bookmarkStart w:id="12233" w:name="_Toc199515659"/>
      <w:bookmarkStart w:id="12234" w:name="_Toc199515847"/>
      <w:bookmarkStart w:id="12235" w:name="_Toc199516286"/>
      <w:bookmarkStart w:id="12236" w:name="_Toc199841837"/>
      <w:bookmarkStart w:id="12237" w:name="_Toc199844403"/>
      <w:bookmarkStart w:id="12238" w:name="_Toc199515660"/>
      <w:bookmarkStart w:id="12239" w:name="_Toc199515848"/>
      <w:bookmarkStart w:id="12240" w:name="_Toc199516287"/>
      <w:bookmarkStart w:id="12241" w:name="_Toc199841838"/>
      <w:bookmarkStart w:id="12242" w:name="_Toc199844404"/>
      <w:bookmarkStart w:id="12243" w:name="_Toc177399153"/>
      <w:bookmarkStart w:id="12244" w:name="_Toc175057440"/>
      <w:bookmarkStart w:id="12245" w:name="_Toc199516371"/>
      <w:bookmarkStart w:id="12246" w:name="_Toc194984045"/>
      <w:bookmarkStart w:id="12247" w:name="_Toc243112882"/>
      <w:bookmarkStart w:id="12248" w:name="_Toc349042878"/>
      <w:bookmarkStart w:id="12249" w:name="_Toc62570234"/>
      <w:bookmarkStart w:id="12250" w:name="_Toc210216956"/>
      <w:bookmarkStart w:id="12251" w:name="_Toc219441088"/>
      <w:bookmarkEnd w:id="12004"/>
      <w:bookmarkEnd w:id="12005"/>
      <w:bookmarkEnd w:id="12006"/>
      <w:bookmarkEnd w:id="12007"/>
      <w:bookmarkEnd w:id="12008"/>
      <w:bookmarkEnd w:id="12009"/>
      <w:bookmarkEnd w:id="12010"/>
      <w:bookmarkEnd w:id="12011"/>
      <w:bookmarkEnd w:id="12012"/>
      <w:bookmarkEnd w:id="12013"/>
      <w:bookmarkEnd w:id="12014"/>
      <w:bookmarkEnd w:id="12015"/>
      <w:bookmarkEnd w:id="12016"/>
      <w:bookmarkEnd w:id="12017"/>
      <w:bookmarkEnd w:id="12018"/>
      <w:bookmarkEnd w:id="12019"/>
      <w:bookmarkEnd w:id="12020"/>
      <w:bookmarkEnd w:id="12021"/>
      <w:bookmarkEnd w:id="12022"/>
      <w:bookmarkEnd w:id="12023"/>
      <w:bookmarkEnd w:id="12024"/>
      <w:bookmarkEnd w:id="12025"/>
      <w:bookmarkEnd w:id="12026"/>
      <w:bookmarkEnd w:id="12027"/>
      <w:bookmarkEnd w:id="12028"/>
      <w:bookmarkEnd w:id="12029"/>
      <w:bookmarkEnd w:id="12030"/>
      <w:bookmarkEnd w:id="12031"/>
      <w:bookmarkEnd w:id="12032"/>
      <w:bookmarkEnd w:id="12033"/>
      <w:bookmarkEnd w:id="12034"/>
      <w:bookmarkEnd w:id="12035"/>
      <w:bookmarkEnd w:id="12036"/>
      <w:bookmarkEnd w:id="12037"/>
      <w:bookmarkEnd w:id="12038"/>
      <w:bookmarkEnd w:id="12039"/>
      <w:bookmarkEnd w:id="12040"/>
      <w:bookmarkEnd w:id="12041"/>
      <w:bookmarkEnd w:id="12042"/>
      <w:bookmarkEnd w:id="12043"/>
      <w:bookmarkEnd w:id="12044"/>
      <w:bookmarkEnd w:id="12045"/>
      <w:bookmarkEnd w:id="12046"/>
      <w:bookmarkEnd w:id="12047"/>
      <w:bookmarkEnd w:id="12048"/>
      <w:bookmarkEnd w:id="12049"/>
      <w:bookmarkEnd w:id="12050"/>
      <w:bookmarkEnd w:id="12051"/>
      <w:bookmarkEnd w:id="12052"/>
      <w:bookmarkEnd w:id="12053"/>
      <w:bookmarkEnd w:id="12054"/>
      <w:bookmarkEnd w:id="12055"/>
      <w:bookmarkEnd w:id="12056"/>
      <w:bookmarkEnd w:id="12057"/>
      <w:bookmarkEnd w:id="12058"/>
      <w:bookmarkEnd w:id="12059"/>
      <w:bookmarkEnd w:id="12060"/>
      <w:bookmarkEnd w:id="12061"/>
      <w:bookmarkEnd w:id="12062"/>
      <w:bookmarkEnd w:id="12063"/>
      <w:bookmarkEnd w:id="12064"/>
      <w:bookmarkEnd w:id="12065"/>
      <w:bookmarkEnd w:id="12066"/>
      <w:bookmarkEnd w:id="12067"/>
      <w:bookmarkEnd w:id="12068"/>
      <w:bookmarkEnd w:id="12069"/>
      <w:bookmarkEnd w:id="12070"/>
      <w:bookmarkEnd w:id="12071"/>
      <w:bookmarkEnd w:id="12072"/>
      <w:bookmarkEnd w:id="12073"/>
      <w:bookmarkEnd w:id="12074"/>
      <w:bookmarkEnd w:id="12075"/>
      <w:bookmarkEnd w:id="12076"/>
      <w:bookmarkEnd w:id="12077"/>
      <w:bookmarkEnd w:id="12078"/>
      <w:bookmarkEnd w:id="12079"/>
      <w:bookmarkEnd w:id="12080"/>
      <w:bookmarkEnd w:id="12081"/>
      <w:bookmarkEnd w:id="12082"/>
      <w:bookmarkEnd w:id="12083"/>
      <w:bookmarkEnd w:id="12084"/>
      <w:bookmarkEnd w:id="12085"/>
      <w:bookmarkEnd w:id="12086"/>
      <w:bookmarkEnd w:id="12087"/>
      <w:bookmarkEnd w:id="12088"/>
      <w:bookmarkEnd w:id="12089"/>
      <w:bookmarkEnd w:id="12090"/>
      <w:bookmarkEnd w:id="12091"/>
      <w:bookmarkEnd w:id="12092"/>
      <w:bookmarkEnd w:id="12093"/>
      <w:bookmarkEnd w:id="12094"/>
      <w:bookmarkEnd w:id="12095"/>
      <w:bookmarkEnd w:id="12096"/>
      <w:bookmarkEnd w:id="12097"/>
      <w:bookmarkEnd w:id="12098"/>
      <w:bookmarkEnd w:id="12099"/>
      <w:bookmarkEnd w:id="12100"/>
      <w:bookmarkEnd w:id="12101"/>
      <w:bookmarkEnd w:id="12102"/>
      <w:bookmarkEnd w:id="12103"/>
      <w:bookmarkEnd w:id="12104"/>
      <w:bookmarkEnd w:id="12105"/>
      <w:bookmarkEnd w:id="12106"/>
      <w:bookmarkEnd w:id="12107"/>
      <w:bookmarkEnd w:id="12108"/>
      <w:bookmarkEnd w:id="12109"/>
      <w:bookmarkEnd w:id="12110"/>
      <w:bookmarkEnd w:id="12111"/>
      <w:bookmarkEnd w:id="12112"/>
      <w:bookmarkEnd w:id="12113"/>
      <w:bookmarkEnd w:id="12114"/>
      <w:bookmarkEnd w:id="12115"/>
      <w:bookmarkEnd w:id="12116"/>
      <w:bookmarkEnd w:id="12117"/>
      <w:bookmarkEnd w:id="12118"/>
      <w:bookmarkEnd w:id="12119"/>
      <w:bookmarkEnd w:id="12120"/>
      <w:bookmarkEnd w:id="12121"/>
      <w:bookmarkEnd w:id="12122"/>
      <w:bookmarkEnd w:id="12123"/>
      <w:bookmarkEnd w:id="12124"/>
      <w:bookmarkEnd w:id="12125"/>
      <w:bookmarkEnd w:id="12126"/>
      <w:bookmarkEnd w:id="12127"/>
      <w:bookmarkEnd w:id="12128"/>
      <w:bookmarkEnd w:id="12129"/>
      <w:bookmarkEnd w:id="12130"/>
      <w:bookmarkEnd w:id="12131"/>
      <w:bookmarkEnd w:id="12132"/>
      <w:bookmarkEnd w:id="12133"/>
      <w:bookmarkEnd w:id="12134"/>
      <w:bookmarkEnd w:id="12135"/>
      <w:bookmarkEnd w:id="12136"/>
      <w:bookmarkEnd w:id="12137"/>
      <w:bookmarkEnd w:id="12138"/>
      <w:bookmarkEnd w:id="12139"/>
      <w:bookmarkEnd w:id="12140"/>
      <w:bookmarkEnd w:id="12141"/>
      <w:bookmarkEnd w:id="12142"/>
      <w:bookmarkEnd w:id="12143"/>
      <w:bookmarkEnd w:id="12144"/>
      <w:bookmarkEnd w:id="12145"/>
      <w:bookmarkEnd w:id="12146"/>
      <w:bookmarkEnd w:id="12147"/>
      <w:bookmarkEnd w:id="12148"/>
      <w:bookmarkEnd w:id="12149"/>
      <w:bookmarkEnd w:id="12150"/>
      <w:bookmarkEnd w:id="12151"/>
      <w:bookmarkEnd w:id="12152"/>
      <w:bookmarkEnd w:id="12153"/>
      <w:bookmarkEnd w:id="12154"/>
      <w:bookmarkEnd w:id="12155"/>
      <w:bookmarkEnd w:id="12156"/>
      <w:bookmarkEnd w:id="12157"/>
      <w:bookmarkEnd w:id="12158"/>
      <w:bookmarkEnd w:id="12159"/>
      <w:bookmarkEnd w:id="12160"/>
      <w:bookmarkEnd w:id="12161"/>
      <w:bookmarkEnd w:id="12162"/>
      <w:bookmarkEnd w:id="12163"/>
      <w:bookmarkEnd w:id="12164"/>
      <w:bookmarkEnd w:id="12165"/>
      <w:bookmarkEnd w:id="12166"/>
      <w:bookmarkEnd w:id="12167"/>
      <w:bookmarkEnd w:id="12168"/>
      <w:bookmarkEnd w:id="12169"/>
      <w:bookmarkEnd w:id="12170"/>
      <w:bookmarkEnd w:id="12171"/>
      <w:bookmarkEnd w:id="12172"/>
      <w:bookmarkEnd w:id="12173"/>
      <w:bookmarkEnd w:id="12174"/>
      <w:bookmarkEnd w:id="12175"/>
      <w:bookmarkEnd w:id="12176"/>
      <w:bookmarkEnd w:id="12177"/>
      <w:bookmarkEnd w:id="12178"/>
      <w:bookmarkEnd w:id="12179"/>
      <w:bookmarkEnd w:id="12180"/>
      <w:bookmarkEnd w:id="12181"/>
      <w:bookmarkEnd w:id="12182"/>
      <w:bookmarkEnd w:id="12183"/>
      <w:bookmarkEnd w:id="12184"/>
      <w:bookmarkEnd w:id="12185"/>
      <w:bookmarkEnd w:id="12186"/>
      <w:bookmarkEnd w:id="12187"/>
      <w:bookmarkEnd w:id="12188"/>
      <w:bookmarkEnd w:id="12189"/>
      <w:bookmarkEnd w:id="12190"/>
      <w:bookmarkEnd w:id="12191"/>
      <w:bookmarkEnd w:id="12192"/>
      <w:bookmarkEnd w:id="12193"/>
      <w:bookmarkEnd w:id="12194"/>
      <w:bookmarkEnd w:id="12195"/>
      <w:bookmarkEnd w:id="12196"/>
      <w:bookmarkEnd w:id="12197"/>
      <w:bookmarkEnd w:id="12198"/>
      <w:bookmarkEnd w:id="12199"/>
      <w:bookmarkEnd w:id="12200"/>
      <w:bookmarkEnd w:id="12201"/>
      <w:bookmarkEnd w:id="12202"/>
      <w:bookmarkEnd w:id="12203"/>
      <w:bookmarkEnd w:id="12204"/>
      <w:bookmarkEnd w:id="12205"/>
      <w:bookmarkEnd w:id="12206"/>
      <w:bookmarkEnd w:id="12207"/>
      <w:bookmarkEnd w:id="12208"/>
      <w:bookmarkEnd w:id="12209"/>
      <w:bookmarkEnd w:id="12210"/>
      <w:bookmarkEnd w:id="12211"/>
      <w:bookmarkEnd w:id="12212"/>
      <w:bookmarkEnd w:id="12213"/>
      <w:bookmarkEnd w:id="12214"/>
      <w:bookmarkEnd w:id="12215"/>
      <w:bookmarkEnd w:id="12216"/>
      <w:bookmarkEnd w:id="12217"/>
      <w:bookmarkEnd w:id="12218"/>
      <w:bookmarkEnd w:id="12219"/>
      <w:bookmarkEnd w:id="12220"/>
      <w:bookmarkEnd w:id="12221"/>
      <w:bookmarkEnd w:id="12222"/>
      <w:bookmarkEnd w:id="12223"/>
      <w:bookmarkEnd w:id="12224"/>
      <w:bookmarkEnd w:id="12225"/>
      <w:bookmarkEnd w:id="12226"/>
      <w:bookmarkEnd w:id="12227"/>
      <w:bookmarkEnd w:id="12228"/>
      <w:bookmarkEnd w:id="12229"/>
      <w:bookmarkEnd w:id="12230"/>
      <w:bookmarkEnd w:id="12231"/>
      <w:bookmarkEnd w:id="12232"/>
      <w:bookmarkEnd w:id="12233"/>
      <w:bookmarkEnd w:id="12234"/>
      <w:bookmarkEnd w:id="12235"/>
      <w:bookmarkEnd w:id="12236"/>
      <w:bookmarkEnd w:id="12237"/>
      <w:bookmarkEnd w:id="12238"/>
      <w:bookmarkEnd w:id="12239"/>
      <w:bookmarkEnd w:id="12240"/>
      <w:bookmarkEnd w:id="12241"/>
      <w:bookmarkEnd w:id="12242"/>
      <w:r>
        <w:lastRenderedPageBreak/>
        <w:t>Security Considerations</w:t>
      </w:r>
      <w:bookmarkEnd w:id="12243"/>
      <w:bookmarkEnd w:id="12244"/>
      <w:bookmarkEnd w:id="12245"/>
      <w:bookmarkEnd w:id="12246"/>
      <w:bookmarkEnd w:id="12247"/>
      <w:bookmarkEnd w:id="12248"/>
      <w:bookmarkEnd w:id="12249"/>
      <w:bookmarkEnd w:id="12250"/>
      <w:bookmarkEnd w:id="12251"/>
    </w:p>
    <w:p w14:paraId="42C62FF4" w14:textId="77777777" w:rsidR="00B46A03" w:rsidRDefault="00B46A03" w:rsidP="00B46A03">
      <w:r>
        <w:t>All locations MUST be properly initialized before writing to prevent accidental (or purposeful) transmission of data in the unused parts of data formats. Even when a DFDL description does not specify that data must be written to a particular part of the output representation, a defined pattern MUST always be written.</w:t>
      </w:r>
    </w:p>
    <w:p w14:paraId="482A6E7E" w14:textId="77777777" w:rsidR="00B46A03" w:rsidRDefault="00B46A03" w:rsidP="00B46A03">
      <w:r>
        <w:t>When unparsing data it is a Schema Definition Error if the representation properties that control filling and padding are not defined by the DFDL schema. The DFDL processor MUST fail if they are not defined so that it is certain no region of the output data has unspecified contents.</w:t>
      </w:r>
    </w:p>
    <w:p w14:paraId="1EDDC339" w14:textId="77777777" w:rsidR="00B46A03" w:rsidRDefault="00B46A03" w:rsidP="00B46A03">
      <w:r>
        <w:t xml:space="preserve">If regions within a DFDL-described data object are encrypted, then when decrypting them proper means MUST be used to assure secure passage of passwords to the decrypting software. Such means are beyond the scope of the DFDL language specification. </w:t>
      </w:r>
    </w:p>
    <w:p w14:paraId="3C972751" w14:textId="77777777" w:rsidR="00B46A03" w:rsidRDefault="00B46A03" w:rsidP="00B46A03">
      <w:r>
        <w:t xml:space="preserve">In addition, if encryption passwords/keys are stored in DFDL schema-described data, then proper means MUST be used to assure that the decrypted form of these passwords is not revealed. Such means are beyond the scope of the DFDL language specification. </w:t>
      </w:r>
    </w:p>
    <w:p w14:paraId="16CAAAB5" w14:textId="33D0626E" w:rsidR="009F52AB" w:rsidRDefault="00834AA8" w:rsidP="009F703F">
      <w:pPr>
        <w:pStyle w:val="Heading1"/>
        <w:tabs>
          <w:tab w:val="clear" w:pos="400"/>
          <w:tab w:val="clear" w:pos="432"/>
          <w:tab w:val="clear" w:pos="560"/>
        </w:tabs>
        <w:suppressAutoHyphens w:val="0"/>
        <w:spacing w:before="120" w:after="60" w:line="240" w:lineRule="auto"/>
      </w:pPr>
      <w:bookmarkStart w:id="12252" w:name="_Toc322911784"/>
      <w:bookmarkStart w:id="12253" w:name="_Toc322912323"/>
      <w:bookmarkStart w:id="12254" w:name="_Toc329093183"/>
      <w:bookmarkStart w:id="12255" w:name="_Toc332701696"/>
      <w:bookmarkStart w:id="12256" w:name="_Toc332702000"/>
      <w:bookmarkStart w:id="12257" w:name="_Toc332711798"/>
      <w:bookmarkStart w:id="12258" w:name="_Toc332712100"/>
      <w:bookmarkStart w:id="12259" w:name="_Toc332712401"/>
      <w:bookmarkStart w:id="12260" w:name="_Toc332724317"/>
      <w:bookmarkStart w:id="12261" w:name="_Toc332724617"/>
      <w:bookmarkStart w:id="12262" w:name="_Toc341102913"/>
      <w:bookmarkStart w:id="12263" w:name="_Toc347241649"/>
      <w:bookmarkStart w:id="12264" w:name="_Toc347744841"/>
      <w:bookmarkStart w:id="12265" w:name="_Toc348984624"/>
      <w:bookmarkStart w:id="12266" w:name="_Toc348984929"/>
      <w:bookmarkStart w:id="12267" w:name="_Toc349038093"/>
      <w:bookmarkStart w:id="12268" w:name="_Toc349038395"/>
      <w:bookmarkStart w:id="12269" w:name="_Toc349042886"/>
      <w:bookmarkStart w:id="12270" w:name="_Toc349642287"/>
      <w:bookmarkStart w:id="12271" w:name="_Toc351913008"/>
      <w:bookmarkStart w:id="12272" w:name="_Toc351915029"/>
      <w:bookmarkStart w:id="12273" w:name="_Toc351915495"/>
      <w:bookmarkStart w:id="12274" w:name="_Toc361231593"/>
      <w:bookmarkStart w:id="12275" w:name="_Toc361232119"/>
      <w:bookmarkStart w:id="12276" w:name="_Toc362445420"/>
      <w:bookmarkStart w:id="12277" w:name="_Toc363909388"/>
      <w:bookmarkStart w:id="12278" w:name="_Toc364463816"/>
      <w:bookmarkStart w:id="12279" w:name="_Toc366078420"/>
      <w:bookmarkStart w:id="12280" w:name="_Toc366079035"/>
      <w:bookmarkStart w:id="12281" w:name="_Toc366080020"/>
      <w:bookmarkStart w:id="12282" w:name="_Toc366080632"/>
      <w:bookmarkStart w:id="12283" w:name="_Toc366081241"/>
      <w:bookmarkStart w:id="12284" w:name="_Toc366505581"/>
      <w:bookmarkStart w:id="12285" w:name="_Toc366508950"/>
      <w:bookmarkStart w:id="12286" w:name="_Toc366513451"/>
      <w:bookmarkStart w:id="12287" w:name="_Toc366574640"/>
      <w:bookmarkStart w:id="12288" w:name="_Toc366578433"/>
      <w:bookmarkStart w:id="12289" w:name="_Toc366579027"/>
      <w:bookmarkStart w:id="12290" w:name="_Toc366579619"/>
      <w:bookmarkStart w:id="12291" w:name="_Toc366580210"/>
      <w:bookmarkStart w:id="12292" w:name="_Toc366580802"/>
      <w:bookmarkStart w:id="12293" w:name="_Toc366581393"/>
      <w:bookmarkStart w:id="12294" w:name="_Toc366581985"/>
      <w:bookmarkStart w:id="12295" w:name="_Toc322911785"/>
      <w:bookmarkStart w:id="12296" w:name="_Toc322912324"/>
      <w:bookmarkStart w:id="12297" w:name="_Toc329093184"/>
      <w:bookmarkStart w:id="12298" w:name="_Toc332701697"/>
      <w:bookmarkStart w:id="12299" w:name="_Toc332702001"/>
      <w:bookmarkStart w:id="12300" w:name="_Toc332711799"/>
      <w:bookmarkStart w:id="12301" w:name="_Toc332712101"/>
      <w:bookmarkStart w:id="12302" w:name="_Toc332712402"/>
      <w:bookmarkStart w:id="12303" w:name="_Toc332724318"/>
      <w:bookmarkStart w:id="12304" w:name="_Toc332724618"/>
      <w:bookmarkStart w:id="12305" w:name="_Toc341102914"/>
      <w:bookmarkStart w:id="12306" w:name="_Toc347241650"/>
      <w:bookmarkStart w:id="12307" w:name="_Toc347744842"/>
      <w:bookmarkStart w:id="12308" w:name="_Toc348984625"/>
      <w:bookmarkStart w:id="12309" w:name="_Toc348984930"/>
      <w:bookmarkStart w:id="12310" w:name="_Toc349038094"/>
      <w:bookmarkStart w:id="12311" w:name="_Toc349038396"/>
      <w:bookmarkStart w:id="12312" w:name="_Toc349042887"/>
      <w:bookmarkStart w:id="12313" w:name="_Toc349642288"/>
      <w:bookmarkStart w:id="12314" w:name="_Toc351913009"/>
      <w:bookmarkStart w:id="12315" w:name="_Toc351915030"/>
      <w:bookmarkStart w:id="12316" w:name="_Toc351915496"/>
      <w:bookmarkStart w:id="12317" w:name="_Toc361231594"/>
      <w:bookmarkStart w:id="12318" w:name="_Toc361232120"/>
      <w:bookmarkStart w:id="12319" w:name="_Toc362445421"/>
      <w:bookmarkStart w:id="12320" w:name="_Toc363909389"/>
      <w:bookmarkStart w:id="12321" w:name="_Toc364463817"/>
      <w:bookmarkStart w:id="12322" w:name="_Toc366078421"/>
      <w:bookmarkStart w:id="12323" w:name="_Toc366079036"/>
      <w:bookmarkStart w:id="12324" w:name="_Toc366080021"/>
      <w:bookmarkStart w:id="12325" w:name="_Toc366080633"/>
      <w:bookmarkStart w:id="12326" w:name="_Toc366081242"/>
      <w:bookmarkStart w:id="12327" w:name="_Toc366505582"/>
      <w:bookmarkStart w:id="12328" w:name="_Toc366508951"/>
      <w:bookmarkStart w:id="12329" w:name="_Toc366513452"/>
      <w:bookmarkStart w:id="12330" w:name="_Toc366574641"/>
      <w:bookmarkStart w:id="12331" w:name="_Toc366578434"/>
      <w:bookmarkStart w:id="12332" w:name="_Toc366579028"/>
      <w:bookmarkStart w:id="12333" w:name="_Toc366579620"/>
      <w:bookmarkStart w:id="12334" w:name="_Toc366580211"/>
      <w:bookmarkStart w:id="12335" w:name="_Toc366580803"/>
      <w:bookmarkStart w:id="12336" w:name="_Toc366581394"/>
      <w:bookmarkStart w:id="12337" w:name="_Toc366581986"/>
      <w:bookmarkStart w:id="12338" w:name="_References"/>
      <w:bookmarkStart w:id="12339" w:name="_Toc210216957"/>
      <w:bookmarkStart w:id="12340" w:name="_Toc219441089"/>
      <w:bookmarkStart w:id="12341" w:name="_Toc177399158"/>
      <w:bookmarkStart w:id="12342" w:name="_Toc175057445"/>
      <w:bookmarkStart w:id="12343" w:name="_Toc199516376"/>
      <w:bookmarkStart w:id="12344" w:name="_Toc243112887"/>
      <w:bookmarkStart w:id="12345" w:name="_Toc349042888"/>
      <w:bookmarkStart w:id="12346" w:name="_Toc62570239"/>
      <w:bookmarkEnd w:id="12252"/>
      <w:bookmarkEnd w:id="12253"/>
      <w:bookmarkEnd w:id="12254"/>
      <w:bookmarkEnd w:id="12255"/>
      <w:bookmarkEnd w:id="12256"/>
      <w:bookmarkEnd w:id="12257"/>
      <w:bookmarkEnd w:id="12258"/>
      <w:bookmarkEnd w:id="12259"/>
      <w:bookmarkEnd w:id="12260"/>
      <w:bookmarkEnd w:id="12261"/>
      <w:bookmarkEnd w:id="12262"/>
      <w:bookmarkEnd w:id="12263"/>
      <w:bookmarkEnd w:id="12264"/>
      <w:bookmarkEnd w:id="12265"/>
      <w:bookmarkEnd w:id="12266"/>
      <w:bookmarkEnd w:id="12267"/>
      <w:bookmarkEnd w:id="12268"/>
      <w:bookmarkEnd w:id="12269"/>
      <w:bookmarkEnd w:id="12270"/>
      <w:bookmarkEnd w:id="12271"/>
      <w:bookmarkEnd w:id="12272"/>
      <w:bookmarkEnd w:id="12273"/>
      <w:bookmarkEnd w:id="12274"/>
      <w:bookmarkEnd w:id="12275"/>
      <w:bookmarkEnd w:id="12276"/>
      <w:bookmarkEnd w:id="12277"/>
      <w:bookmarkEnd w:id="12278"/>
      <w:bookmarkEnd w:id="12279"/>
      <w:bookmarkEnd w:id="12280"/>
      <w:bookmarkEnd w:id="12281"/>
      <w:bookmarkEnd w:id="12282"/>
      <w:bookmarkEnd w:id="12283"/>
      <w:bookmarkEnd w:id="12284"/>
      <w:bookmarkEnd w:id="12285"/>
      <w:bookmarkEnd w:id="12286"/>
      <w:bookmarkEnd w:id="12287"/>
      <w:bookmarkEnd w:id="12288"/>
      <w:bookmarkEnd w:id="12289"/>
      <w:bookmarkEnd w:id="12290"/>
      <w:bookmarkEnd w:id="12291"/>
      <w:bookmarkEnd w:id="12292"/>
      <w:bookmarkEnd w:id="12293"/>
      <w:bookmarkEnd w:id="12294"/>
      <w:bookmarkEnd w:id="12295"/>
      <w:bookmarkEnd w:id="12296"/>
      <w:bookmarkEnd w:id="12297"/>
      <w:bookmarkEnd w:id="12298"/>
      <w:bookmarkEnd w:id="12299"/>
      <w:bookmarkEnd w:id="12300"/>
      <w:bookmarkEnd w:id="12301"/>
      <w:bookmarkEnd w:id="12302"/>
      <w:bookmarkEnd w:id="12303"/>
      <w:bookmarkEnd w:id="12304"/>
      <w:bookmarkEnd w:id="12305"/>
      <w:bookmarkEnd w:id="12306"/>
      <w:bookmarkEnd w:id="12307"/>
      <w:bookmarkEnd w:id="12308"/>
      <w:bookmarkEnd w:id="12309"/>
      <w:bookmarkEnd w:id="12310"/>
      <w:bookmarkEnd w:id="12311"/>
      <w:bookmarkEnd w:id="12312"/>
      <w:bookmarkEnd w:id="12313"/>
      <w:bookmarkEnd w:id="12314"/>
      <w:bookmarkEnd w:id="12315"/>
      <w:bookmarkEnd w:id="12316"/>
      <w:bookmarkEnd w:id="12317"/>
      <w:bookmarkEnd w:id="12318"/>
      <w:bookmarkEnd w:id="12319"/>
      <w:bookmarkEnd w:id="12320"/>
      <w:bookmarkEnd w:id="12321"/>
      <w:bookmarkEnd w:id="12322"/>
      <w:bookmarkEnd w:id="12323"/>
      <w:bookmarkEnd w:id="12324"/>
      <w:bookmarkEnd w:id="12325"/>
      <w:bookmarkEnd w:id="12326"/>
      <w:bookmarkEnd w:id="12327"/>
      <w:bookmarkEnd w:id="12328"/>
      <w:bookmarkEnd w:id="12329"/>
      <w:bookmarkEnd w:id="12330"/>
      <w:bookmarkEnd w:id="12331"/>
      <w:bookmarkEnd w:id="12332"/>
      <w:bookmarkEnd w:id="12333"/>
      <w:bookmarkEnd w:id="12334"/>
      <w:bookmarkEnd w:id="12335"/>
      <w:bookmarkEnd w:id="12336"/>
      <w:bookmarkEnd w:id="12337"/>
      <w:bookmarkEnd w:id="12338"/>
      <w:r>
        <w:t>Removed</w:t>
      </w:r>
      <w:bookmarkEnd w:id="12339"/>
      <w:bookmarkEnd w:id="12340"/>
    </w:p>
    <w:p w14:paraId="47976231" w14:textId="651E6013" w:rsidR="00AF4063" w:rsidRPr="00AF4063" w:rsidRDefault="00BF0D73" w:rsidP="00AF4063">
      <w:pPr>
        <w:rPr>
          <w:lang w:eastAsia="ja-JP"/>
        </w:rPr>
      </w:pPr>
      <w:r>
        <w:rPr>
          <w:lang w:eastAsia="ja-JP"/>
        </w:rPr>
        <w:t>Intentionally removed but the section retained to preserve section numbering.</w:t>
      </w:r>
    </w:p>
    <w:p w14:paraId="14670019" w14:textId="77777777" w:rsidR="0094206B" w:rsidRDefault="0094206B" w:rsidP="0094206B">
      <w:pPr>
        <w:pStyle w:val="Heading1"/>
        <w:tabs>
          <w:tab w:val="clear" w:pos="400"/>
          <w:tab w:val="clear" w:pos="432"/>
          <w:tab w:val="clear" w:pos="560"/>
        </w:tabs>
        <w:suppressAutoHyphens w:val="0"/>
        <w:spacing w:before="120" w:after="60" w:line="240" w:lineRule="auto"/>
      </w:pPr>
      <w:bookmarkStart w:id="12347" w:name="_Toc210216958"/>
      <w:bookmarkStart w:id="12348" w:name="_Toc219441090"/>
      <w:r>
        <w:t>Removed</w:t>
      </w:r>
      <w:bookmarkEnd w:id="12347"/>
      <w:bookmarkEnd w:id="12348"/>
    </w:p>
    <w:p w14:paraId="3B584561" w14:textId="77777777" w:rsidR="0094206B" w:rsidRPr="00AF4063" w:rsidRDefault="0094206B" w:rsidP="0094206B">
      <w:pPr>
        <w:rPr>
          <w:lang w:eastAsia="ja-JP"/>
        </w:rPr>
      </w:pPr>
      <w:r>
        <w:rPr>
          <w:lang w:eastAsia="ja-JP"/>
        </w:rPr>
        <w:t>Intentionally removed but the section retained to preserve section numbering.</w:t>
      </w:r>
    </w:p>
    <w:p w14:paraId="53F9CDB4" w14:textId="77777777" w:rsidR="0094206B" w:rsidRDefault="0094206B" w:rsidP="0094206B">
      <w:pPr>
        <w:pStyle w:val="Heading1"/>
        <w:tabs>
          <w:tab w:val="clear" w:pos="400"/>
          <w:tab w:val="clear" w:pos="432"/>
          <w:tab w:val="clear" w:pos="560"/>
        </w:tabs>
        <w:suppressAutoHyphens w:val="0"/>
        <w:spacing w:before="120" w:after="60" w:line="240" w:lineRule="auto"/>
      </w:pPr>
      <w:bookmarkStart w:id="12349" w:name="_Toc210216959"/>
      <w:bookmarkStart w:id="12350" w:name="_Toc219441091"/>
      <w:r>
        <w:t>Removed</w:t>
      </w:r>
      <w:bookmarkEnd w:id="12349"/>
      <w:bookmarkEnd w:id="12350"/>
    </w:p>
    <w:p w14:paraId="68BCBECF" w14:textId="77777777" w:rsidR="0094206B" w:rsidRPr="00AF4063" w:rsidRDefault="0094206B" w:rsidP="0094206B">
      <w:pPr>
        <w:rPr>
          <w:lang w:eastAsia="ja-JP"/>
        </w:rPr>
      </w:pPr>
      <w:r>
        <w:rPr>
          <w:lang w:eastAsia="ja-JP"/>
        </w:rPr>
        <w:t>Intentionally removed but the section retained to preserve section numbering.</w:t>
      </w:r>
    </w:p>
    <w:p w14:paraId="2755DA7D" w14:textId="77777777" w:rsidR="0094206B" w:rsidRDefault="0094206B" w:rsidP="0094206B">
      <w:pPr>
        <w:pStyle w:val="Heading1"/>
        <w:tabs>
          <w:tab w:val="clear" w:pos="400"/>
          <w:tab w:val="clear" w:pos="432"/>
          <w:tab w:val="clear" w:pos="560"/>
        </w:tabs>
        <w:suppressAutoHyphens w:val="0"/>
        <w:spacing w:before="120" w:after="60" w:line="240" w:lineRule="auto"/>
      </w:pPr>
      <w:bookmarkStart w:id="12351" w:name="_Toc210216960"/>
      <w:bookmarkStart w:id="12352" w:name="_Toc219441092"/>
      <w:r>
        <w:t>Removed</w:t>
      </w:r>
      <w:bookmarkEnd w:id="12351"/>
      <w:bookmarkEnd w:id="12352"/>
    </w:p>
    <w:p w14:paraId="27E286C3" w14:textId="73B01E77" w:rsidR="009A7922" w:rsidRPr="009A7922" w:rsidRDefault="0094206B" w:rsidP="0094206B">
      <w:pPr>
        <w:rPr>
          <w:lang w:eastAsia="ja-JP"/>
        </w:rPr>
      </w:pPr>
      <w:r>
        <w:rPr>
          <w:lang w:eastAsia="ja-JP"/>
        </w:rPr>
        <w:t>Intentionally removed but the section retained to preserve section numbering.</w:t>
      </w:r>
    </w:p>
    <w:p w14:paraId="501CE8A9" w14:textId="5AB85270"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353" w:name="_References_1"/>
      <w:bookmarkStart w:id="12354" w:name="_Toc210216961"/>
      <w:bookmarkStart w:id="12355" w:name="_Toc219441093"/>
      <w:bookmarkEnd w:id="12353"/>
      <w:r>
        <w:lastRenderedPageBreak/>
        <w:t>References</w:t>
      </w:r>
      <w:bookmarkEnd w:id="12341"/>
      <w:bookmarkEnd w:id="12342"/>
      <w:bookmarkEnd w:id="12343"/>
      <w:bookmarkEnd w:id="12344"/>
      <w:bookmarkEnd w:id="12345"/>
      <w:bookmarkEnd w:id="12346"/>
      <w:bookmarkEnd w:id="12354"/>
      <w:bookmarkEnd w:id="12355"/>
    </w:p>
    <w:tbl>
      <w:tblPr>
        <w:tblW w:w="0" w:type="auto"/>
        <w:tblCellSpacing w:w="15" w:type="dxa"/>
        <w:tblLayout w:type="fixed"/>
        <w:tblLook w:val="04A0" w:firstRow="1" w:lastRow="0" w:firstColumn="1" w:lastColumn="0" w:noHBand="0" w:noVBand="1"/>
      </w:tblPr>
      <w:tblGrid>
        <w:gridCol w:w="2430"/>
        <w:gridCol w:w="7774"/>
      </w:tblGrid>
      <w:tr w:rsidR="00B46A03" w:rsidRPr="009D064D" w14:paraId="79F16045" w14:textId="77777777" w:rsidTr="00CF66B2">
        <w:trPr>
          <w:tblCellSpacing w:w="15" w:type="dxa"/>
        </w:trPr>
        <w:tc>
          <w:tcPr>
            <w:tcW w:w="2385" w:type="dxa"/>
            <w:tcMar>
              <w:top w:w="15" w:type="dxa"/>
              <w:left w:w="15" w:type="dxa"/>
              <w:bottom w:w="15" w:type="dxa"/>
              <w:right w:w="15" w:type="dxa"/>
            </w:tcMar>
            <w:hideMark/>
          </w:tcPr>
          <w:p w14:paraId="0016862C" w14:textId="77777777" w:rsidR="00B46A03" w:rsidRPr="009D064D" w:rsidRDefault="00B46A03" w:rsidP="00543790">
            <w:pPr>
              <w:pStyle w:val="Bibliography"/>
              <w:rPr>
                <w:rFonts w:ascii="Cambria" w:hAnsi="Cambria"/>
              </w:rPr>
            </w:pPr>
            <w:bookmarkStart w:id="12356" w:name="a_ASN1" w:colFirst="0" w:colLast="0"/>
            <w:r w:rsidRPr="009D064D">
              <w:rPr>
                <w:rFonts w:ascii="Cambria" w:hAnsi="Cambria"/>
              </w:rPr>
              <w:t>[ASN1]</w:t>
            </w:r>
          </w:p>
        </w:tc>
        <w:tc>
          <w:tcPr>
            <w:tcW w:w="7729" w:type="dxa"/>
            <w:tcMar>
              <w:top w:w="15" w:type="dxa"/>
              <w:left w:w="15" w:type="dxa"/>
              <w:bottom w:w="15" w:type="dxa"/>
              <w:right w:w="15" w:type="dxa"/>
            </w:tcMar>
            <w:hideMark/>
          </w:tcPr>
          <w:p w14:paraId="7B25F33D" w14:textId="78387EB5" w:rsidR="00B46A03" w:rsidRPr="009D064D" w:rsidRDefault="00B46A03" w:rsidP="00454FFB">
            <w:pPr>
              <w:pStyle w:val="Bibliography"/>
              <w:rPr>
                <w:rFonts w:ascii="Cambria" w:hAnsi="Cambria"/>
              </w:rPr>
            </w:pPr>
            <w:r w:rsidRPr="009D064D">
              <w:rPr>
                <w:rFonts w:ascii="Cambria" w:hAnsi="Cambria"/>
              </w:rPr>
              <w:t xml:space="preserve">"Introduction to ASN.1", </w:t>
            </w:r>
            <w:hyperlink r:id="rId42" w:history="1">
              <w:r w:rsidRPr="009D064D">
                <w:rPr>
                  <w:rStyle w:val="Hyperlink"/>
                  <w:rFonts w:ascii="Cambria" w:hAnsi="Cambria"/>
                </w:rPr>
                <w:t>https://www.itu.int/en/ITU-T/asn1/Pages/introduction.aspx</w:t>
              </w:r>
            </w:hyperlink>
          </w:p>
        </w:tc>
      </w:tr>
      <w:tr w:rsidR="00B46A03" w:rsidRPr="009D064D" w14:paraId="19A63046" w14:textId="77777777" w:rsidTr="00CF66B2">
        <w:trPr>
          <w:tblCellSpacing w:w="15" w:type="dxa"/>
        </w:trPr>
        <w:tc>
          <w:tcPr>
            <w:tcW w:w="2385" w:type="dxa"/>
            <w:tcMar>
              <w:top w:w="15" w:type="dxa"/>
              <w:left w:w="15" w:type="dxa"/>
              <w:bottom w:w="15" w:type="dxa"/>
              <w:right w:w="15" w:type="dxa"/>
            </w:tcMar>
            <w:hideMark/>
          </w:tcPr>
          <w:p w14:paraId="3C07414F" w14:textId="77777777" w:rsidR="00B46A03" w:rsidRPr="009D064D" w:rsidRDefault="00B46A03" w:rsidP="00543790">
            <w:pPr>
              <w:pStyle w:val="Bibliography"/>
              <w:rPr>
                <w:rFonts w:ascii="Cambria" w:hAnsi="Cambria"/>
              </w:rPr>
            </w:pPr>
            <w:bookmarkStart w:id="12357" w:name="a_ASN1CER" w:colFirst="0" w:colLast="0"/>
            <w:bookmarkEnd w:id="12356"/>
            <w:r w:rsidRPr="009D064D">
              <w:rPr>
                <w:rFonts w:ascii="Cambria" w:hAnsi="Cambria"/>
              </w:rPr>
              <w:t xml:space="preserve">[ASN1CER] </w:t>
            </w:r>
          </w:p>
        </w:tc>
        <w:tc>
          <w:tcPr>
            <w:tcW w:w="7729" w:type="dxa"/>
            <w:tcMar>
              <w:top w:w="15" w:type="dxa"/>
              <w:left w:w="15" w:type="dxa"/>
              <w:bottom w:w="15" w:type="dxa"/>
              <w:right w:w="15" w:type="dxa"/>
            </w:tcMar>
            <w:hideMark/>
          </w:tcPr>
          <w:p w14:paraId="7D61527B" w14:textId="050B246F" w:rsidR="00B46A03" w:rsidRPr="004C02E9" w:rsidRDefault="00B46A03" w:rsidP="00454FFB">
            <w:pPr>
              <w:pStyle w:val="Bibliography"/>
              <w:rPr>
                <w:rFonts w:ascii="Cambria" w:hAnsi="Cambria"/>
                <w:b/>
                <w:bCs/>
              </w:rPr>
            </w:pPr>
            <w:r w:rsidRPr="004C02E9">
              <w:rPr>
                <w:rStyle w:val="Strong"/>
                <w:rFonts w:ascii="Cambria" w:hAnsi="Cambria"/>
                <w:b w:val="0"/>
                <w:bCs w:val="0"/>
              </w:rPr>
              <w:t xml:space="preserve">X.690 : Information technology - ASN.1 encoding rules: Specification of Basic Encoding Rules (BER), Canonical Encoding Rules (CER) and Distinguished Encoding Rules (DER) </w:t>
            </w:r>
            <w:hyperlink r:id="rId43" w:history="1">
              <w:r w:rsidRPr="004C02E9">
                <w:rPr>
                  <w:rStyle w:val="Hyperlink"/>
                  <w:rFonts w:ascii="Cambria" w:hAnsi="Cambria"/>
                </w:rPr>
                <w:t>https://www.itu.int/rec/dologin_pub.asp?lang=e&amp;id=T-REC-X.690-200811-S!!PDF-E&amp;type=items</w:t>
              </w:r>
            </w:hyperlink>
          </w:p>
        </w:tc>
      </w:tr>
      <w:tr w:rsidR="00B46A03" w:rsidRPr="009D064D" w14:paraId="3EAEA8B7" w14:textId="77777777" w:rsidTr="00CF66B2">
        <w:trPr>
          <w:tblCellSpacing w:w="15" w:type="dxa"/>
        </w:trPr>
        <w:tc>
          <w:tcPr>
            <w:tcW w:w="2385" w:type="dxa"/>
            <w:tcMar>
              <w:top w:w="15" w:type="dxa"/>
              <w:left w:w="15" w:type="dxa"/>
              <w:bottom w:w="15" w:type="dxa"/>
              <w:right w:w="15" w:type="dxa"/>
            </w:tcMar>
            <w:hideMark/>
          </w:tcPr>
          <w:p w14:paraId="17969D03" w14:textId="77777777" w:rsidR="00B46A03" w:rsidRPr="009D064D" w:rsidRDefault="00B46A03" w:rsidP="00543790">
            <w:pPr>
              <w:pStyle w:val="Bibliography"/>
              <w:rPr>
                <w:rFonts w:ascii="Cambria" w:hAnsi="Cambria"/>
              </w:rPr>
            </w:pPr>
            <w:bookmarkStart w:id="12358" w:name="ref_ASN1ECN"/>
            <w:bookmarkEnd w:id="12357"/>
            <w:r w:rsidRPr="009D064D">
              <w:rPr>
                <w:rFonts w:ascii="Cambria" w:hAnsi="Cambria"/>
              </w:rPr>
              <w:t xml:space="preserve">[ASN1ECN] </w:t>
            </w:r>
            <w:bookmarkEnd w:id="12358"/>
          </w:p>
        </w:tc>
        <w:tc>
          <w:tcPr>
            <w:tcW w:w="7729" w:type="dxa"/>
            <w:tcMar>
              <w:top w:w="15" w:type="dxa"/>
              <w:left w:w="15" w:type="dxa"/>
              <w:bottom w:w="15" w:type="dxa"/>
              <w:right w:w="15" w:type="dxa"/>
            </w:tcMar>
            <w:hideMark/>
          </w:tcPr>
          <w:p w14:paraId="08123CAF" w14:textId="5894285D" w:rsidR="00B46A03" w:rsidRPr="009D064D" w:rsidRDefault="00B46A03" w:rsidP="00454FFB">
            <w:pPr>
              <w:pStyle w:val="Bibliography"/>
              <w:rPr>
                <w:rFonts w:ascii="Cambria" w:hAnsi="Cambria"/>
              </w:rPr>
            </w:pPr>
            <w:r w:rsidRPr="009D064D">
              <w:rPr>
                <w:rFonts w:ascii="Cambria" w:hAnsi="Cambria"/>
              </w:rPr>
              <w:t xml:space="preserve">"ASN.1 Encoding Control Notation," </w:t>
            </w:r>
            <w:hyperlink r:id="rId44" w:history="1">
              <w:r w:rsidRPr="009D064D">
                <w:rPr>
                  <w:rStyle w:val="Hyperlink"/>
                  <w:rFonts w:ascii="Cambria" w:eastAsia="Times New Roman" w:hAnsi="Cambria" w:cs="Times New Roman"/>
                </w:rPr>
                <w:t>https://www.itu.int/en/ITU-T/asn1/Pages/ecn.aspx</w:t>
              </w:r>
            </w:hyperlink>
          </w:p>
        </w:tc>
      </w:tr>
      <w:tr w:rsidR="00B46A03" w:rsidRPr="009D064D" w14:paraId="62E3B4A6" w14:textId="77777777" w:rsidTr="00CF66B2">
        <w:trPr>
          <w:tblCellSpacing w:w="15" w:type="dxa"/>
        </w:trPr>
        <w:tc>
          <w:tcPr>
            <w:tcW w:w="2385" w:type="dxa"/>
            <w:tcMar>
              <w:top w:w="15" w:type="dxa"/>
              <w:left w:w="15" w:type="dxa"/>
              <w:bottom w:w="15" w:type="dxa"/>
              <w:right w:w="15" w:type="dxa"/>
            </w:tcMar>
            <w:hideMark/>
          </w:tcPr>
          <w:p w14:paraId="4D8B5596" w14:textId="77777777" w:rsidR="00B46A03" w:rsidRPr="009D064D" w:rsidRDefault="00B46A03" w:rsidP="00543790">
            <w:pPr>
              <w:pStyle w:val="Bibliography"/>
              <w:rPr>
                <w:rFonts w:ascii="Cambria" w:hAnsi="Cambria"/>
              </w:rPr>
            </w:pPr>
            <w:bookmarkStart w:id="12359" w:name="ref_ASN1PER" w:colFirst="0" w:colLast="0"/>
            <w:bookmarkStart w:id="12360" w:name="a_ASN1PER" w:colFirst="0" w:colLast="0"/>
            <w:r w:rsidRPr="009D064D">
              <w:rPr>
                <w:rFonts w:ascii="Cambria" w:hAnsi="Cambria"/>
              </w:rPr>
              <w:t xml:space="preserve">[ASN1PER] </w:t>
            </w:r>
          </w:p>
        </w:tc>
        <w:tc>
          <w:tcPr>
            <w:tcW w:w="7729" w:type="dxa"/>
            <w:tcMar>
              <w:top w:w="15" w:type="dxa"/>
              <w:left w:w="15" w:type="dxa"/>
              <w:bottom w:w="15" w:type="dxa"/>
              <w:right w:w="15" w:type="dxa"/>
            </w:tcMar>
            <w:hideMark/>
          </w:tcPr>
          <w:p w14:paraId="755F44EA" w14:textId="33325D11" w:rsidR="00B46A03" w:rsidRPr="009D064D" w:rsidRDefault="00B46A03" w:rsidP="00454FFB">
            <w:pPr>
              <w:pStyle w:val="Bibliography"/>
              <w:rPr>
                <w:rFonts w:ascii="Cambria" w:hAnsi="Cambria"/>
              </w:rPr>
            </w:pPr>
            <w:r w:rsidRPr="009D064D">
              <w:rPr>
                <w:rFonts w:ascii="Cambria" w:hAnsi="Cambria"/>
              </w:rPr>
              <w:t xml:space="preserve">"ASN.1 Packed Encoding Rules (PER)," </w:t>
            </w:r>
            <w:hyperlink r:id="rId45" w:history="1">
              <w:r w:rsidRPr="009D064D">
                <w:rPr>
                  <w:rStyle w:val="Hyperlink"/>
                  <w:rFonts w:ascii="Cambria" w:hAnsi="Cambria"/>
                </w:rPr>
                <w:t>https://www.itu.int/rec/dologin_pub.asp?lang=e&amp;id=T-REC-X.691-200811-S!!PDF-E&amp;type=items</w:t>
              </w:r>
            </w:hyperlink>
          </w:p>
        </w:tc>
      </w:tr>
      <w:tr w:rsidR="00B46A03" w:rsidRPr="009D064D" w14:paraId="4DDFDCA0" w14:textId="77777777" w:rsidTr="00CF66B2">
        <w:trPr>
          <w:tblCellSpacing w:w="15" w:type="dxa"/>
        </w:trPr>
        <w:tc>
          <w:tcPr>
            <w:tcW w:w="2385" w:type="dxa"/>
            <w:tcMar>
              <w:top w:w="15" w:type="dxa"/>
              <w:left w:w="15" w:type="dxa"/>
              <w:bottom w:w="15" w:type="dxa"/>
              <w:right w:w="15" w:type="dxa"/>
            </w:tcMar>
            <w:hideMark/>
          </w:tcPr>
          <w:p w14:paraId="54963705" w14:textId="77777777" w:rsidR="00B46A03" w:rsidRPr="009D064D" w:rsidRDefault="00B46A03" w:rsidP="00543790">
            <w:pPr>
              <w:pStyle w:val="Bibliography"/>
              <w:rPr>
                <w:rFonts w:ascii="Cambria" w:hAnsi="Cambria"/>
              </w:rPr>
            </w:pPr>
            <w:bookmarkStart w:id="12361" w:name="a_AVRO" w:colFirst="0" w:colLast="0"/>
            <w:bookmarkEnd w:id="12359"/>
            <w:bookmarkEnd w:id="12360"/>
            <w:r w:rsidRPr="009D064D">
              <w:rPr>
                <w:rFonts w:ascii="Cambria" w:hAnsi="Cambria"/>
              </w:rPr>
              <w:t xml:space="preserve">[AVRO] </w:t>
            </w:r>
          </w:p>
        </w:tc>
        <w:tc>
          <w:tcPr>
            <w:tcW w:w="7729" w:type="dxa"/>
            <w:tcMar>
              <w:top w:w="15" w:type="dxa"/>
              <w:left w:w="15" w:type="dxa"/>
              <w:bottom w:w="15" w:type="dxa"/>
              <w:right w:w="15" w:type="dxa"/>
            </w:tcMar>
            <w:hideMark/>
          </w:tcPr>
          <w:p w14:paraId="21C9982E" w14:textId="7A4E7D08" w:rsidR="00B46A03" w:rsidRPr="009D064D" w:rsidRDefault="00B46A03" w:rsidP="00454FFB">
            <w:pPr>
              <w:pStyle w:val="Bibliography"/>
              <w:rPr>
                <w:rFonts w:ascii="Cambria" w:hAnsi="Cambria"/>
              </w:rPr>
            </w:pPr>
            <w:r w:rsidRPr="009D064D">
              <w:rPr>
                <w:rFonts w:ascii="Cambria" w:hAnsi="Cambria"/>
              </w:rPr>
              <w:t xml:space="preserve">"Avro," </w:t>
            </w:r>
            <w:hyperlink r:id="rId46" w:history="1">
              <w:r w:rsidRPr="009D064D">
                <w:rPr>
                  <w:rStyle w:val="Hyperlink"/>
                  <w:rFonts w:ascii="Cambria" w:hAnsi="Cambria"/>
                </w:rPr>
                <w:t>http://avro.apache.org/docs/1.3.0/spec.html</w:t>
              </w:r>
            </w:hyperlink>
          </w:p>
        </w:tc>
      </w:tr>
      <w:tr w:rsidR="00B46A03" w:rsidRPr="009D064D" w14:paraId="313DCE33" w14:textId="77777777" w:rsidTr="00CF66B2">
        <w:trPr>
          <w:tblCellSpacing w:w="15" w:type="dxa"/>
        </w:trPr>
        <w:tc>
          <w:tcPr>
            <w:tcW w:w="2385" w:type="dxa"/>
            <w:tcMar>
              <w:top w:w="15" w:type="dxa"/>
              <w:left w:w="15" w:type="dxa"/>
              <w:bottom w:w="15" w:type="dxa"/>
              <w:right w:w="15" w:type="dxa"/>
            </w:tcMar>
            <w:hideMark/>
          </w:tcPr>
          <w:p w14:paraId="201FBDA5" w14:textId="77777777" w:rsidR="00B46A03" w:rsidRPr="004C02E9" w:rsidRDefault="00B46A03" w:rsidP="00543790">
            <w:pPr>
              <w:pStyle w:val="Bibliography"/>
              <w:rPr>
                <w:rFonts w:ascii="Cambria" w:hAnsi="Cambria"/>
              </w:rPr>
            </w:pPr>
            <w:bookmarkStart w:id="12362" w:name="a_BFD" w:colFirst="0" w:colLast="0"/>
            <w:bookmarkEnd w:id="12361"/>
            <w:r w:rsidRPr="004C02E9">
              <w:rPr>
                <w:rFonts w:ascii="Cambria" w:hAnsi="Cambria"/>
              </w:rPr>
              <w:t xml:space="preserve">[BFD] </w:t>
            </w:r>
          </w:p>
        </w:tc>
        <w:tc>
          <w:tcPr>
            <w:tcW w:w="7729" w:type="dxa"/>
            <w:tcMar>
              <w:top w:w="15" w:type="dxa"/>
              <w:left w:w="15" w:type="dxa"/>
              <w:bottom w:w="15" w:type="dxa"/>
              <w:right w:w="15" w:type="dxa"/>
            </w:tcMar>
            <w:hideMark/>
          </w:tcPr>
          <w:p w14:paraId="5480779A" w14:textId="26776B88" w:rsidR="00B46A03" w:rsidRPr="004C02E9" w:rsidRDefault="00B46A03" w:rsidP="00454FFB">
            <w:pPr>
              <w:pStyle w:val="Bibliography"/>
              <w:rPr>
                <w:rFonts w:ascii="Cambria" w:hAnsi="Cambria"/>
              </w:rPr>
            </w:pPr>
            <w:r w:rsidRPr="004C02E9">
              <w:rPr>
                <w:rFonts w:ascii="Cambria" w:hAnsi="Cambria"/>
              </w:rPr>
              <w:t xml:space="preserve">"Binary Format Description (BFD) Language," </w:t>
            </w:r>
            <w:hyperlink r:id="rId47" w:history="1">
              <w:r w:rsidR="004C02E9" w:rsidRPr="004C02E9">
                <w:rPr>
                  <w:rStyle w:val="Hyperlink"/>
                  <w:rFonts w:ascii="Cambria" w:hAnsi="Cambria"/>
                  <w:lang w:val="en-US"/>
                </w:rPr>
                <w:t>https://web.archive.org/web/20040331210530/http://collaboratory.emsl.pnl.gov/sam/bfd/</w:t>
              </w:r>
            </w:hyperlink>
          </w:p>
          <w:p w14:paraId="7CBB1C68" w14:textId="616CC778" w:rsidR="004C02E9" w:rsidRPr="004C02E9" w:rsidRDefault="004C02E9" w:rsidP="004C02E9">
            <w:pPr>
              <w:rPr>
                <w:lang w:val="en-US"/>
              </w:rPr>
            </w:pPr>
          </w:p>
        </w:tc>
      </w:tr>
      <w:tr w:rsidR="00B46A03" w:rsidRPr="009D064D" w14:paraId="34C6CA5B" w14:textId="77777777" w:rsidTr="00CF66B2">
        <w:trPr>
          <w:tblCellSpacing w:w="15" w:type="dxa"/>
        </w:trPr>
        <w:tc>
          <w:tcPr>
            <w:tcW w:w="2385" w:type="dxa"/>
            <w:tcMar>
              <w:top w:w="15" w:type="dxa"/>
              <w:left w:w="15" w:type="dxa"/>
              <w:bottom w:w="15" w:type="dxa"/>
              <w:right w:w="15" w:type="dxa"/>
            </w:tcMar>
            <w:hideMark/>
          </w:tcPr>
          <w:p w14:paraId="2B1C3D4A" w14:textId="77777777" w:rsidR="00B46A03" w:rsidRPr="009D064D" w:rsidRDefault="00B46A03" w:rsidP="00543790">
            <w:pPr>
              <w:pStyle w:val="Bibliography"/>
              <w:rPr>
                <w:rFonts w:ascii="Cambria" w:hAnsi="Cambria"/>
              </w:rPr>
            </w:pPr>
            <w:bookmarkStart w:id="12363" w:name="a_CARealia" w:colFirst="0" w:colLast="0"/>
            <w:bookmarkEnd w:id="12362"/>
            <w:r w:rsidRPr="009D064D">
              <w:rPr>
                <w:rFonts w:ascii="Cambria" w:hAnsi="Cambria"/>
              </w:rPr>
              <w:t xml:space="preserve">[CARealia] </w:t>
            </w:r>
          </w:p>
        </w:tc>
        <w:tc>
          <w:tcPr>
            <w:tcW w:w="7729" w:type="dxa"/>
            <w:tcMar>
              <w:top w:w="15" w:type="dxa"/>
              <w:left w:w="15" w:type="dxa"/>
              <w:bottom w:w="15" w:type="dxa"/>
              <w:right w:w="15" w:type="dxa"/>
            </w:tcMar>
            <w:hideMark/>
          </w:tcPr>
          <w:p w14:paraId="756813A6" w14:textId="15CFC8DA" w:rsidR="00B46A03" w:rsidRPr="009D064D" w:rsidRDefault="00B46A03" w:rsidP="00454FFB">
            <w:pPr>
              <w:pStyle w:val="Bibliography"/>
              <w:rPr>
                <w:rFonts w:ascii="Cambria" w:hAnsi="Cambria"/>
              </w:rPr>
            </w:pPr>
            <w:r w:rsidRPr="009D064D">
              <w:rPr>
                <w:rFonts w:ascii="Cambria" w:hAnsi="Cambria"/>
              </w:rPr>
              <w:t xml:space="preserve">Disc Interchange Service Company, Inc., Westford, MA, USA., "EBCDIC to ASCII Conversion of Signed Fields," </w:t>
            </w:r>
            <w:hyperlink r:id="rId48" w:history="1">
              <w:r w:rsidRPr="009D064D">
                <w:rPr>
                  <w:rStyle w:val="Hyperlink"/>
                  <w:rFonts w:ascii="Cambria" w:hAnsi="Cambria"/>
                </w:rPr>
                <w:t>http://www.3480-3590-data-conversion.com/article-signed-fields.html</w:t>
              </w:r>
            </w:hyperlink>
          </w:p>
        </w:tc>
      </w:tr>
      <w:tr w:rsidR="00B46A03" w:rsidRPr="009D064D" w14:paraId="1DAD02BD" w14:textId="77777777" w:rsidTr="00CF66B2">
        <w:trPr>
          <w:tblCellSpacing w:w="15" w:type="dxa"/>
        </w:trPr>
        <w:tc>
          <w:tcPr>
            <w:tcW w:w="2385" w:type="dxa"/>
            <w:tcMar>
              <w:top w:w="15" w:type="dxa"/>
              <w:left w:w="15" w:type="dxa"/>
              <w:bottom w:w="15" w:type="dxa"/>
              <w:right w:w="15" w:type="dxa"/>
            </w:tcMar>
            <w:hideMark/>
          </w:tcPr>
          <w:p w14:paraId="494DD30F" w14:textId="77777777" w:rsidR="00B46A03" w:rsidRPr="009D064D" w:rsidRDefault="00B46A03" w:rsidP="00543790">
            <w:pPr>
              <w:pStyle w:val="Bibliography"/>
              <w:rPr>
                <w:rFonts w:ascii="Cambria" w:hAnsi="Cambria"/>
              </w:rPr>
            </w:pPr>
            <w:bookmarkStart w:id="12364" w:name="a_CCSID"/>
            <w:bookmarkEnd w:id="12363"/>
            <w:r w:rsidRPr="009D064D">
              <w:rPr>
                <w:rFonts w:ascii="Cambria" w:hAnsi="Cambria"/>
              </w:rPr>
              <w:t>[CCSID]</w:t>
            </w:r>
            <w:bookmarkEnd w:id="12364"/>
            <w:r w:rsidRPr="009D064D">
              <w:rPr>
                <w:rFonts w:ascii="Cambria" w:hAnsi="Cambria"/>
              </w:rPr>
              <w:t xml:space="preserve"> </w:t>
            </w:r>
          </w:p>
        </w:tc>
        <w:tc>
          <w:tcPr>
            <w:tcW w:w="7729" w:type="dxa"/>
            <w:tcMar>
              <w:top w:w="15" w:type="dxa"/>
              <w:left w:w="15" w:type="dxa"/>
              <w:bottom w:w="15" w:type="dxa"/>
              <w:right w:w="15" w:type="dxa"/>
            </w:tcMar>
            <w:hideMark/>
          </w:tcPr>
          <w:p w14:paraId="49A6C3A9" w14:textId="787562B8" w:rsidR="00B46A03" w:rsidRPr="009D064D" w:rsidRDefault="00B46A03" w:rsidP="00454FFB">
            <w:pPr>
              <w:pStyle w:val="Bibliography"/>
              <w:rPr>
                <w:rFonts w:ascii="Cambria" w:hAnsi="Cambria"/>
              </w:rPr>
            </w:pPr>
            <w:r w:rsidRPr="009D064D">
              <w:rPr>
                <w:rFonts w:ascii="Cambria" w:hAnsi="Cambria"/>
              </w:rPr>
              <w:t xml:space="preserve">"Coded Character Set Identifiers (CCSID),"  </w:t>
            </w:r>
            <w:hyperlink r:id="rId49" w:history="1">
              <w:r w:rsidRPr="009D064D">
                <w:rPr>
                  <w:rStyle w:val="Hyperlink"/>
                  <w:rFonts w:ascii="Cambria" w:eastAsia="Times New Roman" w:hAnsi="Cambria" w:cs="Times New Roman"/>
                </w:rPr>
                <w:t>https://www.ibm.com/support/knowledgecenter/SS4SVW_3.0.0/designing/ccsid_list.html</w:t>
              </w:r>
            </w:hyperlink>
          </w:p>
        </w:tc>
      </w:tr>
      <w:tr w:rsidR="00B46A03" w:rsidRPr="009D064D" w14:paraId="215AECB8" w14:textId="77777777" w:rsidTr="00CF66B2">
        <w:trPr>
          <w:tblCellSpacing w:w="15" w:type="dxa"/>
        </w:trPr>
        <w:tc>
          <w:tcPr>
            <w:tcW w:w="2385" w:type="dxa"/>
            <w:tcMar>
              <w:top w:w="15" w:type="dxa"/>
              <w:left w:w="15" w:type="dxa"/>
              <w:bottom w:w="15" w:type="dxa"/>
              <w:right w:w="15" w:type="dxa"/>
            </w:tcMar>
          </w:tcPr>
          <w:p w14:paraId="114EC60F" w14:textId="77777777" w:rsidR="00B46A03" w:rsidRPr="009D064D" w:rsidRDefault="00B46A03" w:rsidP="00543790">
            <w:pPr>
              <w:pStyle w:val="Bibliography"/>
              <w:rPr>
                <w:rFonts w:ascii="Cambria" w:hAnsi="Cambria"/>
              </w:rPr>
            </w:pPr>
            <w:bookmarkStart w:id="12365" w:name="a_Composite"/>
            <w:r w:rsidRPr="009D064D">
              <w:rPr>
                <w:rFonts w:ascii="Cambria" w:hAnsi="Cambria"/>
              </w:rPr>
              <w:t>[Composite]</w:t>
            </w:r>
            <w:bookmarkEnd w:id="12365"/>
          </w:p>
        </w:tc>
        <w:tc>
          <w:tcPr>
            <w:tcW w:w="7729" w:type="dxa"/>
            <w:tcMar>
              <w:top w:w="15" w:type="dxa"/>
              <w:left w:w="15" w:type="dxa"/>
              <w:bottom w:w="15" w:type="dxa"/>
              <w:right w:w="15" w:type="dxa"/>
            </w:tcMar>
          </w:tcPr>
          <w:p w14:paraId="1610E62C" w14:textId="57929497" w:rsidR="00B46A03" w:rsidRPr="009D064D" w:rsidRDefault="00B46A03" w:rsidP="00454FFB">
            <w:pPr>
              <w:pStyle w:val="Bibliography"/>
              <w:rPr>
                <w:rFonts w:ascii="Cambria" w:hAnsi="Cambria"/>
              </w:rPr>
            </w:pPr>
            <w:r w:rsidRPr="009D064D">
              <w:rPr>
                <w:rFonts w:ascii="Cambria" w:hAnsi="Cambria"/>
              </w:rPr>
              <w:t xml:space="preserve">Composite Design Pattern: </w:t>
            </w:r>
            <w:hyperlink r:id="rId50" w:history="1">
              <w:r w:rsidR="00AC4590" w:rsidRPr="009D064D">
                <w:rPr>
                  <w:rStyle w:val="Hyperlink"/>
                  <w:rFonts w:ascii="Cambria" w:hAnsi="Cambria"/>
                  <w:lang w:val="en-US"/>
                </w:rPr>
                <w:t>https://en.wikipedia.org/wiki/Composite_pattern</w:t>
              </w:r>
            </w:hyperlink>
            <w:r w:rsidR="00AC4590" w:rsidRPr="009D064D">
              <w:rPr>
                <w:rFonts w:ascii="Cambria" w:hAnsi="Cambria"/>
              </w:rPr>
              <w:t xml:space="preserve"> </w:t>
            </w:r>
          </w:p>
        </w:tc>
      </w:tr>
      <w:tr w:rsidR="00B46A03" w:rsidRPr="009D064D" w14:paraId="0AB62F05" w14:textId="77777777" w:rsidTr="00CF66B2">
        <w:trPr>
          <w:tblCellSpacing w:w="15" w:type="dxa"/>
        </w:trPr>
        <w:tc>
          <w:tcPr>
            <w:tcW w:w="2385" w:type="dxa"/>
            <w:tcMar>
              <w:top w:w="15" w:type="dxa"/>
              <w:left w:w="15" w:type="dxa"/>
              <w:bottom w:w="15" w:type="dxa"/>
              <w:right w:w="15" w:type="dxa"/>
            </w:tcMar>
          </w:tcPr>
          <w:p w14:paraId="3838144E" w14:textId="77777777" w:rsidR="00B46A03" w:rsidRPr="009D064D" w:rsidRDefault="00B46A03" w:rsidP="00543790">
            <w:pPr>
              <w:pStyle w:val="Bibliography"/>
              <w:rPr>
                <w:rFonts w:ascii="Cambria" w:hAnsi="Cambria"/>
              </w:rPr>
            </w:pPr>
            <w:bookmarkStart w:id="12366" w:name="DFDLSchemas"/>
            <w:r w:rsidRPr="009D064D">
              <w:rPr>
                <w:rFonts w:ascii="Cambria" w:hAnsi="Cambria"/>
              </w:rPr>
              <w:t>[DFDLSchemas]</w:t>
            </w:r>
            <w:bookmarkEnd w:id="12366"/>
          </w:p>
        </w:tc>
        <w:tc>
          <w:tcPr>
            <w:tcW w:w="7729" w:type="dxa"/>
            <w:tcMar>
              <w:top w:w="15" w:type="dxa"/>
              <w:left w:w="15" w:type="dxa"/>
              <w:bottom w:w="15" w:type="dxa"/>
              <w:right w:w="15" w:type="dxa"/>
            </w:tcMar>
          </w:tcPr>
          <w:p w14:paraId="5A6FB66C" w14:textId="244F787F" w:rsidR="00B46A03" w:rsidRPr="009D064D" w:rsidRDefault="00B46A03" w:rsidP="00454FFB">
            <w:pPr>
              <w:pStyle w:val="Bibliography"/>
              <w:rPr>
                <w:rFonts w:ascii="Cambria" w:hAnsi="Cambria"/>
              </w:rPr>
            </w:pPr>
            <w:r w:rsidRPr="009D064D">
              <w:rPr>
                <w:rFonts w:ascii="Cambria" w:hAnsi="Cambria"/>
              </w:rPr>
              <w:t xml:space="preserve">DFDL Schemas for Commercial and Scientific Data Formats </w:t>
            </w:r>
            <w:hyperlink r:id="rId51" w:history="1">
              <w:r w:rsidR="00AC4590" w:rsidRPr="009D064D">
                <w:rPr>
                  <w:rStyle w:val="Hyperlink"/>
                  <w:rFonts w:ascii="Cambria" w:hAnsi="Cambria"/>
                  <w:lang w:val="en-US"/>
                </w:rPr>
                <w:t>https://github.com/DFDLSchemas</w:t>
              </w:r>
            </w:hyperlink>
            <w:r w:rsidR="00AC4590" w:rsidRPr="009D064D">
              <w:rPr>
                <w:rFonts w:ascii="Cambria" w:hAnsi="Cambria"/>
              </w:rPr>
              <w:t xml:space="preserve"> </w:t>
            </w:r>
          </w:p>
        </w:tc>
      </w:tr>
      <w:tr w:rsidR="00B46A03" w:rsidRPr="009D064D" w14:paraId="50850C77" w14:textId="77777777" w:rsidTr="00CF66B2">
        <w:trPr>
          <w:tblCellSpacing w:w="15" w:type="dxa"/>
        </w:trPr>
        <w:tc>
          <w:tcPr>
            <w:tcW w:w="2385" w:type="dxa"/>
            <w:tcMar>
              <w:top w:w="15" w:type="dxa"/>
              <w:left w:w="15" w:type="dxa"/>
              <w:bottom w:w="15" w:type="dxa"/>
              <w:right w:w="15" w:type="dxa"/>
            </w:tcMar>
            <w:hideMark/>
          </w:tcPr>
          <w:p w14:paraId="0A3687DF" w14:textId="77777777" w:rsidR="00B46A03" w:rsidRPr="009D064D" w:rsidRDefault="00B46A03" w:rsidP="00543790">
            <w:pPr>
              <w:pStyle w:val="Bibliography"/>
              <w:rPr>
                <w:rFonts w:ascii="Cambria" w:hAnsi="Cambria"/>
              </w:rPr>
            </w:pPr>
            <w:bookmarkStart w:id="12367" w:name="a_EXI"/>
            <w:r w:rsidRPr="009D064D">
              <w:rPr>
                <w:rFonts w:ascii="Cambria" w:hAnsi="Cambria"/>
              </w:rPr>
              <w:t xml:space="preserve">[EXI] </w:t>
            </w:r>
            <w:bookmarkEnd w:id="12367"/>
          </w:p>
        </w:tc>
        <w:tc>
          <w:tcPr>
            <w:tcW w:w="7729" w:type="dxa"/>
            <w:tcMar>
              <w:top w:w="15" w:type="dxa"/>
              <w:left w:w="15" w:type="dxa"/>
              <w:bottom w:w="15" w:type="dxa"/>
              <w:right w:w="15" w:type="dxa"/>
            </w:tcMar>
            <w:hideMark/>
          </w:tcPr>
          <w:p w14:paraId="69071A33" w14:textId="64B4B9D0" w:rsidR="00B46A03" w:rsidRPr="009D064D" w:rsidRDefault="00B46A03" w:rsidP="00454FFB">
            <w:pPr>
              <w:pStyle w:val="Bibliography"/>
              <w:rPr>
                <w:rFonts w:ascii="Cambria" w:hAnsi="Cambria"/>
              </w:rPr>
            </w:pPr>
            <w:r w:rsidRPr="009D064D">
              <w:rPr>
                <w:rFonts w:ascii="Cambria" w:hAnsi="Cambria"/>
              </w:rPr>
              <w:t xml:space="preserve">W3C, "Efficient XML Interchange (EXI) Format 1.0 (Second Edition),"  </w:t>
            </w:r>
            <w:hyperlink r:id="rId52" w:history="1">
              <w:r w:rsidRPr="009D064D">
                <w:rPr>
                  <w:rStyle w:val="Hyperlink"/>
                  <w:rFonts w:ascii="Cambria" w:hAnsi="Cambria"/>
                </w:rPr>
                <w:t>http://www.w3.org/TR/exi</w:t>
              </w:r>
            </w:hyperlink>
          </w:p>
        </w:tc>
      </w:tr>
      <w:tr w:rsidR="00B46A03" w:rsidRPr="009D064D" w14:paraId="1ED2D97A" w14:textId="77777777" w:rsidTr="00CF66B2">
        <w:trPr>
          <w:tblCellSpacing w:w="15" w:type="dxa"/>
        </w:trPr>
        <w:tc>
          <w:tcPr>
            <w:tcW w:w="2385" w:type="dxa"/>
            <w:tcMar>
              <w:top w:w="15" w:type="dxa"/>
              <w:left w:w="15" w:type="dxa"/>
              <w:bottom w:w="15" w:type="dxa"/>
              <w:right w:w="15" w:type="dxa"/>
            </w:tcMar>
          </w:tcPr>
          <w:p w14:paraId="1B3C0753" w14:textId="77777777" w:rsidR="00B46A03" w:rsidRPr="009D064D" w:rsidRDefault="00B46A03" w:rsidP="00543790">
            <w:pPr>
              <w:pStyle w:val="Bibliography"/>
              <w:rPr>
                <w:rFonts w:ascii="Cambria" w:hAnsi="Cambria"/>
              </w:rPr>
            </w:pPr>
            <w:bookmarkStart w:id="12368" w:name="GPB"/>
            <w:r w:rsidRPr="009D064D">
              <w:rPr>
                <w:rFonts w:ascii="Cambria" w:hAnsi="Cambria"/>
              </w:rPr>
              <w:t>[GPB]</w:t>
            </w:r>
            <w:bookmarkEnd w:id="12368"/>
          </w:p>
        </w:tc>
        <w:tc>
          <w:tcPr>
            <w:tcW w:w="7729" w:type="dxa"/>
            <w:tcMar>
              <w:top w:w="15" w:type="dxa"/>
              <w:left w:w="15" w:type="dxa"/>
              <w:bottom w:w="15" w:type="dxa"/>
              <w:right w:w="15" w:type="dxa"/>
            </w:tcMar>
          </w:tcPr>
          <w:p w14:paraId="68F1C9AD" w14:textId="0B465115" w:rsidR="00B46A03" w:rsidRPr="009D064D" w:rsidRDefault="00B46A03" w:rsidP="00454FFB">
            <w:pPr>
              <w:pStyle w:val="Bibliography"/>
              <w:rPr>
                <w:rFonts w:ascii="Cambria" w:hAnsi="Cambria"/>
              </w:rPr>
            </w:pPr>
            <w:r w:rsidRPr="009D064D">
              <w:rPr>
                <w:rFonts w:ascii="Cambria" w:hAnsi="Cambria"/>
              </w:rPr>
              <w:t xml:space="preserve">Google Protocol Buffers: </w:t>
            </w:r>
            <w:hyperlink r:id="rId53" w:history="1">
              <w:r w:rsidR="00AC4590" w:rsidRPr="009D064D">
                <w:rPr>
                  <w:rStyle w:val="Hyperlink"/>
                  <w:rFonts w:ascii="Cambria" w:hAnsi="Cambria"/>
                  <w:lang w:val="en-US"/>
                </w:rPr>
                <w:t>https://developers.google.com/protocol-buffers</w:t>
              </w:r>
            </w:hyperlink>
            <w:r w:rsidR="00AC4590" w:rsidRPr="009D064D">
              <w:rPr>
                <w:rFonts w:ascii="Cambria" w:hAnsi="Cambria"/>
              </w:rPr>
              <w:t xml:space="preserve"> </w:t>
            </w:r>
          </w:p>
        </w:tc>
      </w:tr>
      <w:tr w:rsidR="00B46A03" w:rsidRPr="009D064D" w14:paraId="20565B59" w14:textId="77777777" w:rsidTr="00CF66B2">
        <w:trPr>
          <w:tblCellSpacing w:w="15" w:type="dxa"/>
        </w:trPr>
        <w:tc>
          <w:tcPr>
            <w:tcW w:w="2385" w:type="dxa"/>
            <w:tcMar>
              <w:top w:w="15" w:type="dxa"/>
              <w:left w:w="15" w:type="dxa"/>
              <w:bottom w:w="15" w:type="dxa"/>
              <w:right w:w="15" w:type="dxa"/>
            </w:tcMar>
            <w:hideMark/>
          </w:tcPr>
          <w:p w14:paraId="19EDD8D1" w14:textId="77777777" w:rsidR="00B46A03" w:rsidRPr="009D064D" w:rsidRDefault="00B46A03" w:rsidP="00543790">
            <w:pPr>
              <w:pStyle w:val="Bibliography"/>
              <w:rPr>
                <w:rFonts w:ascii="Cambria" w:hAnsi="Cambria"/>
              </w:rPr>
            </w:pPr>
            <w:bookmarkStart w:id="12369" w:name="a_HDF" w:colFirst="0" w:colLast="0"/>
            <w:r w:rsidRPr="009D064D">
              <w:rPr>
                <w:rFonts w:ascii="Cambria" w:hAnsi="Cambria"/>
              </w:rPr>
              <w:t>[HDF]</w:t>
            </w:r>
          </w:p>
        </w:tc>
        <w:tc>
          <w:tcPr>
            <w:tcW w:w="7729" w:type="dxa"/>
            <w:tcMar>
              <w:top w:w="15" w:type="dxa"/>
              <w:left w:w="15" w:type="dxa"/>
              <w:bottom w:w="15" w:type="dxa"/>
              <w:right w:w="15" w:type="dxa"/>
            </w:tcMar>
            <w:hideMark/>
          </w:tcPr>
          <w:p w14:paraId="54A385F1" w14:textId="7B873CF0" w:rsidR="00B46A03" w:rsidRPr="009D064D" w:rsidRDefault="00B46A03" w:rsidP="00454FFB">
            <w:pPr>
              <w:pStyle w:val="Bibliography"/>
              <w:rPr>
                <w:rFonts w:ascii="Cambria" w:hAnsi="Cambria"/>
              </w:rPr>
            </w:pPr>
            <w:r w:rsidRPr="009D064D">
              <w:rPr>
                <w:rFonts w:ascii="Cambria" w:hAnsi="Cambria"/>
              </w:rPr>
              <w:t xml:space="preserve">Hierarchical Data Format (HDF) </w:t>
            </w:r>
            <w:hyperlink r:id="rId54" w:history="1">
              <w:r w:rsidRPr="009D064D">
                <w:rPr>
                  <w:rStyle w:val="Hyperlink"/>
                  <w:rFonts w:ascii="Cambria" w:hAnsi="Cambria"/>
                </w:rPr>
                <w:t>http://www.hdfgroup.org/</w:t>
              </w:r>
            </w:hyperlink>
          </w:p>
        </w:tc>
      </w:tr>
      <w:tr w:rsidR="00B46A03" w:rsidRPr="009D064D" w14:paraId="7D4208DA" w14:textId="77777777" w:rsidTr="00CF66B2">
        <w:trPr>
          <w:tblCellSpacing w:w="15" w:type="dxa"/>
        </w:trPr>
        <w:tc>
          <w:tcPr>
            <w:tcW w:w="2385" w:type="dxa"/>
            <w:tcMar>
              <w:top w:w="15" w:type="dxa"/>
              <w:left w:w="15" w:type="dxa"/>
              <w:bottom w:w="15" w:type="dxa"/>
              <w:right w:w="15" w:type="dxa"/>
            </w:tcMar>
            <w:hideMark/>
          </w:tcPr>
          <w:p w14:paraId="2BFB3548" w14:textId="77777777" w:rsidR="00B46A03" w:rsidRPr="009D064D" w:rsidRDefault="00B46A03" w:rsidP="00543790">
            <w:pPr>
              <w:pStyle w:val="Bibliography"/>
              <w:rPr>
                <w:rFonts w:ascii="Cambria" w:hAnsi="Cambria"/>
              </w:rPr>
            </w:pPr>
            <w:bookmarkStart w:id="12370" w:name="a_IANA"/>
            <w:bookmarkEnd w:id="12369"/>
            <w:r w:rsidRPr="009D064D">
              <w:rPr>
                <w:rFonts w:ascii="Cambria" w:hAnsi="Cambria"/>
              </w:rPr>
              <w:t>[IANA]</w:t>
            </w:r>
            <w:bookmarkEnd w:id="12370"/>
            <w:r w:rsidRPr="009D064D">
              <w:rPr>
                <w:rFonts w:ascii="Cambria" w:hAnsi="Cambria"/>
              </w:rPr>
              <w:t xml:space="preserve"> </w:t>
            </w:r>
          </w:p>
        </w:tc>
        <w:tc>
          <w:tcPr>
            <w:tcW w:w="7729" w:type="dxa"/>
            <w:tcMar>
              <w:top w:w="15" w:type="dxa"/>
              <w:left w:w="15" w:type="dxa"/>
              <w:bottom w:w="15" w:type="dxa"/>
              <w:right w:w="15" w:type="dxa"/>
            </w:tcMar>
            <w:hideMark/>
          </w:tcPr>
          <w:p w14:paraId="5F37DDBA" w14:textId="561B66E7" w:rsidR="00B46A03" w:rsidRPr="009D064D" w:rsidRDefault="00B46A03" w:rsidP="00454FFB">
            <w:pPr>
              <w:pStyle w:val="Bibliography"/>
              <w:rPr>
                <w:rFonts w:ascii="Cambria" w:hAnsi="Cambria"/>
              </w:rPr>
            </w:pPr>
            <w:r w:rsidRPr="009D064D">
              <w:rPr>
                <w:rFonts w:ascii="Cambria" w:hAnsi="Cambria"/>
              </w:rPr>
              <w:t xml:space="preserve">IANA, "Character Sets," </w:t>
            </w:r>
            <w:hyperlink r:id="rId55" w:history="1">
              <w:r w:rsidRPr="009D064D">
                <w:rPr>
                  <w:rStyle w:val="Hyperlink"/>
                  <w:rFonts w:ascii="Cambria" w:hAnsi="Cambria"/>
                </w:rPr>
                <w:t>http://www.iana.org/assignments/character-sets</w:t>
              </w:r>
            </w:hyperlink>
          </w:p>
        </w:tc>
      </w:tr>
      <w:tr w:rsidR="00976AA2" w:rsidRPr="009D064D" w14:paraId="75DE67B1" w14:textId="77777777" w:rsidTr="00CF66B2">
        <w:trPr>
          <w:tblCellSpacing w:w="15" w:type="dxa"/>
        </w:trPr>
        <w:tc>
          <w:tcPr>
            <w:tcW w:w="2385" w:type="dxa"/>
            <w:tcMar>
              <w:top w:w="15" w:type="dxa"/>
              <w:left w:w="15" w:type="dxa"/>
              <w:bottom w:w="15" w:type="dxa"/>
              <w:right w:w="15" w:type="dxa"/>
            </w:tcMar>
          </w:tcPr>
          <w:p w14:paraId="1EE0E464" w14:textId="16EBFD61" w:rsidR="00976AA2" w:rsidRPr="009D064D" w:rsidRDefault="00976AA2" w:rsidP="00543790">
            <w:pPr>
              <w:pStyle w:val="Bibliography"/>
              <w:rPr>
                <w:rFonts w:ascii="Cambria" w:hAnsi="Cambria"/>
              </w:rPr>
            </w:pPr>
            <w:r>
              <w:rPr>
                <w:rFonts w:ascii="Cambria" w:hAnsi="Cambria"/>
              </w:rPr>
              <w:t>[ICU</w:t>
            </w:r>
            <w:bookmarkStart w:id="12371" w:name="a_ICUConvExp"/>
            <w:bookmarkEnd w:id="12371"/>
            <w:r>
              <w:rPr>
                <w:rFonts w:ascii="Cambria" w:hAnsi="Cambria"/>
              </w:rPr>
              <w:t>ConvExp]</w:t>
            </w:r>
          </w:p>
        </w:tc>
        <w:tc>
          <w:tcPr>
            <w:tcW w:w="7729" w:type="dxa"/>
            <w:tcMar>
              <w:top w:w="15" w:type="dxa"/>
              <w:left w:w="15" w:type="dxa"/>
              <w:bottom w:w="15" w:type="dxa"/>
              <w:right w:w="15" w:type="dxa"/>
            </w:tcMar>
          </w:tcPr>
          <w:p w14:paraId="34A6963D" w14:textId="76641E5E" w:rsidR="00976AA2" w:rsidRPr="00976AA2" w:rsidRDefault="00976AA2" w:rsidP="00454FFB">
            <w:pPr>
              <w:pStyle w:val="Bibliography"/>
              <w:rPr>
                <w:rFonts w:ascii="Cambria" w:hAnsi="Cambria"/>
              </w:rPr>
            </w:pPr>
            <w:r w:rsidRPr="00976AA2">
              <w:rPr>
                <w:rFonts w:ascii="Cambria" w:hAnsi="Cambria"/>
              </w:rPr>
              <w:t>ICU Converter Explorer (</w:t>
            </w:r>
            <w:hyperlink r:id="rId56" w:tgtFrame="_blank" w:history="1">
              <w:r w:rsidRPr="00976AA2">
                <w:rPr>
                  <w:rStyle w:val="Hyperlink"/>
                  <w:rFonts w:ascii="Cambria" w:hAnsi="Cambria"/>
                </w:rPr>
                <w:t>http://demo.icu-project.org/icu-bin/convexp</w:t>
              </w:r>
            </w:hyperlink>
            <w:r w:rsidRPr="00976AA2">
              <w:rPr>
                <w:rFonts w:ascii="Cambria" w:hAnsi="Cambria"/>
              </w:rPr>
              <w:t>). </w:t>
            </w:r>
          </w:p>
        </w:tc>
      </w:tr>
      <w:tr w:rsidR="00B46A03" w:rsidRPr="009D064D" w14:paraId="5E874116" w14:textId="77777777" w:rsidTr="00CF66B2">
        <w:trPr>
          <w:tblCellSpacing w:w="15" w:type="dxa"/>
        </w:trPr>
        <w:tc>
          <w:tcPr>
            <w:tcW w:w="2385" w:type="dxa"/>
            <w:tcMar>
              <w:top w:w="15" w:type="dxa"/>
              <w:left w:w="15" w:type="dxa"/>
              <w:bottom w:w="15" w:type="dxa"/>
              <w:right w:w="15" w:type="dxa"/>
            </w:tcMar>
            <w:hideMark/>
          </w:tcPr>
          <w:p w14:paraId="695A7CB1" w14:textId="77777777" w:rsidR="00B46A03" w:rsidRPr="009D064D" w:rsidRDefault="00B46A03" w:rsidP="00543790">
            <w:pPr>
              <w:pStyle w:val="Bibliography"/>
              <w:rPr>
                <w:rFonts w:ascii="Cambria" w:hAnsi="Cambria"/>
              </w:rPr>
            </w:pPr>
            <w:bookmarkStart w:id="12372" w:name="a_ICUDateTime" w:colFirst="0" w:colLast="0"/>
            <w:r w:rsidRPr="009D064D">
              <w:rPr>
                <w:rFonts w:ascii="Cambria" w:hAnsi="Cambria"/>
              </w:rPr>
              <w:t xml:space="preserve">[ICUDateTime] </w:t>
            </w:r>
          </w:p>
        </w:tc>
        <w:tc>
          <w:tcPr>
            <w:tcW w:w="7729" w:type="dxa"/>
            <w:tcMar>
              <w:top w:w="15" w:type="dxa"/>
              <w:left w:w="15" w:type="dxa"/>
              <w:bottom w:w="15" w:type="dxa"/>
              <w:right w:w="15" w:type="dxa"/>
            </w:tcMar>
            <w:hideMark/>
          </w:tcPr>
          <w:p w14:paraId="4F6E88E9" w14:textId="791F3B69" w:rsidR="00B46A03" w:rsidRPr="009D064D" w:rsidRDefault="00B46A03" w:rsidP="00454FFB">
            <w:pPr>
              <w:pStyle w:val="Bibliography"/>
              <w:rPr>
                <w:rFonts w:ascii="Cambria" w:hAnsi="Cambria"/>
              </w:rPr>
            </w:pPr>
            <w:r w:rsidRPr="009D064D">
              <w:rPr>
                <w:rFonts w:ascii="Cambria" w:hAnsi="Cambria"/>
              </w:rPr>
              <w:t xml:space="preserve">icu-project.org, "Formatting Dates and Times," </w:t>
            </w:r>
            <w:hyperlink r:id="rId57" w:history="1">
              <w:r w:rsidRPr="009D064D">
                <w:rPr>
                  <w:rStyle w:val="Hyperlink"/>
                  <w:rFonts w:ascii="Cambria" w:eastAsia="Times New Roman" w:hAnsi="Cambria" w:cs="Times New Roman"/>
                </w:rPr>
                <w:t>http://userguide.icu-project.org/formatparse/datetime</w:t>
              </w:r>
            </w:hyperlink>
          </w:p>
        </w:tc>
      </w:tr>
      <w:tr w:rsidR="00B46A03" w:rsidRPr="009D064D" w14:paraId="4EC021C8" w14:textId="77777777" w:rsidTr="00CF66B2">
        <w:trPr>
          <w:tblCellSpacing w:w="15" w:type="dxa"/>
        </w:trPr>
        <w:tc>
          <w:tcPr>
            <w:tcW w:w="2385" w:type="dxa"/>
            <w:tcMar>
              <w:top w:w="15" w:type="dxa"/>
              <w:left w:w="15" w:type="dxa"/>
              <w:bottom w:w="15" w:type="dxa"/>
              <w:right w:w="15" w:type="dxa"/>
            </w:tcMar>
            <w:hideMark/>
          </w:tcPr>
          <w:p w14:paraId="05D8DF28" w14:textId="77777777" w:rsidR="00B46A03" w:rsidRPr="009D064D" w:rsidRDefault="00B46A03" w:rsidP="00543790">
            <w:pPr>
              <w:pStyle w:val="Bibliography"/>
              <w:rPr>
                <w:rFonts w:ascii="Cambria" w:hAnsi="Cambria"/>
              </w:rPr>
            </w:pPr>
            <w:bookmarkStart w:id="12373" w:name="a_ICUDecimal" w:colFirst="0" w:colLast="0"/>
            <w:bookmarkEnd w:id="12372"/>
            <w:r w:rsidRPr="009D064D">
              <w:rPr>
                <w:rFonts w:ascii="Cambria" w:hAnsi="Cambria"/>
              </w:rPr>
              <w:t xml:space="preserve">[ICUDecimal] </w:t>
            </w:r>
          </w:p>
        </w:tc>
        <w:tc>
          <w:tcPr>
            <w:tcW w:w="7729" w:type="dxa"/>
            <w:tcMar>
              <w:top w:w="15" w:type="dxa"/>
              <w:left w:w="15" w:type="dxa"/>
              <w:bottom w:w="15" w:type="dxa"/>
              <w:right w:w="15" w:type="dxa"/>
            </w:tcMar>
            <w:hideMark/>
          </w:tcPr>
          <w:p w14:paraId="6BF5C62A" w14:textId="634DA0AF" w:rsidR="00B46A03" w:rsidRPr="009D064D" w:rsidRDefault="00B46A03" w:rsidP="00454FFB">
            <w:pPr>
              <w:pStyle w:val="Bibliography"/>
              <w:rPr>
                <w:rFonts w:ascii="Cambria" w:hAnsi="Cambria"/>
              </w:rPr>
            </w:pPr>
            <w:r w:rsidRPr="009D064D">
              <w:rPr>
                <w:rFonts w:ascii="Cambria" w:hAnsi="Cambria"/>
              </w:rPr>
              <w:t xml:space="preserve">icu-project.org, "icu::DecimalFormat Class Reference," </w:t>
            </w:r>
            <w:hyperlink r:id="rId58" w:history="1">
              <w:r w:rsidRPr="009D064D">
                <w:rPr>
                  <w:rStyle w:val="Hyperlink"/>
                  <w:rFonts w:ascii="Cambria" w:hAnsi="Cambria"/>
                </w:rPr>
                <w:t>https://unicode-org.github.io/icu-docs/apidoc/released/icu4c/classDecimalFormat.html</w:t>
              </w:r>
            </w:hyperlink>
          </w:p>
        </w:tc>
      </w:tr>
      <w:tr w:rsidR="00B46A03" w:rsidRPr="009D064D" w14:paraId="4D27F4B9" w14:textId="77777777" w:rsidTr="00CF66B2">
        <w:trPr>
          <w:tblCellSpacing w:w="15" w:type="dxa"/>
        </w:trPr>
        <w:tc>
          <w:tcPr>
            <w:tcW w:w="2385" w:type="dxa"/>
            <w:tcMar>
              <w:top w:w="15" w:type="dxa"/>
              <w:left w:w="15" w:type="dxa"/>
              <w:bottom w:w="15" w:type="dxa"/>
              <w:right w:w="15" w:type="dxa"/>
            </w:tcMar>
            <w:hideMark/>
          </w:tcPr>
          <w:p w14:paraId="3BDCDE7B" w14:textId="77777777" w:rsidR="00B46A03" w:rsidRPr="009D064D" w:rsidRDefault="00B46A03" w:rsidP="00543790">
            <w:pPr>
              <w:pStyle w:val="Bibliography"/>
              <w:rPr>
                <w:rFonts w:ascii="Cambria" w:hAnsi="Cambria"/>
              </w:rPr>
            </w:pPr>
            <w:bookmarkStart w:id="12374" w:name="a_ICULocale" w:colFirst="0" w:colLast="0"/>
            <w:bookmarkEnd w:id="12373"/>
            <w:r w:rsidRPr="009D064D">
              <w:rPr>
                <w:rFonts w:ascii="Cambria" w:hAnsi="Cambria"/>
              </w:rPr>
              <w:t xml:space="preserve">[ICULocale] </w:t>
            </w:r>
          </w:p>
        </w:tc>
        <w:tc>
          <w:tcPr>
            <w:tcW w:w="7729" w:type="dxa"/>
            <w:tcMar>
              <w:top w:w="15" w:type="dxa"/>
              <w:left w:w="15" w:type="dxa"/>
              <w:bottom w:w="15" w:type="dxa"/>
              <w:right w:w="15" w:type="dxa"/>
            </w:tcMar>
            <w:hideMark/>
          </w:tcPr>
          <w:p w14:paraId="234FF2F2" w14:textId="6EB9FE14" w:rsidR="00B46A03" w:rsidRPr="009D064D" w:rsidRDefault="00B46A03" w:rsidP="00454FFB">
            <w:pPr>
              <w:pStyle w:val="Bibliography"/>
              <w:rPr>
                <w:rFonts w:ascii="Cambria" w:hAnsi="Cambria"/>
              </w:rPr>
            </w:pPr>
            <w:r w:rsidRPr="009D064D">
              <w:rPr>
                <w:rFonts w:ascii="Cambria" w:hAnsi="Cambria"/>
              </w:rPr>
              <w:t xml:space="preserve">icu-project.org, "Locale," </w:t>
            </w:r>
            <w:hyperlink r:id="rId59" w:history="1">
              <w:r w:rsidRPr="009D064D">
                <w:rPr>
                  <w:rStyle w:val="Hyperlink"/>
                  <w:rFonts w:ascii="Cambria" w:hAnsi="Cambria"/>
                </w:rPr>
                <w:t>http://userguide.icu-project.org/locale</w:t>
              </w:r>
            </w:hyperlink>
          </w:p>
        </w:tc>
      </w:tr>
      <w:tr w:rsidR="00B46A03" w:rsidRPr="009D064D" w14:paraId="485F96DE" w14:textId="77777777" w:rsidTr="00CF66B2">
        <w:trPr>
          <w:tblCellSpacing w:w="15" w:type="dxa"/>
        </w:trPr>
        <w:tc>
          <w:tcPr>
            <w:tcW w:w="2385" w:type="dxa"/>
            <w:tcMar>
              <w:top w:w="15" w:type="dxa"/>
              <w:left w:w="15" w:type="dxa"/>
              <w:bottom w:w="15" w:type="dxa"/>
              <w:right w:w="15" w:type="dxa"/>
            </w:tcMar>
            <w:hideMark/>
          </w:tcPr>
          <w:p w14:paraId="10E429A3" w14:textId="77777777" w:rsidR="00B46A03" w:rsidRPr="009D064D" w:rsidRDefault="00B46A03" w:rsidP="00543790">
            <w:pPr>
              <w:pStyle w:val="Bibliography"/>
              <w:rPr>
                <w:rFonts w:ascii="Cambria" w:hAnsi="Cambria"/>
              </w:rPr>
            </w:pPr>
            <w:bookmarkStart w:id="12375" w:name="a_ICURegex" w:colFirst="0" w:colLast="0"/>
            <w:bookmarkEnd w:id="12374"/>
            <w:r w:rsidRPr="009D064D">
              <w:rPr>
                <w:rFonts w:ascii="Cambria" w:hAnsi="Cambria"/>
              </w:rPr>
              <w:lastRenderedPageBreak/>
              <w:t xml:space="preserve">[ICURegex] </w:t>
            </w:r>
          </w:p>
        </w:tc>
        <w:tc>
          <w:tcPr>
            <w:tcW w:w="7729" w:type="dxa"/>
            <w:tcMar>
              <w:top w:w="15" w:type="dxa"/>
              <w:left w:w="15" w:type="dxa"/>
              <w:bottom w:w="15" w:type="dxa"/>
              <w:right w:w="15" w:type="dxa"/>
            </w:tcMar>
            <w:hideMark/>
          </w:tcPr>
          <w:p w14:paraId="1C1E102F" w14:textId="114B8A72" w:rsidR="00B46A03" w:rsidRPr="009D064D" w:rsidRDefault="00B46A03" w:rsidP="00454FFB">
            <w:pPr>
              <w:pStyle w:val="Bibliography"/>
              <w:rPr>
                <w:rFonts w:ascii="Cambria" w:hAnsi="Cambria"/>
              </w:rPr>
            </w:pPr>
            <w:r w:rsidRPr="009D064D">
              <w:rPr>
                <w:rFonts w:ascii="Cambria" w:hAnsi="Cambria"/>
              </w:rPr>
              <w:t xml:space="preserve">icu-project.org, "Regular Expressions," </w:t>
            </w:r>
            <w:hyperlink r:id="rId60" w:history="1">
              <w:r w:rsidRPr="009D064D">
                <w:rPr>
                  <w:rStyle w:val="Hyperlink"/>
                  <w:rFonts w:ascii="Cambria" w:hAnsi="Cambria"/>
                </w:rPr>
                <w:t>http://userguide.icu-project.org/strings/regexp</w:t>
              </w:r>
            </w:hyperlink>
          </w:p>
        </w:tc>
      </w:tr>
      <w:tr w:rsidR="00B46A03" w:rsidRPr="009D064D" w14:paraId="6FB6F2DC" w14:textId="77777777" w:rsidTr="00CF66B2">
        <w:trPr>
          <w:tblCellSpacing w:w="15" w:type="dxa"/>
        </w:trPr>
        <w:tc>
          <w:tcPr>
            <w:tcW w:w="2385" w:type="dxa"/>
            <w:tcMar>
              <w:top w:w="15" w:type="dxa"/>
              <w:left w:w="15" w:type="dxa"/>
              <w:bottom w:w="15" w:type="dxa"/>
              <w:right w:w="15" w:type="dxa"/>
            </w:tcMar>
            <w:hideMark/>
          </w:tcPr>
          <w:p w14:paraId="162B9A8B" w14:textId="77777777" w:rsidR="00B46A03" w:rsidRPr="009D064D" w:rsidRDefault="00B46A03" w:rsidP="00543790">
            <w:pPr>
              <w:pStyle w:val="Bibliography"/>
              <w:rPr>
                <w:rFonts w:ascii="Cambria" w:hAnsi="Cambria"/>
              </w:rPr>
            </w:pPr>
            <w:bookmarkStart w:id="12376" w:name="a_ISO10646"/>
            <w:r w:rsidRPr="009D064D">
              <w:rPr>
                <w:rFonts w:ascii="Cambria" w:hAnsi="Cambria"/>
              </w:rPr>
              <w:t>[ISO10646]</w:t>
            </w:r>
            <w:bookmarkEnd w:id="12376"/>
          </w:p>
        </w:tc>
        <w:tc>
          <w:tcPr>
            <w:tcW w:w="7729" w:type="dxa"/>
            <w:tcMar>
              <w:top w:w="15" w:type="dxa"/>
              <w:left w:w="15" w:type="dxa"/>
              <w:bottom w:w="15" w:type="dxa"/>
              <w:right w:w="15" w:type="dxa"/>
            </w:tcMar>
            <w:hideMark/>
          </w:tcPr>
          <w:p w14:paraId="21D47C72" w14:textId="31DBE7BD" w:rsidR="00B46A03" w:rsidRPr="009D064D" w:rsidRDefault="00B46A03" w:rsidP="00454FFB">
            <w:pPr>
              <w:pStyle w:val="Bibliography"/>
              <w:rPr>
                <w:rFonts w:ascii="Cambria" w:hAnsi="Cambria"/>
              </w:rPr>
            </w:pPr>
            <w:r w:rsidRPr="009D064D">
              <w:rPr>
                <w:rFonts w:ascii="Cambria" w:hAnsi="Cambria"/>
              </w:rPr>
              <w:t xml:space="preserve">Universal Coded Character Set </w:t>
            </w:r>
            <w:hyperlink r:id="rId61" w:history="1">
              <w:r w:rsidRPr="009D064D">
                <w:rPr>
                  <w:rStyle w:val="Hyperlink"/>
                  <w:rFonts w:ascii="Cambria" w:hAnsi="Cambria"/>
                </w:rPr>
                <w:t>https://www.iso.org/standard/69119.html</w:t>
              </w:r>
            </w:hyperlink>
          </w:p>
        </w:tc>
      </w:tr>
      <w:tr w:rsidR="00B46A03" w:rsidRPr="009D064D" w14:paraId="2A4094E7" w14:textId="77777777" w:rsidTr="00CF66B2">
        <w:trPr>
          <w:tblCellSpacing w:w="15" w:type="dxa"/>
        </w:trPr>
        <w:tc>
          <w:tcPr>
            <w:tcW w:w="2385" w:type="dxa"/>
            <w:tcMar>
              <w:top w:w="15" w:type="dxa"/>
              <w:left w:w="15" w:type="dxa"/>
              <w:bottom w:w="15" w:type="dxa"/>
              <w:right w:w="15" w:type="dxa"/>
            </w:tcMar>
          </w:tcPr>
          <w:p w14:paraId="588FCCC5" w14:textId="77777777" w:rsidR="00B46A03" w:rsidRPr="009D064D" w:rsidRDefault="00B46A03" w:rsidP="00543790">
            <w:pPr>
              <w:pStyle w:val="Bibliography"/>
              <w:rPr>
                <w:rFonts w:ascii="Cambria" w:hAnsi="Cambria"/>
              </w:rPr>
            </w:pPr>
            <w:bookmarkStart w:id="12377" w:name="ISO8583"/>
            <w:r w:rsidRPr="009D064D">
              <w:rPr>
                <w:rFonts w:ascii="Cambria" w:hAnsi="Cambria"/>
              </w:rPr>
              <w:t>[ISO8583]</w:t>
            </w:r>
            <w:bookmarkEnd w:id="12377"/>
          </w:p>
        </w:tc>
        <w:tc>
          <w:tcPr>
            <w:tcW w:w="7729" w:type="dxa"/>
            <w:tcMar>
              <w:top w:w="15" w:type="dxa"/>
              <w:left w:w="15" w:type="dxa"/>
              <w:bottom w:w="15" w:type="dxa"/>
              <w:right w:w="15" w:type="dxa"/>
            </w:tcMar>
          </w:tcPr>
          <w:p w14:paraId="1FAF7C4F" w14:textId="6E4915BD" w:rsidR="00B46A03" w:rsidRPr="009D064D" w:rsidRDefault="00B46A03" w:rsidP="00454FFB">
            <w:pPr>
              <w:pStyle w:val="Bibliography"/>
              <w:rPr>
                <w:rFonts w:ascii="Cambria" w:hAnsi="Cambria"/>
              </w:rPr>
            </w:pPr>
            <w:r w:rsidRPr="009D064D">
              <w:rPr>
                <w:rFonts w:ascii="Cambria" w:hAnsi="Cambria"/>
              </w:rPr>
              <w:t xml:space="preserve">ISO8583: Financial transaction card originated messages — Interchange message specifications — Part 1: Messages, data elements and code values </w:t>
            </w:r>
            <w:hyperlink r:id="rId62" w:anchor="iso:std:iso:8583:-1:ed-1:v1:en" w:history="1">
              <w:r w:rsidR="00AC4590" w:rsidRPr="009D064D">
                <w:rPr>
                  <w:rStyle w:val="Hyperlink"/>
                  <w:rFonts w:ascii="Cambria" w:hAnsi="Cambria"/>
                  <w:lang w:val="en-US"/>
                </w:rPr>
                <w:t>https://www.iso.org/obp/ui/#iso:std:iso:8583:-1:ed-1:v1:en</w:t>
              </w:r>
            </w:hyperlink>
            <w:r w:rsidR="00AC4590" w:rsidRPr="009D064D">
              <w:rPr>
                <w:rFonts w:ascii="Cambria" w:hAnsi="Cambria"/>
              </w:rPr>
              <w:t xml:space="preserve"> </w:t>
            </w:r>
          </w:p>
        </w:tc>
      </w:tr>
      <w:tr w:rsidR="00B46A03" w:rsidRPr="009D064D" w14:paraId="49C8FF08" w14:textId="77777777" w:rsidTr="00CF66B2">
        <w:trPr>
          <w:tblCellSpacing w:w="15" w:type="dxa"/>
        </w:trPr>
        <w:tc>
          <w:tcPr>
            <w:tcW w:w="2385" w:type="dxa"/>
            <w:tcMar>
              <w:top w:w="15" w:type="dxa"/>
              <w:left w:w="15" w:type="dxa"/>
              <w:bottom w:w="15" w:type="dxa"/>
              <w:right w:w="15" w:type="dxa"/>
            </w:tcMar>
            <w:hideMark/>
          </w:tcPr>
          <w:p w14:paraId="0A9D3039" w14:textId="77777777" w:rsidR="00B46A03" w:rsidRPr="009D064D" w:rsidRDefault="00B46A03" w:rsidP="00543790">
            <w:pPr>
              <w:pStyle w:val="Bibliography"/>
              <w:rPr>
                <w:rFonts w:ascii="Cambria" w:hAnsi="Cambria"/>
              </w:rPr>
            </w:pPr>
            <w:bookmarkStart w:id="12378" w:name="a_ISO8601" w:colFirst="0" w:colLast="0"/>
            <w:r w:rsidRPr="009D064D">
              <w:rPr>
                <w:rFonts w:ascii="Cambria" w:hAnsi="Cambria"/>
              </w:rPr>
              <w:t>[ISO8601]</w:t>
            </w:r>
          </w:p>
        </w:tc>
        <w:tc>
          <w:tcPr>
            <w:tcW w:w="7729" w:type="dxa"/>
            <w:tcMar>
              <w:top w:w="15" w:type="dxa"/>
              <w:left w:w="15" w:type="dxa"/>
              <w:bottom w:w="15" w:type="dxa"/>
              <w:right w:w="15" w:type="dxa"/>
            </w:tcMar>
            <w:hideMark/>
          </w:tcPr>
          <w:p w14:paraId="4B4FA710" w14:textId="4F3CD9B1" w:rsidR="00B46A03" w:rsidRPr="009D064D" w:rsidRDefault="00B46A03" w:rsidP="00454FFB">
            <w:pPr>
              <w:pStyle w:val="Bibliography"/>
              <w:rPr>
                <w:rFonts w:ascii="Cambria" w:hAnsi="Cambria"/>
              </w:rPr>
            </w:pPr>
            <w:r w:rsidRPr="009D064D">
              <w:rPr>
                <w:rFonts w:ascii="Cambria" w:hAnsi="Cambria"/>
              </w:rPr>
              <w:t xml:space="preserve">Date and Time Format - ISO 8601 </w:t>
            </w:r>
            <w:hyperlink r:id="rId63" w:history="1">
              <w:r w:rsidRPr="009D064D">
                <w:rPr>
                  <w:rStyle w:val="Hyperlink"/>
                  <w:rFonts w:ascii="Cambria" w:hAnsi="Cambria"/>
                </w:rPr>
                <w:t>http://www.iso.org/iso/home/standards/iso8601.htm</w:t>
              </w:r>
            </w:hyperlink>
          </w:p>
        </w:tc>
      </w:tr>
      <w:tr w:rsidR="00B46A03" w:rsidRPr="009D064D" w14:paraId="7B268003" w14:textId="77777777" w:rsidTr="00CF66B2">
        <w:trPr>
          <w:tblCellSpacing w:w="15" w:type="dxa"/>
        </w:trPr>
        <w:tc>
          <w:tcPr>
            <w:tcW w:w="2385" w:type="dxa"/>
            <w:tcMar>
              <w:top w:w="15" w:type="dxa"/>
              <w:left w:w="15" w:type="dxa"/>
              <w:bottom w:w="15" w:type="dxa"/>
              <w:right w:w="15" w:type="dxa"/>
            </w:tcMar>
            <w:hideMark/>
          </w:tcPr>
          <w:p w14:paraId="3EECB72A" w14:textId="77777777" w:rsidR="00B46A03" w:rsidRPr="009D064D" w:rsidRDefault="00B46A03" w:rsidP="00543790">
            <w:pPr>
              <w:pStyle w:val="Bibliography"/>
              <w:rPr>
                <w:rFonts w:ascii="Cambria" w:hAnsi="Cambria"/>
              </w:rPr>
            </w:pPr>
            <w:bookmarkStart w:id="12379" w:name="a_JavaRegex" w:colFirst="0" w:colLast="0"/>
            <w:bookmarkEnd w:id="12375"/>
            <w:bookmarkEnd w:id="12378"/>
            <w:r w:rsidRPr="009D064D">
              <w:rPr>
                <w:rFonts w:ascii="Cambria" w:hAnsi="Cambria"/>
              </w:rPr>
              <w:t xml:space="preserve">[JavaRegex] </w:t>
            </w:r>
          </w:p>
        </w:tc>
        <w:tc>
          <w:tcPr>
            <w:tcW w:w="7729" w:type="dxa"/>
            <w:tcMar>
              <w:top w:w="15" w:type="dxa"/>
              <w:left w:w="15" w:type="dxa"/>
              <w:bottom w:w="15" w:type="dxa"/>
              <w:right w:w="15" w:type="dxa"/>
            </w:tcMar>
            <w:hideMark/>
          </w:tcPr>
          <w:p w14:paraId="1A3B9742" w14:textId="5A5F1A77" w:rsidR="00B46A03" w:rsidRPr="009D064D" w:rsidRDefault="00B46A03" w:rsidP="00454FFB">
            <w:pPr>
              <w:pStyle w:val="Bibliography"/>
              <w:rPr>
                <w:rFonts w:ascii="Cambria" w:hAnsi="Cambria"/>
              </w:rPr>
            </w:pPr>
            <w:r w:rsidRPr="009D064D">
              <w:rPr>
                <w:rFonts w:ascii="Cambria" w:hAnsi="Cambria"/>
              </w:rPr>
              <w:t xml:space="preserve">Oracle, "Class Pattern,"  </w:t>
            </w:r>
            <w:hyperlink r:id="rId64" w:history="1">
              <w:r w:rsidRPr="009D064D">
                <w:rPr>
                  <w:rStyle w:val="Hyperlink"/>
                  <w:rFonts w:ascii="Cambria" w:hAnsi="Cambria"/>
                </w:rPr>
                <w:t>http://docs.oracle.com/javase/7/docs/api/java/util/regex/Pattern.html</w:t>
              </w:r>
            </w:hyperlink>
          </w:p>
        </w:tc>
      </w:tr>
      <w:tr w:rsidR="00B46A03" w:rsidRPr="009D064D" w14:paraId="61EBAC6F" w14:textId="77777777" w:rsidTr="00CF66B2">
        <w:trPr>
          <w:tblCellSpacing w:w="15" w:type="dxa"/>
        </w:trPr>
        <w:tc>
          <w:tcPr>
            <w:tcW w:w="2385" w:type="dxa"/>
            <w:tcMar>
              <w:top w:w="15" w:type="dxa"/>
              <w:left w:w="15" w:type="dxa"/>
              <w:bottom w:w="15" w:type="dxa"/>
              <w:right w:w="15" w:type="dxa"/>
            </w:tcMar>
            <w:hideMark/>
          </w:tcPr>
          <w:p w14:paraId="0F09E668" w14:textId="77777777" w:rsidR="00B46A03" w:rsidRPr="009D064D" w:rsidRDefault="00B46A03" w:rsidP="00543790">
            <w:pPr>
              <w:pStyle w:val="Bibliography"/>
              <w:rPr>
                <w:rFonts w:ascii="Cambria" w:hAnsi="Cambria"/>
              </w:rPr>
            </w:pPr>
            <w:bookmarkStart w:id="12380" w:name="ref_OBSOLETE_DFDL_174"/>
            <w:bookmarkStart w:id="12381" w:name="ref_OBSOLETE_DFDL" w:colFirst="0" w:colLast="0"/>
            <w:bookmarkEnd w:id="12379"/>
            <w:r w:rsidRPr="009D064D">
              <w:rPr>
                <w:rFonts w:ascii="Cambria" w:hAnsi="Cambria"/>
              </w:rPr>
              <w:t>[OBSOLETE_DFDL_174]</w:t>
            </w:r>
            <w:bookmarkEnd w:id="12380"/>
            <w:r w:rsidRPr="009D064D">
              <w:rPr>
                <w:rFonts w:ascii="Cambria" w:hAnsi="Cambria"/>
              </w:rPr>
              <w:t xml:space="preserve"> </w:t>
            </w:r>
          </w:p>
        </w:tc>
        <w:tc>
          <w:tcPr>
            <w:tcW w:w="7729" w:type="dxa"/>
            <w:tcMar>
              <w:top w:w="15" w:type="dxa"/>
              <w:left w:w="15" w:type="dxa"/>
              <w:bottom w:w="15" w:type="dxa"/>
              <w:right w:w="15" w:type="dxa"/>
            </w:tcMar>
            <w:hideMark/>
          </w:tcPr>
          <w:p w14:paraId="09D8EC3E" w14:textId="1576B0EB" w:rsidR="00B46A03" w:rsidRPr="009D064D" w:rsidRDefault="00B46A03" w:rsidP="00454FFB">
            <w:pPr>
              <w:pStyle w:val="Bibliography"/>
              <w:rPr>
                <w:rFonts w:ascii="Cambria" w:hAnsi="Cambria"/>
              </w:rPr>
            </w:pPr>
            <w:r w:rsidRPr="009D064D">
              <w:rPr>
                <w:rFonts w:ascii="Cambria" w:hAnsi="Cambria"/>
              </w:rPr>
              <w:t xml:space="preserve">Michael J Beckerle, Stephen M Hanson, Alan W Powell.  </w:t>
            </w:r>
            <w:r w:rsidRPr="009D064D">
              <w:rPr>
                <w:rFonts w:ascii="Cambria" w:hAnsi="Cambria"/>
                <w:u w:val="single"/>
              </w:rPr>
              <w:t>GFD-P-R.174: Data Format Description Language (DFDL) v1.0 Specification</w:t>
            </w:r>
            <w:r w:rsidRPr="009D064D">
              <w:rPr>
                <w:rFonts w:ascii="Cambria" w:hAnsi="Cambria"/>
              </w:rPr>
              <w:t xml:space="preserve">.  Open Grid Forum.  January 2011. </w:t>
            </w:r>
            <w:hyperlink r:id="rId65" w:history="1">
              <w:r w:rsidRPr="009D064D">
                <w:rPr>
                  <w:rStyle w:val="Hyperlink"/>
                  <w:rFonts w:ascii="Cambria" w:hAnsi="Cambria"/>
                </w:rPr>
                <w:t>http://www.ogf.org/documents/GFD.174.pdf</w:t>
              </w:r>
            </w:hyperlink>
          </w:p>
        </w:tc>
      </w:tr>
      <w:tr w:rsidR="00B46A03" w:rsidRPr="009D064D" w14:paraId="622328E6" w14:textId="77777777" w:rsidTr="00CF66B2">
        <w:trPr>
          <w:tblCellSpacing w:w="15" w:type="dxa"/>
        </w:trPr>
        <w:tc>
          <w:tcPr>
            <w:tcW w:w="2385" w:type="dxa"/>
            <w:tcMar>
              <w:top w:w="15" w:type="dxa"/>
              <w:left w:w="15" w:type="dxa"/>
              <w:bottom w:w="15" w:type="dxa"/>
              <w:right w:w="15" w:type="dxa"/>
            </w:tcMar>
          </w:tcPr>
          <w:p w14:paraId="29431B15" w14:textId="77777777" w:rsidR="00B46A03" w:rsidRPr="009D064D" w:rsidRDefault="00B46A03" w:rsidP="00543790">
            <w:pPr>
              <w:pStyle w:val="Bibliography"/>
              <w:rPr>
                <w:rFonts w:ascii="Cambria" w:hAnsi="Cambria"/>
              </w:rPr>
            </w:pPr>
            <w:bookmarkStart w:id="12382" w:name="ref_OBSOLETE_DFDL_207"/>
            <w:r w:rsidRPr="009D064D">
              <w:rPr>
                <w:rFonts w:ascii="Cambria" w:hAnsi="Cambria"/>
              </w:rPr>
              <w:t>[OBSOLETE_DFDL_207]</w:t>
            </w:r>
            <w:bookmarkEnd w:id="12382"/>
          </w:p>
        </w:tc>
        <w:tc>
          <w:tcPr>
            <w:tcW w:w="7729" w:type="dxa"/>
            <w:tcMar>
              <w:top w:w="15" w:type="dxa"/>
              <w:left w:w="15" w:type="dxa"/>
              <w:bottom w:w="15" w:type="dxa"/>
              <w:right w:w="15" w:type="dxa"/>
            </w:tcMar>
          </w:tcPr>
          <w:p w14:paraId="0E72B8AB" w14:textId="650C6A80" w:rsidR="00B46A03" w:rsidRPr="009D064D" w:rsidRDefault="00B46A03" w:rsidP="00454FFB">
            <w:pPr>
              <w:pStyle w:val="Bibliography"/>
              <w:rPr>
                <w:rFonts w:ascii="Cambria" w:hAnsi="Cambria"/>
              </w:rPr>
            </w:pPr>
            <w:r w:rsidRPr="009D064D">
              <w:rPr>
                <w:rFonts w:ascii="Cambria" w:hAnsi="Cambria"/>
              </w:rPr>
              <w:t xml:space="preserve">Michael J Beckerle, Stephen M Hanson  </w:t>
            </w:r>
            <w:r w:rsidRPr="009D064D">
              <w:rPr>
                <w:rFonts w:ascii="Cambria" w:hAnsi="Cambria"/>
                <w:u w:val="single"/>
              </w:rPr>
              <w:t>GFD-P-R.207: Data Format Description Language (DFDL) v1.0 Specification</w:t>
            </w:r>
            <w:r w:rsidRPr="009D064D">
              <w:rPr>
                <w:rFonts w:ascii="Cambria" w:hAnsi="Cambria"/>
              </w:rPr>
              <w:t xml:space="preserve">.  Open Grid Forum.  September 2014. </w:t>
            </w:r>
            <w:hyperlink r:id="rId66" w:history="1">
              <w:r w:rsidRPr="009D064D">
                <w:rPr>
                  <w:rStyle w:val="Hyperlink"/>
                  <w:rFonts w:ascii="Cambria" w:hAnsi="Cambria"/>
                </w:rPr>
                <w:t>http://www.ogf.org/documents/GFD.207.pdf</w:t>
              </w:r>
            </w:hyperlink>
          </w:p>
        </w:tc>
      </w:tr>
      <w:tr w:rsidR="00B46A03" w:rsidRPr="009D064D" w14:paraId="5F4C565D" w14:textId="77777777" w:rsidTr="00CF66B2">
        <w:trPr>
          <w:tblCellSpacing w:w="15" w:type="dxa"/>
        </w:trPr>
        <w:tc>
          <w:tcPr>
            <w:tcW w:w="2385" w:type="dxa"/>
            <w:tcMar>
              <w:top w:w="15" w:type="dxa"/>
              <w:left w:w="15" w:type="dxa"/>
              <w:bottom w:w="15" w:type="dxa"/>
              <w:right w:w="15" w:type="dxa"/>
            </w:tcMar>
            <w:hideMark/>
          </w:tcPr>
          <w:p w14:paraId="79E4E2E8" w14:textId="77777777" w:rsidR="00B46A03" w:rsidRPr="009D064D" w:rsidRDefault="00B46A03" w:rsidP="00543790">
            <w:pPr>
              <w:pStyle w:val="Bibliography"/>
              <w:rPr>
                <w:rFonts w:ascii="Cambria" w:hAnsi="Cambria"/>
              </w:rPr>
            </w:pPr>
            <w:bookmarkStart w:id="12383" w:name="a_IANATimeZone" w:colFirst="0" w:colLast="0"/>
            <w:bookmarkEnd w:id="12381"/>
            <w:r w:rsidRPr="009D064D">
              <w:rPr>
                <w:rFonts w:ascii="Cambria" w:hAnsi="Cambria"/>
              </w:rPr>
              <w:t xml:space="preserve">[IANATimeZone] </w:t>
            </w:r>
          </w:p>
        </w:tc>
        <w:tc>
          <w:tcPr>
            <w:tcW w:w="7729" w:type="dxa"/>
            <w:tcMar>
              <w:top w:w="15" w:type="dxa"/>
              <w:left w:w="15" w:type="dxa"/>
              <w:bottom w:w="15" w:type="dxa"/>
              <w:right w:w="15" w:type="dxa"/>
            </w:tcMar>
            <w:hideMark/>
          </w:tcPr>
          <w:p w14:paraId="5CE1D8F0" w14:textId="4E4FB8E1" w:rsidR="00B46A03" w:rsidRPr="009D064D" w:rsidRDefault="00B46A03" w:rsidP="00454FFB">
            <w:pPr>
              <w:pStyle w:val="Bibliography"/>
              <w:rPr>
                <w:rFonts w:ascii="Cambria" w:hAnsi="Cambria"/>
              </w:rPr>
            </w:pPr>
            <w:r w:rsidRPr="009D064D">
              <w:rPr>
                <w:rFonts w:ascii="Cambria" w:hAnsi="Cambria"/>
              </w:rPr>
              <w:t xml:space="preserve">IANA - Internet Assigned Numbers Authority, "Time Zone Database,"  </w:t>
            </w:r>
            <w:hyperlink r:id="rId67" w:history="1">
              <w:r w:rsidRPr="009D064D">
                <w:rPr>
                  <w:rStyle w:val="Hyperlink"/>
                  <w:rFonts w:ascii="Cambria" w:hAnsi="Cambria"/>
                </w:rPr>
                <w:t>http://www.iana.org/time-zones</w:t>
              </w:r>
            </w:hyperlink>
          </w:p>
        </w:tc>
      </w:tr>
      <w:tr w:rsidR="00D757AF" w:rsidRPr="009D064D" w14:paraId="6F29D86C" w14:textId="77777777" w:rsidTr="00CF66B2">
        <w:trPr>
          <w:tblCellSpacing w:w="15" w:type="dxa"/>
        </w:trPr>
        <w:tc>
          <w:tcPr>
            <w:tcW w:w="2385" w:type="dxa"/>
            <w:tcMar>
              <w:top w:w="15" w:type="dxa"/>
              <w:left w:w="15" w:type="dxa"/>
              <w:bottom w:w="15" w:type="dxa"/>
              <w:right w:w="15" w:type="dxa"/>
            </w:tcMar>
          </w:tcPr>
          <w:p w14:paraId="519D6BDD" w14:textId="5A326C52" w:rsidR="00D757AF" w:rsidRPr="009D064D" w:rsidRDefault="00D757AF" w:rsidP="00543790">
            <w:pPr>
              <w:pStyle w:val="Bibliography"/>
              <w:rPr>
                <w:rFonts w:ascii="Cambria" w:hAnsi="Cambria"/>
              </w:rPr>
            </w:pPr>
            <w:bookmarkStart w:id="12384" w:name="a_Immutable"/>
            <w:r w:rsidRPr="009D064D">
              <w:rPr>
                <w:rFonts w:ascii="Cambria" w:hAnsi="Cambria"/>
              </w:rPr>
              <w:t>[Immutable]</w:t>
            </w:r>
            <w:bookmarkEnd w:id="12384"/>
          </w:p>
        </w:tc>
        <w:tc>
          <w:tcPr>
            <w:tcW w:w="7729" w:type="dxa"/>
            <w:tcMar>
              <w:top w:w="15" w:type="dxa"/>
              <w:left w:w="15" w:type="dxa"/>
              <w:bottom w:w="15" w:type="dxa"/>
              <w:right w:w="15" w:type="dxa"/>
            </w:tcMar>
          </w:tcPr>
          <w:p w14:paraId="1F3FD70D" w14:textId="05F18E33" w:rsidR="00D757AF" w:rsidRPr="009D064D" w:rsidRDefault="00D757AF" w:rsidP="00454FFB">
            <w:pPr>
              <w:pStyle w:val="Bibliography"/>
              <w:rPr>
                <w:rFonts w:ascii="Cambria" w:hAnsi="Cambria"/>
              </w:rPr>
            </w:pPr>
            <w:r w:rsidRPr="009D064D">
              <w:rPr>
                <w:rFonts w:ascii="Cambria" w:hAnsi="Cambria"/>
              </w:rPr>
              <w:t xml:space="preserve">See </w:t>
            </w:r>
            <w:hyperlink r:id="rId68" w:history="1">
              <w:r w:rsidRPr="009D064D">
                <w:rPr>
                  <w:rStyle w:val="Hyperlink"/>
                  <w:rFonts w:ascii="Cambria" w:hAnsi="Cambria"/>
                </w:rPr>
                <w:t>https://en.wikipedia.org/wiki/Immutable_object</w:t>
              </w:r>
            </w:hyperlink>
          </w:p>
        </w:tc>
      </w:tr>
      <w:tr w:rsidR="00B46A03" w:rsidRPr="009D064D" w14:paraId="1B8CE4D5" w14:textId="77777777" w:rsidTr="00CF66B2">
        <w:trPr>
          <w:tblCellSpacing w:w="15" w:type="dxa"/>
        </w:trPr>
        <w:tc>
          <w:tcPr>
            <w:tcW w:w="2385" w:type="dxa"/>
            <w:tcMar>
              <w:top w:w="15" w:type="dxa"/>
              <w:left w:w="15" w:type="dxa"/>
              <w:bottom w:w="15" w:type="dxa"/>
              <w:right w:w="15" w:type="dxa"/>
            </w:tcMar>
            <w:hideMark/>
          </w:tcPr>
          <w:p w14:paraId="0E9A0C33" w14:textId="77777777" w:rsidR="00B46A03" w:rsidRPr="009D064D" w:rsidRDefault="00B46A03" w:rsidP="00543790">
            <w:pPr>
              <w:pStyle w:val="Bibliography"/>
              <w:rPr>
                <w:rFonts w:ascii="Cambria" w:hAnsi="Cambria"/>
              </w:rPr>
            </w:pPr>
            <w:bookmarkStart w:id="12385" w:name="a_JSON"/>
            <w:r w:rsidRPr="009D064D">
              <w:rPr>
                <w:rFonts w:ascii="Cambria" w:hAnsi="Cambria"/>
              </w:rPr>
              <w:t>[JSON]</w:t>
            </w:r>
            <w:bookmarkEnd w:id="12385"/>
          </w:p>
        </w:tc>
        <w:tc>
          <w:tcPr>
            <w:tcW w:w="7729" w:type="dxa"/>
            <w:tcMar>
              <w:top w:w="15" w:type="dxa"/>
              <w:left w:w="15" w:type="dxa"/>
              <w:bottom w:w="15" w:type="dxa"/>
              <w:right w:w="15" w:type="dxa"/>
            </w:tcMar>
            <w:hideMark/>
          </w:tcPr>
          <w:p w14:paraId="46D2AEE8" w14:textId="6630CE5D" w:rsidR="00B46A03" w:rsidRPr="009D064D" w:rsidRDefault="00B46A03" w:rsidP="00454FFB">
            <w:pPr>
              <w:pStyle w:val="Bibliography"/>
              <w:rPr>
                <w:rFonts w:ascii="Cambria" w:hAnsi="Cambria"/>
              </w:rPr>
            </w:pPr>
            <w:r w:rsidRPr="009D064D">
              <w:rPr>
                <w:rFonts w:ascii="Cambria" w:hAnsi="Cambria"/>
              </w:rPr>
              <w:t xml:space="preserve">Introducing JSON </w:t>
            </w:r>
            <w:hyperlink r:id="rId69" w:history="1">
              <w:r w:rsidRPr="009D064D">
                <w:rPr>
                  <w:rStyle w:val="Hyperlink"/>
                  <w:rFonts w:ascii="Cambria" w:hAnsi="Cambria"/>
                </w:rPr>
                <w:t>http://www.json.org</w:t>
              </w:r>
            </w:hyperlink>
          </w:p>
        </w:tc>
      </w:tr>
      <w:tr w:rsidR="006943D3" w:rsidRPr="009D064D" w14:paraId="648290E0" w14:textId="77777777" w:rsidTr="00CF66B2">
        <w:trPr>
          <w:tblCellSpacing w:w="15" w:type="dxa"/>
        </w:trPr>
        <w:tc>
          <w:tcPr>
            <w:tcW w:w="2385" w:type="dxa"/>
            <w:tcMar>
              <w:top w:w="15" w:type="dxa"/>
              <w:left w:w="15" w:type="dxa"/>
              <w:bottom w:w="15" w:type="dxa"/>
              <w:right w:w="15" w:type="dxa"/>
            </w:tcMar>
          </w:tcPr>
          <w:p w14:paraId="576F6FAA" w14:textId="1658D403" w:rsidR="006943D3" w:rsidRPr="009D064D" w:rsidRDefault="006943D3" w:rsidP="00543790">
            <w:pPr>
              <w:pStyle w:val="Bibliography"/>
              <w:rPr>
                <w:rFonts w:ascii="Cambria" w:hAnsi="Cambria"/>
              </w:rPr>
            </w:pPr>
            <w:bookmarkStart w:id="12386" w:name="a_MixedContent"/>
            <w:r w:rsidRPr="009D064D">
              <w:rPr>
                <w:rFonts w:ascii="Cambria" w:hAnsi="Cambria"/>
              </w:rPr>
              <w:t>[MixedContent]</w:t>
            </w:r>
            <w:bookmarkEnd w:id="12386"/>
          </w:p>
        </w:tc>
        <w:tc>
          <w:tcPr>
            <w:tcW w:w="7729" w:type="dxa"/>
            <w:tcMar>
              <w:top w:w="15" w:type="dxa"/>
              <w:left w:w="15" w:type="dxa"/>
              <w:bottom w:w="15" w:type="dxa"/>
              <w:right w:w="15" w:type="dxa"/>
            </w:tcMar>
          </w:tcPr>
          <w:p w14:paraId="691BA47F" w14:textId="68F756ED" w:rsidR="006943D3" w:rsidRPr="009D064D" w:rsidRDefault="006943D3" w:rsidP="00454FFB">
            <w:pPr>
              <w:pStyle w:val="Bibliography"/>
              <w:rPr>
                <w:rFonts w:ascii="Cambria" w:hAnsi="Cambria"/>
              </w:rPr>
            </w:pPr>
            <w:r w:rsidRPr="009D064D">
              <w:rPr>
                <w:rFonts w:ascii="Cambria" w:hAnsi="Cambria"/>
              </w:rPr>
              <w:t xml:space="preserve">See </w:t>
            </w:r>
            <w:hyperlink r:id="rId70" w:anchor="sec-mixed-content" w:history="1">
              <w:r w:rsidRPr="009D064D">
                <w:rPr>
                  <w:rStyle w:val="Hyperlink"/>
                  <w:rFonts w:ascii="Cambria" w:hAnsi="Cambria"/>
                </w:rPr>
                <w:t>https://www.w3.org/TR/xml/#sec-mixed-content</w:t>
              </w:r>
            </w:hyperlink>
          </w:p>
        </w:tc>
      </w:tr>
      <w:tr w:rsidR="00B46A03" w:rsidRPr="009D064D" w14:paraId="0EAC756D" w14:textId="77777777" w:rsidTr="00CF66B2">
        <w:trPr>
          <w:tblCellSpacing w:w="15" w:type="dxa"/>
        </w:trPr>
        <w:tc>
          <w:tcPr>
            <w:tcW w:w="2385" w:type="dxa"/>
            <w:tcMar>
              <w:top w:w="15" w:type="dxa"/>
              <w:left w:w="15" w:type="dxa"/>
              <w:bottom w:w="15" w:type="dxa"/>
              <w:right w:w="15" w:type="dxa"/>
            </w:tcMar>
            <w:hideMark/>
          </w:tcPr>
          <w:p w14:paraId="07337E19" w14:textId="77777777" w:rsidR="00B46A03" w:rsidRPr="009D064D" w:rsidRDefault="00B46A03" w:rsidP="00543790">
            <w:pPr>
              <w:pStyle w:val="Bibliography"/>
              <w:rPr>
                <w:rFonts w:ascii="Cambria" w:hAnsi="Cambria"/>
              </w:rPr>
            </w:pPr>
            <w:bookmarkStart w:id="12387" w:name="a_NetCDF" w:colFirst="0" w:colLast="0"/>
            <w:r w:rsidRPr="009D064D">
              <w:rPr>
                <w:rFonts w:ascii="Cambria" w:hAnsi="Cambria"/>
              </w:rPr>
              <w:t>[NETCDF]</w:t>
            </w:r>
          </w:p>
        </w:tc>
        <w:tc>
          <w:tcPr>
            <w:tcW w:w="7729" w:type="dxa"/>
            <w:tcMar>
              <w:top w:w="15" w:type="dxa"/>
              <w:left w:w="15" w:type="dxa"/>
              <w:bottom w:w="15" w:type="dxa"/>
              <w:right w:w="15" w:type="dxa"/>
            </w:tcMar>
            <w:hideMark/>
          </w:tcPr>
          <w:p w14:paraId="5D7939D5" w14:textId="5B9F710F" w:rsidR="00B46A03" w:rsidRPr="009D064D" w:rsidRDefault="00B46A03" w:rsidP="00454FFB">
            <w:pPr>
              <w:pStyle w:val="Bibliography"/>
              <w:rPr>
                <w:rFonts w:ascii="Cambria" w:hAnsi="Cambria"/>
                <w:noProof/>
              </w:rPr>
            </w:pPr>
            <w:r w:rsidRPr="009D064D">
              <w:rPr>
                <w:rFonts w:ascii="Cambria" w:hAnsi="Cambria"/>
              </w:rPr>
              <w:t xml:space="preserve">Network Common Data Form (NetCDF) </w:t>
            </w:r>
            <w:hyperlink r:id="rId71" w:history="1">
              <w:r w:rsidRPr="009D064D">
                <w:rPr>
                  <w:rStyle w:val="Hyperlink"/>
                  <w:rFonts w:ascii="Cambria" w:hAnsi="Cambria"/>
                  <w:noProof/>
                </w:rPr>
                <w:t>http://www.unidata.ucar.edu/software/netcdf/</w:t>
              </w:r>
            </w:hyperlink>
          </w:p>
        </w:tc>
      </w:tr>
      <w:tr w:rsidR="00B46A03" w:rsidRPr="009D064D" w14:paraId="681B51B7" w14:textId="77777777" w:rsidTr="00CF66B2">
        <w:trPr>
          <w:tblCellSpacing w:w="15" w:type="dxa"/>
        </w:trPr>
        <w:tc>
          <w:tcPr>
            <w:tcW w:w="2385" w:type="dxa"/>
            <w:tcMar>
              <w:top w:w="15" w:type="dxa"/>
              <w:left w:w="15" w:type="dxa"/>
              <w:bottom w:w="15" w:type="dxa"/>
              <w:right w:w="15" w:type="dxa"/>
            </w:tcMar>
            <w:hideMark/>
          </w:tcPr>
          <w:p w14:paraId="0921904C" w14:textId="77777777" w:rsidR="00B46A03" w:rsidRPr="009D064D" w:rsidRDefault="00B46A03" w:rsidP="00543790">
            <w:pPr>
              <w:pStyle w:val="Bibliography"/>
              <w:rPr>
                <w:rFonts w:ascii="Cambria" w:hAnsi="Cambria"/>
              </w:rPr>
            </w:pPr>
            <w:bookmarkStart w:id="12388" w:name="a_OMG_EAI" w:colFirst="0" w:colLast="0"/>
            <w:bookmarkEnd w:id="12383"/>
            <w:bookmarkEnd w:id="12387"/>
            <w:r w:rsidRPr="009D064D">
              <w:rPr>
                <w:rFonts w:ascii="Cambria" w:hAnsi="Cambria"/>
              </w:rPr>
              <w:t xml:space="preserve">[OMG_EAI] </w:t>
            </w:r>
          </w:p>
        </w:tc>
        <w:tc>
          <w:tcPr>
            <w:tcW w:w="7729" w:type="dxa"/>
            <w:tcMar>
              <w:top w:w="15" w:type="dxa"/>
              <w:left w:w="15" w:type="dxa"/>
              <w:bottom w:w="15" w:type="dxa"/>
              <w:right w:w="15" w:type="dxa"/>
            </w:tcMar>
            <w:hideMark/>
          </w:tcPr>
          <w:p w14:paraId="67A961D7" w14:textId="274D83DC" w:rsidR="00B46A03" w:rsidRPr="009D064D" w:rsidRDefault="00B46A03" w:rsidP="00454FFB">
            <w:pPr>
              <w:pStyle w:val="Bibliography"/>
              <w:rPr>
                <w:rFonts w:ascii="Cambria" w:hAnsi="Cambria"/>
              </w:rPr>
            </w:pPr>
            <w:r w:rsidRPr="009D064D">
              <w:rPr>
                <w:rFonts w:ascii="Cambria" w:hAnsi="Cambria"/>
              </w:rPr>
              <w:t xml:space="preserve">OMG "CAM" TD Model: Object Management Group (OMG) "UML Profile and Interchange Models for Enterprise Application Integration (EAI) Specification" formal/04-03-26, March 2004. Section 7.3.2. Available at </w:t>
            </w:r>
            <w:hyperlink r:id="rId72" w:history="1">
              <w:r w:rsidRPr="009D064D">
                <w:rPr>
                  <w:rStyle w:val="Hyperlink"/>
                  <w:rFonts w:ascii="Cambria" w:hAnsi="Cambria"/>
                </w:rPr>
                <w:t>http://www.omg.org/cgi-bin/doc?formal/2004-03-26</w:t>
              </w:r>
            </w:hyperlink>
          </w:p>
        </w:tc>
      </w:tr>
      <w:tr w:rsidR="00B46A03" w:rsidRPr="009D064D" w14:paraId="3A6E425D" w14:textId="77777777" w:rsidTr="00CF66B2">
        <w:trPr>
          <w:tblCellSpacing w:w="15" w:type="dxa"/>
        </w:trPr>
        <w:tc>
          <w:tcPr>
            <w:tcW w:w="2385" w:type="dxa"/>
            <w:tcMar>
              <w:top w:w="15" w:type="dxa"/>
              <w:left w:w="15" w:type="dxa"/>
              <w:bottom w:w="15" w:type="dxa"/>
              <w:right w:w="15" w:type="dxa"/>
            </w:tcMar>
          </w:tcPr>
          <w:p w14:paraId="7B1AC6CC" w14:textId="77777777" w:rsidR="00B46A03" w:rsidRPr="009D064D" w:rsidRDefault="00B46A03" w:rsidP="00543790">
            <w:pPr>
              <w:pStyle w:val="Bibliography"/>
              <w:rPr>
                <w:rFonts w:ascii="Cambria" w:hAnsi="Cambria"/>
              </w:rPr>
            </w:pPr>
            <w:bookmarkStart w:id="12389" w:name="a_PSVI"/>
            <w:r w:rsidRPr="009D064D">
              <w:rPr>
                <w:rFonts w:ascii="Cambria" w:hAnsi="Cambria"/>
              </w:rPr>
              <w:t>[PSVI]</w:t>
            </w:r>
            <w:bookmarkEnd w:id="12389"/>
          </w:p>
        </w:tc>
        <w:tc>
          <w:tcPr>
            <w:tcW w:w="7729" w:type="dxa"/>
            <w:tcMar>
              <w:top w:w="15" w:type="dxa"/>
              <w:left w:w="15" w:type="dxa"/>
              <w:bottom w:w="15" w:type="dxa"/>
              <w:right w:w="15" w:type="dxa"/>
            </w:tcMar>
          </w:tcPr>
          <w:p w14:paraId="17E800AA" w14:textId="19B59A88" w:rsidR="00D757AF" w:rsidRPr="009D064D" w:rsidRDefault="00B46A03" w:rsidP="00D757AF">
            <w:pPr>
              <w:pStyle w:val="Bibliography"/>
              <w:rPr>
                <w:rFonts w:ascii="Cambria" w:hAnsi="Cambria"/>
              </w:rPr>
            </w:pPr>
            <w:r w:rsidRPr="009D064D">
              <w:rPr>
                <w:rFonts w:ascii="Cambria" w:hAnsi="Cambria"/>
              </w:rPr>
              <w:t>Post Schema Validation Infoset</w:t>
            </w:r>
            <w:r w:rsidR="00D757AF" w:rsidRPr="009D064D">
              <w:rPr>
                <w:rFonts w:ascii="Cambria" w:hAnsi="Cambria"/>
              </w:rPr>
              <w:t xml:space="preserve">. </w:t>
            </w:r>
            <w:r w:rsidRPr="009D064D">
              <w:rPr>
                <w:rFonts w:ascii="Cambria" w:hAnsi="Cambria"/>
              </w:rPr>
              <w:t>In W3C XML Schema Definition Language (XSD) 1.1 Part 1: Structures</w:t>
            </w:r>
            <w:r w:rsidR="00D757AF" w:rsidRPr="009D064D">
              <w:rPr>
                <w:rFonts w:ascii="Cambria" w:hAnsi="Cambria"/>
              </w:rPr>
              <w:t xml:space="preserve"> </w:t>
            </w:r>
            <w:hyperlink r:id="rId73" w:history="1">
              <w:r w:rsidR="00D757AF" w:rsidRPr="009D064D">
                <w:rPr>
                  <w:rStyle w:val="Hyperlink"/>
                  <w:rFonts w:ascii="Cambria" w:hAnsi="Cambria"/>
                  <w:lang w:val="en-US"/>
                </w:rPr>
                <w:t>https://www.w3.org/TR/xmlschema11-1/</w:t>
              </w:r>
            </w:hyperlink>
            <w:r w:rsidR="00D757AF" w:rsidRPr="009D064D">
              <w:rPr>
                <w:rFonts w:ascii="Cambria" w:hAnsi="Cambria"/>
              </w:rPr>
              <w:t xml:space="preserve">  </w:t>
            </w:r>
          </w:p>
        </w:tc>
      </w:tr>
      <w:tr w:rsidR="00B46A03" w:rsidRPr="009D064D" w14:paraId="482F56F4" w14:textId="77777777" w:rsidTr="00CF66B2">
        <w:trPr>
          <w:tblCellSpacing w:w="15" w:type="dxa"/>
        </w:trPr>
        <w:tc>
          <w:tcPr>
            <w:tcW w:w="2385" w:type="dxa"/>
            <w:tcMar>
              <w:top w:w="15" w:type="dxa"/>
              <w:left w:w="15" w:type="dxa"/>
              <w:bottom w:w="15" w:type="dxa"/>
              <w:right w:w="15" w:type="dxa"/>
            </w:tcMar>
            <w:hideMark/>
          </w:tcPr>
          <w:p w14:paraId="32F4C400" w14:textId="77777777" w:rsidR="00B46A03" w:rsidRPr="009D064D" w:rsidRDefault="00B46A03" w:rsidP="00543790">
            <w:pPr>
              <w:pStyle w:val="Bibliography"/>
              <w:rPr>
                <w:rFonts w:ascii="Cambria" w:hAnsi="Cambria"/>
              </w:rPr>
            </w:pPr>
            <w:bookmarkStart w:id="12390" w:name="a_RDP" w:colFirst="0" w:colLast="0"/>
            <w:bookmarkEnd w:id="12388"/>
            <w:r w:rsidRPr="009D064D">
              <w:rPr>
                <w:rFonts w:ascii="Cambria" w:hAnsi="Cambria"/>
              </w:rPr>
              <w:t xml:space="preserve">[RDP] </w:t>
            </w:r>
          </w:p>
        </w:tc>
        <w:tc>
          <w:tcPr>
            <w:tcW w:w="7729" w:type="dxa"/>
            <w:tcMar>
              <w:top w:w="15" w:type="dxa"/>
              <w:left w:w="15" w:type="dxa"/>
              <w:bottom w:w="15" w:type="dxa"/>
              <w:right w:w="15" w:type="dxa"/>
            </w:tcMar>
            <w:hideMark/>
          </w:tcPr>
          <w:p w14:paraId="73100226" w14:textId="77777777" w:rsidR="00B46A03" w:rsidRPr="009D064D" w:rsidRDefault="00B46A03" w:rsidP="00454FFB">
            <w:pPr>
              <w:pStyle w:val="Bibliography"/>
              <w:rPr>
                <w:rFonts w:ascii="Cambria" w:hAnsi="Cambria"/>
              </w:rPr>
            </w:pPr>
            <w:r w:rsidRPr="009D064D">
              <w:rPr>
                <w:rFonts w:ascii="Cambria" w:hAnsi="Cambria"/>
              </w:rPr>
              <w:t>William H. Burge, "Recursive Programming Techniques," Addison-Wesley Longman, Incorporated, 1975. ISBN</w:t>
            </w:r>
            <w:r w:rsidRPr="009D064D">
              <w:rPr>
                <w:rFonts w:ascii="Cambria" w:hAnsi="Cambria"/>
              </w:rPr>
              <w:noBreakHyphen/>
              <w:t>10:</w:t>
            </w:r>
            <w:r w:rsidRPr="009D064D">
              <w:rPr>
                <w:rFonts w:ascii="Cambria" w:hAnsi="Cambria"/>
                <w:bCs/>
              </w:rPr>
              <w:t xml:space="preserve"> 0201144506,</w:t>
            </w:r>
            <w:r w:rsidRPr="009D064D">
              <w:rPr>
                <w:rFonts w:ascii="Cambria" w:hAnsi="Cambria"/>
              </w:rPr>
              <w:t xml:space="preserve"> ISBN</w:t>
            </w:r>
            <w:r w:rsidRPr="009D064D">
              <w:rPr>
                <w:rFonts w:ascii="Cambria" w:hAnsi="Cambria"/>
              </w:rPr>
              <w:noBreakHyphen/>
              <w:t>13:</w:t>
            </w:r>
            <w:r w:rsidRPr="009D064D">
              <w:rPr>
                <w:rFonts w:ascii="Cambria" w:hAnsi="Cambria"/>
                <w:bCs/>
              </w:rPr>
              <w:t xml:space="preserve"> 978</w:t>
            </w:r>
            <w:r w:rsidRPr="009D064D">
              <w:rPr>
                <w:rFonts w:ascii="Cambria" w:hAnsi="Cambria"/>
                <w:bCs/>
              </w:rPr>
              <w:noBreakHyphen/>
              <w:t>0201144505</w:t>
            </w:r>
            <w:r w:rsidRPr="009D064D">
              <w:rPr>
                <w:rFonts w:ascii="Cambria" w:hAnsi="Cambria"/>
              </w:rPr>
              <w:t xml:space="preserve"> 0</w:t>
            </w:r>
          </w:p>
        </w:tc>
      </w:tr>
      <w:tr w:rsidR="00B46A03" w:rsidRPr="009D064D" w14:paraId="26EAB272" w14:textId="77777777" w:rsidTr="00CF66B2">
        <w:trPr>
          <w:tblCellSpacing w:w="15" w:type="dxa"/>
        </w:trPr>
        <w:tc>
          <w:tcPr>
            <w:tcW w:w="2385" w:type="dxa"/>
            <w:tcMar>
              <w:top w:w="15" w:type="dxa"/>
              <w:left w:w="15" w:type="dxa"/>
              <w:bottom w:w="15" w:type="dxa"/>
              <w:right w:w="15" w:type="dxa"/>
            </w:tcMar>
            <w:hideMark/>
          </w:tcPr>
          <w:p w14:paraId="5B279EE3" w14:textId="77777777" w:rsidR="00B46A03" w:rsidRPr="009D064D" w:rsidRDefault="00B46A03" w:rsidP="00543790">
            <w:pPr>
              <w:pStyle w:val="Bibliography"/>
              <w:rPr>
                <w:rFonts w:ascii="Cambria" w:hAnsi="Cambria"/>
              </w:rPr>
            </w:pPr>
            <w:bookmarkStart w:id="12391" w:name="a_RFC2119" w:colFirst="0" w:colLast="0"/>
            <w:bookmarkEnd w:id="12390"/>
            <w:r w:rsidRPr="009D064D">
              <w:rPr>
                <w:rFonts w:ascii="Cambria" w:hAnsi="Cambria"/>
              </w:rPr>
              <w:t xml:space="preserve">[RFC2119] </w:t>
            </w:r>
          </w:p>
        </w:tc>
        <w:tc>
          <w:tcPr>
            <w:tcW w:w="7729" w:type="dxa"/>
            <w:tcMar>
              <w:top w:w="15" w:type="dxa"/>
              <w:left w:w="15" w:type="dxa"/>
              <w:bottom w:w="15" w:type="dxa"/>
              <w:right w:w="15" w:type="dxa"/>
            </w:tcMar>
            <w:hideMark/>
          </w:tcPr>
          <w:p w14:paraId="1A0758E9" w14:textId="0B2D32D7" w:rsidR="00B46A03" w:rsidRPr="009D064D" w:rsidRDefault="00B46A03" w:rsidP="00454FFB">
            <w:pPr>
              <w:pStyle w:val="Bibliography"/>
              <w:rPr>
                <w:rFonts w:ascii="Cambria" w:hAnsi="Cambria"/>
              </w:rPr>
            </w:pPr>
            <w:r w:rsidRPr="009D064D">
              <w:rPr>
                <w:rFonts w:ascii="Cambria" w:hAnsi="Cambria"/>
              </w:rPr>
              <w:t xml:space="preserve">S. Bradner, "RFC 2119: Key words for use in RFCs to Indicate Requirement Levels," IETF (Internet Engineering Task Force). </w:t>
            </w:r>
            <w:hyperlink r:id="rId74" w:tgtFrame="_top" w:history="1">
              <w:r w:rsidRPr="009D064D">
                <w:rPr>
                  <w:rStyle w:val="Hyperlink"/>
                  <w:rFonts w:ascii="Cambria" w:hAnsi="Cambria"/>
                  <w:i/>
                  <w:iCs/>
                </w:rPr>
                <w:t>RFC 2119: Key words for use in RFCs to Indicate Requirement Levels</w:t>
              </w:r>
            </w:hyperlink>
            <w:r w:rsidRPr="009D064D">
              <w:rPr>
                <w:rFonts w:ascii="Cambria" w:hAnsi="Cambria"/>
              </w:rPr>
              <w:t>. S. Bradner. 1997.</w:t>
            </w:r>
          </w:p>
        </w:tc>
      </w:tr>
      <w:tr w:rsidR="00B46A03" w:rsidRPr="009D064D" w14:paraId="6C45CED9" w14:textId="77777777" w:rsidTr="00CF66B2">
        <w:trPr>
          <w:tblCellSpacing w:w="15" w:type="dxa"/>
        </w:trPr>
        <w:tc>
          <w:tcPr>
            <w:tcW w:w="2385" w:type="dxa"/>
            <w:tcMar>
              <w:top w:w="15" w:type="dxa"/>
              <w:left w:w="15" w:type="dxa"/>
              <w:bottom w:w="15" w:type="dxa"/>
              <w:right w:w="15" w:type="dxa"/>
            </w:tcMar>
            <w:hideMark/>
          </w:tcPr>
          <w:p w14:paraId="14CC840D" w14:textId="77777777" w:rsidR="00B46A03" w:rsidRPr="009D064D" w:rsidRDefault="00B46A03" w:rsidP="00543790">
            <w:pPr>
              <w:pStyle w:val="Bibliography"/>
              <w:rPr>
                <w:rFonts w:ascii="Cambria" w:hAnsi="Cambria"/>
              </w:rPr>
            </w:pPr>
            <w:bookmarkStart w:id="12392" w:name="a_XSD_SCD" w:colFirst="0" w:colLast="0"/>
            <w:bookmarkStart w:id="12393" w:name="a_SCD" w:colFirst="0" w:colLast="0"/>
            <w:bookmarkEnd w:id="12391"/>
            <w:r w:rsidRPr="009D064D">
              <w:rPr>
                <w:rFonts w:ascii="Cambria" w:hAnsi="Cambria"/>
              </w:rPr>
              <w:t xml:space="preserve">[SCD] </w:t>
            </w:r>
          </w:p>
        </w:tc>
        <w:tc>
          <w:tcPr>
            <w:tcW w:w="7729" w:type="dxa"/>
            <w:tcMar>
              <w:top w:w="15" w:type="dxa"/>
              <w:left w:w="15" w:type="dxa"/>
              <w:bottom w:w="15" w:type="dxa"/>
              <w:right w:w="15" w:type="dxa"/>
            </w:tcMar>
            <w:hideMark/>
          </w:tcPr>
          <w:p w14:paraId="04F2A8E3" w14:textId="1999F156" w:rsidR="00B46A03" w:rsidRPr="009D064D" w:rsidRDefault="00B46A03" w:rsidP="00454FFB">
            <w:pPr>
              <w:pStyle w:val="Bibliography"/>
              <w:rPr>
                <w:rFonts w:ascii="Cambria" w:hAnsi="Cambria"/>
              </w:rPr>
            </w:pPr>
            <w:r w:rsidRPr="009D064D">
              <w:rPr>
                <w:rFonts w:ascii="Cambria" w:hAnsi="Cambria"/>
              </w:rPr>
              <w:t xml:space="preserve">W3C, "W3C XML Schema Definition Language (XSD): Component Designators,"  </w:t>
            </w:r>
            <w:hyperlink r:id="rId75" w:history="1">
              <w:r w:rsidRPr="009D064D">
                <w:rPr>
                  <w:rStyle w:val="Hyperlink"/>
                  <w:rFonts w:ascii="Cambria" w:hAnsi="Cambria"/>
                </w:rPr>
                <w:t>http://www.w3.org/TR/xmlschema-ref/</w:t>
              </w:r>
            </w:hyperlink>
          </w:p>
        </w:tc>
      </w:tr>
      <w:tr w:rsidR="00B46A03" w:rsidRPr="009D064D" w14:paraId="01767B88" w14:textId="77777777" w:rsidTr="00CF66B2">
        <w:trPr>
          <w:tblCellSpacing w:w="15" w:type="dxa"/>
        </w:trPr>
        <w:tc>
          <w:tcPr>
            <w:tcW w:w="2385" w:type="dxa"/>
            <w:tcMar>
              <w:top w:w="15" w:type="dxa"/>
              <w:left w:w="15" w:type="dxa"/>
              <w:bottom w:w="15" w:type="dxa"/>
              <w:right w:w="15" w:type="dxa"/>
            </w:tcMar>
            <w:hideMark/>
          </w:tcPr>
          <w:p w14:paraId="4D1D587C" w14:textId="77777777" w:rsidR="00B46A03" w:rsidRPr="009D064D" w:rsidRDefault="00B46A03" w:rsidP="00543790">
            <w:pPr>
              <w:pStyle w:val="Bibliography"/>
              <w:rPr>
                <w:rFonts w:ascii="Cambria" w:hAnsi="Cambria"/>
              </w:rPr>
            </w:pPr>
            <w:bookmarkStart w:id="12394" w:name="a_Thrift" w:colFirst="0" w:colLast="0"/>
            <w:bookmarkEnd w:id="12392"/>
            <w:bookmarkEnd w:id="12393"/>
            <w:r w:rsidRPr="009D064D">
              <w:rPr>
                <w:rFonts w:ascii="Cambria" w:hAnsi="Cambria"/>
              </w:rPr>
              <w:lastRenderedPageBreak/>
              <w:t xml:space="preserve">[Thrift] </w:t>
            </w:r>
          </w:p>
        </w:tc>
        <w:tc>
          <w:tcPr>
            <w:tcW w:w="7729" w:type="dxa"/>
            <w:tcMar>
              <w:top w:w="15" w:type="dxa"/>
              <w:left w:w="15" w:type="dxa"/>
              <w:bottom w:w="15" w:type="dxa"/>
              <w:right w:w="15" w:type="dxa"/>
            </w:tcMar>
            <w:hideMark/>
          </w:tcPr>
          <w:p w14:paraId="79D87E69" w14:textId="5069112B" w:rsidR="00B46A03" w:rsidRPr="009D064D" w:rsidRDefault="00B46A03" w:rsidP="00454FFB">
            <w:pPr>
              <w:pStyle w:val="Bibliography"/>
              <w:rPr>
                <w:rFonts w:ascii="Cambria" w:hAnsi="Cambria"/>
              </w:rPr>
            </w:pPr>
            <w:r w:rsidRPr="009D064D">
              <w:rPr>
                <w:rFonts w:ascii="Cambria" w:hAnsi="Cambria"/>
              </w:rPr>
              <w:t xml:space="preserve">M. Slee, A. Agarwal and M. Kwiatkowski, "Thrift: Scalable Cross-Language Services Implementation,"  </w:t>
            </w:r>
            <w:hyperlink r:id="rId76" w:history="1">
              <w:r w:rsidRPr="009D064D">
                <w:rPr>
                  <w:rStyle w:val="Hyperlink"/>
                  <w:rFonts w:ascii="Cambria" w:hAnsi="Cambria"/>
                </w:rPr>
                <w:t>https://thrift.apache.org/static/files/thrift-20070401.pdf</w:t>
              </w:r>
            </w:hyperlink>
          </w:p>
        </w:tc>
      </w:tr>
      <w:tr w:rsidR="00B46A03" w:rsidRPr="009D064D" w14:paraId="628DD859" w14:textId="77777777" w:rsidTr="00CF66B2">
        <w:trPr>
          <w:tblCellSpacing w:w="15" w:type="dxa"/>
        </w:trPr>
        <w:tc>
          <w:tcPr>
            <w:tcW w:w="2385" w:type="dxa"/>
            <w:tcMar>
              <w:top w:w="15" w:type="dxa"/>
              <w:left w:w="15" w:type="dxa"/>
              <w:bottom w:w="15" w:type="dxa"/>
              <w:right w:w="15" w:type="dxa"/>
            </w:tcMar>
            <w:hideMark/>
          </w:tcPr>
          <w:p w14:paraId="396DCDC6" w14:textId="77777777" w:rsidR="00B46A03" w:rsidRPr="009D064D" w:rsidRDefault="00B46A03" w:rsidP="00543790">
            <w:pPr>
              <w:pStyle w:val="Bibliography"/>
              <w:rPr>
                <w:rFonts w:ascii="Cambria" w:hAnsi="Cambria"/>
              </w:rPr>
            </w:pPr>
            <w:bookmarkStart w:id="12395" w:name="a_UML" w:colFirst="0" w:colLast="0"/>
            <w:r w:rsidRPr="009D064D">
              <w:rPr>
                <w:rFonts w:ascii="Cambria" w:hAnsi="Cambria"/>
              </w:rPr>
              <w:t>[UML]</w:t>
            </w:r>
          </w:p>
        </w:tc>
        <w:tc>
          <w:tcPr>
            <w:tcW w:w="7729" w:type="dxa"/>
            <w:tcMar>
              <w:top w:w="15" w:type="dxa"/>
              <w:left w:w="15" w:type="dxa"/>
              <w:bottom w:w="15" w:type="dxa"/>
              <w:right w:w="15" w:type="dxa"/>
            </w:tcMar>
            <w:hideMark/>
          </w:tcPr>
          <w:p w14:paraId="447BF5B4" w14:textId="3392BE6B" w:rsidR="00B46A03" w:rsidRPr="009D064D" w:rsidRDefault="00B46A03" w:rsidP="00454FFB">
            <w:pPr>
              <w:pStyle w:val="Bibliography"/>
              <w:rPr>
                <w:rFonts w:ascii="Cambria" w:hAnsi="Cambria"/>
                <w:noProof/>
              </w:rPr>
            </w:pPr>
            <w:r w:rsidRPr="009D064D">
              <w:rPr>
                <w:rFonts w:ascii="Cambria" w:hAnsi="Cambria"/>
              </w:rPr>
              <w:t xml:space="preserve">Unified Modeling Language  </w:t>
            </w:r>
            <w:hyperlink r:id="rId77" w:history="1">
              <w:r w:rsidRPr="009D064D">
                <w:rPr>
                  <w:rStyle w:val="Hyperlink"/>
                  <w:rFonts w:ascii="Cambria" w:hAnsi="Cambria"/>
                  <w:noProof/>
                </w:rPr>
                <w:t>http://www.uml.org/</w:t>
              </w:r>
            </w:hyperlink>
          </w:p>
        </w:tc>
      </w:tr>
      <w:tr w:rsidR="00B46A03" w:rsidRPr="009D064D" w14:paraId="76C6B3E7" w14:textId="77777777" w:rsidTr="00CF66B2">
        <w:trPr>
          <w:tblCellSpacing w:w="15" w:type="dxa"/>
        </w:trPr>
        <w:tc>
          <w:tcPr>
            <w:tcW w:w="2385" w:type="dxa"/>
            <w:tcMar>
              <w:top w:w="15" w:type="dxa"/>
              <w:left w:w="15" w:type="dxa"/>
              <w:bottom w:w="15" w:type="dxa"/>
              <w:right w:w="15" w:type="dxa"/>
            </w:tcMar>
            <w:hideMark/>
          </w:tcPr>
          <w:p w14:paraId="76B1C5FD" w14:textId="77777777" w:rsidR="00B46A03" w:rsidRPr="009D064D" w:rsidRDefault="00B46A03" w:rsidP="00543790">
            <w:pPr>
              <w:pStyle w:val="Bibliography"/>
              <w:rPr>
                <w:rFonts w:ascii="Cambria" w:hAnsi="Cambria"/>
              </w:rPr>
            </w:pPr>
            <w:bookmarkStart w:id="12396" w:name="a_Unicode" w:colFirst="0" w:colLast="0"/>
            <w:bookmarkEnd w:id="12394"/>
            <w:bookmarkEnd w:id="12395"/>
            <w:r w:rsidRPr="009D064D">
              <w:rPr>
                <w:rFonts w:ascii="Cambria" w:hAnsi="Cambria"/>
              </w:rPr>
              <w:t xml:space="preserve">[Unicode] </w:t>
            </w:r>
          </w:p>
        </w:tc>
        <w:tc>
          <w:tcPr>
            <w:tcW w:w="7729" w:type="dxa"/>
            <w:tcMar>
              <w:top w:w="15" w:type="dxa"/>
              <w:left w:w="15" w:type="dxa"/>
              <w:bottom w:w="15" w:type="dxa"/>
              <w:right w:w="15" w:type="dxa"/>
            </w:tcMar>
            <w:hideMark/>
          </w:tcPr>
          <w:p w14:paraId="1D057E30" w14:textId="50990EDD" w:rsidR="00B46A03" w:rsidRPr="009D064D" w:rsidRDefault="00B46A03" w:rsidP="00454FFB">
            <w:pPr>
              <w:pStyle w:val="Bibliography"/>
              <w:rPr>
                <w:rFonts w:ascii="Cambria" w:hAnsi="Cambria"/>
              </w:rPr>
            </w:pPr>
            <w:r w:rsidRPr="009D064D">
              <w:rPr>
                <w:rFonts w:ascii="Cambria" w:hAnsi="Cambria"/>
              </w:rPr>
              <w:t xml:space="preserve">The Unicode Consortium, "Unicode,"  </w:t>
            </w:r>
            <w:hyperlink r:id="rId78" w:history="1">
              <w:r w:rsidRPr="009D064D">
                <w:rPr>
                  <w:rStyle w:val="Hyperlink"/>
                  <w:rFonts w:ascii="Cambria" w:hAnsi="Cambria"/>
                </w:rPr>
                <w:t>https://home.unicode.org/</w:t>
              </w:r>
            </w:hyperlink>
            <w:r w:rsidRPr="009D064D">
              <w:rPr>
                <w:rFonts w:ascii="Cambria" w:hAnsi="Cambria"/>
              </w:rPr>
              <w:t>.</w:t>
            </w:r>
          </w:p>
        </w:tc>
      </w:tr>
      <w:tr w:rsidR="00B46A03" w:rsidRPr="009D064D" w14:paraId="403EBA3E" w14:textId="77777777" w:rsidTr="00CF66B2">
        <w:trPr>
          <w:tblCellSpacing w:w="15" w:type="dxa"/>
        </w:trPr>
        <w:tc>
          <w:tcPr>
            <w:tcW w:w="2385" w:type="dxa"/>
            <w:tcMar>
              <w:top w:w="15" w:type="dxa"/>
              <w:left w:w="15" w:type="dxa"/>
              <w:bottom w:w="15" w:type="dxa"/>
              <w:right w:w="15" w:type="dxa"/>
            </w:tcMar>
            <w:hideMark/>
          </w:tcPr>
          <w:p w14:paraId="3FF09529" w14:textId="77777777" w:rsidR="00B46A03" w:rsidRPr="009D064D" w:rsidRDefault="00B46A03" w:rsidP="00543790">
            <w:pPr>
              <w:pStyle w:val="Bibliography"/>
              <w:rPr>
                <w:rFonts w:ascii="Cambria" w:hAnsi="Cambria"/>
              </w:rPr>
            </w:pPr>
            <w:bookmarkStart w:id="12397" w:name="a_CLDR" w:colFirst="0" w:colLast="0"/>
            <w:bookmarkEnd w:id="12396"/>
            <w:r w:rsidRPr="009D064D">
              <w:rPr>
                <w:rFonts w:ascii="Cambria" w:hAnsi="Cambria"/>
              </w:rPr>
              <w:t xml:space="preserve">[UnicodeCLDR] </w:t>
            </w:r>
          </w:p>
        </w:tc>
        <w:tc>
          <w:tcPr>
            <w:tcW w:w="7729" w:type="dxa"/>
            <w:tcMar>
              <w:top w:w="15" w:type="dxa"/>
              <w:left w:w="15" w:type="dxa"/>
              <w:bottom w:w="15" w:type="dxa"/>
              <w:right w:w="15" w:type="dxa"/>
            </w:tcMar>
            <w:hideMark/>
          </w:tcPr>
          <w:p w14:paraId="0B9723A2" w14:textId="079AED5A" w:rsidR="00B46A03" w:rsidRPr="009D064D" w:rsidRDefault="00B46A03" w:rsidP="00454FFB">
            <w:pPr>
              <w:pStyle w:val="Bibliography"/>
              <w:rPr>
                <w:rFonts w:ascii="Cambria" w:hAnsi="Cambria"/>
              </w:rPr>
            </w:pPr>
            <w:r w:rsidRPr="009D064D">
              <w:rPr>
                <w:rFonts w:ascii="Cambria" w:hAnsi="Cambria"/>
              </w:rPr>
              <w:t xml:space="preserve">Unicode, Inc., "Unicode Common Locale Data Repository,"  </w:t>
            </w:r>
            <w:hyperlink r:id="rId79" w:history="1">
              <w:r w:rsidRPr="009D064D">
                <w:rPr>
                  <w:rStyle w:val="Hyperlink"/>
                  <w:rFonts w:ascii="Cambria" w:hAnsi="Cambria"/>
                </w:rPr>
                <w:t>http://sites.google.com/site/cldr/</w:t>
              </w:r>
            </w:hyperlink>
            <w:r w:rsidRPr="009D064D">
              <w:rPr>
                <w:rFonts w:ascii="Cambria" w:hAnsi="Cambria"/>
              </w:rPr>
              <w:t>.</w:t>
            </w:r>
          </w:p>
        </w:tc>
      </w:tr>
      <w:tr w:rsidR="00B46A03" w:rsidRPr="009D064D" w14:paraId="32A59A5F" w14:textId="77777777" w:rsidTr="00CF66B2">
        <w:trPr>
          <w:tblCellSpacing w:w="15" w:type="dxa"/>
        </w:trPr>
        <w:tc>
          <w:tcPr>
            <w:tcW w:w="2385" w:type="dxa"/>
            <w:tcMar>
              <w:top w:w="15" w:type="dxa"/>
              <w:left w:w="15" w:type="dxa"/>
              <w:bottom w:w="15" w:type="dxa"/>
              <w:right w:w="15" w:type="dxa"/>
            </w:tcMar>
            <w:hideMark/>
          </w:tcPr>
          <w:p w14:paraId="417BC5CC" w14:textId="77777777" w:rsidR="00B46A03" w:rsidRPr="009D064D" w:rsidRDefault="00B46A03" w:rsidP="00543790">
            <w:pPr>
              <w:pStyle w:val="Bibliography"/>
              <w:rPr>
                <w:rFonts w:ascii="Cambria" w:hAnsi="Cambria"/>
              </w:rPr>
            </w:pPr>
            <w:bookmarkStart w:id="12398" w:name="a_UnicodeRegex" w:colFirst="0" w:colLast="0"/>
            <w:bookmarkEnd w:id="12397"/>
            <w:r w:rsidRPr="009D064D">
              <w:rPr>
                <w:rFonts w:ascii="Cambria" w:hAnsi="Cambria"/>
              </w:rPr>
              <w:t xml:space="preserve">[UnicodeRegex] </w:t>
            </w:r>
          </w:p>
        </w:tc>
        <w:tc>
          <w:tcPr>
            <w:tcW w:w="7729" w:type="dxa"/>
            <w:tcMar>
              <w:top w:w="15" w:type="dxa"/>
              <w:left w:w="15" w:type="dxa"/>
              <w:bottom w:w="15" w:type="dxa"/>
              <w:right w:w="15" w:type="dxa"/>
            </w:tcMar>
            <w:hideMark/>
          </w:tcPr>
          <w:p w14:paraId="446004D1" w14:textId="0398EB8E" w:rsidR="00B46A03" w:rsidRPr="009D064D" w:rsidRDefault="00B46A03" w:rsidP="00454FFB">
            <w:pPr>
              <w:pStyle w:val="Bibliography"/>
              <w:rPr>
                <w:rFonts w:ascii="Cambria" w:hAnsi="Cambria"/>
              </w:rPr>
            </w:pPr>
            <w:r w:rsidRPr="009D064D">
              <w:rPr>
                <w:rFonts w:ascii="Cambria" w:hAnsi="Cambria"/>
              </w:rPr>
              <w:t xml:space="preserve">Unicode, Inc., "Unicode Regular Expressions,"  </w:t>
            </w:r>
            <w:hyperlink r:id="rId80" w:history="1">
              <w:r w:rsidRPr="009D064D">
                <w:rPr>
                  <w:rStyle w:val="Hyperlink"/>
                  <w:rFonts w:ascii="Cambria" w:hAnsi="Cambria"/>
                </w:rPr>
                <w:t>http://www.unicode.org/reports/tr18/</w:t>
              </w:r>
            </w:hyperlink>
          </w:p>
        </w:tc>
      </w:tr>
      <w:tr w:rsidR="00B46A03" w:rsidRPr="009D064D" w14:paraId="294FEBD5" w14:textId="77777777" w:rsidTr="00CF66B2">
        <w:trPr>
          <w:tblCellSpacing w:w="15" w:type="dxa"/>
        </w:trPr>
        <w:tc>
          <w:tcPr>
            <w:tcW w:w="2385" w:type="dxa"/>
            <w:tcMar>
              <w:top w:w="15" w:type="dxa"/>
              <w:left w:w="15" w:type="dxa"/>
              <w:bottom w:w="15" w:type="dxa"/>
              <w:right w:w="15" w:type="dxa"/>
            </w:tcMar>
            <w:hideMark/>
          </w:tcPr>
          <w:p w14:paraId="161FFD30" w14:textId="77777777" w:rsidR="00B46A03" w:rsidRPr="009D064D" w:rsidRDefault="00B46A03" w:rsidP="00543790">
            <w:pPr>
              <w:pStyle w:val="Bibliography"/>
              <w:rPr>
                <w:rFonts w:ascii="Cambria" w:hAnsi="Cambria"/>
              </w:rPr>
            </w:pPr>
            <w:bookmarkStart w:id="12399" w:name="a_LDML" w:colFirst="0" w:colLast="0"/>
            <w:bookmarkEnd w:id="12398"/>
            <w:r w:rsidRPr="009D064D">
              <w:rPr>
                <w:rFonts w:ascii="Cambria" w:hAnsi="Cambria"/>
              </w:rPr>
              <w:t xml:space="preserve">[UnicodeLDML] </w:t>
            </w:r>
          </w:p>
        </w:tc>
        <w:tc>
          <w:tcPr>
            <w:tcW w:w="7729" w:type="dxa"/>
            <w:tcMar>
              <w:top w:w="15" w:type="dxa"/>
              <w:left w:w="15" w:type="dxa"/>
              <w:bottom w:w="15" w:type="dxa"/>
              <w:right w:w="15" w:type="dxa"/>
            </w:tcMar>
            <w:hideMark/>
          </w:tcPr>
          <w:p w14:paraId="6440E9A3" w14:textId="11948E54" w:rsidR="00823C41" w:rsidRPr="009D064D" w:rsidRDefault="00B46A03" w:rsidP="00823C41">
            <w:pPr>
              <w:pStyle w:val="Bibliography"/>
              <w:rPr>
                <w:rFonts w:ascii="Cambria" w:hAnsi="Cambria"/>
              </w:rPr>
            </w:pPr>
            <w:r w:rsidRPr="009D064D">
              <w:rPr>
                <w:rFonts w:ascii="Cambria" w:hAnsi="Cambria"/>
              </w:rPr>
              <w:t xml:space="preserve">Unicode, Inc., "Unicode Locale Data Markup Language (LDML)," </w:t>
            </w:r>
            <w:hyperlink r:id="rId81" w:history="1">
              <w:r w:rsidRPr="009D064D">
                <w:rPr>
                  <w:rStyle w:val="Hyperlink"/>
                  <w:rFonts w:ascii="Cambria" w:hAnsi="Cambria"/>
                </w:rPr>
                <w:t>http://www.unicode.org/reports/tr35/.</w:t>
              </w:r>
            </w:hyperlink>
          </w:p>
        </w:tc>
      </w:tr>
      <w:tr w:rsidR="00823C41" w:rsidRPr="009D064D" w14:paraId="4E6A8444" w14:textId="77777777" w:rsidTr="00CF66B2">
        <w:trPr>
          <w:tblCellSpacing w:w="15" w:type="dxa"/>
        </w:trPr>
        <w:tc>
          <w:tcPr>
            <w:tcW w:w="2385" w:type="dxa"/>
            <w:tcMar>
              <w:top w:w="15" w:type="dxa"/>
              <w:left w:w="15" w:type="dxa"/>
              <w:bottom w:w="15" w:type="dxa"/>
              <w:right w:w="15" w:type="dxa"/>
            </w:tcMar>
          </w:tcPr>
          <w:p w14:paraId="5826359C" w14:textId="693D0181" w:rsidR="00823C41" w:rsidRPr="009D064D" w:rsidRDefault="00823C41" w:rsidP="00543790">
            <w:pPr>
              <w:pStyle w:val="Bibliography"/>
              <w:rPr>
                <w:rFonts w:ascii="Cambria" w:hAnsi="Cambria"/>
              </w:rPr>
            </w:pPr>
            <w:bookmarkStart w:id="12400" w:name="a_W3DateTime"/>
            <w:r w:rsidRPr="009D064D">
              <w:rPr>
                <w:rFonts w:ascii="Cambria" w:hAnsi="Cambria"/>
              </w:rPr>
              <w:t>[W3DateTime]</w:t>
            </w:r>
            <w:bookmarkEnd w:id="12400"/>
          </w:p>
        </w:tc>
        <w:tc>
          <w:tcPr>
            <w:tcW w:w="7729" w:type="dxa"/>
            <w:tcMar>
              <w:top w:w="15" w:type="dxa"/>
              <w:left w:w="15" w:type="dxa"/>
              <w:bottom w:w="15" w:type="dxa"/>
              <w:right w:w="15" w:type="dxa"/>
            </w:tcMar>
          </w:tcPr>
          <w:p w14:paraId="4CE37E21" w14:textId="232A487F" w:rsidR="004474FE" w:rsidRPr="009D064D" w:rsidRDefault="00823C41" w:rsidP="004474FE">
            <w:pPr>
              <w:pStyle w:val="Bibliography"/>
              <w:rPr>
                <w:rFonts w:ascii="Cambria" w:hAnsi="Cambria"/>
              </w:rPr>
            </w:pPr>
            <w:r w:rsidRPr="009D064D">
              <w:rPr>
                <w:rFonts w:ascii="Cambria" w:hAnsi="Cambria"/>
              </w:rPr>
              <w:t xml:space="preserve">Note-datetime “Date and Time Formats” </w:t>
            </w:r>
            <w:hyperlink r:id="rId82" w:history="1">
              <w:r w:rsidR="004474FE" w:rsidRPr="009D064D">
                <w:rPr>
                  <w:rStyle w:val="Hyperlink"/>
                  <w:rFonts w:ascii="Cambria" w:hAnsi="Cambria"/>
                  <w:lang w:val="en-US"/>
                </w:rPr>
                <w:t>https://www.w3.org/TR/NOTE-datetime</w:t>
              </w:r>
            </w:hyperlink>
          </w:p>
        </w:tc>
      </w:tr>
      <w:tr w:rsidR="00B46A03" w:rsidRPr="009D064D" w14:paraId="42CCD76A" w14:textId="77777777" w:rsidTr="00CF66B2">
        <w:trPr>
          <w:tblCellSpacing w:w="15" w:type="dxa"/>
        </w:trPr>
        <w:tc>
          <w:tcPr>
            <w:tcW w:w="2385" w:type="dxa"/>
            <w:tcMar>
              <w:top w:w="15" w:type="dxa"/>
              <w:left w:w="15" w:type="dxa"/>
              <w:bottom w:w="15" w:type="dxa"/>
              <w:right w:w="15" w:type="dxa"/>
            </w:tcMar>
            <w:hideMark/>
          </w:tcPr>
          <w:p w14:paraId="7A170724" w14:textId="77777777" w:rsidR="00B46A03" w:rsidRPr="009D064D" w:rsidRDefault="00B46A03" w:rsidP="00543790">
            <w:pPr>
              <w:pStyle w:val="Bibliography"/>
              <w:rPr>
                <w:rFonts w:ascii="Cambria" w:hAnsi="Cambria"/>
              </w:rPr>
            </w:pPr>
            <w:bookmarkStart w:id="12401" w:name="Walmsely"/>
            <w:r w:rsidRPr="009D064D">
              <w:rPr>
                <w:rFonts w:ascii="Cambria" w:hAnsi="Cambria"/>
              </w:rPr>
              <w:t>[</w:t>
            </w:r>
            <w:r w:rsidRPr="009D064D">
              <w:rPr>
                <w:rFonts w:ascii="Cambria" w:hAnsi="Cambria"/>
                <w:lang w:eastAsia="en-GB"/>
              </w:rPr>
              <w:t>Walmsley]</w:t>
            </w:r>
            <w:bookmarkEnd w:id="12401"/>
          </w:p>
        </w:tc>
        <w:tc>
          <w:tcPr>
            <w:tcW w:w="7729" w:type="dxa"/>
            <w:tcMar>
              <w:top w:w="15" w:type="dxa"/>
              <w:left w:w="15" w:type="dxa"/>
              <w:bottom w:w="15" w:type="dxa"/>
              <w:right w:w="15" w:type="dxa"/>
            </w:tcMar>
            <w:hideMark/>
          </w:tcPr>
          <w:p w14:paraId="6079FC31" w14:textId="77777777" w:rsidR="00B46A03" w:rsidRPr="009D064D" w:rsidRDefault="00B46A03" w:rsidP="00454FFB">
            <w:pPr>
              <w:pStyle w:val="Bibliography"/>
              <w:rPr>
                <w:rFonts w:ascii="Cambria" w:hAnsi="Cambria"/>
                <w:lang w:eastAsia="en-GB"/>
              </w:rPr>
            </w:pPr>
            <w:r w:rsidRPr="009D064D">
              <w:rPr>
                <w:rFonts w:ascii="Cambria" w:hAnsi="Cambria"/>
                <w:lang w:eastAsia="en-GB"/>
              </w:rPr>
              <w:t>Definitive XML Schema (Walmsley, ISBN 0-13-065567-8) page 390, Section 17.8, Table 17-6 says "A child element-type name which must be prefixed if it is in a namespace".</w:t>
            </w:r>
          </w:p>
        </w:tc>
      </w:tr>
      <w:tr w:rsidR="00B46A03" w:rsidRPr="009D064D" w14:paraId="050CD58F" w14:textId="77777777" w:rsidTr="00CF66B2">
        <w:trPr>
          <w:tblCellSpacing w:w="15" w:type="dxa"/>
        </w:trPr>
        <w:tc>
          <w:tcPr>
            <w:tcW w:w="2385" w:type="dxa"/>
            <w:tcMar>
              <w:top w:w="15" w:type="dxa"/>
              <w:left w:w="15" w:type="dxa"/>
              <w:bottom w:w="15" w:type="dxa"/>
              <w:right w:w="15" w:type="dxa"/>
            </w:tcMar>
            <w:hideMark/>
          </w:tcPr>
          <w:p w14:paraId="4770E1C3" w14:textId="77777777" w:rsidR="00B46A03" w:rsidRPr="009D064D" w:rsidRDefault="00B46A03" w:rsidP="00543790">
            <w:pPr>
              <w:pStyle w:val="Bibliography"/>
              <w:rPr>
                <w:rFonts w:ascii="Cambria" w:hAnsi="Cambria"/>
              </w:rPr>
            </w:pPr>
            <w:bookmarkStart w:id="12402" w:name="a_XDR" w:colFirst="0" w:colLast="0"/>
            <w:r w:rsidRPr="009D064D">
              <w:rPr>
                <w:rFonts w:ascii="Cambria" w:hAnsi="Cambria"/>
              </w:rPr>
              <w:t>[XDR]</w:t>
            </w:r>
          </w:p>
        </w:tc>
        <w:tc>
          <w:tcPr>
            <w:tcW w:w="7729" w:type="dxa"/>
            <w:tcMar>
              <w:top w:w="15" w:type="dxa"/>
              <w:left w:w="15" w:type="dxa"/>
              <w:bottom w:w="15" w:type="dxa"/>
              <w:right w:w="15" w:type="dxa"/>
            </w:tcMar>
            <w:hideMark/>
          </w:tcPr>
          <w:p w14:paraId="5091D107" w14:textId="38D2F82C" w:rsidR="00B46A03" w:rsidRPr="009D064D" w:rsidRDefault="00B46A03" w:rsidP="00454FFB">
            <w:pPr>
              <w:pStyle w:val="Bibliography"/>
              <w:rPr>
                <w:rFonts w:ascii="Cambria" w:hAnsi="Cambria"/>
              </w:rPr>
            </w:pPr>
            <w:r w:rsidRPr="009D064D">
              <w:rPr>
                <w:rFonts w:ascii="Cambria" w:hAnsi="Cambria"/>
                <w:noProof/>
              </w:rPr>
              <w:t xml:space="preserve">RFC 4506:  </w:t>
            </w:r>
            <w:r w:rsidRPr="009D064D">
              <w:rPr>
                <w:rFonts w:ascii="Cambria" w:hAnsi="Cambria"/>
              </w:rPr>
              <w:t xml:space="preserve">XDR: External Data Representation Standard. IETF (Internet Engineering Task Force), 2006. </w:t>
            </w:r>
            <w:hyperlink r:id="rId83" w:history="1">
              <w:r w:rsidRPr="009D064D">
                <w:rPr>
                  <w:rStyle w:val="Hyperlink"/>
                  <w:rFonts w:ascii="Cambria" w:hAnsi="Cambria"/>
                </w:rPr>
                <w:t>http://tools.ietf.org/html/rfc4506</w:t>
              </w:r>
            </w:hyperlink>
          </w:p>
        </w:tc>
      </w:tr>
      <w:tr w:rsidR="00B46A03" w:rsidRPr="009D064D" w14:paraId="25FD0265" w14:textId="77777777" w:rsidTr="00CF66B2">
        <w:trPr>
          <w:tblCellSpacing w:w="15" w:type="dxa"/>
        </w:trPr>
        <w:tc>
          <w:tcPr>
            <w:tcW w:w="2385" w:type="dxa"/>
            <w:tcMar>
              <w:top w:w="15" w:type="dxa"/>
              <w:left w:w="15" w:type="dxa"/>
              <w:bottom w:w="15" w:type="dxa"/>
              <w:right w:w="15" w:type="dxa"/>
            </w:tcMar>
            <w:hideMark/>
          </w:tcPr>
          <w:p w14:paraId="58698486" w14:textId="77777777" w:rsidR="00B46A03" w:rsidRPr="009D064D" w:rsidRDefault="00B46A03" w:rsidP="00543790">
            <w:pPr>
              <w:pStyle w:val="Bibliography"/>
              <w:tabs>
                <w:tab w:val="left" w:pos="720"/>
              </w:tabs>
              <w:rPr>
                <w:rFonts w:ascii="Cambria" w:hAnsi="Cambria"/>
              </w:rPr>
            </w:pPr>
            <w:bookmarkStart w:id="12403" w:name="a_XML10" w:colFirst="0" w:colLast="0"/>
            <w:bookmarkEnd w:id="12399"/>
            <w:bookmarkEnd w:id="12402"/>
            <w:r w:rsidRPr="009D064D">
              <w:rPr>
                <w:rFonts w:ascii="Cambria" w:hAnsi="Cambria"/>
              </w:rPr>
              <w:t xml:space="preserve">[XML1.0] </w:t>
            </w:r>
          </w:p>
        </w:tc>
        <w:tc>
          <w:tcPr>
            <w:tcW w:w="7729" w:type="dxa"/>
            <w:tcMar>
              <w:top w:w="15" w:type="dxa"/>
              <w:left w:w="15" w:type="dxa"/>
              <w:bottom w:w="15" w:type="dxa"/>
              <w:right w:w="15" w:type="dxa"/>
            </w:tcMar>
            <w:hideMark/>
          </w:tcPr>
          <w:p w14:paraId="630DDDA6" w14:textId="37835A92" w:rsidR="00B46A03" w:rsidRPr="009D064D" w:rsidRDefault="00B46A03" w:rsidP="00454FFB">
            <w:pPr>
              <w:pStyle w:val="Bibliography"/>
              <w:rPr>
                <w:rFonts w:ascii="Cambria" w:hAnsi="Cambria"/>
              </w:rPr>
            </w:pPr>
            <w:r w:rsidRPr="009D064D">
              <w:rPr>
                <w:rFonts w:ascii="Cambria" w:hAnsi="Cambria"/>
              </w:rPr>
              <w:t xml:space="preserve">W3C, "Extensible Markup Language (XML) 1.0 (Fifth Edition)," 26 November 2008.  </w:t>
            </w:r>
            <w:hyperlink r:id="rId84" w:history="1">
              <w:r w:rsidRPr="009D064D">
                <w:rPr>
                  <w:rStyle w:val="Hyperlink"/>
                  <w:rFonts w:ascii="Cambria" w:hAnsi="Cambria"/>
                </w:rPr>
                <w:t>http://www.w3.org/TR/REC-xml</w:t>
              </w:r>
            </w:hyperlink>
          </w:p>
        </w:tc>
      </w:tr>
      <w:tr w:rsidR="00B46A03" w:rsidRPr="009D064D" w14:paraId="7117115E" w14:textId="77777777" w:rsidTr="00CF66B2">
        <w:trPr>
          <w:tblCellSpacing w:w="15" w:type="dxa"/>
        </w:trPr>
        <w:tc>
          <w:tcPr>
            <w:tcW w:w="2385" w:type="dxa"/>
            <w:tcMar>
              <w:top w:w="15" w:type="dxa"/>
              <w:left w:w="15" w:type="dxa"/>
              <w:bottom w:w="15" w:type="dxa"/>
              <w:right w:w="15" w:type="dxa"/>
            </w:tcMar>
            <w:hideMark/>
          </w:tcPr>
          <w:p w14:paraId="7651B567" w14:textId="77777777" w:rsidR="00B46A03" w:rsidRPr="009D064D" w:rsidRDefault="00B46A03" w:rsidP="00543790">
            <w:pPr>
              <w:pStyle w:val="Bibliography"/>
              <w:tabs>
                <w:tab w:val="left" w:pos="720"/>
              </w:tabs>
              <w:rPr>
                <w:rFonts w:ascii="Cambria" w:hAnsi="Cambria"/>
              </w:rPr>
            </w:pPr>
            <w:bookmarkStart w:id="12404" w:name="a_XML11" w:colFirst="0" w:colLast="0"/>
            <w:bookmarkEnd w:id="12403"/>
            <w:r w:rsidRPr="009D064D">
              <w:rPr>
                <w:rFonts w:ascii="Cambria" w:hAnsi="Cambria"/>
              </w:rPr>
              <w:t xml:space="preserve">[XML1.1] </w:t>
            </w:r>
          </w:p>
        </w:tc>
        <w:tc>
          <w:tcPr>
            <w:tcW w:w="7729" w:type="dxa"/>
            <w:tcMar>
              <w:top w:w="15" w:type="dxa"/>
              <w:left w:w="15" w:type="dxa"/>
              <w:bottom w:w="15" w:type="dxa"/>
              <w:right w:w="15" w:type="dxa"/>
            </w:tcMar>
            <w:hideMark/>
          </w:tcPr>
          <w:p w14:paraId="37A93305" w14:textId="538E8A53" w:rsidR="00B46A03" w:rsidRPr="009D064D" w:rsidRDefault="00B46A03" w:rsidP="00454FFB">
            <w:pPr>
              <w:pStyle w:val="Bibliography"/>
              <w:rPr>
                <w:rFonts w:ascii="Cambria" w:hAnsi="Cambria"/>
              </w:rPr>
            </w:pPr>
            <w:r w:rsidRPr="009D064D">
              <w:rPr>
                <w:rFonts w:ascii="Cambria" w:hAnsi="Cambria"/>
              </w:rPr>
              <w:t xml:space="preserve">W3C, "Extensible Markup Language (XML) 1.1 (Second Edition)," 16 August 2006.  </w:t>
            </w:r>
            <w:hyperlink r:id="rId85" w:history="1">
              <w:r w:rsidRPr="009D064D">
                <w:rPr>
                  <w:rStyle w:val="Hyperlink"/>
                  <w:rFonts w:ascii="Cambria" w:hAnsi="Cambria"/>
                </w:rPr>
                <w:t>http://www.w3.org/TR/xml11/</w:t>
              </w:r>
            </w:hyperlink>
          </w:p>
        </w:tc>
      </w:tr>
      <w:tr w:rsidR="00B46A03" w:rsidRPr="009D064D" w14:paraId="46D1F542" w14:textId="77777777" w:rsidTr="00CF66B2">
        <w:trPr>
          <w:tblCellSpacing w:w="15" w:type="dxa"/>
        </w:trPr>
        <w:tc>
          <w:tcPr>
            <w:tcW w:w="2385" w:type="dxa"/>
            <w:tcMar>
              <w:top w:w="15" w:type="dxa"/>
              <w:left w:w="15" w:type="dxa"/>
              <w:bottom w:w="15" w:type="dxa"/>
              <w:right w:w="15" w:type="dxa"/>
            </w:tcMar>
            <w:hideMark/>
          </w:tcPr>
          <w:p w14:paraId="1D023917" w14:textId="77777777" w:rsidR="00B46A03" w:rsidRPr="009D064D" w:rsidRDefault="00B46A03" w:rsidP="00543790">
            <w:pPr>
              <w:pStyle w:val="Bibliography"/>
              <w:tabs>
                <w:tab w:val="left" w:pos="720"/>
              </w:tabs>
              <w:rPr>
                <w:rFonts w:ascii="Cambria" w:hAnsi="Cambria"/>
              </w:rPr>
            </w:pPr>
            <w:bookmarkStart w:id="12405" w:name="a_XMLInfoset"/>
            <w:bookmarkEnd w:id="12404"/>
            <w:r w:rsidRPr="009D064D">
              <w:rPr>
                <w:rFonts w:ascii="Cambria" w:hAnsi="Cambria"/>
              </w:rPr>
              <w:t xml:space="preserve">[XMLInfoset] </w:t>
            </w:r>
            <w:bookmarkEnd w:id="12405"/>
          </w:p>
        </w:tc>
        <w:tc>
          <w:tcPr>
            <w:tcW w:w="7729" w:type="dxa"/>
            <w:tcMar>
              <w:top w:w="15" w:type="dxa"/>
              <w:left w:w="15" w:type="dxa"/>
              <w:bottom w:w="15" w:type="dxa"/>
              <w:right w:w="15" w:type="dxa"/>
            </w:tcMar>
            <w:hideMark/>
          </w:tcPr>
          <w:p w14:paraId="7954D73B" w14:textId="016C3C4B" w:rsidR="00B46A03" w:rsidRPr="009D064D" w:rsidRDefault="00B46A03" w:rsidP="00454FFB">
            <w:pPr>
              <w:pStyle w:val="Bibliography"/>
              <w:rPr>
                <w:rFonts w:ascii="Cambria" w:hAnsi="Cambria"/>
              </w:rPr>
            </w:pPr>
            <w:r w:rsidRPr="009D064D">
              <w:rPr>
                <w:rFonts w:ascii="Cambria" w:hAnsi="Cambria"/>
              </w:rPr>
              <w:t xml:space="preserve">W3C, "XML Information Set (Second Edition)," 4 February 2004.  </w:t>
            </w:r>
            <w:hyperlink r:id="rId86" w:history="1">
              <w:r w:rsidRPr="009D064D">
                <w:rPr>
                  <w:rStyle w:val="Hyperlink"/>
                  <w:rFonts w:ascii="Cambria" w:hAnsi="Cambria"/>
                </w:rPr>
                <w:t>http://www.w3.org/TR/xml-Infoset</w:t>
              </w:r>
            </w:hyperlink>
          </w:p>
        </w:tc>
      </w:tr>
      <w:tr w:rsidR="00B46A03" w:rsidRPr="009D064D" w14:paraId="2E2B1BD0" w14:textId="77777777" w:rsidTr="00CF66B2">
        <w:trPr>
          <w:tblCellSpacing w:w="15" w:type="dxa"/>
        </w:trPr>
        <w:tc>
          <w:tcPr>
            <w:tcW w:w="2385" w:type="dxa"/>
            <w:tcMar>
              <w:top w:w="15" w:type="dxa"/>
              <w:left w:w="15" w:type="dxa"/>
              <w:bottom w:w="15" w:type="dxa"/>
              <w:right w:w="15" w:type="dxa"/>
            </w:tcMar>
            <w:hideMark/>
          </w:tcPr>
          <w:p w14:paraId="7FBAC482" w14:textId="77777777" w:rsidR="00B46A03" w:rsidRPr="009D064D" w:rsidRDefault="00B46A03" w:rsidP="00543790">
            <w:pPr>
              <w:pStyle w:val="Bibliography"/>
              <w:tabs>
                <w:tab w:val="left" w:pos="720"/>
              </w:tabs>
              <w:rPr>
                <w:rFonts w:ascii="Cambria" w:hAnsi="Cambria"/>
              </w:rPr>
            </w:pPr>
            <w:bookmarkStart w:id="12406" w:name="a_XMLNamespaces" w:colFirst="0" w:colLast="0"/>
            <w:r w:rsidRPr="009D064D">
              <w:rPr>
                <w:rFonts w:ascii="Cambria" w:hAnsi="Cambria"/>
              </w:rPr>
              <w:t xml:space="preserve">[XMLNamespaces] </w:t>
            </w:r>
          </w:p>
        </w:tc>
        <w:tc>
          <w:tcPr>
            <w:tcW w:w="7729" w:type="dxa"/>
            <w:tcMar>
              <w:top w:w="15" w:type="dxa"/>
              <w:left w:w="15" w:type="dxa"/>
              <w:bottom w:w="15" w:type="dxa"/>
              <w:right w:w="15" w:type="dxa"/>
            </w:tcMar>
            <w:hideMark/>
          </w:tcPr>
          <w:p w14:paraId="3B119FC5" w14:textId="4B740EDD" w:rsidR="00B46A03" w:rsidRPr="009D064D" w:rsidRDefault="00B46A03" w:rsidP="00454FFB">
            <w:pPr>
              <w:pStyle w:val="Bibliography"/>
              <w:rPr>
                <w:rFonts w:ascii="Cambria" w:hAnsi="Cambria"/>
              </w:rPr>
            </w:pPr>
            <w:r w:rsidRPr="009D064D">
              <w:rPr>
                <w:rFonts w:ascii="Cambria" w:hAnsi="Cambria"/>
              </w:rPr>
              <w:t xml:space="preserve">W3C, "Namespaces in XML 1.0 (Third Edition)," 8 December 2009.  </w:t>
            </w:r>
            <w:hyperlink r:id="rId87" w:history="1">
              <w:r w:rsidRPr="009D064D">
                <w:rPr>
                  <w:rStyle w:val="Hyperlink"/>
                  <w:rFonts w:ascii="Cambria" w:hAnsi="Cambria"/>
                </w:rPr>
                <w:t>http://www.w3.org/TR/REC-xml-names/</w:t>
              </w:r>
            </w:hyperlink>
          </w:p>
        </w:tc>
      </w:tr>
      <w:tr w:rsidR="00B46A03" w:rsidRPr="009D064D" w14:paraId="096295CB" w14:textId="77777777" w:rsidTr="00CF66B2">
        <w:trPr>
          <w:tblCellSpacing w:w="15" w:type="dxa"/>
        </w:trPr>
        <w:tc>
          <w:tcPr>
            <w:tcW w:w="2385" w:type="dxa"/>
            <w:tcMar>
              <w:top w:w="15" w:type="dxa"/>
              <w:left w:w="15" w:type="dxa"/>
              <w:bottom w:w="15" w:type="dxa"/>
              <w:right w:w="15" w:type="dxa"/>
            </w:tcMar>
            <w:hideMark/>
          </w:tcPr>
          <w:p w14:paraId="46D6CCD5" w14:textId="77777777" w:rsidR="00B46A03" w:rsidRPr="009D064D" w:rsidRDefault="00B46A03" w:rsidP="00543790">
            <w:pPr>
              <w:pStyle w:val="Bibliography"/>
              <w:tabs>
                <w:tab w:val="left" w:pos="720"/>
              </w:tabs>
              <w:rPr>
                <w:rFonts w:ascii="Cambria" w:hAnsi="Cambria"/>
              </w:rPr>
            </w:pPr>
            <w:bookmarkStart w:id="12407" w:name="a_XSDL" w:colFirst="0" w:colLast="0"/>
            <w:bookmarkEnd w:id="12406"/>
            <w:r w:rsidRPr="009D064D">
              <w:rPr>
                <w:rFonts w:ascii="Cambria" w:hAnsi="Cambria"/>
              </w:rPr>
              <w:t xml:space="preserve">[XSD] </w:t>
            </w:r>
          </w:p>
        </w:tc>
        <w:tc>
          <w:tcPr>
            <w:tcW w:w="7729" w:type="dxa"/>
            <w:tcMar>
              <w:top w:w="15" w:type="dxa"/>
              <w:left w:w="15" w:type="dxa"/>
              <w:bottom w:w="15" w:type="dxa"/>
              <w:right w:w="15" w:type="dxa"/>
            </w:tcMar>
            <w:hideMark/>
          </w:tcPr>
          <w:p w14:paraId="397CF227" w14:textId="29E61BF9" w:rsidR="00B46A03" w:rsidRPr="009D064D" w:rsidRDefault="00B46A03" w:rsidP="00454FFB">
            <w:pPr>
              <w:pStyle w:val="Bibliography"/>
              <w:rPr>
                <w:rFonts w:ascii="Cambria" w:hAnsi="Cambria"/>
              </w:rPr>
            </w:pPr>
            <w:r w:rsidRPr="009D064D">
              <w:rPr>
                <w:rFonts w:ascii="Cambria" w:hAnsi="Cambria"/>
              </w:rPr>
              <w:t xml:space="preserve">W3C, "XML Schema,"  </w:t>
            </w:r>
            <w:hyperlink r:id="rId88" w:history="1">
              <w:r w:rsidRPr="009D064D">
                <w:rPr>
                  <w:rStyle w:val="Hyperlink"/>
                  <w:rFonts w:ascii="Cambria" w:hAnsi="Cambria"/>
                </w:rPr>
                <w:t>http://www.w3.org/XML/Schema</w:t>
              </w:r>
            </w:hyperlink>
          </w:p>
        </w:tc>
      </w:tr>
      <w:tr w:rsidR="00B46A03" w:rsidRPr="009D064D" w14:paraId="2AE3D6D0" w14:textId="77777777" w:rsidTr="00CF66B2">
        <w:trPr>
          <w:tblCellSpacing w:w="15" w:type="dxa"/>
        </w:trPr>
        <w:tc>
          <w:tcPr>
            <w:tcW w:w="2385" w:type="dxa"/>
            <w:tcMar>
              <w:top w:w="15" w:type="dxa"/>
              <w:left w:w="15" w:type="dxa"/>
              <w:bottom w:w="15" w:type="dxa"/>
              <w:right w:w="15" w:type="dxa"/>
            </w:tcMar>
            <w:hideMark/>
          </w:tcPr>
          <w:p w14:paraId="26193522" w14:textId="77777777" w:rsidR="00B46A03" w:rsidRPr="009D064D" w:rsidRDefault="00B46A03" w:rsidP="00543790">
            <w:pPr>
              <w:pStyle w:val="Bibliography"/>
              <w:tabs>
                <w:tab w:val="left" w:pos="720"/>
              </w:tabs>
              <w:rPr>
                <w:rFonts w:ascii="Cambria" w:hAnsi="Cambria"/>
              </w:rPr>
            </w:pPr>
            <w:bookmarkStart w:id="12408" w:name="a_XPath" w:colFirst="0" w:colLast="0"/>
            <w:bookmarkEnd w:id="12407"/>
            <w:r w:rsidRPr="009D064D">
              <w:rPr>
                <w:rFonts w:ascii="Cambria" w:hAnsi="Cambria"/>
              </w:rPr>
              <w:t xml:space="preserve">[XPath] </w:t>
            </w:r>
          </w:p>
        </w:tc>
        <w:tc>
          <w:tcPr>
            <w:tcW w:w="7729" w:type="dxa"/>
            <w:tcMar>
              <w:top w:w="15" w:type="dxa"/>
              <w:left w:w="15" w:type="dxa"/>
              <w:bottom w:w="15" w:type="dxa"/>
              <w:right w:w="15" w:type="dxa"/>
            </w:tcMar>
            <w:hideMark/>
          </w:tcPr>
          <w:p w14:paraId="30182F85" w14:textId="5887088B" w:rsidR="00B46A03" w:rsidRPr="009D064D" w:rsidRDefault="00B46A03" w:rsidP="00454FFB">
            <w:pPr>
              <w:pStyle w:val="Bibliography"/>
              <w:rPr>
                <w:rFonts w:ascii="Cambria" w:hAnsi="Cambria"/>
              </w:rPr>
            </w:pPr>
            <w:r w:rsidRPr="009D064D">
              <w:rPr>
                <w:rFonts w:ascii="Cambria" w:hAnsi="Cambria"/>
              </w:rPr>
              <w:t xml:space="preserve">W3C, "XML Path Language (XPath) 2.0 (Second Edition),"  </w:t>
            </w:r>
            <w:hyperlink r:id="rId89" w:history="1">
              <w:r w:rsidRPr="009D064D">
                <w:rPr>
                  <w:rStyle w:val="Hyperlink"/>
                  <w:rFonts w:ascii="Cambria" w:hAnsi="Cambria"/>
                </w:rPr>
                <w:t>http://www.w3.org/TR/xpath20/</w:t>
              </w:r>
            </w:hyperlink>
          </w:p>
        </w:tc>
      </w:tr>
      <w:tr w:rsidR="00B46A03" w:rsidRPr="009D064D" w14:paraId="7285979F" w14:textId="77777777" w:rsidTr="00CF66B2">
        <w:trPr>
          <w:tblCellSpacing w:w="15" w:type="dxa"/>
        </w:trPr>
        <w:tc>
          <w:tcPr>
            <w:tcW w:w="2385" w:type="dxa"/>
            <w:tcMar>
              <w:top w:w="15" w:type="dxa"/>
              <w:left w:w="15" w:type="dxa"/>
              <w:bottom w:w="15" w:type="dxa"/>
              <w:right w:w="15" w:type="dxa"/>
            </w:tcMar>
            <w:hideMark/>
          </w:tcPr>
          <w:p w14:paraId="01B4A6B5" w14:textId="77777777" w:rsidR="00B46A03" w:rsidRPr="009D064D" w:rsidRDefault="00B46A03" w:rsidP="00543790">
            <w:pPr>
              <w:pStyle w:val="Bibliography"/>
              <w:tabs>
                <w:tab w:val="left" w:pos="720"/>
              </w:tabs>
              <w:rPr>
                <w:rFonts w:ascii="Cambria" w:hAnsi="Cambria"/>
              </w:rPr>
            </w:pPr>
            <w:bookmarkStart w:id="12409" w:name="a_XSDL_Part1" w:colFirst="0" w:colLast="0"/>
            <w:bookmarkEnd w:id="12408"/>
            <w:r w:rsidRPr="009D064D">
              <w:rPr>
                <w:rFonts w:ascii="Cambria" w:hAnsi="Cambria"/>
              </w:rPr>
              <w:t xml:space="preserve">[XSDLV1] </w:t>
            </w:r>
          </w:p>
        </w:tc>
        <w:tc>
          <w:tcPr>
            <w:tcW w:w="7729" w:type="dxa"/>
            <w:tcMar>
              <w:top w:w="15" w:type="dxa"/>
              <w:left w:w="15" w:type="dxa"/>
              <w:bottom w:w="15" w:type="dxa"/>
              <w:right w:w="15" w:type="dxa"/>
            </w:tcMar>
            <w:hideMark/>
          </w:tcPr>
          <w:p w14:paraId="0A6C29A0" w14:textId="54746842" w:rsidR="00B46A03" w:rsidRPr="009D064D" w:rsidRDefault="00B46A03" w:rsidP="00454FFB">
            <w:pPr>
              <w:pStyle w:val="Bibliography"/>
              <w:rPr>
                <w:rFonts w:ascii="Cambria" w:hAnsi="Cambria"/>
                <w:color w:val="0000FF"/>
                <w:u w:val="single"/>
              </w:rPr>
            </w:pPr>
            <w:r w:rsidRPr="009D064D">
              <w:rPr>
                <w:rFonts w:ascii="Cambria" w:hAnsi="Cambria"/>
              </w:rPr>
              <w:t xml:space="preserve">W3C, XML Schema Part 1: Structures  </w:t>
            </w:r>
            <w:hyperlink r:id="rId90" w:history="1">
              <w:r w:rsidRPr="009D064D">
                <w:rPr>
                  <w:rStyle w:val="Hyperlink"/>
                  <w:rFonts w:ascii="Cambria" w:hAnsi="Cambria"/>
                </w:rPr>
                <w:t>http://www.w3.org/TR/xmlschema-1/</w:t>
              </w:r>
            </w:hyperlink>
            <w:r w:rsidRPr="009D064D">
              <w:rPr>
                <w:rFonts w:ascii="Cambria" w:hAnsi="Cambria"/>
              </w:rPr>
              <w:t xml:space="preserve"> XML Schema Part 2: Datatypes </w:t>
            </w:r>
            <w:hyperlink r:id="rId91" w:history="1">
              <w:r w:rsidRPr="009D064D">
                <w:rPr>
                  <w:rStyle w:val="Hyperlink"/>
                  <w:rFonts w:ascii="Cambria" w:hAnsi="Cambria"/>
                </w:rPr>
                <w:t>http://www.w3.org/TR/xmlschema-2/</w:t>
              </w:r>
            </w:hyperlink>
            <w:r w:rsidRPr="009D064D">
              <w:rPr>
                <w:rStyle w:val="Hyperlink"/>
                <w:rFonts w:ascii="Cambria" w:hAnsi="Cambria"/>
              </w:rPr>
              <w:t xml:space="preserve"> </w:t>
            </w:r>
            <w:r w:rsidRPr="009D064D">
              <w:rPr>
                <w:rFonts w:ascii="Cambria" w:hAnsi="Cambria"/>
              </w:rPr>
              <w:t>, 28 October 2004.</w:t>
            </w:r>
          </w:p>
        </w:tc>
      </w:tr>
      <w:tr w:rsidR="00B46A03" w:rsidRPr="009D064D" w14:paraId="07E5412F" w14:textId="77777777" w:rsidTr="00CF66B2">
        <w:trPr>
          <w:tblCellSpacing w:w="15" w:type="dxa"/>
        </w:trPr>
        <w:tc>
          <w:tcPr>
            <w:tcW w:w="2385" w:type="dxa"/>
            <w:tcMar>
              <w:top w:w="15" w:type="dxa"/>
              <w:left w:w="15" w:type="dxa"/>
              <w:bottom w:w="15" w:type="dxa"/>
              <w:right w:w="15" w:type="dxa"/>
            </w:tcMar>
            <w:hideMark/>
          </w:tcPr>
          <w:p w14:paraId="0A169DF3" w14:textId="77777777" w:rsidR="00B46A03" w:rsidRPr="009D064D" w:rsidRDefault="00B46A03" w:rsidP="00543790">
            <w:pPr>
              <w:pStyle w:val="Bibliography"/>
              <w:tabs>
                <w:tab w:val="left" w:pos="720"/>
              </w:tabs>
              <w:rPr>
                <w:rFonts w:ascii="Cambria" w:hAnsi="Cambria"/>
              </w:rPr>
            </w:pPr>
            <w:bookmarkStart w:id="12410" w:name="a_XSLT"/>
            <w:r w:rsidRPr="009D064D">
              <w:rPr>
                <w:rFonts w:ascii="Cambria" w:hAnsi="Cambria"/>
              </w:rPr>
              <w:t>[XSLT]</w:t>
            </w:r>
            <w:bookmarkEnd w:id="12410"/>
          </w:p>
        </w:tc>
        <w:tc>
          <w:tcPr>
            <w:tcW w:w="7729" w:type="dxa"/>
            <w:tcMar>
              <w:top w:w="15" w:type="dxa"/>
              <w:left w:w="15" w:type="dxa"/>
              <w:bottom w:w="15" w:type="dxa"/>
              <w:right w:w="15" w:type="dxa"/>
            </w:tcMar>
            <w:hideMark/>
          </w:tcPr>
          <w:p w14:paraId="20B62CE6" w14:textId="294604A3" w:rsidR="00B46A03" w:rsidRPr="009D064D" w:rsidRDefault="00B46A03" w:rsidP="00454FFB">
            <w:pPr>
              <w:pStyle w:val="Bibliography"/>
              <w:rPr>
                <w:rFonts w:ascii="Cambria" w:hAnsi="Cambria"/>
              </w:rPr>
            </w:pPr>
            <w:r w:rsidRPr="009D064D">
              <w:rPr>
                <w:rFonts w:ascii="Cambria" w:hAnsi="Cambria"/>
              </w:rPr>
              <w:t xml:space="preserve">W3C, “XSL Transformations (XSLT)” </w:t>
            </w:r>
            <w:hyperlink r:id="rId92" w:history="1">
              <w:r w:rsidRPr="009D064D">
                <w:rPr>
                  <w:rStyle w:val="Hyperlink"/>
                  <w:rFonts w:ascii="Cambria" w:hAnsi="Cambria"/>
                </w:rPr>
                <w:t>https://www.w3.org/TR/xslt/</w:t>
              </w:r>
            </w:hyperlink>
          </w:p>
        </w:tc>
      </w:tr>
    </w:tbl>
    <w:p w14:paraId="01026273"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411" w:name="_Toc396135694"/>
      <w:bookmarkStart w:id="12412" w:name="_Toc397515368"/>
      <w:bookmarkStart w:id="12413" w:name="_Toc396135695"/>
      <w:bookmarkStart w:id="12414" w:name="_Toc397515369"/>
      <w:bookmarkStart w:id="12415" w:name="_Toc396135696"/>
      <w:bookmarkStart w:id="12416" w:name="_Toc397515370"/>
      <w:bookmarkStart w:id="12417" w:name="_Toc396135697"/>
      <w:bookmarkStart w:id="12418" w:name="_Toc397515371"/>
      <w:bookmarkStart w:id="12419" w:name="_Toc396135698"/>
      <w:bookmarkStart w:id="12420" w:name="_Toc397515372"/>
      <w:bookmarkStart w:id="12421" w:name="_Toc396135699"/>
      <w:bookmarkStart w:id="12422" w:name="_Toc397515373"/>
      <w:bookmarkStart w:id="12423" w:name="_Toc396135700"/>
      <w:bookmarkStart w:id="12424" w:name="_Toc397515374"/>
      <w:bookmarkStart w:id="12425" w:name="_Toc396135701"/>
      <w:bookmarkStart w:id="12426" w:name="_Toc397515375"/>
      <w:bookmarkStart w:id="12427" w:name="_Toc396135702"/>
      <w:bookmarkStart w:id="12428" w:name="_Toc397515376"/>
      <w:bookmarkStart w:id="12429" w:name="_Toc396135703"/>
      <w:bookmarkStart w:id="12430" w:name="_Toc397515377"/>
      <w:bookmarkStart w:id="12431" w:name="_Toc396135704"/>
      <w:bookmarkStart w:id="12432" w:name="_Toc397515378"/>
      <w:bookmarkStart w:id="12433" w:name="_Toc396135705"/>
      <w:bookmarkStart w:id="12434" w:name="_Toc397515379"/>
      <w:bookmarkStart w:id="12435" w:name="_Toc396135706"/>
      <w:bookmarkStart w:id="12436" w:name="_Toc397515380"/>
      <w:bookmarkStart w:id="12437" w:name="_Toc396135707"/>
      <w:bookmarkStart w:id="12438" w:name="_Toc397515381"/>
      <w:bookmarkStart w:id="12439" w:name="_Toc396135708"/>
      <w:bookmarkStart w:id="12440" w:name="_Toc397515382"/>
      <w:bookmarkStart w:id="12441" w:name="_Toc396135709"/>
      <w:bookmarkStart w:id="12442" w:name="_Toc397515383"/>
      <w:bookmarkStart w:id="12443" w:name="_Toc396135710"/>
      <w:bookmarkStart w:id="12444" w:name="_Toc397515384"/>
      <w:bookmarkStart w:id="12445" w:name="_Toc396135711"/>
      <w:bookmarkStart w:id="12446" w:name="_Toc397515385"/>
      <w:bookmarkStart w:id="12447" w:name="_Toc396135712"/>
      <w:bookmarkStart w:id="12448" w:name="_Toc397515386"/>
      <w:bookmarkStart w:id="12449" w:name="_Toc396135713"/>
      <w:bookmarkStart w:id="12450" w:name="_Toc397515387"/>
      <w:bookmarkStart w:id="12451" w:name="_Toc396135714"/>
      <w:bookmarkStart w:id="12452" w:name="_Toc397515388"/>
      <w:bookmarkStart w:id="12453" w:name="_Toc385242977"/>
      <w:bookmarkStart w:id="12454" w:name="_Toc391466383"/>
      <w:bookmarkStart w:id="12455" w:name="_Toc393357125"/>
      <w:bookmarkStart w:id="12456" w:name="_Toc393999693"/>
      <w:bookmarkStart w:id="12457" w:name="_Toc393999948"/>
      <w:bookmarkStart w:id="12458" w:name="_Toc394584739"/>
      <w:bookmarkStart w:id="12459" w:name="_Toc396135715"/>
      <w:bookmarkStart w:id="12460" w:name="_Toc397515389"/>
      <w:bookmarkStart w:id="12461" w:name="_Toc385242978"/>
      <w:bookmarkStart w:id="12462" w:name="_Toc391466384"/>
      <w:bookmarkStart w:id="12463" w:name="_Toc393357126"/>
      <w:bookmarkStart w:id="12464" w:name="_Toc393999694"/>
      <w:bookmarkStart w:id="12465" w:name="_Toc393999949"/>
      <w:bookmarkStart w:id="12466" w:name="_Toc394584740"/>
      <w:bookmarkStart w:id="12467" w:name="_Toc396135716"/>
      <w:bookmarkStart w:id="12468" w:name="_Toc397515390"/>
      <w:bookmarkStart w:id="12469" w:name="_Toc385242979"/>
      <w:bookmarkStart w:id="12470" w:name="_Toc391466385"/>
      <w:bookmarkStart w:id="12471" w:name="_Toc393357127"/>
      <w:bookmarkStart w:id="12472" w:name="_Toc393999695"/>
      <w:bookmarkStart w:id="12473" w:name="_Toc393999950"/>
      <w:bookmarkStart w:id="12474" w:name="_Toc394584741"/>
      <w:bookmarkStart w:id="12475" w:name="_Toc396135717"/>
      <w:bookmarkStart w:id="12476" w:name="_Toc397515391"/>
      <w:bookmarkStart w:id="12477" w:name="_Toc385242980"/>
      <w:bookmarkStart w:id="12478" w:name="_Toc391466386"/>
      <w:bookmarkStart w:id="12479" w:name="_Toc393357128"/>
      <w:bookmarkStart w:id="12480" w:name="_Toc393999696"/>
      <w:bookmarkStart w:id="12481" w:name="_Toc393999951"/>
      <w:bookmarkStart w:id="12482" w:name="_Toc394584742"/>
      <w:bookmarkStart w:id="12483" w:name="_Toc396135718"/>
      <w:bookmarkStart w:id="12484" w:name="_Toc397515392"/>
      <w:bookmarkStart w:id="12485" w:name="_Toc385242981"/>
      <w:bookmarkStart w:id="12486" w:name="_Toc391466387"/>
      <w:bookmarkStart w:id="12487" w:name="_Toc393357129"/>
      <w:bookmarkStart w:id="12488" w:name="_Toc393999697"/>
      <w:bookmarkStart w:id="12489" w:name="_Toc393999952"/>
      <w:bookmarkStart w:id="12490" w:name="_Toc394584743"/>
      <w:bookmarkStart w:id="12491" w:name="_Toc396135719"/>
      <w:bookmarkStart w:id="12492" w:name="_Toc397515393"/>
      <w:bookmarkStart w:id="12493" w:name="_Ref38561292"/>
      <w:bookmarkStart w:id="12494" w:name="_Toc62570240"/>
      <w:bookmarkStart w:id="12495" w:name="_Toc210216962"/>
      <w:bookmarkStart w:id="12496" w:name="_Toc219441094"/>
      <w:bookmarkEnd w:id="12409"/>
      <w:bookmarkEnd w:id="12411"/>
      <w:bookmarkEnd w:id="12412"/>
      <w:bookmarkEnd w:id="12413"/>
      <w:bookmarkEnd w:id="12414"/>
      <w:bookmarkEnd w:id="12415"/>
      <w:bookmarkEnd w:id="12416"/>
      <w:bookmarkEnd w:id="12417"/>
      <w:bookmarkEnd w:id="12418"/>
      <w:bookmarkEnd w:id="12419"/>
      <w:bookmarkEnd w:id="12420"/>
      <w:bookmarkEnd w:id="12421"/>
      <w:bookmarkEnd w:id="12422"/>
      <w:bookmarkEnd w:id="12423"/>
      <w:bookmarkEnd w:id="12424"/>
      <w:bookmarkEnd w:id="12425"/>
      <w:bookmarkEnd w:id="12426"/>
      <w:bookmarkEnd w:id="12427"/>
      <w:bookmarkEnd w:id="12428"/>
      <w:bookmarkEnd w:id="12429"/>
      <w:bookmarkEnd w:id="12430"/>
      <w:bookmarkEnd w:id="12431"/>
      <w:bookmarkEnd w:id="12432"/>
      <w:bookmarkEnd w:id="12433"/>
      <w:bookmarkEnd w:id="12434"/>
      <w:bookmarkEnd w:id="12435"/>
      <w:bookmarkEnd w:id="12436"/>
      <w:bookmarkEnd w:id="12437"/>
      <w:bookmarkEnd w:id="12438"/>
      <w:bookmarkEnd w:id="12439"/>
      <w:bookmarkEnd w:id="12440"/>
      <w:bookmarkEnd w:id="12441"/>
      <w:bookmarkEnd w:id="12442"/>
      <w:bookmarkEnd w:id="12443"/>
      <w:bookmarkEnd w:id="12444"/>
      <w:bookmarkEnd w:id="12445"/>
      <w:bookmarkEnd w:id="12446"/>
      <w:bookmarkEnd w:id="12447"/>
      <w:bookmarkEnd w:id="12448"/>
      <w:bookmarkEnd w:id="12449"/>
      <w:bookmarkEnd w:id="12450"/>
      <w:bookmarkEnd w:id="12451"/>
      <w:bookmarkEnd w:id="12452"/>
      <w:bookmarkEnd w:id="12453"/>
      <w:bookmarkEnd w:id="12454"/>
      <w:bookmarkEnd w:id="12455"/>
      <w:bookmarkEnd w:id="12456"/>
      <w:bookmarkEnd w:id="12457"/>
      <w:bookmarkEnd w:id="12458"/>
      <w:bookmarkEnd w:id="12459"/>
      <w:bookmarkEnd w:id="12460"/>
      <w:bookmarkEnd w:id="12461"/>
      <w:bookmarkEnd w:id="12462"/>
      <w:bookmarkEnd w:id="12463"/>
      <w:bookmarkEnd w:id="12464"/>
      <w:bookmarkEnd w:id="12465"/>
      <w:bookmarkEnd w:id="12466"/>
      <w:bookmarkEnd w:id="12467"/>
      <w:bookmarkEnd w:id="12468"/>
      <w:bookmarkEnd w:id="12469"/>
      <w:bookmarkEnd w:id="12470"/>
      <w:bookmarkEnd w:id="12471"/>
      <w:bookmarkEnd w:id="12472"/>
      <w:bookmarkEnd w:id="12473"/>
      <w:bookmarkEnd w:id="12474"/>
      <w:bookmarkEnd w:id="12475"/>
      <w:bookmarkEnd w:id="12476"/>
      <w:bookmarkEnd w:id="12477"/>
      <w:bookmarkEnd w:id="12478"/>
      <w:bookmarkEnd w:id="12479"/>
      <w:bookmarkEnd w:id="12480"/>
      <w:bookmarkEnd w:id="12481"/>
      <w:bookmarkEnd w:id="12482"/>
      <w:bookmarkEnd w:id="12483"/>
      <w:bookmarkEnd w:id="12484"/>
      <w:bookmarkEnd w:id="12485"/>
      <w:bookmarkEnd w:id="12486"/>
      <w:bookmarkEnd w:id="12487"/>
      <w:bookmarkEnd w:id="12488"/>
      <w:bookmarkEnd w:id="12489"/>
      <w:bookmarkEnd w:id="12490"/>
      <w:bookmarkEnd w:id="12491"/>
      <w:bookmarkEnd w:id="12492"/>
      <w:r>
        <w:lastRenderedPageBreak/>
        <w:t xml:space="preserve">Appendix A: </w:t>
      </w:r>
      <w:bookmarkStart w:id="12497" w:name="_Toc362445423"/>
      <w:bookmarkStart w:id="12498" w:name="_Toc363909391"/>
      <w:bookmarkStart w:id="12499" w:name="_Toc364463819"/>
      <w:bookmarkStart w:id="12500" w:name="_Toc366078423"/>
      <w:bookmarkStart w:id="12501" w:name="_Toc366079038"/>
      <w:bookmarkStart w:id="12502" w:name="_Toc366080023"/>
      <w:bookmarkStart w:id="12503" w:name="_Toc366080635"/>
      <w:bookmarkStart w:id="12504" w:name="_Toc366081244"/>
      <w:bookmarkStart w:id="12505" w:name="_Toc366505584"/>
      <w:bookmarkStart w:id="12506" w:name="_Toc366508953"/>
      <w:bookmarkStart w:id="12507" w:name="_Toc366513454"/>
      <w:bookmarkStart w:id="12508" w:name="_Toc366574643"/>
      <w:bookmarkStart w:id="12509" w:name="_Toc366578436"/>
      <w:bookmarkStart w:id="12510" w:name="_Toc366579030"/>
      <w:bookmarkStart w:id="12511" w:name="_Toc366579622"/>
      <w:bookmarkStart w:id="12512" w:name="_Toc366580213"/>
      <w:bookmarkStart w:id="12513" w:name="_Toc366580805"/>
      <w:bookmarkStart w:id="12514" w:name="_Toc366581396"/>
      <w:bookmarkStart w:id="12515" w:name="_Toc366581988"/>
      <w:bookmarkStart w:id="12516" w:name="_Toc254776414"/>
      <w:bookmarkStart w:id="12517" w:name="_Toc254776415"/>
      <w:bookmarkStart w:id="12518" w:name="_Toc243112890"/>
      <w:bookmarkStart w:id="12519" w:name="_Toc349042889"/>
      <w:bookmarkEnd w:id="871"/>
      <w:bookmarkEnd w:id="12497"/>
      <w:bookmarkEnd w:id="12498"/>
      <w:bookmarkEnd w:id="12499"/>
      <w:bookmarkEnd w:id="12500"/>
      <w:bookmarkEnd w:id="12501"/>
      <w:bookmarkEnd w:id="12502"/>
      <w:bookmarkEnd w:id="12503"/>
      <w:bookmarkEnd w:id="12504"/>
      <w:bookmarkEnd w:id="12505"/>
      <w:bookmarkEnd w:id="12506"/>
      <w:bookmarkEnd w:id="12507"/>
      <w:bookmarkEnd w:id="12508"/>
      <w:bookmarkEnd w:id="12509"/>
      <w:bookmarkEnd w:id="12510"/>
      <w:bookmarkEnd w:id="12511"/>
      <w:bookmarkEnd w:id="12512"/>
      <w:bookmarkEnd w:id="12513"/>
      <w:bookmarkEnd w:id="12514"/>
      <w:bookmarkEnd w:id="12515"/>
      <w:bookmarkEnd w:id="12516"/>
      <w:bookmarkEnd w:id="12517"/>
      <w:r>
        <w:t>Escape Scheme Use Cases</w:t>
      </w:r>
      <w:bookmarkEnd w:id="12493"/>
      <w:bookmarkEnd w:id="12494"/>
      <w:bookmarkEnd w:id="12495"/>
      <w:bookmarkEnd w:id="12496"/>
      <w:bookmarkEnd w:id="12518"/>
      <w:bookmarkEnd w:id="12519"/>
    </w:p>
    <w:p w14:paraId="538775FF" w14:textId="77777777" w:rsidR="00B46A03" w:rsidRDefault="00B46A03" w:rsidP="00404546">
      <w:pPr>
        <w:pStyle w:val="nobreak"/>
      </w:pPr>
      <w:r>
        <w:t xml:space="preserve">This appendix gives additional examples of escape schemes and how they affect interpretation of (parsing) or creation of (unparsing) the data stream. </w:t>
      </w:r>
    </w:p>
    <w:p w14:paraId="0EC69587" w14:textId="77777777" w:rsidR="00B46A03" w:rsidRDefault="00B46A03" w:rsidP="00B46A03">
      <w:r>
        <w:t>The tables can be interpreted as the physical data column on the right is parsed to obtain the logical data on the left, or the logical data on the left is unparsed to create the physical representation on the right.</w:t>
      </w:r>
    </w:p>
    <w:p w14:paraId="73630B78"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520" w:name="_Toc322911788"/>
      <w:bookmarkStart w:id="12521" w:name="_Toc322912327"/>
      <w:bookmarkStart w:id="12522" w:name="_Toc329093187"/>
      <w:bookmarkStart w:id="12523" w:name="_Toc332701700"/>
      <w:bookmarkStart w:id="12524" w:name="_Toc332702004"/>
      <w:bookmarkStart w:id="12525" w:name="_Toc332711802"/>
      <w:bookmarkStart w:id="12526" w:name="_Toc332712104"/>
      <w:bookmarkStart w:id="12527" w:name="_Toc332712405"/>
      <w:bookmarkStart w:id="12528" w:name="_Toc332724321"/>
      <w:bookmarkStart w:id="12529" w:name="_Toc332724621"/>
      <w:bookmarkStart w:id="12530" w:name="_Toc341102917"/>
      <w:bookmarkStart w:id="12531" w:name="_Toc347241653"/>
      <w:bookmarkStart w:id="12532" w:name="_Toc347744845"/>
      <w:bookmarkStart w:id="12533" w:name="_Toc348984628"/>
      <w:bookmarkStart w:id="12534" w:name="_Toc348984933"/>
      <w:bookmarkStart w:id="12535" w:name="_Toc349038097"/>
      <w:bookmarkStart w:id="12536" w:name="_Toc349038399"/>
      <w:bookmarkStart w:id="12537" w:name="_Toc349042890"/>
      <w:bookmarkStart w:id="12538" w:name="_Toc349642291"/>
      <w:bookmarkStart w:id="12539" w:name="_Toc351913012"/>
      <w:bookmarkStart w:id="12540" w:name="_Toc351915033"/>
      <w:bookmarkStart w:id="12541" w:name="_Toc351915499"/>
      <w:bookmarkStart w:id="12542" w:name="_Toc361231597"/>
      <w:bookmarkStart w:id="12543" w:name="_Toc361232123"/>
      <w:bookmarkStart w:id="12544" w:name="_Toc362445425"/>
      <w:bookmarkStart w:id="12545" w:name="_Toc363909393"/>
      <w:bookmarkStart w:id="12546" w:name="_Toc364463821"/>
      <w:bookmarkStart w:id="12547" w:name="_Toc366078425"/>
      <w:bookmarkStart w:id="12548" w:name="_Toc366079040"/>
      <w:bookmarkStart w:id="12549" w:name="_Toc366080025"/>
      <w:bookmarkStart w:id="12550" w:name="_Toc366080637"/>
      <w:bookmarkStart w:id="12551" w:name="_Toc366081246"/>
      <w:bookmarkStart w:id="12552" w:name="_Toc366505586"/>
      <w:bookmarkStart w:id="12553" w:name="_Toc366508955"/>
      <w:bookmarkStart w:id="12554" w:name="_Toc366513456"/>
      <w:bookmarkStart w:id="12555" w:name="_Toc366574645"/>
      <w:bookmarkStart w:id="12556" w:name="_Toc366578438"/>
      <w:bookmarkStart w:id="12557" w:name="_Toc366579032"/>
      <w:bookmarkStart w:id="12558" w:name="_Toc366579624"/>
      <w:bookmarkStart w:id="12559" w:name="_Toc366580215"/>
      <w:bookmarkStart w:id="12560" w:name="_Toc366580807"/>
      <w:bookmarkStart w:id="12561" w:name="_Toc366581398"/>
      <w:bookmarkStart w:id="12562" w:name="_Toc366581990"/>
      <w:bookmarkStart w:id="12563" w:name="_Toc243112891"/>
      <w:bookmarkStart w:id="12564" w:name="_Toc349042891"/>
      <w:bookmarkStart w:id="12565" w:name="_Toc62570241"/>
      <w:bookmarkStart w:id="12566" w:name="_Toc210216963"/>
      <w:bookmarkStart w:id="12567" w:name="_Toc219441095"/>
      <w:bookmarkEnd w:id="12520"/>
      <w:bookmarkEnd w:id="12521"/>
      <w:bookmarkEnd w:id="12522"/>
      <w:bookmarkEnd w:id="12523"/>
      <w:bookmarkEnd w:id="12524"/>
      <w:bookmarkEnd w:id="12525"/>
      <w:bookmarkEnd w:id="12526"/>
      <w:bookmarkEnd w:id="12527"/>
      <w:bookmarkEnd w:id="12528"/>
      <w:bookmarkEnd w:id="12529"/>
      <w:bookmarkEnd w:id="12530"/>
      <w:bookmarkEnd w:id="12531"/>
      <w:bookmarkEnd w:id="12532"/>
      <w:bookmarkEnd w:id="12533"/>
      <w:bookmarkEnd w:id="12534"/>
      <w:bookmarkEnd w:id="12535"/>
      <w:bookmarkEnd w:id="12536"/>
      <w:bookmarkEnd w:id="12537"/>
      <w:bookmarkEnd w:id="12538"/>
      <w:bookmarkEnd w:id="12539"/>
      <w:bookmarkEnd w:id="12540"/>
      <w:bookmarkEnd w:id="12541"/>
      <w:bookmarkEnd w:id="12542"/>
      <w:bookmarkEnd w:id="12543"/>
      <w:bookmarkEnd w:id="12544"/>
      <w:bookmarkEnd w:id="12545"/>
      <w:bookmarkEnd w:id="12546"/>
      <w:bookmarkEnd w:id="12547"/>
      <w:bookmarkEnd w:id="12548"/>
      <w:bookmarkEnd w:id="12549"/>
      <w:bookmarkEnd w:id="12550"/>
      <w:bookmarkEnd w:id="12551"/>
      <w:bookmarkEnd w:id="12552"/>
      <w:bookmarkEnd w:id="12553"/>
      <w:bookmarkEnd w:id="12554"/>
      <w:bookmarkEnd w:id="12555"/>
      <w:bookmarkEnd w:id="12556"/>
      <w:bookmarkEnd w:id="12557"/>
      <w:bookmarkEnd w:id="12558"/>
      <w:bookmarkEnd w:id="12559"/>
      <w:bookmarkEnd w:id="12560"/>
      <w:bookmarkEnd w:id="12561"/>
      <w:bookmarkEnd w:id="12562"/>
      <w:r>
        <w:t>Escape Character Same as dfdl:escapeEscapeCharacter</w:t>
      </w:r>
      <w:bookmarkEnd w:id="12563"/>
      <w:bookmarkEnd w:id="12564"/>
      <w:bookmarkEnd w:id="12565"/>
      <w:bookmarkEnd w:id="12566"/>
      <w:bookmarkEnd w:id="12567"/>
    </w:p>
    <w:p w14:paraId="39BBF9F9" w14:textId="77777777" w:rsidR="00B46A03" w:rsidRDefault="00B46A03" w:rsidP="00B46A03">
      <w:r>
        <w:t>dfdl:escapeKind 'escapeCharacter', dfdl:escapeCharacter '/', dfdl:escapeEscapeCharacter '/', dfdl:separator ';', dfdl:extraEscapedCharacters '?'</w:t>
      </w:r>
    </w:p>
    <w:tbl>
      <w:tblPr>
        <w:tblStyle w:val="Table"/>
        <w:tblW w:w="5000" w:type="pct"/>
        <w:tblInd w:w="0" w:type="dxa"/>
        <w:tblLook w:val="04A0" w:firstRow="1" w:lastRow="0" w:firstColumn="1" w:lastColumn="0" w:noHBand="0" w:noVBand="1"/>
      </w:tblPr>
      <w:tblGrid>
        <w:gridCol w:w="4314"/>
        <w:gridCol w:w="5880"/>
      </w:tblGrid>
      <w:tr w:rsidR="00B46A03" w14:paraId="74A50F80"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7B719733" w14:textId="77777777" w:rsidR="00B46A03" w:rsidRPr="00E276B6" w:rsidRDefault="00B46A03" w:rsidP="00543790">
            <w:pPr>
              <w:jc w:val="center"/>
              <w:rPr>
                <w:rFonts w:ascii="Cambria" w:hAnsi="Cambria"/>
              </w:rPr>
            </w:pPr>
            <w:r w:rsidRPr="00E276B6">
              <w:rPr>
                <w:rFonts w:ascii="Cambria" w:hAnsi="Cambria"/>
              </w:rPr>
              <w:t>Logical Data</w:t>
            </w:r>
          </w:p>
        </w:tc>
        <w:tc>
          <w:tcPr>
            <w:tcW w:w="0" w:type="auto"/>
            <w:hideMark/>
          </w:tcPr>
          <w:p w14:paraId="4FC2863F" w14:textId="77777777" w:rsidR="00B46A03" w:rsidRPr="00E276B6" w:rsidRDefault="00B46A03" w:rsidP="00543790">
            <w:pPr>
              <w:jc w:val="center"/>
              <w:rPr>
                <w:rFonts w:ascii="Cambria" w:hAnsi="Cambria"/>
              </w:rPr>
            </w:pPr>
            <w:r w:rsidRPr="00E276B6">
              <w:rPr>
                <w:rFonts w:ascii="Cambria" w:hAnsi="Cambria"/>
              </w:rPr>
              <w:t>Physical Data / Representation</w:t>
            </w:r>
          </w:p>
        </w:tc>
      </w:tr>
      <w:tr w:rsidR="00B46A03" w14:paraId="23AA64B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B50A1E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F60E7D3" w14:textId="77777777" w:rsidR="00B46A03" w:rsidRPr="00E276B6" w:rsidRDefault="00B46A03" w:rsidP="00543790">
            <w:pPr>
              <w:rPr>
                <w:rFonts w:ascii="Cambria" w:hAnsi="Cambria"/>
                <w:b/>
                <w:bCs/>
              </w:rPr>
            </w:pPr>
            <w:r w:rsidRPr="00E276B6">
              <w:rPr>
                <w:rFonts w:ascii="Cambria" w:hAnsi="Cambria"/>
                <w:b/>
                <w:bCs/>
              </w:rPr>
              <w:t>…………….………………..</w:t>
            </w:r>
          </w:p>
        </w:tc>
      </w:tr>
      <w:tr w:rsidR="00B46A03" w14:paraId="43DAA04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AE5A860"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7794F0E" w14:textId="77777777" w:rsidR="00B46A03" w:rsidRPr="00E276B6" w:rsidRDefault="00B46A03" w:rsidP="00543790">
            <w:pPr>
              <w:rPr>
                <w:rFonts w:ascii="Cambria" w:hAnsi="Cambria"/>
                <w:b/>
                <w:bCs/>
              </w:rPr>
            </w:pPr>
            <w:r w:rsidRPr="00E276B6">
              <w:rPr>
                <w:rFonts w:ascii="Cambria" w:hAnsi="Cambria"/>
                <w:b/>
                <w:bCs/>
              </w:rPr>
              <w:t>……………//.………………..</w:t>
            </w:r>
          </w:p>
        </w:tc>
      </w:tr>
      <w:tr w:rsidR="00B46A03" w14:paraId="620F220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544B078"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732C728" w14:textId="77777777" w:rsidR="00B46A03" w:rsidRPr="00E276B6" w:rsidRDefault="00B46A03" w:rsidP="00543790">
            <w:pPr>
              <w:rPr>
                <w:rFonts w:ascii="Cambria" w:hAnsi="Cambria"/>
                <w:b/>
                <w:bCs/>
              </w:rPr>
            </w:pPr>
            <w:r w:rsidRPr="00E276B6">
              <w:rPr>
                <w:rFonts w:ascii="Cambria" w:hAnsi="Cambria"/>
                <w:b/>
                <w:bCs/>
              </w:rPr>
              <w:t>……………//.…//……………..</w:t>
            </w:r>
          </w:p>
        </w:tc>
      </w:tr>
      <w:tr w:rsidR="00B46A03" w14:paraId="740A80E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9990782"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EC2036E" w14:textId="77777777" w:rsidR="00B46A03" w:rsidRPr="00E276B6" w:rsidRDefault="00B46A03" w:rsidP="00543790">
            <w:pPr>
              <w:rPr>
                <w:rFonts w:ascii="Cambria" w:hAnsi="Cambria"/>
                <w:b/>
                <w:bCs/>
              </w:rPr>
            </w:pPr>
            <w:r w:rsidRPr="00E276B6">
              <w:rPr>
                <w:rFonts w:ascii="Cambria" w:hAnsi="Cambria"/>
                <w:b/>
                <w:bCs/>
              </w:rPr>
              <w:t>……………////.………………..</w:t>
            </w:r>
          </w:p>
        </w:tc>
      </w:tr>
      <w:tr w:rsidR="00B46A03" w14:paraId="6A85C3B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1FF238F"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4040D79" w14:textId="77777777" w:rsidR="00B46A03" w:rsidRPr="00E276B6" w:rsidRDefault="00B46A03" w:rsidP="00543790">
            <w:pPr>
              <w:rPr>
                <w:rFonts w:ascii="Cambria" w:hAnsi="Cambria"/>
                <w:b/>
                <w:bCs/>
              </w:rPr>
            </w:pPr>
            <w:r w:rsidRPr="00E276B6">
              <w:rPr>
                <w:rFonts w:ascii="Cambria" w:hAnsi="Cambria"/>
                <w:b/>
                <w:bCs/>
              </w:rPr>
              <w:t>//…………….………………..</w:t>
            </w:r>
          </w:p>
        </w:tc>
      </w:tr>
      <w:tr w:rsidR="00B46A03" w14:paraId="047F7BF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8B1CE0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83A6D4A" w14:textId="77777777" w:rsidR="00B46A03" w:rsidRPr="00E276B6" w:rsidRDefault="00B46A03" w:rsidP="00543790">
            <w:pPr>
              <w:rPr>
                <w:rFonts w:ascii="Cambria" w:hAnsi="Cambria"/>
                <w:b/>
                <w:bCs/>
              </w:rPr>
            </w:pPr>
            <w:r w:rsidRPr="00E276B6">
              <w:rPr>
                <w:rFonts w:ascii="Cambria" w:hAnsi="Cambria"/>
                <w:b/>
                <w:bCs/>
              </w:rPr>
              <w:t>…………….………………..//</w:t>
            </w:r>
          </w:p>
        </w:tc>
      </w:tr>
      <w:tr w:rsidR="00B46A03" w14:paraId="60E4CEE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9C267A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210283F" w14:textId="77777777" w:rsidR="00B46A03" w:rsidRPr="00E276B6" w:rsidRDefault="00B46A03" w:rsidP="00543790">
            <w:pPr>
              <w:rPr>
                <w:rFonts w:ascii="Cambria" w:hAnsi="Cambria"/>
                <w:b/>
                <w:bCs/>
              </w:rPr>
            </w:pPr>
            <w:r w:rsidRPr="00E276B6">
              <w:rPr>
                <w:rFonts w:ascii="Cambria" w:hAnsi="Cambria"/>
                <w:b/>
                <w:bCs/>
              </w:rPr>
              <w:t>//……………//.………………..</w:t>
            </w:r>
          </w:p>
        </w:tc>
      </w:tr>
      <w:tr w:rsidR="00B46A03" w14:paraId="3E60AEE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4E261D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BD03A7D" w14:textId="77777777" w:rsidR="00B46A03" w:rsidRPr="00E276B6" w:rsidRDefault="00B46A03" w:rsidP="00543790">
            <w:pPr>
              <w:rPr>
                <w:rFonts w:ascii="Cambria" w:hAnsi="Cambria"/>
                <w:b/>
                <w:bCs/>
              </w:rPr>
            </w:pPr>
            <w:r w:rsidRPr="00E276B6">
              <w:rPr>
                <w:rFonts w:ascii="Cambria" w:hAnsi="Cambria"/>
                <w:b/>
                <w:bCs/>
              </w:rPr>
              <w:t>…………….//………………..//</w:t>
            </w:r>
          </w:p>
        </w:tc>
      </w:tr>
      <w:tr w:rsidR="00B46A03" w14:paraId="3AE2748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E2246B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4004EF9" w14:textId="77777777" w:rsidR="00B46A03" w:rsidRPr="00E276B6" w:rsidRDefault="00B46A03" w:rsidP="00543790">
            <w:pPr>
              <w:rPr>
                <w:rFonts w:ascii="Cambria" w:hAnsi="Cambria"/>
                <w:b/>
                <w:bCs/>
              </w:rPr>
            </w:pPr>
            <w:r w:rsidRPr="00E276B6">
              <w:rPr>
                <w:rFonts w:ascii="Cambria" w:hAnsi="Cambria"/>
                <w:b/>
                <w:bCs/>
              </w:rPr>
              <w:t>……………./;………………..</w:t>
            </w:r>
          </w:p>
        </w:tc>
      </w:tr>
      <w:tr w:rsidR="00B46A03" w14:paraId="39ABED4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C9D699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DE873B6" w14:textId="77777777" w:rsidR="00B46A03" w:rsidRPr="00E276B6" w:rsidRDefault="00B46A03" w:rsidP="00543790">
            <w:pPr>
              <w:rPr>
                <w:rFonts w:ascii="Cambria" w:hAnsi="Cambria"/>
                <w:b/>
                <w:bCs/>
              </w:rPr>
            </w:pPr>
            <w:r w:rsidRPr="00E276B6">
              <w:rPr>
                <w:rFonts w:ascii="Cambria" w:hAnsi="Cambria"/>
                <w:b/>
                <w:bCs/>
              </w:rPr>
              <w:t>…………….///;………………..</w:t>
            </w:r>
          </w:p>
        </w:tc>
      </w:tr>
      <w:tr w:rsidR="00B46A03" w14:paraId="2FF1776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3B98BD1"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035830D" w14:textId="77777777" w:rsidR="00B46A03" w:rsidRPr="00E276B6" w:rsidRDefault="00B46A03" w:rsidP="00543790">
            <w:pPr>
              <w:rPr>
                <w:rFonts w:ascii="Cambria" w:hAnsi="Cambria"/>
                <w:b/>
                <w:bCs/>
              </w:rPr>
            </w:pPr>
            <w:r w:rsidRPr="00E276B6">
              <w:rPr>
                <w:rFonts w:ascii="Cambria" w:hAnsi="Cambria"/>
                <w:b/>
                <w:bCs/>
              </w:rPr>
              <w:t>/;…………….………………..</w:t>
            </w:r>
          </w:p>
        </w:tc>
      </w:tr>
      <w:tr w:rsidR="00B46A03" w14:paraId="155BB32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D7F1AB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030A5F6" w14:textId="77777777" w:rsidR="00B46A03" w:rsidRPr="00E276B6" w:rsidRDefault="00B46A03" w:rsidP="00543790">
            <w:pPr>
              <w:keepNext/>
              <w:rPr>
                <w:rFonts w:ascii="Cambria" w:hAnsi="Cambria"/>
                <w:b/>
                <w:bCs/>
              </w:rPr>
            </w:pPr>
            <w:r w:rsidRPr="00E276B6">
              <w:rPr>
                <w:rFonts w:ascii="Cambria" w:hAnsi="Cambria"/>
                <w:b/>
                <w:bCs/>
              </w:rPr>
              <w:t>……………./?………………..</w:t>
            </w:r>
          </w:p>
        </w:tc>
      </w:tr>
    </w:tbl>
    <w:p w14:paraId="79F4781E" w14:textId="0432EB19" w:rsidR="00B46A03" w:rsidRDefault="00B46A03" w:rsidP="00B46A03">
      <w:pPr>
        <w:pStyle w:val="Caption"/>
      </w:pPr>
      <w:bookmarkStart w:id="12568" w:name="_Toc322911790"/>
      <w:bookmarkStart w:id="12569" w:name="_Toc322912329"/>
      <w:bookmarkStart w:id="12570" w:name="_Toc329093189"/>
      <w:bookmarkStart w:id="12571" w:name="_Toc332701702"/>
      <w:bookmarkStart w:id="12572" w:name="_Toc332702006"/>
      <w:bookmarkStart w:id="12573" w:name="_Toc332711804"/>
      <w:bookmarkStart w:id="12574" w:name="_Toc332712106"/>
      <w:bookmarkStart w:id="12575" w:name="_Toc332712407"/>
      <w:bookmarkStart w:id="12576" w:name="_Toc332724323"/>
      <w:bookmarkStart w:id="12577" w:name="_Toc332724623"/>
      <w:bookmarkStart w:id="12578" w:name="_Toc341102919"/>
      <w:bookmarkStart w:id="12579" w:name="_Toc347241655"/>
      <w:bookmarkStart w:id="12580" w:name="_Toc347744847"/>
      <w:bookmarkStart w:id="12581" w:name="_Toc348984630"/>
      <w:bookmarkStart w:id="12582" w:name="_Toc348984935"/>
      <w:bookmarkStart w:id="12583" w:name="_Toc349038099"/>
      <w:bookmarkStart w:id="12584" w:name="_Toc349038401"/>
      <w:bookmarkStart w:id="12585" w:name="_Toc349042892"/>
      <w:bookmarkStart w:id="12586" w:name="_Toc349642293"/>
      <w:bookmarkStart w:id="12587" w:name="_Toc351913014"/>
      <w:bookmarkStart w:id="12588" w:name="_Toc351915035"/>
      <w:bookmarkStart w:id="12589" w:name="_Toc351915501"/>
      <w:bookmarkStart w:id="12590" w:name="_Toc361231599"/>
      <w:bookmarkStart w:id="12591" w:name="_Toc361232125"/>
      <w:bookmarkStart w:id="12592" w:name="_Toc362445427"/>
      <w:bookmarkStart w:id="12593" w:name="_Toc363909395"/>
      <w:bookmarkStart w:id="12594" w:name="_Toc364463823"/>
      <w:bookmarkStart w:id="12595" w:name="_Toc366078427"/>
      <w:bookmarkStart w:id="12596" w:name="_Toc366079042"/>
      <w:bookmarkStart w:id="12597" w:name="_Toc366080027"/>
      <w:bookmarkStart w:id="12598" w:name="_Toc366080639"/>
      <w:bookmarkStart w:id="12599" w:name="_Toc366081248"/>
      <w:bookmarkStart w:id="12600" w:name="_Toc366505588"/>
      <w:bookmarkStart w:id="12601" w:name="_Toc366508957"/>
      <w:bookmarkStart w:id="12602" w:name="_Toc366513458"/>
      <w:bookmarkStart w:id="12603" w:name="_Toc366574647"/>
      <w:bookmarkStart w:id="12604" w:name="_Toc366578440"/>
      <w:bookmarkStart w:id="12605" w:name="_Toc366579034"/>
      <w:bookmarkStart w:id="12606" w:name="_Toc366579626"/>
      <w:bookmarkStart w:id="12607" w:name="_Toc366580217"/>
      <w:bookmarkStart w:id="12608" w:name="_Toc366580809"/>
      <w:bookmarkStart w:id="12609" w:name="_Toc366581400"/>
      <w:bookmarkStart w:id="12610" w:name="_Toc366581992"/>
      <w:bookmarkStart w:id="12611" w:name="_Toc243112892"/>
      <w:bookmarkStart w:id="12612" w:name="_Toc349042893"/>
      <w:bookmarkEnd w:id="12568"/>
      <w:bookmarkEnd w:id="12569"/>
      <w:bookmarkEnd w:id="12570"/>
      <w:bookmarkEnd w:id="12571"/>
      <w:bookmarkEnd w:id="12572"/>
      <w:bookmarkEnd w:id="12573"/>
      <w:bookmarkEnd w:id="12574"/>
      <w:bookmarkEnd w:id="12575"/>
      <w:bookmarkEnd w:id="12576"/>
      <w:bookmarkEnd w:id="12577"/>
      <w:bookmarkEnd w:id="12578"/>
      <w:bookmarkEnd w:id="12579"/>
      <w:bookmarkEnd w:id="12580"/>
      <w:bookmarkEnd w:id="12581"/>
      <w:bookmarkEnd w:id="12582"/>
      <w:bookmarkEnd w:id="12583"/>
      <w:bookmarkEnd w:id="12584"/>
      <w:bookmarkEnd w:id="12585"/>
      <w:bookmarkEnd w:id="12586"/>
      <w:bookmarkEnd w:id="12587"/>
      <w:bookmarkEnd w:id="12588"/>
      <w:bookmarkEnd w:id="12589"/>
      <w:bookmarkEnd w:id="12590"/>
      <w:bookmarkEnd w:id="12591"/>
      <w:bookmarkEnd w:id="12592"/>
      <w:bookmarkEnd w:id="12593"/>
      <w:bookmarkEnd w:id="12594"/>
      <w:bookmarkEnd w:id="12595"/>
      <w:bookmarkEnd w:id="12596"/>
      <w:bookmarkEnd w:id="12597"/>
      <w:bookmarkEnd w:id="12598"/>
      <w:bookmarkEnd w:id="12599"/>
      <w:bookmarkEnd w:id="12600"/>
      <w:bookmarkEnd w:id="12601"/>
      <w:bookmarkEnd w:id="12602"/>
      <w:bookmarkEnd w:id="12603"/>
      <w:bookmarkEnd w:id="12604"/>
      <w:bookmarkEnd w:id="12605"/>
      <w:bookmarkEnd w:id="12606"/>
      <w:bookmarkEnd w:id="12607"/>
      <w:bookmarkEnd w:id="12608"/>
      <w:bookmarkEnd w:id="12609"/>
      <w:bookmarkEnd w:id="12610"/>
      <w:r>
        <w:t xml:space="preserve">Table </w:t>
      </w:r>
      <w:r>
        <w:fldChar w:fldCharType="begin"/>
      </w:r>
      <w:r>
        <w:instrText xml:space="preserve"> SEQ Table \* ARABIC </w:instrText>
      </w:r>
      <w:r>
        <w:fldChar w:fldCharType="separate"/>
      </w:r>
      <w:r w:rsidR="009D1493">
        <w:rPr>
          <w:noProof/>
        </w:rPr>
        <w:t>70</w:t>
      </w:r>
      <w:r>
        <w:rPr>
          <w:noProof/>
        </w:rPr>
        <w:fldChar w:fldCharType="end"/>
      </w:r>
      <w:r>
        <w:t xml:space="preserve"> Examples of Escape Character Same as dfdl:escapeEscapeCharacter</w:t>
      </w:r>
    </w:p>
    <w:p w14:paraId="32B10365"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613" w:name="_Toc62570242"/>
      <w:bookmarkStart w:id="12614" w:name="_Toc210216964"/>
      <w:bookmarkStart w:id="12615" w:name="_Toc219441096"/>
      <w:r>
        <w:t>Escape Character Different from dfdl:escapeEscapeCharacter</w:t>
      </w:r>
      <w:bookmarkEnd w:id="12611"/>
      <w:bookmarkEnd w:id="12612"/>
      <w:bookmarkEnd w:id="12613"/>
      <w:bookmarkEnd w:id="12614"/>
      <w:bookmarkEnd w:id="12615"/>
    </w:p>
    <w:p w14:paraId="4BDC1421"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616" w:name="_Toc62570243"/>
      <w:bookmarkStart w:id="12617" w:name="_Toc210216965"/>
      <w:bookmarkStart w:id="12618" w:name="_Toc219441097"/>
      <w:r>
        <w:rPr>
          <w:rStyle w:val="Heading3Char"/>
          <w:rFonts w:eastAsia="Times New Roman"/>
        </w:rPr>
        <w:t>Example</w:t>
      </w:r>
      <w:r>
        <w:rPr>
          <w:rFonts w:eastAsia="Times New Roman"/>
        </w:rPr>
        <w:t xml:space="preserve"> 1 - Separator ';'</w:t>
      </w:r>
      <w:bookmarkEnd w:id="12616"/>
      <w:bookmarkEnd w:id="12617"/>
      <w:bookmarkEnd w:id="12618"/>
    </w:p>
    <w:p w14:paraId="54FD190B" w14:textId="77777777" w:rsidR="00B46A03" w:rsidRDefault="00B46A03" w:rsidP="00B46A03">
      <w:r>
        <w:t>dfdl:escapeKind 'escapeCharacter', dfdl:escapeCharacter '/', dfdl:escapeEscapeCharacter '%%’</w:t>
      </w:r>
      <w:bookmarkStart w:id="12619" w:name="_Ref18858210"/>
      <w:r>
        <w:rPr>
          <w:rStyle w:val="FootnoteReference"/>
        </w:rPr>
        <w:footnoteReference w:id="50"/>
      </w:r>
      <w:bookmarkEnd w:id="12619"/>
      <w:r>
        <w:t>, dfdl:separator ‘;’', dfdl:extraEscapedCharacters '?'</w:t>
      </w:r>
    </w:p>
    <w:tbl>
      <w:tblPr>
        <w:tblStyle w:val="Table"/>
        <w:tblW w:w="5000" w:type="pct"/>
        <w:tblInd w:w="0" w:type="dxa"/>
        <w:tblLook w:val="01E0" w:firstRow="1" w:lastRow="1" w:firstColumn="1" w:lastColumn="1" w:noHBand="0" w:noVBand="0"/>
      </w:tblPr>
      <w:tblGrid>
        <w:gridCol w:w="4418"/>
        <w:gridCol w:w="5776"/>
      </w:tblGrid>
      <w:tr w:rsidR="00B46A03" w14:paraId="44E2B3AE"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0CB699C9" w14:textId="77777777" w:rsidR="00B46A03" w:rsidRPr="00E276B6" w:rsidRDefault="00B46A03" w:rsidP="00543790">
            <w:pPr>
              <w:jc w:val="center"/>
              <w:rPr>
                <w:rFonts w:ascii="Cambria" w:hAnsi="Cambria"/>
              </w:rPr>
            </w:pPr>
            <w:r w:rsidRPr="00E276B6">
              <w:rPr>
                <w:rFonts w:ascii="Cambria" w:hAnsi="Cambria"/>
              </w:rPr>
              <w:t>Logical Data</w:t>
            </w:r>
          </w:p>
        </w:tc>
        <w:tc>
          <w:tcPr>
            <w:tcW w:w="0" w:type="auto"/>
            <w:hideMark/>
          </w:tcPr>
          <w:p w14:paraId="54365EE1" w14:textId="77777777" w:rsidR="00B46A03" w:rsidRPr="00E276B6" w:rsidRDefault="00B46A03" w:rsidP="00543790">
            <w:pPr>
              <w:jc w:val="center"/>
              <w:rPr>
                <w:rFonts w:ascii="Cambria" w:hAnsi="Cambria"/>
              </w:rPr>
            </w:pPr>
            <w:r w:rsidRPr="00E276B6">
              <w:rPr>
                <w:rFonts w:ascii="Cambria" w:hAnsi="Cambria"/>
              </w:rPr>
              <w:t>Physical Data / Representation</w:t>
            </w:r>
          </w:p>
        </w:tc>
      </w:tr>
      <w:tr w:rsidR="00B46A03" w14:paraId="618226F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814012A"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27D71C3" w14:textId="77777777" w:rsidR="00B46A03" w:rsidRPr="00E276B6" w:rsidRDefault="00B46A03" w:rsidP="00543790">
            <w:pPr>
              <w:rPr>
                <w:rFonts w:ascii="Cambria" w:hAnsi="Cambria"/>
                <w:b/>
                <w:bCs/>
              </w:rPr>
            </w:pPr>
            <w:r w:rsidRPr="00E276B6">
              <w:rPr>
                <w:rFonts w:ascii="Cambria" w:hAnsi="Cambria"/>
                <w:b/>
                <w:bCs/>
              </w:rPr>
              <w:t>…………….………………..</w:t>
            </w:r>
          </w:p>
        </w:tc>
      </w:tr>
      <w:tr w:rsidR="00B46A03" w14:paraId="6ACC2DA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91CFB5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7E301E3" w14:textId="77777777" w:rsidR="00B46A03" w:rsidRPr="00E276B6" w:rsidRDefault="00B46A03" w:rsidP="00543790">
            <w:pPr>
              <w:rPr>
                <w:rFonts w:ascii="Cambria" w:hAnsi="Cambria"/>
                <w:b/>
                <w:bCs/>
              </w:rPr>
            </w:pPr>
            <w:r w:rsidRPr="00E276B6">
              <w:rPr>
                <w:rFonts w:ascii="Cambria" w:hAnsi="Cambria"/>
                <w:b/>
                <w:bCs/>
              </w:rPr>
              <w:t>……………%/.………………..</w:t>
            </w:r>
          </w:p>
        </w:tc>
      </w:tr>
      <w:tr w:rsidR="00B46A03" w14:paraId="2B884F3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600C88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71A6B04" w14:textId="77777777" w:rsidR="00B46A03" w:rsidRPr="00E276B6" w:rsidRDefault="00B46A03" w:rsidP="00543790">
            <w:pPr>
              <w:rPr>
                <w:rFonts w:ascii="Cambria" w:hAnsi="Cambria"/>
                <w:b/>
                <w:bCs/>
              </w:rPr>
            </w:pPr>
            <w:r w:rsidRPr="00E276B6">
              <w:rPr>
                <w:rFonts w:ascii="Cambria" w:hAnsi="Cambria"/>
                <w:b/>
                <w:bCs/>
              </w:rPr>
              <w:t>……………%/.…%/……………..</w:t>
            </w:r>
          </w:p>
        </w:tc>
      </w:tr>
      <w:tr w:rsidR="00B46A03" w14:paraId="00B996C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753FE39"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C4C933E" w14:textId="77777777" w:rsidR="00B46A03" w:rsidRPr="00E276B6" w:rsidRDefault="00B46A03" w:rsidP="00543790">
            <w:pPr>
              <w:rPr>
                <w:rFonts w:ascii="Cambria" w:hAnsi="Cambria"/>
                <w:b/>
                <w:bCs/>
              </w:rPr>
            </w:pPr>
            <w:r w:rsidRPr="00E276B6">
              <w:rPr>
                <w:rFonts w:ascii="Cambria" w:hAnsi="Cambria"/>
                <w:b/>
                <w:bCs/>
              </w:rPr>
              <w:t>……………%/%/.………………..</w:t>
            </w:r>
          </w:p>
        </w:tc>
      </w:tr>
      <w:tr w:rsidR="00B46A03" w14:paraId="7DA446D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AD92CC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8988147" w14:textId="77777777" w:rsidR="00B46A03" w:rsidRPr="00E276B6" w:rsidRDefault="00B46A03" w:rsidP="00543790">
            <w:pPr>
              <w:rPr>
                <w:rFonts w:ascii="Cambria" w:hAnsi="Cambria"/>
                <w:b/>
                <w:bCs/>
              </w:rPr>
            </w:pPr>
            <w:r w:rsidRPr="00E276B6">
              <w:rPr>
                <w:rFonts w:ascii="Cambria" w:hAnsi="Cambria"/>
                <w:b/>
                <w:bCs/>
              </w:rPr>
              <w:t>%/…………….………………..</w:t>
            </w:r>
          </w:p>
        </w:tc>
      </w:tr>
      <w:tr w:rsidR="00B46A03" w14:paraId="160A9AF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23EECAB"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30A1D15" w14:textId="77777777" w:rsidR="00B46A03" w:rsidRPr="00E276B6" w:rsidRDefault="00B46A03" w:rsidP="00543790">
            <w:pPr>
              <w:rPr>
                <w:rFonts w:ascii="Cambria" w:hAnsi="Cambria"/>
                <w:b/>
                <w:bCs/>
              </w:rPr>
            </w:pPr>
            <w:r w:rsidRPr="00E276B6">
              <w:rPr>
                <w:rFonts w:ascii="Cambria" w:hAnsi="Cambria"/>
                <w:b/>
                <w:bCs/>
              </w:rPr>
              <w:t>…………….………………..%/</w:t>
            </w:r>
          </w:p>
        </w:tc>
      </w:tr>
      <w:tr w:rsidR="00B46A03" w14:paraId="4889080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FE83553" w14:textId="77777777" w:rsidR="00B46A03" w:rsidRPr="00E276B6" w:rsidRDefault="00B46A03" w:rsidP="00543790">
            <w:pPr>
              <w:rPr>
                <w:rFonts w:ascii="Cambria" w:hAnsi="Cambria"/>
                <w:b/>
                <w:bCs/>
              </w:rPr>
            </w:pPr>
            <w:r w:rsidRPr="00E276B6">
              <w:rPr>
                <w:rFonts w:ascii="Cambria" w:hAnsi="Cambria"/>
                <w:b/>
                <w:bCs/>
              </w:rPr>
              <w:lastRenderedPageBreak/>
              <w:t>/……………/.………………..</w:t>
            </w:r>
          </w:p>
        </w:tc>
        <w:tc>
          <w:tcPr>
            <w:tcW w:w="0" w:type="auto"/>
            <w:tcBorders>
              <w:top w:val="single" w:sz="4" w:space="0" w:color="auto"/>
              <w:left w:val="single" w:sz="4" w:space="0" w:color="auto"/>
              <w:bottom w:val="single" w:sz="4" w:space="0" w:color="auto"/>
              <w:right w:val="single" w:sz="4" w:space="0" w:color="auto"/>
            </w:tcBorders>
            <w:hideMark/>
          </w:tcPr>
          <w:p w14:paraId="7A527615" w14:textId="77777777" w:rsidR="00B46A03" w:rsidRPr="00E276B6" w:rsidRDefault="00B46A03" w:rsidP="00543790">
            <w:pPr>
              <w:rPr>
                <w:rFonts w:ascii="Cambria" w:hAnsi="Cambria"/>
                <w:b/>
                <w:bCs/>
              </w:rPr>
            </w:pPr>
            <w:r w:rsidRPr="00E276B6">
              <w:rPr>
                <w:rFonts w:ascii="Cambria" w:hAnsi="Cambria"/>
                <w:b/>
                <w:bCs/>
              </w:rPr>
              <w:t>%/……………%/.………………..</w:t>
            </w:r>
          </w:p>
        </w:tc>
      </w:tr>
      <w:tr w:rsidR="00B46A03" w14:paraId="175FAC0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C05CCE2"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591D9DD" w14:textId="77777777" w:rsidR="00B46A03" w:rsidRPr="00E276B6" w:rsidRDefault="00B46A03" w:rsidP="00543790">
            <w:pPr>
              <w:rPr>
                <w:rFonts w:ascii="Cambria" w:hAnsi="Cambria"/>
                <w:b/>
                <w:bCs/>
              </w:rPr>
            </w:pPr>
            <w:r w:rsidRPr="00E276B6">
              <w:rPr>
                <w:rFonts w:ascii="Cambria" w:hAnsi="Cambria"/>
                <w:b/>
                <w:bCs/>
              </w:rPr>
              <w:t>…………….%/………………..%/</w:t>
            </w:r>
          </w:p>
        </w:tc>
      </w:tr>
      <w:tr w:rsidR="00B46A03" w14:paraId="02EAC39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C568F7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FCA6754" w14:textId="77777777" w:rsidR="00B46A03" w:rsidRPr="00E276B6" w:rsidRDefault="00B46A03" w:rsidP="00543790">
            <w:pPr>
              <w:rPr>
                <w:rFonts w:ascii="Cambria" w:hAnsi="Cambria"/>
                <w:b/>
                <w:bCs/>
              </w:rPr>
            </w:pPr>
            <w:r w:rsidRPr="00E276B6">
              <w:rPr>
                <w:rFonts w:ascii="Cambria" w:hAnsi="Cambria"/>
                <w:b/>
                <w:bCs/>
              </w:rPr>
              <w:t>……………./;………………..</w:t>
            </w:r>
          </w:p>
        </w:tc>
      </w:tr>
      <w:tr w:rsidR="00B46A03" w14:paraId="5AA4631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35ECCBB"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6E0D6FC" w14:textId="77777777" w:rsidR="00B46A03" w:rsidRPr="00E276B6" w:rsidRDefault="00B46A03" w:rsidP="00543790">
            <w:pPr>
              <w:rPr>
                <w:rFonts w:ascii="Cambria" w:hAnsi="Cambria"/>
                <w:b/>
                <w:bCs/>
              </w:rPr>
            </w:pPr>
            <w:r w:rsidRPr="00E276B6">
              <w:rPr>
                <w:rFonts w:ascii="Cambria" w:hAnsi="Cambria"/>
                <w:b/>
                <w:bCs/>
              </w:rPr>
              <w:t>…………….%//;………………..</w:t>
            </w:r>
          </w:p>
        </w:tc>
      </w:tr>
      <w:tr w:rsidR="00B46A03" w14:paraId="5351AFA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F7A6D4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6C01E28" w14:textId="77777777" w:rsidR="00B46A03" w:rsidRPr="00E276B6" w:rsidRDefault="00B46A03" w:rsidP="00543790">
            <w:pPr>
              <w:rPr>
                <w:rFonts w:ascii="Cambria" w:hAnsi="Cambria"/>
                <w:b/>
                <w:bCs/>
              </w:rPr>
            </w:pPr>
            <w:r w:rsidRPr="00E276B6">
              <w:rPr>
                <w:rFonts w:ascii="Cambria" w:hAnsi="Cambria"/>
                <w:b/>
                <w:bCs/>
              </w:rPr>
              <w:t>/;…………….………………..</w:t>
            </w:r>
          </w:p>
        </w:tc>
      </w:tr>
      <w:tr w:rsidR="00B46A03" w14:paraId="295FC3C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FCDAD87"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08715E6" w14:textId="77777777" w:rsidR="00B46A03" w:rsidRPr="00E276B6" w:rsidRDefault="00B46A03" w:rsidP="00543790">
            <w:pPr>
              <w:rPr>
                <w:rFonts w:ascii="Cambria" w:hAnsi="Cambria"/>
                <w:b/>
                <w:bCs/>
              </w:rPr>
            </w:pPr>
            <w:r w:rsidRPr="00E276B6">
              <w:rPr>
                <w:rFonts w:ascii="Cambria" w:hAnsi="Cambria"/>
                <w:b/>
                <w:bCs/>
              </w:rPr>
              <w:t>……………./?………………..</w:t>
            </w:r>
          </w:p>
        </w:tc>
      </w:tr>
      <w:tr w:rsidR="00B46A03" w14:paraId="1C40017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9E6EEC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B642730" w14:textId="77777777" w:rsidR="00B46A03" w:rsidRPr="00E276B6" w:rsidRDefault="00B46A03" w:rsidP="00543790">
            <w:pPr>
              <w:rPr>
                <w:rFonts w:ascii="Cambria" w:hAnsi="Cambria"/>
                <w:b/>
                <w:bCs/>
              </w:rPr>
            </w:pPr>
            <w:r w:rsidRPr="00E276B6">
              <w:rPr>
                <w:rFonts w:ascii="Cambria" w:hAnsi="Cambria"/>
                <w:b/>
                <w:bCs/>
              </w:rPr>
              <w:t>…………….%………………..</w:t>
            </w:r>
          </w:p>
        </w:tc>
      </w:tr>
      <w:tr w:rsidR="00B46A03" w14:paraId="0931E40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E848EA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E60F8B4" w14:textId="77777777" w:rsidR="00B46A03" w:rsidRPr="00E276B6" w:rsidRDefault="00B46A03" w:rsidP="00543790">
            <w:pPr>
              <w:rPr>
                <w:rFonts w:ascii="Cambria" w:hAnsi="Cambria"/>
                <w:b/>
                <w:bCs/>
              </w:rPr>
            </w:pPr>
            <w:r w:rsidRPr="00E276B6">
              <w:rPr>
                <w:rFonts w:ascii="Cambria" w:hAnsi="Cambria"/>
                <w:b/>
                <w:bCs/>
              </w:rPr>
              <w:t>…………….%%/………………..</w:t>
            </w:r>
          </w:p>
        </w:tc>
      </w:tr>
      <w:tr w:rsidR="00B46A03" w14:paraId="6CEFD84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A061485" w14:textId="77777777" w:rsidR="00B46A03" w:rsidRPr="00E276B6" w:rsidRDefault="00B46A03" w:rsidP="00543790">
            <w:pPr>
              <w:rPr>
                <w:rFonts w:ascii="Cambria" w:hAnsi="Cambria"/>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64E17B2" w14:textId="77777777" w:rsidR="00B46A03" w:rsidRPr="00E276B6" w:rsidRDefault="00B46A03" w:rsidP="00543790">
            <w:pPr>
              <w:keepNext/>
              <w:rPr>
                <w:rFonts w:ascii="Cambria" w:hAnsi="Cambria"/>
              </w:rPr>
            </w:pPr>
            <w:r w:rsidRPr="00E276B6">
              <w:rPr>
                <w:rFonts w:ascii="Cambria" w:hAnsi="Cambria"/>
                <w:b/>
                <w:bCs/>
              </w:rPr>
              <w:t>…………….%/%………………..</w:t>
            </w:r>
          </w:p>
        </w:tc>
      </w:tr>
    </w:tbl>
    <w:p w14:paraId="48495371" w14:textId="7AA7B8C6"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71</w:t>
      </w:r>
      <w:r>
        <w:rPr>
          <w:noProof/>
        </w:rPr>
        <w:fldChar w:fldCharType="end"/>
      </w:r>
      <w:r>
        <w:t xml:space="preserve"> Examples (1) of Escape Character Different from dfdl:escapeEscapeCharacter</w:t>
      </w:r>
    </w:p>
    <w:p w14:paraId="4012F7A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620" w:name="_Toc62570244"/>
      <w:bookmarkStart w:id="12621" w:name="_Toc210216966"/>
      <w:bookmarkStart w:id="12622" w:name="_Toc219441098"/>
      <w:r>
        <w:rPr>
          <w:rFonts w:eastAsia="Times New Roman"/>
        </w:rPr>
        <w:t>Example 2 - Separator 'sep'</w:t>
      </w:r>
      <w:bookmarkEnd w:id="12620"/>
      <w:bookmarkEnd w:id="12621"/>
      <w:bookmarkEnd w:id="12622"/>
    </w:p>
    <w:p w14:paraId="32B4C20D" w14:textId="77777777" w:rsidR="00B46A03" w:rsidRDefault="00B46A03" w:rsidP="00B46A03">
      <w:r>
        <w:t>Dfdl:escapeKind 'escapeCharacter', dfdl:escapeCharacter '/', dfdl:escapeEscapeCharacter '%%', dfdl:separator 'sep'</w:t>
      </w:r>
    </w:p>
    <w:tbl>
      <w:tblPr>
        <w:tblStyle w:val="Table"/>
        <w:tblW w:w="5000" w:type="pct"/>
        <w:tblInd w:w="0" w:type="dxa"/>
        <w:tblLook w:val="01E0" w:firstRow="1" w:lastRow="1" w:firstColumn="1" w:lastColumn="1" w:noHBand="0" w:noVBand="0"/>
      </w:tblPr>
      <w:tblGrid>
        <w:gridCol w:w="4545"/>
        <w:gridCol w:w="5649"/>
      </w:tblGrid>
      <w:tr w:rsidR="00B46A03" w14:paraId="0E266238"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5B853F84" w14:textId="77777777" w:rsidR="00B46A03" w:rsidRPr="00E276B6" w:rsidRDefault="00B46A03" w:rsidP="00543790">
            <w:pPr>
              <w:jc w:val="center"/>
              <w:rPr>
                <w:rFonts w:ascii="Cambria" w:hAnsi="Cambria"/>
              </w:rPr>
            </w:pPr>
            <w:r w:rsidRPr="00E276B6">
              <w:rPr>
                <w:rFonts w:ascii="Cambria" w:hAnsi="Cambria"/>
              </w:rPr>
              <w:t>Logical Data</w:t>
            </w:r>
          </w:p>
        </w:tc>
        <w:tc>
          <w:tcPr>
            <w:tcW w:w="0" w:type="auto"/>
            <w:hideMark/>
          </w:tcPr>
          <w:p w14:paraId="21E2A025" w14:textId="77777777" w:rsidR="00B46A03" w:rsidRPr="00E276B6" w:rsidRDefault="00B46A03" w:rsidP="00543790">
            <w:pPr>
              <w:jc w:val="center"/>
              <w:rPr>
                <w:rFonts w:ascii="Cambria" w:hAnsi="Cambria"/>
              </w:rPr>
            </w:pPr>
            <w:r w:rsidRPr="00E276B6">
              <w:rPr>
                <w:rFonts w:ascii="Cambria" w:hAnsi="Cambria"/>
              </w:rPr>
              <w:t>Physical Data / Representation</w:t>
            </w:r>
          </w:p>
        </w:tc>
      </w:tr>
      <w:tr w:rsidR="00B46A03" w14:paraId="67E3772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192A95A" w14:textId="77777777" w:rsidR="00B46A03" w:rsidRPr="00E276B6" w:rsidRDefault="00B46A03" w:rsidP="00543790">
            <w:pPr>
              <w:rPr>
                <w:rFonts w:ascii="Cambria" w:hAnsi="Cambria"/>
                <w:b/>
                <w:bCs/>
              </w:rPr>
            </w:pPr>
            <w:r w:rsidRPr="00E276B6">
              <w:rPr>
                <w:rFonts w:ascii="Cambria" w:hAnsi="Cambria"/>
                <w:b/>
                <w:bCs/>
              </w:rPr>
              <w:t>…………….sep………………..</w:t>
            </w:r>
          </w:p>
        </w:tc>
        <w:tc>
          <w:tcPr>
            <w:tcW w:w="0" w:type="auto"/>
            <w:tcBorders>
              <w:top w:val="single" w:sz="4" w:space="0" w:color="auto"/>
              <w:left w:val="single" w:sz="4" w:space="0" w:color="auto"/>
              <w:bottom w:val="single" w:sz="4" w:space="0" w:color="auto"/>
              <w:right w:val="single" w:sz="4" w:space="0" w:color="auto"/>
            </w:tcBorders>
            <w:hideMark/>
          </w:tcPr>
          <w:p w14:paraId="2277C594" w14:textId="77777777" w:rsidR="00B46A03" w:rsidRPr="00E276B6" w:rsidRDefault="00B46A03" w:rsidP="00543790">
            <w:pPr>
              <w:rPr>
                <w:rFonts w:ascii="Cambria" w:hAnsi="Cambria"/>
                <w:b/>
                <w:bCs/>
              </w:rPr>
            </w:pPr>
            <w:r w:rsidRPr="00E276B6">
              <w:rPr>
                <w:rFonts w:ascii="Cambria" w:hAnsi="Cambria"/>
                <w:b/>
                <w:bCs/>
              </w:rPr>
              <w:t>……………./sep………………..</w:t>
            </w:r>
          </w:p>
        </w:tc>
      </w:tr>
      <w:tr w:rsidR="00B46A03" w14:paraId="79A5943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C603DAA" w14:textId="77777777" w:rsidR="00B46A03" w:rsidRPr="00E276B6" w:rsidRDefault="00B46A03" w:rsidP="00543790">
            <w:pPr>
              <w:rPr>
                <w:rFonts w:ascii="Cambria" w:hAnsi="Cambria"/>
                <w:b/>
                <w:bCs/>
              </w:rPr>
            </w:pPr>
            <w:r w:rsidRPr="00E276B6">
              <w:rPr>
                <w:rFonts w:ascii="Cambria" w:hAnsi="Cambria"/>
                <w:b/>
                <w:bCs/>
              </w:rPr>
              <w:t>……………./sep………………..</w:t>
            </w:r>
          </w:p>
        </w:tc>
        <w:tc>
          <w:tcPr>
            <w:tcW w:w="0" w:type="auto"/>
            <w:tcBorders>
              <w:top w:val="single" w:sz="4" w:space="0" w:color="auto"/>
              <w:left w:val="single" w:sz="4" w:space="0" w:color="auto"/>
              <w:bottom w:val="single" w:sz="4" w:space="0" w:color="auto"/>
              <w:right w:val="single" w:sz="4" w:space="0" w:color="auto"/>
            </w:tcBorders>
            <w:hideMark/>
          </w:tcPr>
          <w:p w14:paraId="332A5257" w14:textId="77777777" w:rsidR="00B46A03" w:rsidRPr="00E276B6" w:rsidRDefault="00B46A03" w:rsidP="00543790">
            <w:pPr>
              <w:rPr>
                <w:rFonts w:ascii="Cambria" w:hAnsi="Cambria"/>
                <w:b/>
                <w:bCs/>
              </w:rPr>
            </w:pPr>
            <w:r w:rsidRPr="00E276B6">
              <w:rPr>
                <w:rFonts w:ascii="Cambria" w:hAnsi="Cambria"/>
                <w:b/>
                <w:bCs/>
              </w:rPr>
              <w:t>…………….%//sep………………..</w:t>
            </w:r>
          </w:p>
        </w:tc>
      </w:tr>
      <w:tr w:rsidR="00B46A03" w14:paraId="1B6DFA5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0330BAB" w14:textId="77777777" w:rsidR="00B46A03" w:rsidRPr="00E276B6" w:rsidRDefault="00B46A03" w:rsidP="00543790">
            <w:pPr>
              <w:rPr>
                <w:rFonts w:ascii="Cambria" w:hAnsi="Cambria"/>
                <w:b/>
                <w:bCs/>
              </w:rPr>
            </w:pPr>
            <w:r w:rsidRPr="00E276B6">
              <w:rPr>
                <w:rFonts w:ascii="Cambria" w:hAnsi="Cambria"/>
                <w:b/>
                <w:bCs/>
              </w:rPr>
              <w:t>sep…………….………………..</w:t>
            </w:r>
          </w:p>
        </w:tc>
        <w:tc>
          <w:tcPr>
            <w:tcW w:w="0" w:type="auto"/>
            <w:tcBorders>
              <w:top w:val="single" w:sz="4" w:space="0" w:color="auto"/>
              <w:left w:val="single" w:sz="4" w:space="0" w:color="auto"/>
              <w:bottom w:val="single" w:sz="4" w:space="0" w:color="auto"/>
              <w:right w:val="single" w:sz="4" w:space="0" w:color="auto"/>
            </w:tcBorders>
            <w:hideMark/>
          </w:tcPr>
          <w:p w14:paraId="2153804E" w14:textId="77777777" w:rsidR="00B46A03" w:rsidRPr="00E276B6" w:rsidRDefault="00B46A03" w:rsidP="00543790">
            <w:pPr>
              <w:keepNext/>
              <w:rPr>
                <w:rFonts w:ascii="Cambria" w:hAnsi="Cambria"/>
                <w:b/>
                <w:bCs/>
              </w:rPr>
            </w:pPr>
            <w:r w:rsidRPr="00E276B6">
              <w:rPr>
                <w:rFonts w:ascii="Cambria" w:hAnsi="Cambria"/>
                <w:b/>
                <w:bCs/>
              </w:rPr>
              <w:t>/sep…………….………………..</w:t>
            </w:r>
          </w:p>
        </w:tc>
      </w:tr>
    </w:tbl>
    <w:p w14:paraId="652AAD4E" w14:textId="705B1E5B" w:rsidR="00B46A03" w:rsidRDefault="00B46A03" w:rsidP="00B46A03">
      <w:pPr>
        <w:pStyle w:val="Caption"/>
      </w:pPr>
      <w:bookmarkStart w:id="12623" w:name="_Toc322911792"/>
      <w:bookmarkStart w:id="12624" w:name="_Toc322912331"/>
      <w:bookmarkStart w:id="12625" w:name="_Toc329093191"/>
      <w:bookmarkStart w:id="12626" w:name="_Toc332701704"/>
      <w:bookmarkStart w:id="12627" w:name="_Toc332702008"/>
      <w:bookmarkStart w:id="12628" w:name="_Toc332711806"/>
      <w:bookmarkStart w:id="12629" w:name="_Toc332712108"/>
      <w:bookmarkStart w:id="12630" w:name="_Toc332712409"/>
      <w:bookmarkStart w:id="12631" w:name="_Toc332724325"/>
      <w:bookmarkStart w:id="12632" w:name="_Toc332724625"/>
      <w:bookmarkStart w:id="12633" w:name="_Toc341102921"/>
      <w:bookmarkStart w:id="12634" w:name="_Toc347241657"/>
      <w:bookmarkStart w:id="12635" w:name="_Toc347744849"/>
      <w:bookmarkStart w:id="12636" w:name="_Toc348984632"/>
      <w:bookmarkStart w:id="12637" w:name="_Toc348984937"/>
      <w:bookmarkStart w:id="12638" w:name="_Toc349038101"/>
      <w:bookmarkStart w:id="12639" w:name="_Toc349038403"/>
      <w:bookmarkStart w:id="12640" w:name="_Toc349042894"/>
      <w:bookmarkStart w:id="12641" w:name="_Toc349642295"/>
      <w:bookmarkStart w:id="12642" w:name="_Toc351913016"/>
      <w:bookmarkStart w:id="12643" w:name="_Toc351915037"/>
      <w:bookmarkStart w:id="12644" w:name="_Toc351915503"/>
      <w:bookmarkStart w:id="12645" w:name="_Toc361231601"/>
      <w:bookmarkStart w:id="12646" w:name="_Toc361232127"/>
      <w:bookmarkStart w:id="12647" w:name="_Toc362445429"/>
      <w:bookmarkStart w:id="12648" w:name="_Toc363909397"/>
      <w:bookmarkStart w:id="12649" w:name="_Toc364463825"/>
      <w:bookmarkStart w:id="12650" w:name="_Toc366078429"/>
      <w:bookmarkStart w:id="12651" w:name="_Toc366079044"/>
      <w:bookmarkStart w:id="12652" w:name="_Toc366080029"/>
      <w:bookmarkStart w:id="12653" w:name="_Toc366080641"/>
      <w:bookmarkStart w:id="12654" w:name="_Toc366081250"/>
      <w:bookmarkStart w:id="12655" w:name="_Toc366505590"/>
      <w:bookmarkStart w:id="12656" w:name="_Toc366508959"/>
      <w:bookmarkStart w:id="12657" w:name="_Toc366513460"/>
      <w:bookmarkStart w:id="12658" w:name="_Toc366574649"/>
      <w:bookmarkStart w:id="12659" w:name="_Toc366578442"/>
      <w:bookmarkStart w:id="12660" w:name="_Toc366579036"/>
      <w:bookmarkStart w:id="12661" w:name="_Toc366579628"/>
      <w:bookmarkStart w:id="12662" w:name="_Toc366580219"/>
      <w:bookmarkStart w:id="12663" w:name="_Toc366580811"/>
      <w:bookmarkStart w:id="12664" w:name="_Toc366581402"/>
      <w:bookmarkStart w:id="12665" w:name="_Toc366581994"/>
      <w:bookmarkStart w:id="12666" w:name="_Toc243112893"/>
      <w:bookmarkStart w:id="12667" w:name="_Toc349042895"/>
      <w:bookmarkEnd w:id="12623"/>
      <w:bookmarkEnd w:id="12624"/>
      <w:bookmarkEnd w:id="12625"/>
      <w:bookmarkEnd w:id="12626"/>
      <w:bookmarkEnd w:id="12627"/>
      <w:bookmarkEnd w:id="12628"/>
      <w:bookmarkEnd w:id="12629"/>
      <w:bookmarkEnd w:id="12630"/>
      <w:bookmarkEnd w:id="12631"/>
      <w:bookmarkEnd w:id="12632"/>
      <w:bookmarkEnd w:id="12633"/>
      <w:bookmarkEnd w:id="12634"/>
      <w:bookmarkEnd w:id="12635"/>
      <w:bookmarkEnd w:id="12636"/>
      <w:bookmarkEnd w:id="12637"/>
      <w:bookmarkEnd w:id="12638"/>
      <w:bookmarkEnd w:id="12639"/>
      <w:bookmarkEnd w:id="12640"/>
      <w:bookmarkEnd w:id="12641"/>
      <w:bookmarkEnd w:id="12642"/>
      <w:bookmarkEnd w:id="12643"/>
      <w:bookmarkEnd w:id="12644"/>
      <w:bookmarkEnd w:id="12645"/>
      <w:bookmarkEnd w:id="12646"/>
      <w:bookmarkEnd w:id="12647"/>
      <w:bookmarkEnd w:id="12648"/>
      <w:bookmarkEnd w:id="12649"/>
      <w:bookmarkEnd w:id="12650"/>
      <w:bookmarkEnd w:id="12651"/>
      <w:bookmarkEnd w:id="12652"/>
      <w:bookmarkEnd w:id="12653"/>
      <w:bookmarkEnd w:id="12654"/>
      <w:bookmarkEnd w:id="12655"/>
      <w:bookmarkEnd w:id="12656"/>
      <w:bookmarkEnd w:id="12657"/>
      <w:bookmarkEnd w:id="12658"/>
      <w:bookmarkEnd w:id="12659"/>
      <w:bookmarkEnd w:id="12660"/>
      <w:bookmarkEnd w:id="12661"/>
      <w:bookmarkEnd w:id="12662"/>
      <w:bookmarkEnd w:id="12663"/>
      <w:bookmarkEnd w:id="12664"/>
      <w:bookmarkEnd w:id="12665"/>
      <w:r>
        <w:t xml:space="preserve">Table </w:t>
      </w:r>
      <w:r>
        <w:fldChar w:fldCharType="begin"/>
      </w:r>
      <w:r>
        <w:instrText xml:space="preserve"> SEQ Table \* ARABIC </w:instrText>
      </w:r>
      <w:r>
        <w:fldChar w:fldCharType="separate"/>
      </w:r>
      <w:r w:rsidR="009D1493">
        <w:rPr>
          <w:noProof/>
        </w:rPr>
        <w:t>72</w:t>
      </w:r>
      <w:r>
        <w:rPr>
          <w:noProof/>
        </w:rPr>
        <w:fldChar w:fldCharType="end"/>
      </w:r>
      <w:r>
        <w:t xml:space="preserve"> Examples (2) of Escape Character Different from dfdl:escapeEscapeCharacter</w:t>
      </w:r>
    </w:p>
    <w:p w14:paraId="31477C4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668" w:name="_Toc62570245"/>
      <w:bookmarkStart w:id="12669" w:name="_Toc210216967"/>
      <w:bookmarkStart w:id="12670" w:name="_Toc219441099"/>
      <w:r>
        <w:t>Escape Block with Different Start and End Characters</w:t>
      </w:r>
      <w:bookmarkEnd w:id="12666"/>
      <w:bookmarkEnd w:id="12667"/>
      <w:bookmarkEnd w:id="12668"/>
      <w:bookmarkEnd w:id="12669"/>
      <w:bookmarkEnd w:id="12670"/>
    </w:p>
    <w:p w14:paraId="1E777BB3" w14:textId="77777777" w:rsidR="00B46A03" w:rsidRDefault="00B46A03" w:rsidP="00B46A03">
      <w:r>
        <w:t>dfdl:escapeKind 'escapeBlock', dfdl:escapeBlockStart '[', dfdl:escapeBlockEnd ']', dfdl:escapeEscapeCharacter '%%', dfdl:separator ';',  dfdl:extraEscapedCharacters '?'</w:t>
      </w:r>
    </w:p>
    <w:tbl>
      <w:tblPr>
        <w:tblStyle w:val="Table"/>
        <w:tblW w:w="5000" w:type="pct"/>
        <w:tblInd w:w="0" w:type="dxa"/>
        <w:tblLook w:val="01E0" w:firstRow="1" w:lastRow="1" w:firstColumn="1" w:lastColumn="1" w:noHBand="0" w:noVBand="0"/>
      </w:tblPr>
      <w:tblGrid>
        <w:gridCol w:w="4665"/>
        <w:gridCol w:w="5529"/>
      </w:tblGrid>
      <w:tr w:rsidR="00B46A03" w14:paraId="751D360C"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68D13593" w14:textId="77777777" w:rsidR="00B46A03" w:rsidRPr="00E276B6" w:rsidRDefault="00B46A03" w:rsidP="00543790">
            <w:pPr>
              <w:jc w:val="center"/>
              <w:rPr>
                <w:rFonts w:ascii="Cambria" w:hAnsi="Cambria"/>
              </w:rPr>
            </w:pPr>
            <w:r w:rsidRPr="00E276B6">
              <w:rPr>
                <w:rFonts w:ascii="Cambria" w:hAnsi="Cambria"/>
              </w:rPr>
              <w:t>Logical Data</w:t>
            </w:r>
          </w:p>
        </w:tc>
        <w:tc>
          <w:tcPr>
            <w:tcW w:w="0" w:type="auto"/>
            <w:hideMark/>
          </w:tcPr>
          <w:p w14:paraId="3D014768" w14:textId="77777777" w:rsidR="00B46A03" w:rsidRPr="00E276B6" w:rsidRDefault="00B46A03" w:rsidP="00543790">
            <w:pPr>
              <w:jc w:val="center"/>
              <w:rPr>
                <w:rFonts w:ascii="Cambria" w:hAnsi="Cambria"/>
              </w:rPr>
            </w:pPr>
            <w:r w:rsidRPr="00E276B6">
              <w:rPr>
                <w:rFonts w:ascii="Cambria" w:hAnsi="Cambria"/>
              </w:rPr>
              <w:t>Physical Data / Representation</w:t>
            </w:r>
          </w:p>
        </w:tc>
      </w:tr>
      <w:tr w:rsidR="00B46A03" w14:paraId="716C5C4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CAF5F52"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EE8BB75" w14:textId="77777777" w:rsidR="00B46A03" w:rsidRPr="00E276B6" w:rsidRDefault="00B46A03" w:rsidP="00543790">
            <w:pPr>
              <w:rPr>
                <w:rFonts w:ascii="Cambria" w:hAnsi="Cambria"/>
                <w:b/>
                <w:bCs/>
              </w:rPr>
            </w:pPr>
            <w:r w:rsidRPr="00E276B6">
              <w:rPr>
                <w:rFonts w:ascii="Cambria" w:hAnsi="Cambria"/>
                <w:b/>
                <w:bCs/>
              </w:rPr>
              <w:t>…………….………………..</w:t>
            </w:r>
          </w:p>
        </w:tc>
      </w:tr>
      <w:tr w:rsidR="00B46A03" w14:paraId="282E99B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51D1BD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8C1A6F4" w14:textId="77777777" w:rsidR="00B46A03" w:rsidRPr="00E276B6" w:rsidRDefault="00B46A03" w:rsidP="00543790">
            <w:pPr>
              <w:rPr>
                <w:rFonts w:ascii="Cambria" w:hAnsi="Cambria"/>
                <w:b/>
                <w:bCs/>
              </w:rPr>
            </w:pPr>
            <w:r w:rsidRPr="00E276B6">
              <w:rPr>
                <w:rFonts w:ascii="Cambria" w:hAnsi="Cambria"/>
                <w:b/>
                <w:bCs/>
              </w:rPr>
              <w:t>[[…………….………………..]</w:t>
            </w:r>
          </w:p>
        </w:tc>
      </w:tr>
      <w:tr w:rsidR="00B46A03" w14:paraId="25132AA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ECAAD8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06F3362" w14:textId="77777777" w:rsidR="00B46A03" w:rsidRPr="00E276B6" w:rsidRDefault="00B46A03" w:rsidP="00543790">
            <w:pPr>
              <w:rPr>
                <w:rFonts w:ascii="Cambria" w:hAnsi="Cambria"/>
                <w:b/>
                <w:bCs/>
              </w:rPr>
            </w:pPr>
            <w:r w:rsidRPr="00E276B6">
              <w:rPr>
                <w:rFonts w:ascii="Cambria" w:hAnsi="Cambria"/>
                <w:b/>
                <w:bCs/>
              </w:rPr>
              <w:t>]…………….………………..</w:t>
            </w:r>
          </w:p>
        </w:tc>
      </w:tr>
      <w:tr w:rsidR="00B46A03" w14:paraId="4FDD7CD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B58A37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283A854" w14:textId="77777777" w:rsidR="00B46A03" w:rsidRPr="00E276B6" w:rsidRDefault="00B46A03" w:rsidP="00543790">
            <w:pPr>
              <w:rPr>
                <w:rFonts w:ascii="Cambria" w:hAnsi="Cambria"/>
                <w:b/>
                <w:bCs/>
              </w:rPr>
            </w:pPr>
            <w:r w:rsidRPr="00E276B6">
              <w:rPr>
                <w:rFonts w:ascii="Cambria" w:hAnsi="Cambria"/>
                <w:b/>
                <w:bCs/>
              </w:rPr>
              <w:t>……………[.………………..</w:t>
            </w:r>
          </w:p>
        </w:tc>
      </w:tr>
      <w:tr w:rsidR="00B46A03" w14:paraId="286B799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F0B84F8"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7F90CC2" w14:textId="77777777" w:rsidR="00B46A03" w:rsidRPr="00E276B6" w:rsidRDefault="00B46A03" w:rsidP="00543790">
            <w:pPr>
              <w:rPr>
                <w:rFonts w:ascii="Cambria" w:hAnsi="Cambria"/>
                <w:b/>
                <w:bCs/>
              </w:rPr>
            </w:pPr>
            <w:r w:rsidRPr="00E276B6">
              <w:rPr>
                <w:rFonts w:ascii="Cambria" w:hAnsi="Cambria"/>
                <w:b/>
                <w:bCs/>
              </w:rPr>
              <w:t>……………].………………..</w:t>
            </w:r>
          </w:p>
        </w:tc>
      </w:tr>
      <w:tr w:rsidR="00B46A03" w14:paraId="3FF47C7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E25881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0E22D66" w14:textId="77777777" w:rsidR="00B46A03" w:rsidRPr="00E276B6" w:rsidRDefault="00B46A03" w:rsidP="00543790">
            <w:pPr>
              <w:rPr>
                <w:rFonts w:ascii="Cambria" w:hAnsi="Cambria"/>
                <w:b/>
                <w:bCs/>
              </w:rPr>
            </w:pPr>
            <w:r w:rsidRPr="00E276B6">
              <w:rPr>
                <w:rFonts w:ascii="Cambria" w:hAnsi="Cambria"/>
                <w:b/>
                <w:bCs/>
              </w:rPr>
              <w:t>…………….………………..]</w:t>
            </w:r>
          </w:p>
        </w:tc>
      </w:tr>
      <w:tr w:rsidR="00B46A03" w14:paraId="0AE010B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158D0D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75033CC" w14:textId="77777777" w:rsidR="00B46A03" w:rsidRPr="00E276B6" w:rsidRDefault="00B46A03" w:rsidP="00543790">
            <w:pPr>
              <w:rPr>
                <w:rFonts w:ascii="Cambria" w:hAnsi="Cambria"/>
                <w:b/>
                <w:bCs/>
              </w:rPr>
            </w:pPr>
            <w:r w:rsidRPr="00E276B6">
              <w:rPr>
                <w:rFonts w:ascii="Cambria" w:hAnsi="Cambria"/>
                <w:b/>
                <w:bCs/>
              </w:rPr>
              <w:t>[[[…………….………………..]</w:t>
            </w:r>
          </w:p>
        </w:tc>
      </w:tr>
      <w:tr w:rsidR="00B46A03" w14:paraId="41FC32D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0ED529B"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B86EB43" w14:textId="77777777" w:rsidR="00B46A03" w:rsidRPr="00E276B6" w:rsidRDefault="00B46A03" w:rsidP="00543790">
            <w:pPr>
              <w:rPr>
                <w:rFonts w:ascii="Cambria" w:hAnsi="Cambria"/>
                <w:b/>
                <w:bCs/>
              </w:rPr>
            </w:pPr>
            <w:r w:rsidRPr="00E276B6">
              <w:rPr>
                <w:rFonts w:ascii="Cambria" w:hAnsi="Cambria"/>
                <w:b/>
                <w:bCs/>
              </w:rPr>
              <w:t>…………….………………..]]</w:t>
            </w:r>
          </w:p>
        </w:tc>
      </w:tr>
      <w:tr w:rsidR="00B46A03" w14:paraId="6C842F4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337699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FDA15D3" w14:textId="77777777" w:rsidR="00B46A03" w:rsidRPr="00E276B6" w:rsidRDefault="00B46A03" w:rsidP="00543790">
            <w:pPr>
              <w:rPr>
                <w:rFonts w:ascii="Cambria" w:hAnsi="Cambria"/>
                <w:b/>
                <w:bCs/>
              </w:rPr>
            </w:pPr>
            <w:r w:rsidRPr="00E276B6">
              <w:rPr>
                <w:rFonts w:ascii="Cambria" w:hAnsi="Cambria"/>
                <w:b/>
                <w:bCs/>
              </w:rPr>
              <w:t>…………….[[………………..</w:t>
            </w:r>
          </w:p>
        </w:tc>
      </w:tr>
      <w:tr w:rsidR="00B46A03" w14:paraId="7FFF9C4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61759E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8E04D3A" w14:textId="77777777" w:rsidR="00B46A03" w:rsidRPr="00E276B6" w:rsidRDefault="00B46A03" w:rsidP="00543790">
            <w:pPr>
              <w:rPr>
                <w:rFonts w:ascii="Cambria" w:hAnsi="Cambria"/>
                <w:b/>
                <w:bCs/>
              </w:rPr>
            </w:pPr>
            <w:r w:rsidRPr="00E276B6">
              <w:rPr>
                <w:rFonts w:ascii="Cambria" w:hAnsi="Cambria"/>
                <w:b/>
                <w:bCs/>
              </w:rPr>
              <w:t>…………….]]………………..</w:t>
            </w:r>
          </w:p>
        </w:tc>
      </w:tr>
      <w:tr w:rsidR="00B46A03" w14:paraId="4A2888E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C1A894A"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111925A" w14:textId="77777777" w:rsidR="00B46A03" w:rsidRPr="00E276B6" w:rsidRDefault="00B46A03" w:rsidP="00543790">
            <w:pPr>
              <w:rPr>
                <w:rFonts w:ascii="Cambria" w:hAnsi="Cambria"/>
                <w:b/>
                <w:bCs/>
              </w:rPr>
            </w:pPr>
            <w:r w:rsidRPr="00E276B6">
              <w:rPr>
                <w:rFonts w:ascii="Cambria" w:hAnsi="Cambria"/>
                <w:b/>
                <w:bCs/>
              </w:rPr>
              <w:t>[[…………….………………..%]]</w:t>
            </w:r>
          </w:p>
        </w:tc>
      </w:tr>
      <w:tr w:rsidR="00B46A03" w14:paraId="1F86D75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01993E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04B3040" w14:textId="77777777" w:rsidR="00B46A03" w:rsidRPr="00E276B6" w:rsidRDefault="00B46A03" w:rsidP="00543790">
            <w:pPr>
              <w:rPr>
                <w:rFonts w:ascii="Cambria" w:hAnsi="Cambria"/>
                <w:b/>
                <w:bCs/>
              </w:rPr>
            </w:pPr>
            <w:r w:rsidRPr="00E276B6">
              <w:rPr>
                <w:rFonts w:ascii="Cambria" w:hAnsi="Cambria"/>
                <w:b/>
                <w:bCs/>
              </w:rPr>
              <w:t>[[…………….%]………………..]</w:t>
            </w:r>
          </w:p>
        </w:tc>
      </w:tr>
      <w:tr w:rsidR="00B46A03" w14:paraId="40DDDEB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30051D8"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E507D26" w14:textId="77777777" w:rsidR="00B46A03" w:rsidRPr="00E276B6" w:rsidRDefault="00B46A03" w:rsidP="00543790">
            <w:pPr>
              <w:rPr>
                <w:rFonts w:ascii="Cambria" w:hAnsi="Cambria"/>
                <w:b/>
                <w:bCs/>
              </w:rPr>
            </w:pPr>
            <w:r w:rsidRPr="00E276B6">
              <w:rPr>
                <w:rFonts w:ascii="Cambria" w:hAnsi="Cambria"/>
                <w:b/>
                <w:bCs/>
              </w:rPr>
              <w:t>…………….[………………..]</w:t>
            </w:r>
          </w:p>
        </w:tc>
      </w:tr>
      <w:tr w:rsidR="00B46A03" w14:paraId="1B4B1F6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AB4F582" w14:textId="77777777" w:rsidR="00B46A03" w:rsidRPr="00E276B6" w:rsidRDefault="00B46A03" w:rsidP="00543790">
            <w:pPr>
              <w:rPr>
                <w:rFonts w:ascii="Cambria" w:hAnsi="Cambria"/>
                <w:b/>
                <w:bCs/>
              </w:rPr>
            </w:pPr>
            <w:r w:rsidRPr="00E276B6">
              <w:rPr>
                <w:rFonts w:ascii="Cambria" w:hAnsi="Cambria"/>
                <w:b/>
                <w:bCs/>
              </w:rPr>
              <w:lastRenderedPageBreak/>
              <w:t>[……………[.………………..]</w:t>
            </w:r>
          </w:p>
        </w:tc>
        <w:tc>
          <w:tcPr>
            <w:tcW w:w="0" w:type="auto"/>
            <w:tcBorders>
              <w:top w:val="single" w:sz="4" w:space="0" w:color="auto"/>
              <w:left w:val="single" w:sz="4" w:space="0" w:color="auto"/>
              <w:bottom w:val="single" w:sz="4" w:space="0" w:color="auto"/>
              <w:right w:val="single" w:sz="4" w:space="0" w:color="auto"/>
            </w:tcBorders>
            <w:hideMark/>
          </w:tcPr>
          <w:p w14:paraId="2B3B4176" w14:textId="77777777" w:rsidR="00B46A03" w:rsidRPr="00E276B6" w:rsidRDefault="00B46A03" w:rsidP="00543790">
            <w:pPr>
              <w:rPr>
                <w:rFonts w:ascii="Cambria" w:hAnsi="Cambria"/>
                <w:b/>
                <w:bCs/>
              </w:rPr>
            </w:pPr>
            <w:r w:rsidRPr="00E276B6">
              <w:rPr>
                <w:rFonts w:ascii="Cambria" w:hAnsi="Cambria"/>
                <w:b/>
                <w:bCs/>
              </w:rPr>
              <w:t>[[……………[.………………..%]]</w:t>
            </w:r>
          </w:p>
        </w:tc>
      </w:tr>
      <w:tr w:rsidR="00B46A03" w14:paraId="0F3F0F1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C00ED4A"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A9C0A2C" w14:textId="77777777" w:rsidR="00B46A03" w:rsidRPr="00E276B6" w:rsidRDefault="00B46A03" w:rsidP="00543790">
            <w:pPr>
              <w:rPr>
                <w:rFonts w:ascii="Cambria" w:hAnsi="Cambria"/>
                <w:b/>
                <w:bCs/>
              </w:rPr>
            </w:pPr>
            <w:r w:rsidRPr="00E276B6">
              <w:rPr>
                <w:rFonts w:ascii="Cambria" w:hAnsi="Cambria"/>
                <w:b/>
                <w:bCs/>
              </w:rPr>
              <w:t>[[…………….%]………………..%]]</w:t>
            </w:r>
          </w:p>
        </w:tc>
      </w:tr>
      <w:tr w:rsidR="00B46A03" w14:paraId="5506B9F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1333F7A"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616D56F" w14:textId="77777777" w:rsidR="00B46A03" w:rsidRPr="00E276B6" w:rsidRDefault="00B46A03" w:rsidP="00543790">
            <w:pPr>
              <w:rPr>
                <w:rFonts w:ascii="Cambria" w:hAnsi="Cambria"/>
                <w:b/>
                <w:bCs/>
              </w:rPr>
            </w:pPr>
            <w:r w:rsidRPr="00E276B6">
              <w:rPr>
                <w:rFonts w:ascii="Cambria" w:hAnsi="Cambria"/>
                <w:b/>
                <w:bCs/>
              </w:rPr>
              <w:t>[[[…………….………………..%]]</w:t>
            </w:r>
          </w:p>
        </w:tc>
      </w:tr>
      <w:tr w:rsidR="00B46A03" w14:paraId="2ED22C8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E186E3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A49085A" w14:textId="77777777" w:rsidR="00B46A03" w:rsidRPr="00E276B6" w:rsidRDefault="00B46A03" w:rsidP="00543790">
            <w:pPr>
              <w:rPr>
                <w:rFonts w:ascii="Cambria" w:hAnsi="Cambria"/>
                <w:b/>
                <w:bCs/>
              </w:rPr>
            </w:pPr>
            <w:r w:rsidRPr="00E276B6">
              <w:rPr>
                <w:rFonts w:ascii="Cambria" w:hAnsi="Cambria"/>
                <w:b/>
                <w:bCs/>
              </w:rPr>
              <w:t>[[…………….………………..%]%]]</w:t>
            </w:r>
          </w:p>
        </w:tc>
      </w:tr>
      <w:tr w:rsidR="00B46A03" w14:paraId="60834B9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003FE7B" w14:textId="77777777" w:rsidR="00B46A03" w:rsidRPr="00E276B6" w:rsidRDefault="00B46A03" w:rsidP="00543790">
            <w:pPr>
              <w:rPr>
                <w:rFonts w:ascii="Cambria" w:hAnsi="Cambria"/>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44685AE" w14:textId="77777777" w:rsidR="00B46A03" w:rsidRPr="00E276B6" w:rsidRDefault="00B46A03" w:rsidP="00543790">
            <w:pPr>
              <w:rPr>
                <w:rFonts w:ascii="Cambria" w:hAnsi="Cambria"/>
              </w:rPr>
            </w:pPr>
            <w:r w:rsidRPr="00E276B6">
              <w:rPr>
                <w:rFonts w:ascii="Cambria" w:hAnsi="Cambria"/>
                <w:b/>
                <w:bCs/>
              </w:rPr>
              <w:t>[[[…………….………………..%]%]]</w:t>
            </w:r>
          </w:p>
        </w:tc>
      </w:tr>
      <w:tr w:rsidR="00B46A03" w14:paraId="56E34E8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7F892F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62BBC4B" w14:textId="77777777" w:rsidR="00B46A03" w:rsidRPr="00E276B6" w:rsidRDefault="00B46A03" w:rsidP="00543790">
            <w:pPr>
              <w:rPr>
                <w:rFonts w:ascii="Cambria" w:hAnsi="Cambria"/>
                <w:b/>
                <w:bCs/>
              </w:rPr>
            </w:pPr>
            <w:r w:rsidRPr="00E276B6">
              <w:rPr>
                <w:rFonts w:ascii="Cambria" w:hAnsi="Cambria"/>
                <w:b/>
                <w:bCs/>
              </w:rPr>
              <w:t>…………….%………………..</w:t>
            </w:r>
          </w:p>
        </w:tc>
      </w:tr>
      <w:tr w:rsidR="00B46A03" w14:paraId="597B837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9497819"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291411B" w14:textId="77777777" w:rsidR="00B46A03" w:rsidRPr="00E276B6" w:rsidRDefault="00B46A03" w:rsidP="00543790">
            <w:pPr>
              <w:rPr>
                <w:rFonts w:ascii="Cambria" w:hAnsi="Cambria"/>
                <w:b/>
                <w:bCs/>
              </w:rPr>
            </w:pPr>
            <w:r w:rsidRPr="00E276B6">
              <w:rPr>
                <w:rFonts w:ascii="Cambria" w:hAnsi="Cambria"/>
                <w:b/>
                <w:bCs/>
              </w:rPr>
              <w:t>…………….%%………………..</w:t>
            </w:r>
          </w:p>
        </w:tc>
      </w:tr>
      <w:tr w:rsidR="00B46A03" w14:paraId="2EC1EB1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26F8A8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C233C02" w14:textId="77777777" w:rsidR="00B46A03" w:rsidRPr="00E276B6" w:rsidRDefault="00B46A03" w:rsidP="00543790">
            <w:pPr>
              <w:rPr>
                <w:rFonts w:ascii="Cambria" w:hAnsi="Cambria"/>
                <w:b/>
                <w:bCs/>
              </w:rPr>
            </w:pPr>
            <w:r w:rsidRPr="00E276B6">
              <w:rPr>
                <w:rFonts w:ascii="Cambria" w:hAnsi="Cambria"/>
                <w:b/>
                <w:bCs/>
              </w:rPr>
              <w:t>…………….%[………………..</w:t>
            </w:r>
          </w:p>
        </w:tc>
      </w:tr>
      <w:tr w:rsidR="00B46A03" w14:paraId="352BEC2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0640347"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7DEB0A7" w14:textId="77777777" w:rsidR="00B46A03" w:rsidRPr="00E276B6" w:rsidRDefault="00B46A03" w:rsidP="00543790">
            <w:pPr>
              <w:rPr>
                <w:rFonts w:ascii="Cambria" w:hAnsi="Cambria"/>
                <w:b/>
                <w:bCs/>
              </w:rPr>
            </w:pPr>
            <w:r w:rsidRPr="00E276B6">
              <w:rPr>
                <w:rFonts w:ascii="Cambria" w:hAnsi="Cambria"/>
                <w:b/>
                <w:bCs/>
              </w:rPr>
              <w:t>…………….%]………………..</w:t>
            </w:r>
          </w:p>
        </w:tc>
      </w:tr>
      <w:tr w:rsidR="00B46A03" w14:paraId="4F13791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10F8D2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CA7DE98" w14:textId="77777777" w:rsidR="00B46A03" w:rsidRPr="00E276B6" w:rsidRDefault="00B46A03" w:rsidP="00543790">
            <w:pPr>
              <w:rPr>
                <w:rFonts w:ascii="Cambria" w:hAnsi="Cambria"/>
                <w:b/>
                <w:bCs/>
              </w:rPr>
            </w:pPr>
            <w:r w:rsidRPr="00E276B6">
              <w:rPr>
                <w:rFonts w:ascii="Cambria" w:hAnsi="Cambria"/>
                <w:b/>
                <w:bCs/>
              </w:rPr>
              <w:t>%[…………….………………..</w:t>
            </w:r>
          </w:p>
        </w:tc>
      </w:tr>
      <w:tr w:rsidR="00B46A03" w14:paraId="3FD6083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91A05CF"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65D997C" w14:textId="77777777" w:rsidR="00B46A03" w:rsidRPr="00E276B6" w:rsidRDefault="00B46A03" w:rsidP="00543790">
            <w:pPr>
              <w:rPr>
                <w:rFonts w:ascii="Cambria" w:hAnsi="Cambria"/>
                <w:b/>
                <w:bCs/>
              </w:rPr>
            </w:pPr>
            <w:r w:rsidRPr="00E276B6">
              <w:rPr>
                <w:rFonts w:ascii="Cambria" w:hAnsi="Cambria"/>
                <w:b/>
                <w:bCs/>
              </w:rPr>
              <w:t>…………….………………..%]</w:t>
            </w:r>
          </w:p>
        </w:tc>
      </w:tr>
      <w:tr w:rsidR="00B46A03" w14:paraId="5FC7D2C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106A5A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70D2EC3" w14:textId="77777777" w:rsidR="00B46A03" w:rsidRPr="00E276B6" w:rsidRDefault="00B46A03" w:rsidP="00543790">
            <w:pPr>
              <w:rPr>
                <w:rFonts w:ascii="Cambria" w:hAnsi="Cambria"/>
                <w:b/>
                <w:bCs/>
              </w:rPr>
            </w:pPr>
            <w:r w:rsidRPr="00E276B6">
              <w:rPr>
                <w:rFonts w:ascii="Cambria" w:hAnsi="Cambria"/>
                <w:b/>
                <w:bCs/>
              </w:rPr>
              <w:t>%[…………….………………..%]</w:t>
            </w:r>
          </w:p>
        </w:tc>
      </w:tr>
      <w:tr w:rsidR="00B46A03" w14:paraId="1684626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FEE9B6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FCD6ABB" w14:textId="77777777" w:rsidR="00B46A03" w:rsidRPr="00E276B6" w:rsidRDefault="00B46A03" w:rsidP="00543790">
            <w:pPr>
              <w:rPr>
                <w:rFonts w:ascii="Cambria" w:hAnsi="Cambria"/>
                <w:b/>
                <w:bCs/>
              </w:rPr>
            </w:pPr>
            <w:r w:rsidRPr="00E276B6">
              <w:rPr>
                <w:rFonts w:ascii="Cambria" w:hAnsi="Cambria"/>
                <w:b/>
                <w:bCs/>
              </w:rPr>
              <w:t>[[…………%….………………..%]]</w:t>
            </w:r>
          </w:p>
        </w:tc>
      </w:tr>
      <w:tr w:rsidR="00B46A03" w14:paraId="2BBA562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FBEB990"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2E1CE77" w14:textId="77777777" w:rsidR="00B46A03" w:rsidRPr="00E276B6" w:rsidRDefault="00B46A03" w:rsidP="00543790">
            <w:pPr>
              <w:rPr>
                <w:rFonts w:ascii="Cambria" w:hAnsi="Cambria"/>
                <w:b/>
                <w:bCs/>
              </w:rPr>
            </w:pPr>
            <w:r w:rsidRPr="00E276B6">
              <w:rPr>
                <w:rFonts w:ascii="Cambria" w:hAnsi="Cambria"/>
                <w:b/>
                <w:bCs/>
              </w:rPr>
              <w:t>[[…………%%]….………………..%]]</w:t>
            </w:r>
          </w:p>
        </w:tc>
      </w:tr>
      <w:tr w:rsidR="00B46A03" w14:paraId="61743E5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688662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9C47974" w14:textId="77777777" w:rsidR="00B46A03" w:rsidRPr="00E276B6" w:rsidRDefault="00B46A03" w:rsidP="00543790">
            <w:pPr>
              <w:rPr>
                <w:rFonts w:ascii="Cambria" w:hAnsi="Cambria"/>
                <w:b/>
                <w:bCs/>
              </w:rPr>
            </w:pPr>
            <w:r w:rsidRPr="00E276B6">
              <w:rPr>
                <w:rFonts w:ascii="Cambria" w:hAnsi="Cambria"/>
                <w:b/>
                <w:bCs/>
              </w:rPr>
              <w:t>[…………….;………………..]</w:t>
            </w:r>
          </w:p>
        </w:tc>
      </w:tr>
      <w:tr w:rsidR="00B46A03" w14:paraId="71A70C9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38787D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172F17C" w14:textId="77777777" w:rsidR="00B46A03" w:rsidRPr="00E276B6" w:rsidRDefault="00B46A03" w:rsidP="00543790">
            <w:pPr>
              <w:rPr>
                <w:rFonts w:ascii="Cambria" w:hAnsi="Cambria"/>
                <w:b/>
                <w:bCs/>
              </w:rPr>
            </w:pPr>
            <w:r w:rsidRPr="00E276B6">
              <w:rPr>
                <w:rFonts w:ascii="Cambria" w:hAnsi="Cambria"/>
                <w:b/>
                <w:bCs/>
              </w:rPr>
              <w:t>[…………….%;………………..]</w:t>
            </w:r>
          </w:p>
        </w:tc>
      </w:tr>
      <w:tr w:rsidR="00B46A03" w14:paraId="22CF3C2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09B084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69A26CC" w14:textId="77777777" w:rsidR="00B46A03" w:rsidRPr="00E276B6" w:rsidRDefault="00B46A03" w:rsidP="00543790">
            <w:pPr>
              <w:rPr>
                <w:rFonts w:ascii="Cambria" w:hAnsi="Cambria"/>
                <w:b/>
                <w:bCs/>
              </w:rPr>
            </w:pPr>
            <w:r w:rsidRPr="00E276B6">
              <w:rPr>
                <w:rFonts w:ascii="Cambria" w:hAnsi="Cambria"/>
                <w:b/>
                <w:bCs/>
              </w:rPr>
              <w:t>[[…………….;………………..%]]</w:t>
            </w:r>
          </w:p>
        </w:tc>
      </w:tr>
      <w:tr w:rsidR="00B46A03" w14:paraId="706D4B3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3424D3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1987280" w14:textId="77777777" w:rsidR="00B46A03" w:rsidRPr="00E276B6" w:rsidRDefault="00B46A03" w:rsidP="00543790">
            <w:pPr>
              <w:keepNext/>
              <w:rPr>
                <w:rFonts w:ascii="Cambria" w:hAnsi="Cambria"/>
                <w:b/>
                <w:bCs/>
              </w:rPr>
            </w:pPr>
            <w:r w:rsidRPr="00E276B6">
              <w:rPr>
                <w:rFonts w:ascii="Cambria" w:hAnsi="Cambria"/>
                <w:b/>
                <w:bCs/>
              </w:rPr>
              <w:t>[…………….?………………..]</w:t>
            </w:r>
          </w:p>
        </w:tc>
      </w:tr>
    </w:tbl>
    <w:p w14:paraId="2BEBDFCA" w14:textId="07273AD5"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73</w:t>
      </w:r>
      <w:r>
        <w:rPr>
          <w:noProof/>
        </w:rPr>
        <w:fldChar w:fldCharType="end"/>
      </w:r>
      <w:r>
        <w:t xml:space="preserve"> Examples of Escape Block with Different Start and End Characters</w:t>
      </w:r>
    </w:p>
    <w:p w14:paraId="12F51BA2"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671" w:name="_Toc243112894"/>
      <w:bookmarkStart w:id="12672" w:name="_Toc349042896"/>
      <w:bookmarkStart w:id="12673" w:name="_Toc62570246"/>
      <w:bookmarkStart w:id="12674" w:name="_Toc210216968"/>
      <w:bookmarkStart w:id="12675" w:name="_Toc219441100"/>
      <w:r>
        <w:t xml:space="preserve">Escape Block with Same Start and End </w:t>
      </w:r>
      <w:bookmarkEnd w:id="12671"/>
      <w:bookmarkEnd w:id="12672"/>
      <w:r>
        <w:t>Characters</w:t>
      </w:r>
      <w:bookmarkEnd w:id="12673"/>
      <w:bookmarkEnd w:id="12674"/>
      <w:bookmarkEnd w:id="12675"/>
    </w:p>
    <w:p w14:paraId="6031C1C2" w14:textId="77777777" w:rsidR="00B46A03" w:rsidRDefault="00B46A03" w:rsidP="00B46A03">
      <w:r>
        <w:t>dfdl:escapeKind 'escapeBlock', dfdl:escapeBlockStart ' &amp;apos;', dfdl:escapeBlockEnd '&amp;apos;', dfdl:escapeEscapeCharacter '%', dfdl:separator ';',  dfdl:extraEscapedCharacters '?'</w:t>
      </w:r>
    </w:p>
    <w:tbl>
      <w:tblPr>
        <w:tblStyle w:val="Table"/>
        <w:tblW w:w="5000" w:type="pct"/>
        <w:tblInd w:w="0" w:type="dxa"/>
        <w:tblLook w:val="01E0" w:firstRow="1" w:lastRow="1" w:firstColumn="1" w:lastColumn="1" w:noHBand="0" w:noVBand="0"/>
      </w:tblPr>
      <w:tblGrid>
        <w:gridCol w:w="4563"/>
        <w:gridCol w:w="5631"/>
      </w:tblGrid>
      <w:tr w:rsidR="00B46A03" w14:paraId="2F9025C3"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6FE31A3F" w14:textId="77777777" w:rsidR="00B46A03" w:rsidRPr="00E276B6" w:rsidRDefault="00B46A03" w:rsidP="00543790">
            <w:pPr>
              <w:jc w:val="center"/>
              <w:rPr>
                <w:rFonts w:ascii="Cambria" w:hAnsi="Cambria"/>
              </w:rPr>
            </w:pPr>
            <w:r w:rsidRPr="00E276B6">
              <w:rPr>
                <w:rFonts w:ascii="Cambria" w:hAnsi="Cambria"/>
              </w:rPr>
              <w:t>Logical Data</w:t>
            </w:r>
          </w:p>
        </w:tc>
        <w:tc>
          <w:tcPr>
            <w:tcW w:w="0" w:type="auto"/>
            <w:hideMark/>
          </w:tcPr>
          <w:p w14:paraId="7672DCDE" w14:textId="77777777" w:rsidR="00B46A03" w:rsidRPr="00E276B6" w:rsidRDefault="00B46A03" w:rsidP="00543790">
            <w:pPr>
              <w:jc w:val="center"/>
              <w:rPr>
                <w:rFonts w:ascii="Cambria" w:hAnsi="Cambria"/>
              </w:rPr>
            </w:pPr>
            <w:r w:rsidRPr="00E276B6">
              <w:rPr>
                <w:rFonts w:ascii="Cambria" w:hAnsi="Cambria"/>
              </w:rPr>
              <w:t>Physical Data / Representation</w:t>
            </w:r>
          </w:p>
        </w:tc>
      </w:tr>
      <w:tr w:rsidR="00B46A03" w14:paraId="6BFE8BB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805801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60F8218" w14:textId="77777777" w:rsidR="00B46A03" w:rsidRPr="00E276B6" w:rsidRDefault="00B46A03" w:rsidP="00543790">
            <w:pPr>
              <w:rPr>
                <w:rFonts w:ascii="Cambria" w:hAnsi="Cambria"/>
                <w:b/>
                <w:bCs/>
              </w:rPr>
            </w:pPr>
            <w:r w:rsidRPr="00E276B6">
              <w:rPr>
                <w:rFonts w:ascii="Cambria" w:hAnsi="Cambria"/>
                <w:b/>
                <w:bCs/>
              </w:rPr>
              <w:t>…………….………………..</w:t>
            </w:r>
          </w:p>
        </w:tc>
      </w:tr>
      <w:tr w:rsidR="00B46A03" w14:paraId="3242199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F43B44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367700B" w14:textId="77777777" w:rsidR="00B46A03" w:rsidRPr="00E276B6" w:rsidRDefault="00B46A03" w:rsidP="00543790">
            <w:pPr>
              <w:rPr>
                <w:rFonts w:ascii="Cambria" w:hAnsi="Cambria"/>
                <w:b/>
                <w:bCs/>
              </w:rPr>
            </w:pPr>
            <w:r w:rsidRPr="00E276B6">
              <w:rPr>
                <w:rFonts w:ascii="Cambria" w:hAnsi="Cambria"/>
                <w:b/>
                <w:bCs/>
              </w:rPr>
              <w:t>'%'…………….………………..'</w:t>
            </w:r>
          </w:p>
        </w:tc>
      </w:tr>
      <w:tr w:rsidR="00B46A03" w14:paraId="28B04E8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CDC3CD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8164060" w14:textId="77777777" w:rsidR="00B46A03" w:rsidRPr="00E276B6" w:rsidRDefault="00B46A03" w:rsidP="00543790">
            <w:pPr>
              <w:rPr>
                <w:rFonts w:ascii="Cambria" w:hAnsi="Cambria"/>
                <w:b/>
                <w:bCs/>
              </w:rPr>
            </w:pPr>
            <w:r w:rsidRPr="00E276B6">
              <w:rPr>
                <w:rFonts w:ascii="Cambria" w:hAnsi="Cambria"/>
                <w:b/>
                <w:bCs/>
              </w:rPr>
              <w:t>……………'.………………..</w:t>
            </w:r>
          </w:p>
        </w:tc>
      </w:tr>
      <w:tr w:rsidR="00B46A03" w14:paraId="7242A64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EC299D2"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A93C6E8" w14:textId="77777777" w:rsidR="00B46A03" w:rsidRPr="00E276B6" w:rsidRDefault="00B46A03" w:rsidP="00543790">
            <w:pPr>
              <w:rPr>
                <w:rFonts w:ascii="Cambria" w:hAnsi="Cambria"/>
                <w:b/>
                <w:bCs/>
              </w:rPr>
            </w:pPr>
            <w:r w:rsidRPr="00E276B6">
              <w:rPr>
                <w:rFonts w:ascii="Cambria" w:hAnsi="Cambria"/>
                <w:b/>
                <w:bCs/>
              </w:rPr>
              <w:t>…………….………………..'</w:t>
            </w:r>
          </w:p>
        </w:tc>
      </w:tr>
      <w:tr w:rsidR="00B46A03" w14:paraId="7F8B66D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1F185CE"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9A6D022" w14:textId="77777777" w:rsidR="00B46A03" w:rsidRPr="00E276B6" w:rsidRDefault="00B46A03" w:rsidP="00543790">
            <w:pPr>
              <w:rPr>
                <w:rFonts w:ascii="Cambria" w:hAnsi="Cambria"/>
                <w:b/>
                <w:bCs/>
              </w:rPr>
            </w:pPr>
            <w:r w:rsidRPr="00E276B6">
              <w:rPr>
                <w:rFonts w:ascii="Cambria" w:hAnsi="Cambria"/>
                <w:b/>
                <w:bCs/>
              </w:rPr>
              <w:t>'%'%'…………….………………..'</w:t>
            </w:r>
          </w:p>
        </w:tc>
      </w:tr>
      <w:tr w:rsidR="00B46A03" w14:paraId="76A2B0F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1F549AF"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A18708D" w14:textId="77777777" w:rsidR="00B46A03" w:rsidRPr="00E276B6" w:rsidRDefault="00B46A03" w:rsidP="00543790">
            <w:pPr>
              <w:rPr>
                <w:rFonts w:ascii="Cambria" w:hAnsi="Cambria"/>
                <w:b/>
                <w:bCs/>
              </w:rPr>
            </w:pPr>
            <w:r w:rsidRPr="00E276B6">
              <w:rPr>
                <w:rFonts w:ascii="Cambria" w:hAnsi="Cambria"/>
                <w:b/>
                <w:bCs/>
              </w:rPr>
              <w:t>…………….………………..''</w:t>
            </w:r>
          </w:p>
        </w:tc>
      </w:tr>
      <w:tr w:rsidR="00B46A03" w14:paraId="7FBEB2C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A6C6C44"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C8259E1" w14:textId="77777777" w:rsidR="00B46A03" w:rsidRPr="00E276B6" w:rsidRDefault="00B46A03" w:rsidP="00543790">
            <w:pPr>
              <w:rPr>
                <w:rFonts w:ascii="Cambria" w:hAnsi="Cambria"/>
                <w:b/>
                <w:bCs/>
              </w:rPr>
            </w:pPr>
            <w:r w:rsidRPr="00E276B6">
              <w:rPr>
                <w:rFonts w:ascii="Cambria" w:hAnsi="Cambria"/>
                <w:b/>
                <w:bCs/>
              </w:rPr>
              <w:t>…………….''………………..</w:t>
            </w:r>
          </w:p>
        </w:tc>
      </w:tr>
      <w:tr w:rsidR="00B46A03" w14:paraId="0E0DC04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1DE46CD"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74F08B4" w14:textId="77777777" w:rsidR="00B46A03" w:rsidRPr="00E276B6" w:rsidRDefault="00B46A03" w:rsidP="00543790">
            <w:pPr>
              <w:rPr>
                <w:rFonts w:ascii="Cambria" w:hAnsi="Cambria"/>
                <w:b/>
                <w:bCs/>
              </w:rPr>
            </w:pPr>
            <w:r w:rsidRPr="00E276B6">
              <w:rPr>
                <w:rFonts w:ascii="Cambria" w:hAnsi="Cambria"/>
                <w:b/>
                <w:bCs/>
              </w:rPr>
              <w:t>'%'…………….………………..%''</w:t>
            </w:r>
          </w:p>
        </w:tc>
      </w:tr>
      <w:tr w:rsidR="00B46A03" w14:paraId="4951F95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0952F71"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649D3E0" w14:textId="77777777" w:rsidR="00B46A03" w:rsidRPr="00E276B6" w:rsidRDefault="00B46A03" w:rsidP="00543790">
            <w:pPr>
              <w:rPr>
                <w:rFonts w:ascii="Cambria" w:hAnsi="Cambria"/>
                <w:b/>
                <w:bCs/>
              </w:rPr>
            </w:pPr>
            <w:r w:rsidRPr="00E276B6">
              <w:rPr>
                <w:rFonts w:ascii="Cambria" w:hAnsi="Cambria"/>
                <w:b/>
                <w:bCs/>
              </w:rPr>
              <w:t>'%'…………….%'………………..'</w:t>
            </w:r>
          </w:p>
        </w:tc>
      </w:tr>
      <w:tr w:rsidR="00B46A03" w14:paraId="335F8B5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8D7449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256F215C" w14:textId="77777777" w:rsidR="00B46A03" w:rsidRPr="00E276B6" w:rsidRDefault="00B46A03" w:rsidP="00543790">
            <w:pPr>
              <w:rPr>
                <w:rFonts w:ascii="Cambria" w:hAnsi="Cambria"/>
                <w:b/>
                <w:bCs/>
              </w:rPr>
            </w:pPr>
            <w:r w:rsidRPr="00E276B6">
              <w:rPr>
                <w:rFonts w:ascii="Cambria" w:hAnsi="Cambria"/>
                <w:b/>
                <w:bCs/>
              </w:rPr>
              <w:t>…………….'………………..'</w:t>
            </w:r>
          </w:p>
        </w:tc>
      </w:tr>
      <w:tr w:rsidR="00B46A03" w14:paraId="2F4D4C7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3720017"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77A70FB" w14:textId="77777777" w:rsidR="00B46A03" w:rsidRPr="00E276B6" w:rsidRDefault="00B46A03" w:rsidP="00543790">
            <w:pPr>
              <w:rPr>
                <w:rFonts w:ascii="Cambria" w:hAnsi="Cambria"/>
                <w:b/>
                <w:bCs/>
              </w:rPr>
            </w:pPr>
            <w:r w:rsidRPr="00E276B6">
              <w:rPr>
                <w:rFonts w:ascii="Cambria" w:hAnsi="Cambria"/>
                <w:b/>
                <w:bCs/>
              </w:rPr>
              <w:t>'%'……………%'.………………..%''</w:t>
            </w:r>
          </w:p>
        </w:tc>
      </w:tr>
      <w:tr w:rsidR="00B46A03" w14:paraId="5A70BDF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37C224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0C3B4FCA" w14:textId="77777777" w:rsidR="00B46A03" w:rsidRPr="00E276B6" w:rsidRDefault="00B46A03" w:rsidP="00543790">
            <w:pPr>
              <w:rPr>
                <w:rFonts w:ascii="Cambria" w:hAnsi="Cambria"/>
                <w:b/>
                <w:bCs/>
              </w:rPr>
            </w:pPr>
            <w:r w:rsidRPr="00E276B6">
              <w:rPr>
                <w:rFonts w:ascii="Cambria" w:hAnsi="Cambria"/>
                <w:b/>
                <w:bCs/>
              </w:rPr>
              <w:t>'%'%'…………….………………..%''</w:t>
            </w:r>
          </w:p>
        </w:tc>
      </w:tr>
      <w:tr w:rsidR="00B46A03" w14:paraId="351C47F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235894C" w14:textId="77777777" w:rsidR="00B46A03" w:rsidRPr="00E276B6" w:rsidRDefault="00B46A03" w:rsidP="00543790">
            <w:pPr>
              <w:rPr>
                <w:rFonts w:ascii="Cambria" w:hAnsi="Cambria"/>
                <w:b/>
                <w:bCs/>
              </w:rPr>
            </w:pPr>
            <w:r w:rsidRPr="00E276B6">
              <w:rPr>
                <w:rFonts w:ascii="Cambria" w:hAnsi="Cambria"/>
                <w:b/>
                <w:bCs/>
              </w:rPr>
              <w:lastRenderedPageBreak/>
              <w:t>'…………….………………..''</w:t>
            </w:r>
          </w:p>
        </w:tc>
        <w:tc>
          <w:tcPr>
            <w:tcW w:w="0" w:type="auto"/>
            <w:tcBorders>
              <w:top w:val="single" w:sz="4" w:space="0" w:color="auto"/>
              <w:left w:val="single" w:sz="4" w:space="0" w:color="auto"/>
              <w:bottom w:val="single" w:sz="4" w:space="0" w:color="auto"/>
              <w:right w:val="single" w:sz="4" w:space="0" w:color="auto"/>
            </w:tcBorders>
            <w:hideMark/>
          </w:tcPr>
          <w:p w14:paraId="4AE10226" w14:textId="77777777" w:rsidR="00B46A03" w:rsidRPr="00E276B6" w:rsidRDefault="00B46A03" w:rsidP="00543790">
            <w:pPr>
              <w:rPr>
                <w:rFonts w:ascii="Cambria" w:hAnsi="Cambria"/>
                <w:b/>
                <w:bCs/>
              </w:rPr>
            </w:pPr>
            <w:r w:rsidRPr="00E276B6">
              <w:rPr>
                <w:rFonts w:ascii="Cambria" w:hAnsi="Cambria"/>
                <w:b/>
                <w:bCs/>
              </w:rPr>
              <w:t>'%'…………….………………..%'%''</w:t>
            </w:r>
          </w:p>
        </w:tc>
      </w:tr>
      <w:tr w:rsidR="00B46A03" w14:paraId="7F60361B"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901B89B" w14:textId="77777777" w:rsidR="00B46A03" w:rsidRPr="00E276B6" w:rsidRDefault="00B46A03" w:rsidP="00543790">
            <w:pPr>
              <w:rPr>
                <w:rFonts w:ascii="Cambria" w:hAnsi="Cambria"/>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213DF08" w14:textId="77777777" w:rsidR="00B46A03" w:rsidRPr="00E276B6" w:rsidRDefault="00B46A03" w:rsidP="00543790">
            <w:pPr>
              <w:rPr>
                <w:rFonts w:ascii="Cambria" w:hAnsi="Cambria"/>
              </w:rPr>
            </w:pPr>
            <w:r w:rsidRPr="00E276B6">
              <w:rPr>
                <w:rFonts w:ascii="Cambria" w:hAnsi="Cambria"/>
                <w:b/>
                <w:bCs/>
              </w:rPr>
              <w:t>'%'%'…………….………………..%'%''</w:t>
            </w:r>
          </w:p>
        </w:tc>
      </w:tr>
      <w:tr w:rsidR="00B46A03" w14:paraId="54B173E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908A1EC"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B3894CE" w14:textId="77777777" w:rsidR="00B46A03" w:rsidRPr="00E276B6" w:rsidRDefault="00B46A03" w:rsidP="00543790">
            <w:pPr>
              <w:rPr>
                <w:rFonts w:ascii="Cambria" w:hAnsi="Cambria"/>
                <w:b/>
                <w:bCs/>
              </w:rPr>
            </w:pPr>
            <w:r w:rsidRPr="00E276B6">
              <w:rPr>
                <w:rFonts w:ascii="Cambria" w:hAnsi="Cambria"/>
                <w:b/>
                <w:bCs/>
              </w:rPr>
              <w:t>…………….%………………..</w:t>
            </w:r>
          </w:p>
        </w:tc>
      </w:tr>
      <w:tr w:rsidR="00B46A03" w14:paraId="03C22B4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6B879A7"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5E1FC47F" w14:textId="77777777" w:rsidR="00B46A03" w:rsidRPr="00E276B6" w:rsidRDefault="00B46A03" w:rsidP="00543790">
            <w:pPr>
              <w:rPr>
                <w:rFonts w:ascii="Cambria" w:hAnsi="Cambria"/>
                <w:b/>
                <w:bCs/>
              </w:rPr>
            </w:pPr>
            <w:r w:rsidRPr="00E276B6">
              <w:rPr>
                <w:rFonts w:ascii="Cambria" w:hAnsi="Cambria"/>
                <w:b/>
                <w:bCs/>
              </w:rPr>
              <w:t>…………….%%………………..</w:t>
            </w:r>
          </w:p>
        </w:tc>
      </w:tr>
      <w:tr w:rsidR="00B46A03" w14:paraId="07D9F31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B0244C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114D91D" w14:textId="77777777" w:rsidR="00B46A03" w:rsidRPr="00E276B6" w:rsidRDefault="00B46A03" w:rsidP="00543790">
            <w:pPr>
              <w:rPr>
                <w:rFonts w:ascii="Cambria" w:hAnsi="Cambria"/>
                <w:b/>
                <w:bCs/>
              </w:rPr>
            </w:pPr>
            <w:r w:rsidRPr="00E276B6">
              <w:rPr>
                <w:rFonts w:ascii="Cambria" w:hAnsi="Cambria"/>
                <w:b/>
                <w:bCs/>
              </w:rPr>
              <w:t>…………….%'………………..</w:t>
            </w:r>
          </w:p>
        </w:tc>
      </w:tr>
      <w:tr w:rsidR="00B46A03" w14:paraId="6989798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F4EC298"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B8C1EE2" w14:textId="77777777" w:rsidR="00B46A03" w:rsidRPr="00E276B6" w:rsidRDefault="00B46A03" w:rsidP="00543790">
            <w:pPr>
              <w:rPr>
                <w:rFonts w:ascii="Cambria" w:hAnsi="Cambria"/>
                <w:b/>
                <w:bCs/>
              </w:rPr>
            </w:pPr>
            <w:r w:rsidRPr="00E276B6">
              <w:rPr>
                <w:rFonts w:ascii="Cambria" w:hAnsi="Cambria"/>
                <w:b/>
                <w:bCs/>
              </w:rPr>
              <w:t>%'…………….………………..</w:t>
            </w:r>
          </w:p>
        </w:tc>
      </w:tr>
      <w:tr w:rsidR="00B46A03" w14:paraId="200456C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A07F71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E9E753B" w14:textId="77777777" w:rsidR="00B46A03" w:rsidRPr="00E276B6" w:rsidRDefault="00B46A03" w:rsidP="00543790">
            <w:pPr>
              <w:rPr>
                <w:rFonts w:ascii="Cambria" w:hAnsi="Cambria"/>
                <w:b/>
                <w:bCs/>
              </w:rPr>
            </w:pPr>
            <w:r w:rsidRPr="00E276B6">
              <w:rPr>
                <w:rFonts w:ascii="Cambria" w:hAnsi="Cambria"/>
                <w:b/>
                <w:bCs/>
              </w:rPr>
              <w:t>…………….………………..%'</w:t>
            </w:r>
          </w:p>
        </w:tc>
      </w:tr>
      <w:tr w:rsidR="00B46A03" w14:paraId="17F44D8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1815A4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A70E454" w14:textId="77777777" w:rsidR="00B46A03" w:rsidRPr="00E276B6" w:rsidRDefault="00B46A03" w:rsidP="00543790">
            <w:pPr>
              <w:rPr>
                <w:rFonts w:ascii="Cambria" w:hAnsi="Cambria"/>
                <w:b/>
                <w:bCs/>
              </w:rPr>
            </w:pPr>
            <w:r w:rsidRPr="00E276B6">
              <w:rPr>
                <w:rFonts w:ascii="Cambria" w:hAnsi="Cambria"/>
                <w:b/>
                <w:bCs/>
              </w:rPr>
              <w:t>'%'…………….………………..%%''</w:t>
            </w:r>
          </w:p>
        </w:tc>
      </w:tr>
      <w:tr w:rsidR="00B46A03" w14:paraId="50B8E21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24DD8F5"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4F88DDFC" w14:textId="77777777" w:rsidR="00B46A03" w:rsidRPr="00E276B6" w:rsidRDefault="00B46A03" w:rsidP="00543790">
            <w:pPr>
              <w:rPr>
                <w:rFonts w:ascii="Cambria" w:hAnsi="Cambria"/>
                <w:b/>
                <w:bCs/>
              </w:rPr>
            </w:pPr>
            <w:r w:rsidRPr="00E276B6">
              <w:rPr>
                <w:rFonts w:ascii="Cambria" w:hAnsi="Cambria"/>
                <w:b/>
                <w:bCs/>
              </w:rPr>
              <w:t>%'…………….………………..%'</w:t>
            </w:r>
          </w:p>
        </w:tc>
      </w:tr>
      <w:tr w:rsidR="00B46A03" w14:paraId="296237F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FC75D02"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E47F3D5" w14:textId="77777777" w:rsidR="00B46A03" w:rsidRPr="00E276B6" w:rsidRDefault="00B46A03" w:rsidP="00543790">
            <w:pPr>
              <w:rPr>
                <w:rFonts w:ascii="Cambria" w:hAnsi="Cambria"/>
                <w:b/>
                <w:bCs/>
              </w:rPr>
            </w:pPr>
            <w:r w:rsidRPr="00E276B6">
              <w:rPr>
                <w:rFonts w:ascii="Cambria" w:hAnsi="Cambria"/>
                <w:b/>
                <w:bCs/>
              </w:rPr>
              <w:t>'%'…………%….………………..%''</w:t>
            </w:r>
          </w:p>
        </w:tc>
      </w:tr>
      <w:tr w:rsidR="00B46A03" w14:paraId="6528990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80A4691"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7D41ECDB" w14:textId="77777777" w:rsidR="00B46A03" w:rsidRPr="00E276B6" w:rsidRDefault="00B46A03" w:rsidP="00543790">
            <w:pPr>
              <w:rPr>
                <w:rFonts w:ascii="Cambria" w:hAnsi="Cambria"/>
                <w:b/>
                <w:bCs/>
              </w:rPr>
            </w:pPr>
            <w:r w:rsidRPr="00E276B6">
              <w:rPr>
                <w:rFonts w:ascii="Cambria" w:hAnsi="Cambria"/>
                <w:b/>
                <w:bCs/>
              </w:rPr>
              <w:t>'%'…………%%'….………………..%''</w:t>
            </w:r>
          </w:p>
        </w:tc>
      </w:tr>
      <w:tr w:rsidR="00B46A03" w14:paraId="576EC0B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1827030"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416BD73" w14:textId="77777777" w:rsidR="00B46A03" w:rsidRPr="00E276B6" w:rsidRDefault="00B46A03" w:rsidP="00543790">
            <w:pPr>
              <w:rPr>
                <w:rFonts w:ascii="Cambria" w:hAnsi="Cambria"/>
                <w:b/>
                <w:bCs/>
              </w:rPr>
            </w:pPr>
            <w:r w:rsidRPr="00E276B6">
              <w:rPr>
                <w:rFonts w:ascii="Cambria" w:hAnsi="Cambria"/>
                <w:b/>
                <w:bCs/>
              </w:rPr>
              <w:t>'…………….;………………..'</w:t>
            </w:r>
          </w:p>
        </w:tc>
      </w:tr>
      <w:tr w:rsidR="00B46A03" w14:paraId="70D52A5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EE40173"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1C1871DF" w14:textId="77777777" w:rsidR="00B46A03" w:rsidRPr="00E276B6" w:rsidRDefault="00B46A03" w:rsidP="00543790">
            <w:pPr>
              <w:rPr>
                <w:rFonts w:ascii="Cambria" w:hAnsi="Cambria"/>
                <w:b/>
                <w:bCs/>
              </w:rPr>
            </w:pPr>
            <w:r w:rsidRPr="00E276B6">
              <w:rPr>
                <w:rFonts w:ascii="Cambria" w:hAnsi="Cambria"/>
                <w:b/>
                <w:bCs/>
              </w:rPr>
              <w:t>'…………….%;………………..'</w:t>
            </w:r>
          </w:p>
        </w:tc>
      </w:tr>
      <w:tr w:rsidR="00B46A03" w14:paraId="16E1E9E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CC70E06"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3B71C6BC" w14:textId="77777777" w:rsidR="00B46A03" w:rsidRPr="00E276B6" w:rsidRDefault="00B46A03" w:rsidP="00543790">
            <w:pPr>
              <w:rPr>
                <w:rFonts w:ascii="Cambria" w:hAnsi="Cambria"/>
                <w:b/>
                <w:bCs/>
              </w:rPr>
            </w:pPr>
            <w:r w:rsidRPr="00E276B6">
              <w:rPr>
                <w:rFonts w:ascii="Cambria" w:hAnsi="Cambria"/>
                <w:b/>
                <w:bCs/>
              </w:rPr>
              <w:t>'%'…………….;………………..%''</w:t>
            </w:r>
          </w:p>
        </w:tc>
      </w:tr>
      <w:tr w:rsidR="00B46A03" w14:paraId="68546C8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3D5E61A" w14:textId="77777777" w:rsidR="00B46A03" w:rsidRPr="00E276B6" w:rsidRDefault="00B46A03" w:rsidP="00543790">
            <w:pPr>
              <w:rPr>
                <w:rFonts w:ascii="Cambria" w:hAnsi="Cambria"/>
                <w:b/>
                <w:bCs/>
              </w:rPr>
            </w:pPr>
            <w:r w:rsidRPr="00E276B6">
              <w:rPr>
                <w:rFonts w:ascii="Cambria" w:hAnsi="Cambria"/>
                <w:b/>
                <w:bCs/>
              </w:rPr>
              <w:t>…………….?………………..</w:t>
            </w:r>
          </w:p>
        </w:tc>
        <w:tc>
          <w:tcPr>
            <w:tcW w:w="0" w:type="auto"/>
            <w:tcBorders>
              <w:top w:val="single" w:sz="4" w:space="0" w:color="auto"/>
              <w:left w:val="single" w:sz="4" w:space="0" w:color="auto"/>
              <w:bottom w:val="single" w:sz="4" w:space="0" w:color="auto"/>
              <w:right w:val="single" w:sz="4" w:space="0" w:color="auto"/>
            </w:tcBorders>
            <w:hideMark/>
          </w:tcPr>
          <w:p w14:paraId="6FE96855" w14:textId="77777777" w:rsidR="00B46A03" w:rsidRPr="00E276B6" w:rsidRDefault="00B46A03" w:rsidP="00543790">
            <w:pPr>
              <w:keepNext/>
              <w:rPr>
                <w:rFonts w:ascii="Cambria" w:hAnsi="Cambria"/>
                <w:b/>
                <w:bCs/>
              </w:rPr>
            </w:pPr>
            <w:r w:rsidRPr="00E276B6">
              <w:rPr>
                <w:rFonts w:ascii="Cambria" w:hAnsi="Cambria"/>
                <w:b/>
                <w:bCs/>
              </w:rPr>
              <w:t>'…………….?………………..'</w:t>
            </w:r>
          </w:p>
        </w:tc>
      </w:tr>
    </w:tbl>
    <w:p w14:paraId="09D372CC" w14:textId="736D51B8" w:rsidR="00B46A03" w:rsidRDefault="00B46A03" w:rsidP="00B46A03">
      <w:pPr>
        <w:pStyle w:val="Caption"/>
      </w:pPr>
      <w:bookmarkStart w:id="12676" w:name="_Toc322911795"/>
      <w:bookmarkStart w:id="12677" w:name="_Toc322912334"/>
      <w:bookmarkStart w:id="12678" w:name="_Toc329093194"/>
      <w:bookmarkStart w:id="12679" w:name="_Toc332701707"/>
      <w:bookmarkStart w:id="12680" w:name="_Toc332702011"/>
      <w:bookmarkStart w:id="12681" w:name="_Toc332711809"/>
      <w:bookmarkStart w:id="12682" w:name="_Toc332712111"/>
      <w:bookmarkStart w:id="12683" w:name="_Toc332712412"/>
      <w:bookmarkStart w:id="12684" w:name="_Toc332724328"/>
      <w:bookmarkStart w:id="12685" w:name="_Toc332724628"/>
      <w:bookmarkStart w:id="12686" w:name="_Toc341102924"/>
      <w:bookmarkStart w:id="12687" w:name="_Toc322911796"/>
      <w:bookmarkStart w:id="12688" w:name="_Toc322912335"/>
      <w:bookmarkStart w:id="12689" w:name="_Toc329093195"/>
      <w:bookmarkStart w:id="12690" w:name="_Toc332701708"/>
      <w:bookmarkStart w:id="12691" w:name="_Toc332702012"/>
      <w:bookmarkStart w:id="12692" w:name="_Toc332711810"/>
      <w:bookmarkStart w:id="12693" w:name="_Toc332712112"/>
      <w:bookmarkStart w:id="12694" w:name="_Toc332712413"/>
      <w:bookmarkStart w:id="12695" w:name="_Toc332724329"/>
      <w:bookmarkStart w:id="12696" w:name="_Toc332724629"/>
      <w:bookmarkStart w:id="12697" w:name="_Toc341102925"/>
      <w:bookmarkStart w:id="12698" w:name="_Toc322911797"/>
      <w:bookmarkStart w:id="12699" w:name="_Toc322912336"/>
      <w:bookmarkStart w:id="12700" w:name="_Toc329093196"/>
      <w:bookmarkStart w:id="12701" w:name="_Toc332701709"/>
      <w:bookmarkStart w:id="12702" w:name="_Toc332702013"/>
      <w:bookmarkStart w:id="12703" w:name="_Toc332711811"/>
      <w:bookmarkStart w:id="12704" w:name="_Toc332712113"/>
      <w:bookmarkStart w:id="12705" w:name="_Toc332712414"/>
      <w:bookmarkStart w:id="12706" w:name="_Toc332724330"/>
      <w:bookmarkStart w:id="12707" w:name="_Toc332724630"/>
      <w:bookmarkStart w:id="12708" w:name="_Toc341102926"/>
      <w:bookmarkStart w:id="12709" w:name="_Toc243112895"/>
      <w:bookmarkStart w:id="12710" w:name="_Toc349042897"/>
      <w:bookmarkEnd w:id="12676"/>
      <w:bookmarkEnd w:id="12677"/>
      <w:bookmarkEnd w:id="12678"/>
      <w:bookmarkEnd w:id="12679"/>
      <w:bookmarkEnd w:id="12680"/>
      <w:bookmarkEnd w:id="12681"/>
      <w:bookmarkEnd w:id="12682"/>
      <w:bookmarkEnd w:id="12683"/>
      <w:bookmarkEnd w:id="12684"/>
      <w:bookmarkEnd w:id="12685"/>
      <w:bookmarkEnd w:id="12686"/>
      <w:bookmarkEnd w:id="12687"/>
      <w:bookmarkEnd w:id="12688"/>
      <w:bookmarkEnd w:id="12689"/>
      <w:bookmarkEnd w:id="12690"/>
      <w:bookmarkEnd w:id="12691"/>
      <w:bookmarkEnd w:id="12692"/>
      <w:bookmarkEnd w:id="12693"/>
      <w:bookmarkEnd w:id="12694"/>
      <w:bookmarkEnd w:id="12695"/>
      <w:bookmarkEnd w:id="12696"/>
      <w:bookmarkEnd w:id="12697"/>
      <w:bookmarkEnd w:id="12698"/>
      <w:bookmarkEnd w:id="12699"/>
      <w:bookmarkEnd w:id="12700"/>
      <w:bookmarkEnd w:id="12701"/>
      <w:bookmarkEnd w:id="12702"/>
      <w:bookmarkEnd w:id="12703"/>
      <w:bookmarkEnd w:id="12704"/>
      <w:bookmarkEnd w:id="12705"/>
      <w:bookmarkEnd w:id="12706"/>
      <w:bookmarkEnd w:id="12707"/>
      <w:bookmarkEnd w:id="12708"/>
      <w:r>
        <w:t xml:space="preserve">Table </w:t>
      </w:r>
      <w:r>
        <w:fldChar w:fldCharType="begin"/>
      </w:r>
      <w:r>
        <w:instrText xml:space="preserve"> SEQ Table \* ARABIC </w:instrText>
      </w:r>
      <w:r>
        <w:fldChar w:fldCharType="separate"/>
      </w:r>
      <w:r w:rsidR="009D1493">
        <w:rPr>
          <w:noProof/>
        </w:rPr>
        <w:t>74</w:t>
      </w:r>
      <w:r>
        <w:rPr>
          <w:noProof/>
        </w:rPr>
        <w:fldChar w:fldCharType="end"/>
      </w:r>
      <w:r>
        <w:t xml:space="preserve"> Examples of Escape Block with Same Start and End Characters</w:t>
      </w:r>
      <w:bookmarkEnd w:id="12709"/>
      <w:bookmarkEnd w:id="12710"/>
    </w:p>
    <w:p w14:paraId="0FE7BF19" w14:textId="77777777" w:rsidR="00B46A03" w:rsidRDefault="00B46A03" w:rsidP="00B46A03">
      <w:pPr>
        <w:pStyle w:val="Caption"/>
      </w:pPr>
      <w:r>
        <w:rPr>
          <w:rFonts w:eastAsia="MS Mincho"/>
          <w:lang w:eastAsia="ja-JP" w:bidi="he-IL"/>
        </w:rPr>
        <w:br w:type="page"/>
      </w:r>
    </w:p>
    <w:p w14:paraId="489AE465"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711" w:name="_Toc349042898"/>
      <w:bookmarkStart w:id="12712" w:name="_Ref52284569"/>
      <w:bookmarkStart w:id="12713" w:name="_Toc62570247"/>
      <w:bookmarkStart w:id="12714" w:name="_Toc210216969"/>
      <w:bookmarkStart w:id="12715" w:name="_Toc219441101"/>
      <w:r>
        <w:rPr>
          <w:lang w:bidi="he-IL"/>
        </w:rPr>
        <w:lastRenderedPageBreak/>
        <w:t>Appendix B: Rationale for Single-Assignment Variables</w:t>
      </w:r>
      <w:bookmarkEnd w:id="12711"/>
      <w:bookmarkEnd w:id="12712"/>
      <w:bookmarkEnd w:id="12713"/>
      <w:bookmarkEnd w:id="12714"/>
      <w:bookmarkEnd w:id="12715"/>
    </w:p>
    <w:p w14:paraId="7938C703" w14:textId="77777777" w:rsidR="00B46A03" w:rsidRDefault="00B46A03" w:rsidP="00B46A03">
      <w:r>
        <w:t xml:space="preserve">DFDL is intended to be a description language. That is, the capture of a data format should be as descriptive/declarative as possible. </w:t>
      </w:r>
    </w:p>
    <w:p w14:paraId="1237B381" w14:textId="77777777" w:rsidR="00B46A03" w:rsidRDefault="00B46A03" w:rsidP="00B46A03">
      <w:r>
        <w:t xml:space="preserve">An additional quite critical goal for DFDL is that it allows high-performance implementations, including use of parallel processing wherever possible. </w:t>
      </w:r>
    </w:p>
    <w:p w14:paraId="7DEE279D" w14:textId="77777777" w:rsidR="00B46A03" w:rsidRDefault="00B46A03" w:rsidP="00B46A03">
      <w:r>
        <w:t xml:space="preserve">DFDL contains an expression language with variables for use in creating parameterized DFDL schemas. </w:t>
      </w:r>
    </w:p>
    <w:p w14:paraId="3472A460" w14:textId="2A3CB070" w:rsidR="00B46A03" w:rsidRDefault="00B46A03" w:rsidP="00B46A03">
      <w:r>
        <w:t xml:space="preserve">However, the way variables can be used in DFDL is quite constrained. Specifically, the variables are single-assignment. This is a form of immutable object (See </w:t>
      </w:r>
      <w:hyperlink w:anchor="a_Immutable" w:history="1">
        <w:r w:rsidR="00D757AF">
          <w:rPr>
            <w:rStyle w:val="Hyperlink"/>
          </w:rPr>
          <w:fldChar w:fldCharType="begin"/>
        </w:r>
        <w:r w:rsidR="00D757AF">
          <w:instrText xml:space="preserve"> REF a_Immutable \h </w:instrText>
        </w:r>
        <w:r w:rsidR="00D757AF">
          <w:rPr>
            <w:rStyle w:val="Hyperlink"/>
          </w:rPr>
          <w:instrText xml:space="preserve"> \* MERGEFORMAT </w:instrText>
        </w:r>
        <w:r w:rsidR="00D757AF">
          <w:rPr>
            <w:rStyle w:val="Hyperlink"/>
          </w:rPr>
        </w:r>
        <w:r w:rsidR="00D757AF">
          <w:rPr>
            <w:rStyle w:val="Hyperlink"/>
          </w:rPr>
          <w:fldChar w:fldCharType="separate"/>
        </w:r>
        <w:r w:rsidR="009D1493" w:rsidRPr="009D064D">
          <w:t>[</w:t>
        </w:r>
        <w:r w:rsidR="009D1493" w:rsidRPr="009D1493">
          <w:rPr>
            <w:color w:val="0070C0"/>
            <w:u w:val="single"/>
          </w:rPr>
          <w:t>Immutable</w:t>
        </w:r>
        <w:r w:rsidR="009D1493" w:rsidRPr="009D064D">
          <w:t>]</w:t>
        </w:r>
        <w:r w:rsidR="00D757AF">
          <w:rPr>
            <w:rStyle w:val="Hyperlink"/>
          </w:rPr>
          <w:fldChar w:fldCharType="end"/>
        </w:r>
      </w:hyperlink>
      <w:r>
        <w:t xml:space="preserve">). </w:t>
      </w:r>
    </w:p>
    <w:p w14:paraId="2D18D7E9" w14:textId="77777777" w:rsidR="00B46A03" w:rsidRDefault="00B46A03" w:rsidP="00B46A03">
      <w:r>
        <w:t xml:space="preserve">Single-assignment variables solve a number of problems. </w:t>
      </w:r>
    </w:p>
    <w:p w14:paraId="2D1FC1BD" w14:textId="77777777" w:rsidR="00B46A03" w:rsidRDefault="00B46A03" w:rsidP="00B46A03">
      <w:r>
        <w:t xml:space="preserve">First, they keep the schema more declarative, because the name of a variable represents a value, not a location. Before assignment, the value is not yet known, after the assignment the value is known, but the consumer of the value need only know the name and need not be aware of the mechanism by which it gets its value or when. </w:t>
      </w:r>
    </w:p>
    <w:p w14:paraId="36583D10" w14:textId="77777777" w:rsidR="00B46A03" w:rsidRDefault="00B46A03" w:rsidP="00B46A03">
      <w:r>
        <w:t>Second, single-assignment variables avoid over-constraining the implementation, thereby preserving the potential for high-performance and parallel processing.</w:t>
      </w:r>
    </w:p>
    <w:p w14:paraId="722B5AA3" w14:textId="77777777" w:rsidR="00B46A03" w:rsidRDefault="00B46A03" w:rsidP="00B46A03">
      <w:r>
        <w:t xml:space="preserve">Some digression is useful here: Any variable creates a data dependency in order of processing. The part of the schema reading/using the variable's value depends upon the data value coming from the part of the schema providing that value. This kind of data dependency is inherent and inescapable. Values must be created before they can be used. </w:t>
      </w:r>
    </w:p>
    <w:p w14:paraId="04411887" w14:textId="77777777" w:rsidR="00B46A03" w:rsidRDefault="00B46A03" w:rsidP="00B46A03">
      <w:r>
        <w:t xml:space="preserve">However, if one considers a variable to be a location that can be assigned repeatedly, then things are more complex because there is not only data dependency on the value (one part of the schema writes the location, another reads that location), but there is dependency in the other direction: one must read the location before it can be used again for the </w:t>
      </w:r>
      <w:r>
        <w:rPr>
          <w:rStyle w:val="Emphasis"/>
        </w:rPr>
        <w:t>next</w:t>
      </w:r>
      <w:r>
        <w:t xml:space="preserve"> value. This is usually called anti-dependency. Anti-dependency is the enemy of high-performance and parallel execution. It forces specific and artificial sequential ordering on things that is due to the way variable names are allocated to storage locations. </w:t>
      </w:r>
    </w:p>
    <w:p w14:paraId="5056A984" w14:textId="77777777" w:rsidR="00B46A03" w:rsidRDefault="00B46A03" w:rsidP="00B46A03">
      <w:r>
        <w:t>If variables are single-assignment only, then only data-dependencies exist. Anti-dependencies don't exist, and implementations are free to work in any way consistent with the (inescapable) data dependencies.</w:t>
      </w:r>
      <w:r>
        <w:rPr>
          <w:noProof/>
        </w:rPr>
        <w:drawing>
          <wp:inline distT="0" distB="0" distL="0" distR="0" wp14:anchorId="0ECD3007" wp14:editId="70B83017">
            <wp:extent cx="9525" cy="952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7B208D1"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716" w:name="_Ref39067485"/>
      <w:bookmarkStart w:id="12717" w:name="_Ref39067581"/>
      <w:bookmarkStart w:id="12718" w:name="_Toc62570248"/>
      <w:bookmarkStart w:id="12719" w:name="_Toc210216970"/>
      <w:bookmarkStart w:id="12720" w:name="_Toc219441102"/>
      <w:r>
        <w:lastRenderedPageBreak/>
        <w:t>Appendix C: Processing of DFDL String literals</w:t>
      </w:r>
      <w:bookmarkEnd w:id="12716"/>
      <w:bookmarkEnd w:id="12717"/>
      <w:bookmarkEnd w:id="12718"/>
      <w:bookmarkEnd w:id="12719"/>
      <w:bookmarkEnd w:id="12720"/>
    </w:p>
    <w:p w14:paraId="740907EC" w14:textId="77777777" w:rsidR="00B46A03" w:rsidRDefault="00B46A03" w:rsidP="00404546">
      <w:pPr>
        <w:pStyle w:val="nobreak"/>
        <w:rPr>
          <w:lang w:eastAsia="ja-JP"/>
        </w:rPr>
      </w:pPr>
      <w:r>
        <w:rPr>
          <w:lang w:eastAsia="ja-JP"/>
        </w:rPr>
        <w:t>A DFDL String Literal describes characters or bytes that can appear in the data. The syntax of a DFDL String Literal is described in Section 6.3. This appendix describes how a DFDL String Literal MUST be processed by a DFDL processor.</w:t>
      </w:r>
    </w:p>
    <w:p w14:paraId="1981EC5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21" w:name="_Toc62570249"/>
      <w:bookmarkStart w:id="12722" w:name="_Toc210216971"/>
      <w:bookmarkStart w:id="12723" w:name="_Toc219441103"/>
      <w:r>
        <w:t>Interpreting a DFDL String Literal</w:t>
      </w:r>
      <w:bookmarkEnd w:id="12721"/>
      <w:bookmarkEnd w:id="12722"/>
      <w:bookmarkEnd w:id="12723"/>
    </w:p>
    <w:p w14:paraId="28536B0B" w14:textId="060F1356" w:rsidR="00B46A03" w:rsidRDefault="00B46A03" w:rsidP="00404546">
      <w:pPr>
        <w:pStyle w:val="nobreak"/>
        <w:rPr>
          <w:lang w:eastAsia="ja-JP"/>
        </w:rPr>
      </w:pPr>
      <w:r>
        <w:rPr>
          <w:lang w:eastAsia="ja-JP"/>
        </w:rPr>
        <w:t xml:space="preserve">A DFDL String literal is a sequence of one or more </w:t>
      </w:r>
      <w:r>
        <w:rPr>
          <w:i/>
          <w:lang w:eastAsia="ja-JP"/>
        </w:rPr>
        <w:t>string literal parts</w:t>
      </w:r>
      <w:r>
        <w:rPr>
          <w:lang w:eastAsia="ja-JP"/>
        </w:rPr>
        <w:t xml:space="preserve">. Each string literal part describes zero or more characters or exactly one byte. To process a DFDL string literal correctly it is necessary to parse it into its string literal parts using the grammar in </w:t>
      </w:r>
      <w:r w:rsidRPr="00065302">
        <w:rPr>
          <w:rStyle w:val="Hyperlink"/>
          <w:rFonts w:eastAsia="MS Mincho"/>
        </w:rPr>
        <w:fldChar w:fldCharType="begin"/>
      </w:r>
      <w:r w:rsidRPr="00065302">
        <w:rPr>
          <w:rStyle w:val="Hyperlink"/>
          <w:rFonts w:eastAsia="MS Mincho"/>
        </w:rPr>
        <w:instrText xml:space="preserve"> REF _Ref18842880 \h </w:instrText>
      </w:r>
      <w:r w:rsidRPr="00065302">
        <w:rPr>
          <w:rStyle w:val="Hyperlink"/>
          <w:rFonts w:eastAsia="MS Mincho"/>
        </w:rPr>
      </w:r>
      <w:r w:rsidRPr="00065302">
        <w:rPr>
          <w:rStyle w:val="Hyperlink"/>
          <w:rFonts w:eastAsia="MS Mincho"/>
        </w:rPr>
        <w:fldChar w:fldCharType="separate"/>
      </w:r>
      <w:r w:rsidR="009D1493">
        <w:rPr>
          <w:rFonts w:cs="Arial"/>
        </w:rPr>
        <w:t xml:space="preserve">Table </w:t>
      </w:r>
      <w:r w:rsidR="009D1493">
        <w:rPr>
          <w:rFonts w:cs="Arial"/>
          <w:noProof/>
        </w:rPr>
        <w:t>3 DFDL Character Entity, Character Class Entity, and Byte Value Entity Syntax</w:t>
      </w:r>
      <w:r w:rsidRPr="00065302">
        <w:rPr>
          <w:rStyle w:val="Hyperlink"/>
          <w:rFonts w:eastAsia="MS Mincho"/>
        </w:rPr>
        <w:fldChar w:fldCharType="end"/>
      </w:r>
      <w:r>
        <w:rPr>
          <w:lang w:eastAsia="ja-JP"/>
        </w:rPr>
        <w:t xml:space="preserve"> of Section </w:t>
      </w:r>
      <w:r w:rsidRPr="00065302">
        <w:rPr>
          <w:rStyle w:val="Hyperlink"/>
          <w:rFonts w:eastAsia="MS Mincho"/>
        </w:rPr>
        <w:fldChar w:fldCharType="begin"/>
      </w:r>
      <w:r w:rsidRPr="00065302">
        <w:rPr>
          <w:rStyle w:val="Hyperlink"/>
          <w:rFonts w:eastAsia="MS Mincho"/>
        </w:rPr>
        <w:instrText xml:space="preserve"> REF _Ref365969145 \r \h </w:instrText>
      </w:r>
      <w:r w:rsidRPr="00065302">
        <w:rPr>
          <w:rStyle w:val="Hyperlink"/>
          <w:rFonts w:eastAsia="MS Mincho"/>
        </w:rPr>
      </w:r>
      <w:r w:rsidRPr="00065302">
        <w:rPr>
          <w:rStyle w:val="Hyperlink"/>
          <w:rFonts w:eastAsia="MS Mincho"/>
        </w:rPr>
        <w:fldChar w:fldCharType="separate"/>
      </w:r>
      <w:r w:rsidR="009D1493">
        <w:rPr>
          <w:rStyle w:val="Hyperlink"/>
          <w:rFonts w:eastAsia="MS Mincho"/>
        </w:rPr>
        <w:t>6.3.1</w:t>
      </w:r>
      <w:r w:rsidRPr="00065302">
        <w:rPr>
          <w:rStyle w:val="Hyperlink"/>
          <w:rFonts w:eastAsia="MS Mincho"/>
        </w:rPr>
        <w:fldChar w:fldCharType="end"/>
      </w:r>
      <w:r>
        <w:rPr>
          <w:lang w:eastAsia="ja-JP"/>
        </w:rPr>
        <w:t xml:space="preserve"> </w:t>
      </w:r>
      <w:r w:rsidRPr="00065302">
        <w:rPr>
          <w:rStyle w:val="Hyperlink"/>
          <w:rFonts w:eastAsia="MS Mincho"/>
        </w:rPr>
        <w:fldChar w:fldCharType="begin"/>
      </w:r>
      <w:r w:rsidRPr="00065302">
        <w:rPr>
          <w:rStyle w:val="Hyperlink"/>
          <w:rFonts w:eastAsia="MS Mincho"/>
        </w:rPr>
        <w:instrText xml:space="preserve"> REF _Ref365969149 \h </w:instrText>
      </w:r>
      <w:r w:rsidRPr="00065302">
        <w:rPr>
          <w:rStyle w:val="Hyperlink"/>
          <w:rFonts w:eastAsia="MS Mincho"/>
        </w:rPr>
      </w:r>
      <w:r w:rsidRPr="00065302">
        <w:rPr>
          <w:rStyle w:val="Hyperlink"/>
          <w:rFonts w:eastAsia="MS Mincho"/>
        </w:rPr>
        <w:fldChar w:fldCharType="separate"/>
      </w:r>
      <w:r w:rsidR="009D1493">
        <w:rPr>
          <w:rFonts w:eastAsia="Times New Roman"/>
        </w:rPr>
        <w:t>DFDL String Literals</w:t>
      </w:r>
      <w:r w:rsidRPr="00065302">
        <w:rPr>
          <w:rStyle w:val="Hyperlink"/>
          <w:rFonts w:eastAsia="MS Mincho"/>
        </w:rPr>
        <w:fldChar w:fldCharType="end"/>
      </w:r>
      <w:r>
        <w:rPr>
          <w:lang w:eastAsia="ja-JP"/>
        </w:rPr>
        <w:t>.</w:t>
      </w:r>
    </w:p>
    <w:p w14:paraId="233E3E65"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24" w:name="_Toc62570250"/>
      <w:bookmarkStart w:id="12725" w:name="_Toc210216972"/>
      <w:bookmarkStart w:id="12726" w:name="_Toc219441104"/>
      <w:r>
        <w:t>Recognizing a DFDL String Literal</w:t>
      </w:r>
      <w:bookmarkEnd w:id="12724"/>
      <w:bookmarkEnd w:id="12725"/>
      <w:bookmarkEnd w:id="12726"/>
    </w:p>
    <w:p w14:paraId="25EC616A" w14:textId="77777777" w:rsidR="00B46A03" w:rsidRDefault="00B46A03" w:rsidP="00B46A03">
      <w:pPr>
        <w:rPr>
          <w:lang w:eastAsia="ja-JP"/>
        </w:rPr>
      </w:pPr>
      <w:r>
        <w:rPr>
          <w:lang w:eastAsia="ja-JP"/>
        </w:rPr>
        <w:t xml:space="preserve">When parsing, a DFDL processor MUST be able to recognize a DFDL String Literal in the data. The recognition algorithm is used whenever the DFDL processor needs to process a property of type 'DFDL String Literal'. </w:t>
      </w:r>
    </w:p>
    <w:p w14:paraId="7861E63D" w14:textId="77777777" w:rsidR="00B46A03" w:rsidRDefault="00B46A03" w:rsidP="00B46A03">
      <w:pPr>
        <w:rPr>
          <w:lang w:eastAsia="ja-JP"/>
        </w:rPr>
      </w:pPr>
      <w:r>
        <w:rPr>
          <w:lang w:eastAsia="ja-JP"/>
        </w:rPr>
        <w:t>The recognition algorithm is as follows:</w:t>
      </w:r>
    </w:p>
    <w:p w14:paraId="5ECA9DF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for each DfdlStringLiteralPart</w:t>
      </w:r>
    </w:p>
    <w:p w14:paraId="1E1B8EB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if this DfdlStringLiteralPart is found in the data at the current offset</w:t>
      </w:r>
    </w:p>
    <w:p w14:paraId="223E9E81"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advance the offset by the width of the characters matched</w:t>
      </w:r>
    </w:p>
    <w:p w14:paraId="57539227"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else</w:t>
      </w:r>
    </w:p>
    <w:p w14:paraId="3C1AD376"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return false</w:t>
      </w:r>
    </w:p>
    <w:p w14:paraId="6C2F21E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    end if</w:t>
      </w:r>
    </w:p>
    <w:p w14:paraId="67351C38"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return true</w:t>
      </w:r>
      <w:r>
        <w:tab/>
      </w:r>
    </w:p>
    <w:p w14:paraId="7B888740"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27" w:name="_Toc62570251"/>
      <w:bookmarkStart w:id="12728" w:name="_Toc210216973"/>
      <w:bookmarkStart w:id="12729" w:name="_Toc219441105"/>
      <w:r>
        <w:t>Recognizing DFDL String Literal Part</w:t>
      </w:r>
      <w:bookmarkEnd w:id="12727"/>
      <w:bookmarkEnd w:id="12728"/>
      <w:bookmarkEnd w:id="12729"/>
    </w:p>
    <w:p w14:paraId="3FB9AC91" w14:textId="77777777" w:rsidR="00B46A03" w:rsidRDefault="00B46A03" w:rsidP="00B46A03">
      <w:pPr>
        <w:rPr>
          <w:lang w:eastAsia="ja-JP"/>
        </w:rPr>
      </w:pPr>
      <w:r>
        <w:rPr>
          <w:lang w:eastAsia="ja-JP"/>
        </w:rPr>
        <w:t>Each type of string literal part and/or the DfdlESEntity is recognised as described in the table below:</w:t>
      </w:r>
    </w:p>
    <w:tbl>
      <w:tblPr>
        <w:tblStyle w:val="Table"/>
        <w:tblW w:w="5000" w:type="pct"/>
        <w:tblInd w:w="0" w:type="dxa"/>
        <w:tblLook w:val="01E0" w:firstRow="1" w:lastRow="1" w:firstColumn="1" w:lastColumn="1" w:noHBand="0" w:noVBand="0"/>
      </w:tblPr>
      <w:tblGrid>
        <w:gridCol w:w="2022"/>
        <w:gridCol w:w="8172"/>
      </w:tblGrid>
      <w:tr w:rsidR="00B46A03" w14:paraId="0B1F2706"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511E1C81" w14:textId="77777777" w:rsidR="00B46A03" w:rsidRPr="00E276B6" w:rsidRDefault="00B46A03" w:rsidP="00543790">
            <w:pPr>
              <w:rPr>
                <w:rFonts w:ascii="Cambria" w:hAnsi="Cambria"/>
              </w:rPr>
            </w:pPr>
            <w:r w:rsidRPr="00E276B6">
              <w:rPr>
                <w:rFonts w:ascii="Cambria" w:hAnsi="Cambria"/>
              </w:rPr>
              <w:t>String Literal Part</w:t>
            </w:r>
          </w:p>
        </w:tc>
        <w:tc>
          <w:tcPr>
            <w:tcW w:w="0" w:type="auto"/>
            <w:hideMark/>
          </w:tcPr>
          <w:p w14:paraId="0B3854F0" w14:textId="77777777" w:rsidR="00B46A03" w:rsidRPr="00E276B6" w:rsidRDefault="00B46A03" w:rsidP="00543790">
            <w:pPr>
              <w:rPr>
                <w:rFonts w:ascii="Cambria" w:hAnsi="Cambria"/>
              </w:rPr>
            </w:pPr>
            <w:r w:rsidRPr="00E276B6">
              <w:rPr>
                <w:rFonts w:ascii="Cambria" w:hAnsi="Cambria"/>
              </w:rPr>
              <w:t>Recognition algorithm</w:t>
            </w:r>
          </w:p>
        </w:tc>
      </w:tr>
      <w:tr w:rsidR="00B46A03" w14:paraId="36B9FDDA"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528CE9F" w14:textId="77777777" w:rsidR="00B46A03" w:rsidRPr="00E276B6" w:rsidRDefault="00B46A03" w:rsidP="00543790">
            <w:pPr>
              <w:rPr>
                <w:rFonts w:ascii="Cambria" w:hAnsi="Cambria" w:cs="Arial"/>
                <w:b/>
              </w:rPr>
            </w:pPr>
            <w:r w:rsidRPr="00E276B6">
              <w:rPr>
                <w:rFonts w:ascii="Cambria" w:hAnsi="Cambria" w:cs="Arial"/>
                <w:lang w:eastAsia="en-GB"/>
              </w:rPr>
              <w:t>LiteralString</w:t>
            </w:r>
          </w:p>
        </w:tc>
        <w:tc>
          <w:tcPr>
            <w:tcW w:w="0" w:type="auto"/>
            <w:tcBorders>
              <w:top w:val="single" w:sz="4" w:space="0" w:color="auto"/>
              <w:left w:val="single" w:sz="4" w:space="0" w:color="auto"/>
              <w:bottom w:val="single" w:sz="4" w:space="0" w:color="auto"/>
              <w:right w:val="single" w:sz="4" w:space="0" w:color="auto"/>
            </w:tcBorders>
            <w:hideMark/>
          </w:tcPr>
          <w:p w14:paraId="498B8181" w14:textId="77777777" w:rsidR="00B46A03" w:rsidRPr="00E276B6" w:rsidRDefault="00B46A03" w:rsidP="00543790">
            <w:pPr>
              <w:rPr>
                <w:rFonts w:ascii="Cambria" w:hAnsi="Cambria" w:cs="Arial"/>
              </w:rPr>
            </w:pPr>
            <w:r w:rsidRPr="00E276B6">
              <w:rPr>
                <w:rFonts w:ascii="Cambria" w:hAnsi="Cambria" w:cs="Arial"/>
              </w:rPr>
              <w:t xml:space="preserve">The literal string is specifying a sequence of Unicode characters. The string part is recognized if the same Unicode characters are found in the data at the current offset. </w:t>
            </w:r>
          </w:p>
          <w:p w14:paraId="07F4003E" w14:textId="77777777" w:rsidR="00B46A03" w:rsidRPr="00E276B6" w:rsidRDefault="00B46A03" w:rsidP="00543790">
            <w:pPr>
              <w:rPr>
                <w:rFonts w:ascii="Cambria" w:hAnsi="Cambria" w:cs="Arial"/>
              </w:rPr>
            </w:pPr>
            <w:r w:rsidRPr="00E276B6">
              <w:rPr>
                <w:rFonts w:ascii="Cambria" w:hAnsi="Cambria" w:cs="Arial"/>
              </w:rPr>
              <w:t xml:space="preserve">Implementation note: It is not necessary for either the LiteralString or the data to be encoded using a Unicode encoding. The matching algorithm MUST operate as if the LiteralString and the data were both converted to Unicode before comparison. </w:t>
            </w:r>
          </w:p>
        </w:tc>
      </w:tr>
      <w:tr w:rsidR="00B46A03" w14:paraId="561CFDF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84C57EF" w14:textId="77777777" w:rsidR="00B46A03" w:rsidRPr="00E276B6" w:rsidRDefault="00B46A03" w:rsidP="00543790">
            <w:pPr>
              <w:rPr>
                <w:rFonts w:ascii="Cambria" w:hAnsi="Cambria" w:cs="Arial"/>
                <w:lang w:eastAsia="en-GB"/>
              </w:rPr>
            </w:pPr>
            <w:r w:rsidRPr="00E276B6">
              <w:rPr>
                <w:rFonts w:ascii="Cambria" w:hAnsi="Cambria" w:cs="Arial"/>
              </w:rPr>
              <w:t>DfdlCharEntity</w:t>
            </w:r>
          </w:p>
        </w:tc>
        <w:tc>
          <w:tcPr>
            <w:tcW w:w="0" w:type="auto"/>
            <w:tcBorders>
              <w:top w:val="single" w:sz="4" w:space="0" w:color="auto"/>
              <w:left w:val="single" w:sz="4" w:space="0" w:color="auto"/>
              <w:bottom w:val="single" w:sz="4" w:space="0" w:color="auto"/>
              <w:right w:val="single" w:sz="4" w:space="0" w:color="auto"/>
            </w:tcBorders>
            <w:hideMark/>
          </w:tcPr>
          <w:p w14:paraId="43D62718"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a single Unicode character.</w:t>
            </w:r>
          </w:p>
          <w:p w14:paraId="09A69133" w14:textId="77777777" w:rsidR="00B46A03" w:rsidRPr="00E276B6" w:rsidRDefault="00B46A03" w:rsidP="00543790">
            <w:pPr>
              <w:rPr>
                <w:rFonts w:ascii="Cambria" w:hAnsi="Cambria" w:cs="Arial"/>
                <w:lang w:eastAsia="en-GB"/>
              </w:rPr>
            </w:pPr>
            <w:r w:rsidRPr="00E276B6">
              <w:rPr>
                <w:rFonts w:ascii="Cambria" w:hAnsi="Cambria" w:cs="Arial"/>
                <w:lang w:eastAsia="en-GB"/>
              </w:rPr>
              <w:t>The recognition algorithm is the same as for a single-character LiteralString.</w:t>
            </w:r>
          </w:p>
        </w:tc>
      </w:tr>
      <w:tr w:rsidR="00B46A03" w14:paraId="7807C1B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1479531" w14:textId="77777777" w:rsidR="00B46A03" w:rsidRPr="00E276B6" w:rsidRDefault="00B46A03" w:rsidP="00543790">
            <w:pPr>
              <w:rPr>
                <w:rFonts w:ascii="Cambria" w:hAnsi="Cambria" w:cs="Arial"/>
                <w:lang w:eastAsia="en-GB"/>
              </w:rPr>
            </w:pPr>
            <w:r w:rsidRPr="00E276B6">
              <w:rPr>
                <w:rFonts w:ascii="Cambria" w:hAnsi="Cambria" w:cs="Arial"/>
                <w:lang w:eastAsia="en-GB"/>
              </w:rPr>
              <w:t xml:space="preserve">ByteValue                </w:t>
            </w:r>
          </w:p>
        </w:tc>
        <w:tc>
          <w:tcPr>
            <w:tcW w:w="0" w:type="auto"/>
            <w:tcBorders>
              <w:top w:val="single" w:sz="4" w:space="0" w:color="auto"/>
              <w:left w:val="single" w:sz="4" w:space="0" w:color="auto"/>
              <w:bottom w:val="single" w:sz="4" w:space="0" w:color="auto"/>
              <w:right w:val="single" w:sz="4" w:space="0" w:color="auto"/>
            </w:tcBorders>
            <w:hideMark/>
          </w:tcPr>
          <w:p w14:paraId="223355F0"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a single raw byte value.</w:t>
            </w:r>
          </w:p>
          <w:p w14:paraId="2674A990" w14:textId="77777777" w:rsidR="00B46A03" w:rsidRPr="00E276B6" w:rsidRDefault="00B46A03" w:rsidP="00543790">
            <w:pPr>
              <w:rPr>
                <w:rFonts w:ascii="Cambria" w:hAnsi="Cambria" w:cs="Arial"/>
                <w:lang w:eastAsia="en-GB"/>
              </w:rPr>
            </w:pPr>
            <w:r w:rsidRPr="00E276B6">
              <w:rPr>
                <w:rFonts w:ascii="Cambria" w:hAnsi="Cambria" w:cs="Arial"/>
                <w:lang w:eastAsia="en-GB"/>
              </w:rPr>
              <w:t>The string part is recognized if the literal byte in the data at the current byte offset matches the raw byte value.</w:t>
            </w:r>
          </w:p>
          <w:p w14:paraId="6499B6D4" w14:textId="77777777" w:rsidR="00B46A03" w:rsidRPr="00E276B6" w:rsidRDefault="00B46A03" w:rsidP="00543790">
            <w:pPr>
              <w:rPr>
                <w:rFonts w:ascii="Cambria" w:hAnsi="Cambria" w:cs="Arial"/>
                <w:lang w:eastAsia="en-GB"/>
              </w:rPr>
            </w:pPr>
            <w:r w:rsidRPr="00E276B6">
              <w:rPr>
                <w:rFonts w:ascii="Cambria" w:hAnsi="Cambria" w:cs="Arial"/>
                <w:lang w:eastAsia="en-GB"/>
              </w:rPr>
              <w:t>This entity is specifying a raw byte value and not a character. Itis not always safe to interpret the byte value as a character in the component's encoding.</w:t>
            </w:r>
          </w:p>
        </w:tc>
      </w:tr>
      <w:tr w:rsidR="00B46A03" w14:paraId="7342BEB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C9FC6D3" w14:textId="77777777" w:rsidR="00B46A03" w:rsidRPr="00E276B6" w:rsidRDefault="00B46A03" w:rsidP="00543790">
            <w:pPr>
              <w:rPr>
                <w:rFonts w:ascii="Cambria" w:hAnsi="Cambria" w:cs="Arial"/>
                <w:lang w:eastAsia="en-GB"/>
              </w:rPr>
            </w:pPr>
            <w:r w:rsidRPr="00E276B6">
              <w:rPr>
                <w:rFonts w:ascii="Cambria" w:hAnsi="Cambria" w:cs="Arial"/>
                <w:lang w:eastAsia="en-GB"/>
              </w:rPr>
              <w:t>DfdlNLEntity</w:t>
            </w:r>
          </w:p>
        </w:tc>
        <w:tc>
          <w:tcPr>
            <w:tcW w:w="0" w:type="auto"/>
            <w:tcBorders>
              <w:top w:val="single" w:sz="4" w:space="0" w:color="auto"/>
              <w:left w:val="single" w:sz="4" w:space="0" w:color="auto"/>
              <w:bottom w:val="single" w:sz="4" w:space="0" w:color="auto"/>
              <w:right w:val="single" w:sz="4" w:space="0" w:color="auto"/>
            </w:tcBorders>
            <w:hideMark/>
          </w:tcPr>
          <w:p w14:paraId="789B66CA"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a newline character or character sequence.</w:t>
            </w:r>
          </w:p>
          <w:p w14:paraId="7CC340ED" w14:textId="77777777" w:rsidR="00B46A03" w:rsidRPr="00E276B6" w:rsidRDefault="00B46A03" w:rsidP="00543790">
            <w:pPr>
              <w:rPr>
                <w:rFonts w:ascii="Cambria" w:hAnsi="Cambria" w:cs="Arial"/>
                <w:lang w:eastAsia="en-GB"/>
              </w:rPr>
            </w:pPr>
            <w:r w:rsidRPr="00E276B6">
              <w:rPr>
                <w:rFonts w:ascii="Cambria" w:hAnsi="Cambria" w:cs="Arial"/>
                <w:lang w:eastAsia="en-GB"/>
              </w:rPr>
              <w:t>The string part is recognized if a newline character sequence is found in the data at the current byte offset:</w:t>
            </w:r>
          </w:p>
          <w:p w14:paraId="699EB384" w14:textId="0106F220" w:rsidR="00B46A03" w:rsidRPr="00E276B6" w:rsidRDefault="00B46A03" w:rsidP="00543790">
            <w:pPr>
              <w:rPr>
                <w:rFonts w:ascii="Cambria" w:hAnsi="Cambria"/>
              </w:rPr>
            </w:pPr>
            <w:r w:rsidRPr="00E276B6">
              <w:rPr>
                <w:rFonts w:ascii="Cambria" w:hAnsi="Cambria"/>
              </w:rPr>
              <w:t xml:space="preserve">The newline character sequences are defined in </w:t>
            </w:r>
            <w:r w:rsidRPr="00E276B6">
              <w:rPr>
                <w:rStyle w:val="Hyperlink"/>
                <w:rFonts w:eastAsia="MS Mincho"/>
              </w:rPr>
              <w:fldChar w:fldCharType="begin"/>
            </w:r>
            <w:r w:rsidRPr="00E276B6">
              <w:rPr>
                <w:rStyle w:val="Hyperlink"/>
                <w:rFonts w:ascii="Cambria" w:eastAsia="MS Mincho" w:hAnsi="Cambria"/>
              </w:rPr>
              <w:instrText xml:space="preserve"> REF _Ref384972887 \h </w:instrText>
            </w:r>
            <w:r w:rsidRPr="00E276B6">
              <w:rPr>
                <w:rStyle w:val="Hyperlink"/>
                <w:rFonts w:eastAsia="MS Mincho"/>
              </w:rPr>
            </w:r>
            <w:r w:rsidRPr="00E276B6">
              <w:rPr>
                <w:rStyle w:val="Hyperlink"/>
                <w:rFonts w:eastAsia="MS Mincho"/>
              </w:rPr>
              <w:fldChar w:fldCharType="separate"/>
            </w:r>
            <w:r w:rsidR="009D1493">
              <w:t xml:space="preserve">Table </w:t>
            </w:r>
            <w:r w:rsidR="009D1493">
              <w:rPr>
                <w:noProof/>
              </w:rPr>
              <w:t>5</w:t>
            </w:r>
            <w:r w:rsidR="009D1493">
              <w:t xml:space="preserve"> DFDL Character Class Entities</w:t>
            </w:r>
            <w:r w:rsidRPr="00E276B6">
              <w:rPr>
                <w:rStyle w:val="Hyperlink"/>
                <w:rFonts w:eastAsia="MS Mincho"/>
              </w:rPr>
              <w:fldChar w:fldCharType="end"/>
            </w:r>
            <w:r w:rsidRPr="00E276B6">
              <w:rPr>
                <w:rFonts w:ascii="Cambria" w:hAnsi="Cambria"/>
              </w:rPr>
              <w:t xml:space="preserve">, in Section </w:t>
            </w:r>
            <w:r w:rsidRPr="00E276B6">
              <w:rPr>
                <w:rStyle w:val="Hyperlink"/>
                <w:rFonts w:eastAsia="MS Mincho"/>
              </w:rPr>
              <w:fldChar w:fldCharType="begin"/>
            </w:r>
            <w:r w:rsidRPr="00E276B6">
              <w:rPr>
                <w:rStyle w:val="Hyperlink"/>
                <w:rFonts w:ascii="Cambria" w:eastAsia="MS Mincho" w:hAnsi="Cambria"/>
              </w:rPr>
              <w:instrText xml:space="preserve"> REF _Ref384972745 \r \h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6.3.1.2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_Ref384972753 \h </w:instrText>
            </w:r>
            <w:r w:rsidRPr="00E276B6">
              <w:rPr>
                <w:rStyle w:val="Hyperlink"/>
                <w:rFonts w:eastAsia="MS Mincho"/>
              </w:rPr>
            </w:r>
            <w:r w:rsidRPr="00E276B6">
              <w:rPr>
                <w:rStyle w:val="Hyperlink"/>
                <w:rFonts w:eastAsia="MS Mincho"/>
              </w:rPr>
              <w:fldChar w:fldCharType="separate"/>
            </w:r>
            <w:r w:rsidR="009D1493">
              <w:t>DFDL Character Entities, Character Class Entities, and Byte Values in String Literals</w:t>
            </w:r>
            <w:r w:rsidRPr="00E276B6">
              <w:rPr>
                <w:rStyle w:val="Hyperlink"/>
                <w:rFonts w:eastAsia="MS Mincho"/>
              </w:rPr>
              <w:fldChar w:fldCharType="end"/>
            </w:r>
            <w:r w:rsidRPr="00E276B6">
              <w:rPr>
                <w:rFonts w:ascii="Cambria" w:hAnsi="Cambria"/>
              </w:rPr>
              <w:t>.</w:t>
            </w:r>
          </w:p>
          <w:p w14:paraId="0859ACB1" w14:textId="77777777" w:rsidR="00B46A03" w:rsidRPr="00E276B6" w:rsidRDefault="00B46A03" w:rsidP="00543790">
            <w:pPr>
              <w:rPr>
                <w:rFonts w:ascii="Cambria" w:hAnsi="Cambria" w:cs="Arial"/>
                <w:lang w:eastAsia="en-GB"/>
              </w:rPr>
            </w:pPr>
            <w:r w:rsidRPr="00E276B6">
              <w:rPr>
                <w:rFonts w:ascii="Cambria" w:hAnsi="Cambria" w:cs="Arial"/>
                <w:lang w:eastAsia="en-GB"/>
              </w:rPr>
              <w:lastRenderedPageBreak/>
              <w:t>The recognition algorithm MUST be greedy. If the CR character is matched then the DFDL processor MUST check to see whether it is followed by an LF character and if so, consume that character also.</w:t>
            </w:r>
          </w:p>
        </w:tc>
      </w:tr>
      <w:tr w:rsidR="00B46A03" w14:paraId="58584DF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29A7593" w14:textId="77777777" w:rsidR="00B46A03" w:rsidRPr="00E276B6" w:rsidRDefault="00B46A03" w:rsidP="00543790">
            <w:pPr>
              <w:rPr>
                <w:rFonts w:ascii="Cambria" w:hAnsi="Cambria" w:cs="Arial"/>
                <w:lang w:eastAsia="en-GB"/>
              </w:rPr>
            </w:pPr>
            <w:r w:rsidRPr="00E276B6">
              <w:rPr>
                <w:rFonts w:ascii="Cambria" w:hAnsi="Cambria" w:cs="Arial"/>
                <w:lang w:eastAsia="en-GB"/>
              </w:rPr>
              <w:lastRenderedPageBreak/>
              <w:t>DfdlWSPEntity</w:t>
            </w:r>
          </w:p>
        </w:tc>
        <w:tc>
          <w:tcPr>
            <w:tcW w:w="0" w:type="auto"/>
            <w:tcBorders>
              <w:top w:val="single" w:sz="4" w:space="0" w:color="auto"/>
              <w:left w:val="single" w:sz="4" w:space="0" w:color="auto"/>
              <w:bottom w:val="single" w:sz="4" w:space="0" w:color="auto"/>
              <w:right w:val="single" w:sz="4" w:space="0" w:color="auto"/>
            </w:tcBorders>
            <w:hideMark/>
          </w:tcPr>
          <w:p w14:paraId="5A9D6A2F"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a single whitespace character.</w:t>
            </w:r>
          </w:p>
          <w:p w14:paraId="63FF687C" w14:textId="67B53C8F" w:rsidR="00B46A03" w:rsidRPr="00E276B6" w:rsidRDefault="00B46A03" w:rsidP="00543790">
            <w:pPr>
              <w:rPr>
                <w:rFonts w:ascii="Cambria" w:hAnsi="Cambria" w:cs="Arial"/>
                <w:lang w:eastAsia="en-GB"/>
              </w:rPr>
            </w:pPr>
            <w:r w:rsidRPr="00E276B6">
              <w:rPr>
                <w:rFonts w:ascii="Cambria" w:hAnsi="Cambria" w:cs="Arial"/>
                <w:lang w:eastAsia="en-GB"/>
              </w:rPr>
              <w:t xml:space="preserve">The string part if recognized if one of the whitespace characters is found in the data at the current byte offset. </w:t>
            </w:r>
            <w:r w:rsidRPr="00E276B6">
              <w:rPr>
                <w:rFonts w:ascii="Cambria" w:hAnsi="Cambria"/>
              </w:rPr>
              <w:t xml:space="preserve">The whitespace characters are defined in </w:t>
            </w:r>
            <w:r w:rsidRPr="00E276B6">
              <w:rPr>
                <w:rStyle w:val="Hyperlink"/>
                <w:rFonts w:eastAsia="MS Mincho"/>
              </w:rPr>
              <w:fldChar w:fldCharType="begin"/>
            </w:r>
            <w:r w:rsidRPr="00E276B6">
              <w:rPr>
                <w:rStyle w:val="Hyperlink"/>
                <w:rFonts w:ascii="Cambria" w:eastAsia="MS Mincho" w:hAnsi="Cambria"/>
              </w:rPr>
              <w:instrText xml:space="preserve"> REF _Ref384972887 \h </w:instrText>
            </w:r>
            <w:r w:rsidRPr="00E276B6">
              <w:rPr>
                <w:rStyle w:val="Hyperlink"/>
                <w:rFonts w:eastAsia="MS Mincho"/>
              </w:rPr>
            </w:r>
            <w:r w:rsidRPr="00E276B6">
              <w:rPr>
                <w:rStyle w:val="Hyperlink"/>
                <w:rFonts w:eastAsia="MS Mincho"/>
              </w:rPr>
              <w:fldChar w:fldCharType="separate"/>
            </w:r>
            <w:r w:rsidR="009D1493">
              <w:t xml:space="preserve">Table </w:t>
            </w:r>
            <w:r w:rsidR="009D1493">
              <w:rPr>
                <w:noProof/>
              </w:rPr>
              <w:t>5</w:t>
            </w:r>
            <w:r w:rsidR="009D1493">
              <w:t xml:space="preserve"> DFDL Character Class Entities</w:t>
            </w:r>
            <w:r w:rsidRPr="00E276B6">
              <w:rPr>
                <w:rStyle w:val="Hyperlink"/>
                <w:rFonts w:eastAsia="MS Mincho"/>
              </w:rPr>
              <w:fldChar w:fldCharType="end"/>
            </w:r>
            <w:r w:rsidRPr="00E276B6">
              <w:rPr>
                <w:rFonts w:ascii="Cambria" w:hAnsi="Cambria"/>
              </w:rPr>
              <w:t xml:space="preserve">, in Section </w:t>
            </w:r>
            <w:r w:rsidRPr="00E276B6">
              <w:rPr>
                <w:rStyle w:val="Hyperlink"/>
                <w:rFonts w:eastAsia="MS Mincho"/>
              </w:rPr>
              <w:fldChar w:fldCharType="begin"/>
            </w:r>
            <w:r w:rsidRPr="00E276B6">
              <w:rPr>
                <w:rStyle w:val="Hyperlink"/>
                <w:rFonts w:ascii="Cambria" w:eastAsia="MS Mincho" w:hAnsi="Cambria"/>
              </w:rPr>
              <w:instrText xml:space="preserve"> REF _Ref384972745 \r \h </w:instrText>
            </w:r>
            <w:r w:rsidRPr="00E276B6">
              <w:rPr>
                <w:rStyle w:val="Hyperlink"/>
                <w:rFonts w:eastAsia="MS Mincho"/>
              </w:rPr>
            </w:r>
            <w:r w:rsidRPr="00E276B6">
              <w:rPr>
                <w:rStyle w:val="Hyperlink"/>
                <w:rFonts w:eastAsia="MS Mincho"/>
              </w:rPr>
              <w:fldChar w:fldCharType="separate"/>
            </w:r>
            <w:r w:rsidR="009D1493">
              <w:rPr>
                <w:rStyle w:val="Hyperlink"/>
                <w:rFonts w:ascii="Cambria" w:eastAsia="MS Mincho" w:hAnsi="Cambria"/>
              </w:rPr>
              <w:t>6.3.1.2</w:t>
            </w:r>
            <w:r w:rsidRPr="00E276B6">
              <w:rPr>
                <w:rStyle w:val="Hyperlink"/>
                <w:rFonts w:eastAsia="MS Mincho"/>
              </w:rPr>
              <w:fldChar w:fldCharType="end"/>
            </w:r>
            <w:r w:rsidRPr="00E276B6">
              <w:rPr>
                <w:rFonts w:ascii="Cambria" w:hAnsi="Cambria"/>
              </w:rPr>
              <w:t xml:space="preserve"> </w:t>
            </w:r>
            <w:r w:rsidRPr="00E276B6">
              <w:rPr>
                <w:rStyle w:val="Hyperlink"/>
                <w:rFonts w:eastAsia="MS Mincho"/>
              </w:rPr>
              <w:fldChar w:fldCharType="begin"/>
            </w:r>
            <w:r w:rsidRPr="00E276B6">
              <w:rPr>
                <w:rStyle w:val="Hyperlink"/>
                <w:rFonts w:ascii="Cambria" w:eastAsia="MS Mincho" w:hAnsi="Cambria"/>
              </w:rPr>
              <w:instrText xml:space="preserve"> REF _Ref384972753 \h </w:instrText>
            </w:r>
            <w:r w:rsidRPr="00E276B6">
              <w:rPr>
                <w:rStyle w:val="Hyperlink"/>
                <w:rFonts w:eastAsia="MS Mincho"/>
              </w:rPr>
            </w:r>
            <w:r w:rsidRPr="00E276B6">
              <w:rPr>
                <w:rStyle w:val="Hyperlink"/>
                <w:rFonts w:eastAsia="MS Mincho"/>
              </w:rPr>
              <w:fldChar w:fldCharType="separate"/>
            </w:r>
            <w:r w:rsidR="009D1493">
              <w:t>DFDL Character Entities, Character Class Entities, and Byte Values in String Literals</w:t>
            </w:r>
            <w:r w:rsidRPr="00E276B6">
              <w:rPr>
                <w:rStyle w:val="Hyperlink"/>
                <w:rFonts w:eastAsia="MS Mincho"/>
              </w:rPr>
              <w:fldChar w:fldCharType="end"/>
            </w:r>
            <w:r w:rsidRPr="00E276B6">
              <w:rPr>
                <w:rFonts w:ascii="Cambria" w:hAnsi="Cambria"/>
              </w:rPr>
              <w:t>.</w:t>
            </w:r>
          </w:p>
        </w:tc>
      </w:tr>
      <w:tr w:rsidR="00B46A03" w14:paraId="75EF03F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EB3CC4E" w14:textId="77777777" w:rsidR="00B46A03" w:rsidRPr="00E276B6" w:rsidRDefault="00B46A03" w:rsidP="00543790">
            <w:pPr>
              <w:rPr>
                <w:rFonts w:ascii="Cambria" w:hAnsi="Cambria" w:cs="Arial"/>
                <w:lang w:eastAsia="en-GB"/>
              </w:rPr>
            </w:pPr>
            <w:r w:rsidRPr="00E276B6">
              <w:rPr>
                <w:rFonts w:ascii="Cambria" w:hAnsi="Cambria" w:cs="Arial"/>
                <w:lang w:eastAsia="en-GB"/>
              </w:rPr>
              <w:t>DfdlWSPStarEntity</w:t>
            </w:r>
          </w:p>
        </w:tc>
        <w:tc>
          <w:tcPr>
            <w:tcW w:w="0" w:type="auto"/>
            <w:tcBorders>
              <w:top w:val="single" w:sz="4" w:space="0" w:color="auto"/>
              <w:left w:val="single" w:sz="4" w:space="0" w:color="auto"/>
              <w:bottom w:val="single" w:sz="4" w:space="0" w:color="auto"/>
              <w:right w:val="single" w:sz="4" w:space="0" w:color="auto"/>
            </w:tcBorders>
            <w:hideMark/>
          </w:tcPr>
          <w:p w14:paraId="62B1A26D"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zero or more whitespace characters.</w:t>
            </w:r>
          </w:p>
          <w:p w14:paraId="53B1247C" w14:textId="77777777" w:rsidR="00B46A03" w:rsidRPr="00E276B6" w:rsidRDefault="00B46A03" w:rsidP="00543790">
            <w:pPr>
              <w:rPr>
                <w:rFonts w:ascii="Cambria" w:hAnsi="Cambria" w:cs="Arial"/>
                <w:lang w:eastAsia="en-GB"/>
              </w:rPr>
            </w:pPr>
            <w:r w:rsidRPr="00E276B6">
              <w:rPr>
                <w:rFonts w:ascii="Cambria" w:hAnsi="Cambria" w:cs="Arial"/>
                <w:lang w:eastAsia="en-GB"/>
              </w:rPr>
              <w:t xml:space="preserve">The string part is recognized when the entire sequence of whitespace characters starting at the current offset has been consumed. </w:t>
            </w:r>
          </w:p>
          <w:p w14:paraId="4DD190AC" w14:textId="77777777" w:rsidR="00B46A03" w:rsidRPr="00E276B6" w:rsidRDefault="00B46A03" w:rsidP="00543790">
            <w:pPr>
              <w:rPr>
                <w:rFonts w:ascii="Cambria" w:hAnsi="Cambria"/>
                <w:lang w:eastAsia="en-GB"/>
              </w:rPr>
            </w:pPr>
            <w:r w:rsidRPr="00E276B6">
              <w:rPr>
                <w:rFonts w:ascii="Cambria" w:hAnsi="Cambria"/>
                <w:lang w:eastAsia="en-GB"/>
              </w:rPr>
              <w:t>The recognition of this entity cannot fail because it can match zero whitespace characters.</w:t>
            </w:r>
          </w:p>
          <w:p w14:paraId="7BA7F856" w14:textId="77777777" w:rsidR="00B46A03" w:rsidRPr="00E276B6" w:rsidRDefault="00B46A03" w:rsidP="00543790">
            <w:pPr>
              <w:rPr>
                <w:rFonts w:ascii="Cambria" w:hAnsi="Cambria" w:cs="Arial"/>
                <w:i/>
                <w:lang w:eastAsia="en-GB"/>
              </w:rPr>
            </w:pPr>
            <w:r w:rsidRPr="00E276B6">
              <w:rPr>
                <w:rFonts w:ascii="Cambria" w:hAnsi="Cambria" w:cs="Arial"/>
                <w:lang w:eastAsia="en-GB"/>
              </w:rPr>
              <w:t>The recognition algorithm MUST be greedy. All possible whitespace characters must be consumed.</w:t>
            </w:r>
          </w:p>
        </w:tc>
      </w:tr>
      <w:tr w:rsidR="00B46A03" w14:paraId="1B7BD25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D78C76A" w14:textId="77777777" w:rsidR="00B46A03" w:rsidRPr="00E276B6" w:rsidRDefault="00B46A03" w:rsidP="00543790">
            <w:pPr>
              <w:rPr>
                <w:rFonts w:ascii="Cambria" w:hAnsi="Cambria" w:cs="Arial"/>
                <w:lang w:eastAsia="en-GB"/>
              </w:rPr>
            </w:pPr>
            <w:r w:rsidRPr="00E276B6">
              <w:rPr>
                <w:rFonts w:ascii="Cambria" w:hAnsi="Cambria" w:cs="Arial"/>
                <w:lang w:eastAsia="en-GB"/>
              </w:rPr>
              <w:t>DfdlWSPPlusEntity</w:t>
            </w:r>
          </w:p>
        </w:tc>
        <w:tc>
          <w:tcPr>
            <w:tcW w:w="0" w:type="auto"/>
            <w:tcBorders>
              <w:top w:val="single" w:sz="4" w:space="0" w:color="auto"/>
              <w:left w:val="single" w:sz="4" w:space="0" w:color="auto"/>
              <w:bottom w:val="single" w:sz="4" w:space="0" w:color="auto"/>
              <w:right w:val="single" w:sz="4" w:space="0" w:color="auto"/>
            </w:tcBorders>
            <w:hideMark/>
          </w:tcPr>
          <w:p w14:paraId="4D872ADD"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one or more whitespace characters.</w:t>
            </w:r>
          </w:p>
          <w:p w14:paraId="558435C7" w14:textId="77777777" w:rsidR="00B46A03" w:rsidRPr="00E276B6" w:rsidRDefault="00B46A03" w:rsidP="00543790">
            <w:pPr>
              <w:rPr>
                <w:rFonts w:ascii="Cambria" w:hAnsi="Cambria" w:cs="Arial"/>
                <w:lang w:eastAsia="en-GB"/>
              </w:rPr>
            </w:pPr>
            <w:r w:rsidRPr="00E276B6">
              <w:rPr>
                <w:rFonts w:ascii="Cambria" w:hAnsi="Cambria" w:cs="Arial"/>
                <w:lang w:eastAsia="en-GB"/>
              </w:rPr>
              <w:t xml:space="preserve">The string part is recognized when the entire non-empty sequence of whitespace characters starting at the current offset has been consumed. </w:t>
            </w:r>
          </w:p>
          <w:p w14:paraId="4C0FF6CC" w14:textId="77777777" w:rsidR="00B46A03" w:rsidRPr="00E276B6" w:rsidRDefault="00B46A03" w:rsidP="00543790">
            <w:pPr>
              <w:rPr>
                <w:rFonts w:ascii="Cambria" w:hAnsi="Cambria" w:cs="Arial"/>
                <w:lang w:eastAsia="en-GB"/>
              </w:rPr>
            </w:pPr>
            <w:r w:rsidRPr="00E276B6">
              <w:rPr>
                <w:rFonts w:ascii="Cambria" w:hAnsi="Cambria" w:cs="Arial"/>
                <w:lang w:eastAsia="en-GB"/>
              </w:rPr>
              <w:t>The recognition algorithm MUST be greedy. All possible whitespace characters MUST be consumed.</w:t>
            </w:r>
          </w:p>
        </w:tc>
      </w:tr>
      <w:tr w:rsidR="00B46A03" w14:paraId="4874EE4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8413276" w14:textId="77777777" w:rsidR="00B46A03" w:rsidRPr="00E276B6" w:rsidRDefault="00B46A03" w:rsidP="00543790">
            <w:pPr>
              <w:rPr>
                <w:rFonts w:ascii="Cambria" w:hAnsi="Cambria" w:cs="Arial"/>
                <w:lang w:eastAsia="en-GB"/>
              </w:rPr>
            </w:pPr>
            <w:r w:rsidRPr="00E276B6">
              <w:rPr>
                <w:rFonts w:ascii="Cambria" w:hAnsi="Cambria" w:cs="Arial"/>
                <w:lang w:eastAsia="en-GB"/>
              </w:rPr>
              <w:t>DfdlESEntity</w:t>
            </w:r>
          </w:p>
        </w:tc>
        <w:tc>
          <w:tcPr>
            <w:tcW w:w="0" w:type="auto"/>
            <w:tcBorders>
              <w:top w:val="single" w:sz="4" w:space="0" w:color="auto"/>
              <w:left w:val="single" w:sz="4" w:space="0" w:color="auto"/>
              <w:bottom w:val="single" w:sz="4" w:space="0" w:color="auto"/>
              <w:right w:val="single" w:sz="4" w:space="0" w:color="auto"/>
            </w:tcBorders>
            <w:hideMark/>
          </w:tcPr>
          <w:p w14:paraId="7839D76B" w14:textId="77777777" w:rsidR="00B46A03" w:rsidRPr="00E276B6" w:rsidRDefault="00B46A03" w:rsidP="00543790">
            <w:pPr>
              <w:rPr>
                <w:rFonts w:ascii="Cambria" w:hAnsi="Cambria" w:cs="Arial"/>
                <w:lang w:eastAsia="en-GB"/>
              </w:rPr>
            </w:pPr>
            <w:r w:rsidRPr="00E276B6">
              <w:rPr>
                <w:rFonts w:ascii="Cambria" w:hAnsi="Cambria" w:cs="Arial"/>
                <w:lang w:eastAsia="en-GB"/>
              </w:rPr>
              <w:t>The entity is specifying an empty string.</w:t>
            </w:r>
          </w:p>
          <w:p w14:paraId="5E0A1C21" w14:textId="77777777" w:rsidR="00B46A03" w:rsidRPr="00E276B6" w:rsidRDefault="00B46A03" w:rsidP="00543790">
            <w:pPr>
              <w:rPr>
                <w:rFonts w:ascii="Cambria" w:hAnsi="Cambria" w:cs="Arial"/>
                <w:lang w:eastAsia="en-GB"/>
              </w:rPr>
            </w:pPr>
            <w:r w:rsidRPr="00E276B6">
              <w:rPr>
                <w:rFonts w:ascii="Cambria" w:hAnsi="Cambria" w:cs="Arial"/>
                <w:lang w:eastAsia="en-GB"/>
              </w:rPr>
              <w:t xml:space="preserve">The string part is recognized if the data available for matching is zero-length. </w:t>
            </w:r>
          </w:p>
          <w:p w14:paraId="44E60C5C" w14:textId="77777777" w:rsidR="00B46A03" w:rsidRPr="00E276B6" w:rsidRDefault="00B46A03" w:rsidP="00543790">
            <w:pPr>
              <w:keepNext/>
              <w:rPr>
                <w:rFonts w:ascii="Cambria" w:hAnsi="Cambria" w:cs="Arial"/>
                <w:lang w:eastAsia="en-GB"/>
              </w:rPr>
            </w:pPr>
            <w:r w:rsidRPr="00E276B6">
              <w:rPr>
                <w:rFonts w:ascii="Cambria" w:hAnsi="Cambria" w:cs="Arial"/>
                <w:lang w:eastAsia="en-GB"/>
              </w:rPr>
              <w:t>This entity is only allowed in contexts where the available data is constrained by other DFDL properties.</w:t>
            </w:r>
          </w:p>
        </w:tc>
      </w:tr>
    </w:tbl>
    <w:p w14:paraId="48E4FC5E" w14:textId="6A0B970F"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75</w:t>
      </w:r>
      <w:r>
        <w:rPr>
          <w:noProof/>
        </w:rPr>
        <w:fldChar w:fldCharType="end"/>
      </w:r>
      <w:r>
        <w:t xml:space="preserve"> Recognizing DFDL String Literal Part</w:t>
      </w:r>
    </w:p>
    <w:p w14:paraId="13B28A4D"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730" w:name="_Ref393989958"/>
      <w:bookmarkStart w:id="12731" w:name="_Toc62570252"/>
      <w:bookmarkStart w:id="12732" w:name="_Toc210216974"/>
      <w:bookmarkStart w:id="12733" w:name="_Toc219441106"/>
      <w:r>
        <w:lastRenderedPageBreak/>
        <w:t>Appendix D: DFDL Standard Encodings</w:t>
      </w:r>
      <w:bookmarkEnd w:id="12730"/>
      <w:r>
        <w:rPr>
          <w:rStyle w:val="FootnoteReference"/>
        </w:rPr>
        <w:footnoteReference w:id="51"/>
      </w:r>
      <w:bookmarkEnd w:id="12731"/>
      <w:bookmarkEnd w:id="12732"/>
      <w:bookmarkEnd w:id="12733"/>
    </w:p>
    <w:p w14:paraId="437071E2" w14:textId="77777777" w:rsidR="00B46A03" w:rsidRDefault="00B46A03" w:rsidP="00B46A03">
      <w:r>
        <w:t>This appendix provides a specification template for the definition of DFDL standard encodings and defines two such encodings for use in DFDL schemas.</w:t>
      </w:r>
    </w:p>
    <w:p w14:paraId="4BCDB0A2" w14:textId="77777777" w:rsidR="00B46A03" w:rsidRDefault="00B46A03" w:rsidP="00B46A03">
      <w:r>
        <w:t xml:space="preserve">These encodings are optional - DFDL implementations are not required to support them to be in conformance with the DFDL specification. </w:t>
      </w:r>
    </w:p>
    <w:p w14:paraId="2CFE2645" w14:textId="77777777" w:rsidR="00B46A03" w:rsidRDefault="00B46A03" w:rsidP="00B46A03">
      <w:r>
        <w:t>However, if implemented, then a conformant DFDL implementation MUST follow the specification in this appendix.</w:t>
      </w:r>
    </w:p>
    <w:p w14:paraId="2D0F02BA"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34" w:name="_Toc394584755"/>
      <w:bookmarkStart w:id="12735" w:name="_Toc396135731"/>
      <w:bookmarkStart w:id="12736" w:name="_Toc397515405"/>
      <w:bookmarkStart w:id="12737" w:name="__RefHeading__661_850263481"/>
      <w:bookmarkStart w:id="12738" w:name="_Toc393814645"/>
      <w:bookmarkStart w:id="12739" w:name="_Toc62570253"/>
      <w:bookmarkStart w:id="12740" w:name="_Toc210216975"/>
      <w:bookmarkStart w:id="12741" w:name="_Toc219441107"/>
      <w:bookmarkEnd w:id="12734"/>
      <w:bookmarkEnd w:id="12735"/>
      <w:bookmarkEnd w:id="12736"/>
      <w:bookmarkEnd w:id="12737"/>
      <w:r>
        <w:t>Purpose</w:t>
      </w:r>
      <w:bookmarkEnd w:id="12738"/>
      <w:bookmarkEnd w:id="12739"/>
      <w:bookmarkEnd w:id="12740"/>
      <w:bookmarkEnd w:id="12741"/>
    </w:p>
    <w:p w14:paraId="33E8755C" w14:textId="77777777" w:rsidR="00B46A03" w:rsidRDefault="00B46A03" w:rsidP="00B46A03">
      <w:pPr>
        <w:keepNext/>
        <w:rPr>
          <w:szCs w:val="24"/>
        </w:rPr>
      </w:pPr>
      <w:r>
        <w:rPr>
          <w:szCs w:val="24"/>
        </w:rPr>
        <w:t>Additional encoding names are needed for several reasons:</w:t>
      </w:r>
    </w:p>
    <w:p w14:paraId="77EB1173" w14:textId="371481BF" w:rsidR="00B46A03" w:rsidRDefault="00B46A03" w:rsidP="00EB2287">
      <w:pPr>
        <w:keepNext/>
        <w:numPr>
          <w:ilvl w:val="0"/>
          <w:numId w:val="119"/>
        </w:numPr>
        <w:tabs>
          <w:tab w:val="clear" w:pos="403"/>
        </w:tabs>
        <w:spacing w:before="60" w:after="60" w:line="240" w:lineRule="auto"/>
        <w:jc w:val="left"/>
        <w:rPr>
          <w:szCs w:val="24"/>
        </w:rPr>
      </w:pPr>
      <w:r>
        <w:rPr>
          <w:szCs w:val="24"/>
        </w:rPr>
        <w:t>Incomplete Information: the definitions of IANA [</w:t>
      </w:r>
      <w:hyperlink w:anchor="a_IANA" w:history="1">
        <w:r>
          <w:rPr>
            <w:rStyle w:val="Hyperlink"/>
            <w:szCs w:val="24"/>
          </w:rPr>
          <w:t>IANA</w:t>
        </w:r>
      </w:hyperlink>
      <w:r>
        <w:rPr>
          <w:szCs w:val="24"/>
        </w:rPr>
        <w:t>] and CCSID [</w:t>
      </w:r>
      <w:hyperlink w:anchor="a_CCSID" w:history="1">
        <w:r>
          <w:rPr>
            <w:rStyle w:val="Hyperlink"/>
            <w:szCs w:val="24"/>
          </w:rPr>
          <w:t>CCSID</w:t>
        </w:r>
      </w:hyperlink>
      <w:r>
        <w:rPr>
          <w:szCs w:val="24"/>
        </w:rPr>
        <w:t xml:space="preserve">] character set encodings are not sufficiently specific about the encoding, omitting important characteristics such as alignment or bit order. An example of this is the encoding X-DFDL-US-ASCII-7-BIT-PACKED, defined herein. </w:t>
      </w:r>
    </w:p>
    <w:p w14:paraId="1009707A" w14:textId="43027A47" w:rsidR="00B46A03" w:rsidRDefault="00B46A03" w:rsidP="00EB2287">
      <w:pPr>
        <w:numPr>
          <w:ilvl w:val="0"/>
          <w:numId w:val="119"/>
        </w:numPr>
        <w:tabs>
          <w:tab w:val="clear" w:pos="403"/>
        </w:tabs>
        <w:spacing w:before="60" w:after="60" w:line="240" w:lineRule="auto"/>
        <w:jc w:val="left"/>
      </w:pPr>
      <w:r>
        <w:t>Unnamed or Legacy Encodings: There are many legacy encodings that have no IANA or CCSID identifiers. For example, ITA2 [</w:t>
      </w:r>
      <w:hyperlink w:anchor="a_ITA2" w:history="1">
        <w:r>
          <w:rPr>
            <w:rStyle w:val="Hyperlink"/>
          </w:rPr>
          <w:t>ITA2</w:t>
        </w:r>
      </w:hyperlink>
      <w:r>
        <w:t>] is a 5-bit-per character encoding that is very old, yet still has modern uses.</w:t>
      </w:r>
    </w:p>
    <w:p w14:paraId="552CA9FF"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42" w:name="__RefHeading__663_850263481"/>
      <w:bookmarkStart w:id="12743" w:name="_Toc393814646"/>
      <w:bookmarkStart w:id="12744" w:name="_Toc62570254"/>
      <w:bookmarkStart w:id="12745" w:name="_Toc210216976"/>
      <w:bookmarkStart w:id="12746" w:name="_Toc219441108"/>
      <w:bookmarkEnd w:id="12742"/>
      <w:r>
        <w:t>Conventions</w:t>
      </w:r>
      <w:bookmarkEnd w:id="12743"/>
      <w:bookmarkEnd w:id="12744"/>
      <w:bookmarkEnd w:id="12745"/>
      <w:bookmarkEnd w:id="12746"/>
    </w:p>
    <w:p w14:paraId="2D8285E3" w14:textId="77777777" w:rsidR="00B46A03" w:rsidRDefault="00B46A03" w:rsidP="00B46A03">
      <w:pPr>
        <w:keepNext/>
        <w:rPr>
          <w:szCs w:val="24"/>
        </w:rPr>
      </w:pPr>
      <w:r>
        <w:rPr>
          <w:szCs w:val="24"/>
        </w:rPr>
        <w:t>All indexing of positions is 1-based meaning the first position is position 1.</w:t>
      </w:r>
    </w:p>
    <w:p w14:paraId="03571EAC" w14:textId="77777777" w:rsidR="00B46A03" w:rsidRDefault="00B46A03" w:rsidP="00B46A03">
      <w:r>
        <w:t>Bytes are unsigned integers with values from 0 to 255 (decimal).</w:t>
      </w:r>
    </w:p>
    <w:p w14:paraId="404071B8" w14:textId="77777777" w:rsidR="00B46A03" w:rsidRDefault="00B46A03" w:rsidP="00B46A03">
      <w:r>
        <w:t>Hexadecimal numbers have the prefix "0x".</w:t>
      </w:r>
    </w:p>
    <w:p w14:paraId="03577365" w14:textId="77777777" w:rsidR="00B46A03" w:rsidRDefault="00B46A03" w:rsidP="00B46A03">
      <w:r>
        <w:t>Decimal numbers have no prefix when the context is clear and are explicitly labeled with (decimal) to resolve ambiguity.</w:t>
      </w:r>
    </w:p>
    <w:p w14:paraId="4CF28B1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47" w:name="__RefHeading__665_850263481"/>
      <w:bookmarkStart w:id="12748" w:name="_Toc393812203"/>
      <w:bookmarkStart w:id="12749" w:name="_Toc393814025"/>
      <w:bookmarkStart w:id="12750" w:name="_Toc393814648"/>
      <w:bookmarkStart w:id="12751" w:name="__RefHeading__667_850263481"/>
      <w:bookmarkStart w:id="12752" w:name="_Toc393814649"/>
      <w:bookmarkStart w:id="12753" w:name="_Toc62570255"/>
      <w:bookmarkStart w:id="12754" w:name="_Toc210216977"/>
      <w:bookmarkStart w:id="12755" w:name="_Toc219441109"/>
      <w:bookmarkEnd w:id="12747"/>
      <w:bookmarkEnd w:id="12748"/>
      <w:bookmarkEnd w:id="12749"/>
      <w:bookmarkEnd w:id="12750"/>
      <w:bookmarkEnd w:id="12751"/>
      <w:r>
        <w:t>Specification Template</w:t>
      </w:r>
      <w:bookmarkEnd w:id="12752"/>
      <w:bookmarkEnd w:id="12753"/>
      <w:bookmarkEnd w:id="12754"/>
      <w:bookmarkEnd w:id="12755"/>
    </w:p>
    <w:p w14:paraId="0FCF8B77" w14:textId="77777777" w:rsidR="00B46A03" w:rsidRDefault="00B46A03" w:rsidP="00B46A03">
      <w:pPr>
        <w:keepNext/>
        <w:rPr>
          <w:szCs w:val="24"/>
        </w:rPr>
      </w:pPr>
      <w:r>
        <w:rPr>
          <w:szCs w:val="24"/>
        </w:rPr>
        <w:t>A DFDL standard encoding specification SHOULD include:</w:t>
      </w:r>
    </w:p>
    <w:p w14:paraId="282602FD" w14:textId="77777777" w:rsidR="00B46A03" w:rsidRDefault="00B46A03" w:rsidP="00EB2287">
      <w:pPr>
        <w:keepNext/>
        <w:numPr>
          <w:ilvl w:val="0"/>
          <w:numId w:val="120"/>
        </w:numPr>
        <w:tabs>
          <w:tab w:val="clear" w:pos="403"/>
        </w:tabs>
        <w:spacing w:before="60" w:after="60" w:line="240" w:lineRule="auto"/>
        <w:jc w:val="left"/>
        <w:rPr>
          <w:szCs w:val="24"/>
        </w:rPr>
      </w:pPr>
      <w:r>
        <w:rPr>
          <w:i/>
          <w:szCs w:val="24"/>
        </w:rPr>
        <w:t>Name</w:t>
      </w:r>
      <w:r>
        <w:rPr>
          <w:szCs w:val="24"/>
        </w:rPr>
        <w:t>: All DFDL standard encoding names begin with the prefix "X-DFDL-". Note that encoding names are not case-sensitive.</w:t>
      </w:r>
    </w:p>
    <w:p w14:paraId="554D6493" w14:textId="77777777" w:rsidR="00B46A03" w:rsidRDefault="00B46A03" w:rsidP="00EB2287">
      <w:pPr>
        <w:numPr>
          <w:ilvl w:val="0"/>
          <w:numId w:val="120"/>
        </w:numPr>
        <w:tabs>
          <w:tab w:val="clear" w:pos="403"/>
        </w:tabs>
        <w:spacing w:before="60" w:after="60" w:line="240" w:lineRule="auto"/>
        <w:jc w:val="left"/>
      </w:pPr>
      <w:r>
        <w:rPr>
          <w:i/>
        </w:rPr>
        <w:t xml:space="preserve">Translation table: </w:t>
      </w:r>
      <w:r>
        <w:t>An encoding/decoding algorithm that provides a complete bi-directional mapping between encoded characters and UTF-16 character codes. Many encodings share character code definitions and describe only different ways of representing those values; hence, this section may reference other IANA, CCSID or DFDL standard encoding definitions.</w:t>
      </w:r>
    </w:p>
    <w:p w14:paraId="15182BE1" w14:textId="77777777" w:rsidR="00B46A03" w:rsidRDefault="00B46A03" w:rsidP="00EB2287">
      <w:pPr>
        <w:numPr>
          <w:ilvl w:val="0"/>
          <w:numId w:val="120"/>
        </w:numPr>
        <w:tabs>
          <w:tab w:val="clear" w:pos="403"/>
        </w:tabs>
        <w:spacing w:before="60" w:after="60" w:line="240" w:lineRule="auto"/>
        <w:jc w:val="left"/>
      </w:pPr>
      <w:r>
        <w:rPr>
          <w:i/>
        </w:rPr>
        <w:t>Width</w:t>
      </w:r>
      <w:r>
        <w:t>: Whether the character set is fixed or variable width. If fixed width, the size of a code unit in bits or bytes.</w:t>
      </w:r>
    </w:p>
    <w:p w14:paraId="5B580D5C" w14:textId="77777777" w:rsidR="00B46A03" w:rsidRDefault="00B46A03" w:rsidP="00EB2287">
      <w:pPr>
        <w:numPr>
          <w:ilvl w:val="0"/>
          <w:numId w:val="120"/>
        </w:numPr>
        <w:tabs>
          <w:tab w:val="clear" w:pos="403"/>
        </w:tabs>
        <w:spacing w:before="60" w:after="60" w:line="240" w:lineRule="auto"/>
        <w:jc w:val="left"/>
      </w:pPr>
      <w:r>
        <w:rPr>
          <w:i/>
        </w:rPr>
        <w:t>Alignment:</w:t>
      </w:r>
      <w:r>
        <w:t xml:space="preserve">  Alignment and alignment units for a code unit.</w:t>
      </w:r>
    </w:p>
    <w:p w14:paraId="5C056C38" w14:textId="77777777" w:rsidR="00B46A03" w:rsidRDefault="00B46A03" w:rsidP="00EB2287">
      <w:pPr>
        <w:numPr>
          <w:ilvl w:val="0"/>
          <w:numId w:val="120"/>
        </w:numPr>
        <w:tabs>
          <w:tab w:val="clear" w:pos="403"/>
        </w:tabs>
        <w:spacing w:before="60" w:after="60" w:line="240" w:lineRule="auto"/>
        <w:jc w:val="left"/>
      </w:pPr>
      <w:r>
        <w:rPr>
          <w:i/>
        </w:rPr>
        <w:t>Byte order:</w:t>
      </w:r>
      <w:r>
        <w:t xml:space="preserve">  When a code unit consists of more than one byte of data, the byte order of the code units. Note that the dfdl:byteOrder property does not apply to text. </w:t>
      </w:r>
    </w:p>
    <w:p w14:paraId="57158C77"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756" w:name="_Toc396135735"/>
      <w:bookmarkStart w:id="12757" w:name="_Toc397515409"/>
      <w:bookmarkStart w:id="12758" w:name="__RefHeading__669_850263481"/>
      <w:bookmarkStart w:id="12759" w:name="_Toc393814650"/>
      <w:bookmarkStart w:id="12760" w:name="_Toc62570256"/>
      <w:bookmarkStart w:id="12761" w:name="_Toc210216978"/>
      <w:bookmarkStart w:id="12762" w:name="_Toc219441110"/>
      <w:bookmarkEnd w:id="12756"/>
      <w:bookmarkEnd w:id="12757"/>
      <w:bookmarkEnd w:id="12758"/>
      <w:r>
        <w:t xml:space="preserve">Encoding </w:t>
      </w:r>
      <w:bookmarkStart w:id="12763" w:name="__RefHeading__671_850263481"/>
      <w:bookmarkEnd w:id="12763"/>
      <w:r>
        <w:t>X-DFDL-US-ASCII-7-BIT-PACKED</w:t>
      </w:r>
      <w:bookmarkEnd w:id="12759"/>
      <w:bookmarkEnd w:id="12760"/>
      <w:bookmarkEnd w:id="12761"/>
      <w:bookmarkEnd w:id="12762"/>
      <w:r>
        <w:t xml:space="preserve"> </w:t>
      </w:r>
    </w:p>
    <w:p w14:paraId="70BA8F30" w14:textId="640BE4DF" w:rsidR="00B46A03" w:rsidRDefault="00B46A03" w:rsidP="00B46A03">
      <w:r>
        <w:t>This encoding is used by MIL-STD-2045 [</w:t>
      </w:r>
      <w:hyperlink w:anchor="a_MILSTD2045" w:history="1">
        <w:r>
          <w:rPr>
            <w:rStyle w:val="Hyperlink"/>
          </w:rPr>
          <w:t>MILSTD2045</w:t>
        </w:r>
      </w:hyperlink>
      <w:r>
        <w:t xml:space="preserve">] and a variety of related binary data standards. </w:t>
      </w:r>
    </w:p>
    <w:p w14:paraId="40141C1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64" w:name="_Toc62570257"/>
      <w:bookmarkStart w:id="12765" w:name="_Toc210216979"/>
      <w:bookmarkStart w:id="12766" w:name="_Toc219441111"/>
      <w:bookmarkStart w:id="12767" w:name="_Toc393814651"/>
      <w:r>
        <w:rPr>
          <w:rFonts w:eastAsia="Times New Roman"/>
        </w:rPr>
        <w:lastRenderedPageBreak/>
        <w:t>Name</w:t>
      </w:r>
      <w:bookmarkEnd w:id="12764"/>
      <w:bookmarkEnd w:id="12765"/>
      <w:bookmarkEnd w:id="12766"/>
    </w:p>
    <w:p w14:paraId="5E86C811" w14:textId="77777777" w:rsidR="00B46A03" w:rsidRDefault="00B46A03" w:rsidP="00404546">
      <w:pPr>
        <w:pStyle w:val="nobreak"/>
      </w:pPr>
      <w:r>
        <w:t>X-DFDL-US-ASCII-7-BIT-PACKED</w:t>
      </w:r>
    </w:p>
    <w:p w14:paraId="73B61DF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68" w:name="_Toc62570258"/>
      <w:bookmarkStart w:id="12769" w:name="_Toc210216980"/>
      <w:bookmarkStart w:id="12770" w:name="_Toc219441112"/>
      <w:r>
        <w:rPr>
          <w:rFonts w:eastAsia="Times New Roman"/>
        </w:rPr>
        <w:t>Translation table</w:t>
      </w:r>
      <w:bookmarkEnd w:id="12767"/>
      <w:bookmarkEnd w:id="12768"/>
      <w:bookmarkEnd w:id="12769"/>
      <w:bookmarkEnd w:id="12770"/>
      <w:r>
        <w:rPr>
          <w:rFonts w:eastAsia="Times New Roman"/>
        </w:rPr>
        <w:t xml:space="preserve"> </w:t>
      </w:r>
    </w:p>
    <w:p w14:paraId="2CA8C594" w14:textId="77777777" w:rsidR="00B46A03" w:rsidRDefault="00B46A03" w:rsidP="00B46A03">
      <w:r>
        <w:t xml:space="preserve">The characters are exactly the 128 US-ASCII characters with the same code unit values. </w:t>
      </w:r>
    </w:p>
    <w:p w14:paraId="61B09CC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71" w:name="_Toc393814652"/>
      <w:bookmarkStart w:id="12772" w:name="_Toc62570259"/>
      <w:bookmarkStart w:id="12773" w:name="_Toc210216981"/>
      <w:bookmarkStart w:id="12774" w:name="_Toc219441113"/>
      <w:r>
        <w:rPr>
          <w:rFonts w:eastAsia="Times New Roman"/>
        </w:rPr>
        <w:t>Width</w:t>
      </w:r>
      <w:bookmarkEnd w:id="12771"/>
      <w:bookmarkEnd w:id="12772"/>
      <w:bookmarkEnd w:id="12773"/>
      <w:bookmarkEnd w:id="12774"/>
    </w:p>
    <w:p w14:paraId="4F7C3CBD" w14:textId="77777777" w:rsidR="00B46A03" w:rsidRDefault="00B46A03" w:rsidP="00B46A03">
      <w:r>
        <w:t xml:space="preserve">Fixed width. Each code unit is 7-bits wide. </w:t>
      </w:r>
    </w:p>
    <w:p w14:paraId="6C32F773" w14:textId="77777777" w:rsidR="00B46A03" w:rsidRDefault="00B46A03" w:rsidP="00B46A03">
      <w:r>
        <w:t>This encoding differs from US-ASCII in that it specifically uses only 7-bits per character within each byte</w:t>
      </w:r>
      <w:r>
        <w:rPr>
          <w:vertAlign w:val="superscript"/>
        </w:rPr>
        <w:footnoteReference w:id="52"/>
      </w:r>
      <w:r>
        <w:t xml:space="preserve">. A subsequent character or the next data field may begin in the very next bit after a 7-bit character code of this encoding. </w:t>
      </w:r>
    </w:p>
    <w:p w14:paraId="7A4BD9FB" w14:textId="77777777" w:rsidR="00B46A03" w:rsidRDefault="00B46A03" w:rsidP="00B46A03">
      <w:r>
        <w:t xml:space="preserve">Hence, 8 characters fit exactly into 7 bytes of data as no bits are wasted. </w:t>
      </w:r>
    </w:p>
    <w:p w14:paraId="4AF65EE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75" w:name="_Toc393814653"/>
      <w:bookmarkStart w:id="12776" w:name="_Toc62570260"/>
      <w:bookmarkStart w:id="12777" w:name="_Toc210216982"/>
      <w:bookmarkStart w:id="12778" w:name="_Toc219441114"/>
      <w:r>
        <w:rPr>
          <w:rFonts w:eastAsia="Times New Roman"/>
        </w:rPr>
        <w:t>Alignment</w:t>
      </w:r>
      <w:bookmarkEnd w:id="12775"/>
      <w:bookmarkEnd w:id="12776"/>
      <w:bookmarkEnd w:id="12777"/>
      <w:bookmarkEnd w:id="12778"/>
      <w:r>
        <w:rPr>
          <w:rFonts w:eastAsia="Times New Roman"/>
        </w:rPr>
        <w:t xml:space="preserve"> </w:t>
      </w:r>
    </w:p>
    <w:p w14:paraId="68A3B356" w14:textId="77777777" w:rsidR="00B46A03" w:rsidRDefault="00B46A03" w:rsidP="00B46A03">
      <w:r>
        <w:t xml:space="preserve">1 bit. That is, a code unit may begin on any bit boundary. </w:t>
      </w:r>
    </w:p>
    <w:p w14:paraId="6B23C7E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79" w:name="_Toc393814655"/>
      <w:bookmarkStart w:id="12780" w:name="_Toc62570261"/>
      <w:bookmarkStart w:id="12781" w:name="_Toc210216983"/>
      <w:bookmarkStart w:id="12782" w:name="_Toc219441115"/>
      <w:r>
        <w:rPr>
          <w:rFonts w:eastAsia="Times New Roman"/>
        </w:rPr>
        <w:t>Byte Order</w:t>
      </w:r>
      <w:bookmarkEnd w:id="12779"/>
      <w:bookmarkEnd w:id="12780"/>
      <w:bookmarkEnd w:id="12781"/>
      <w:bookmarkEnd w:id="12782"/>
    </w:p>
    <w:p w14:paraId="56B8C4B4" w14:textId="77777777" w:rsidR="00B46A03" w:rsidRDefault="00B46A03" w:rsidP="00B46A03">
      <w:r>
        <w:t>Not applicable - code units are always smaller than 1 byte.</w:t>
      </w:r>
    </w:p>
    <w:p w14:paraId="095F1ADD"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83" w:name="__RefHeading__673_850263481"/>
      <w:bookmarkStart w:id="12784" w:name="_Toc393814656"/>
      <w:bookmarkStart w:id="12785" w:name="_Toc62570262"/>
      <w:bookmarkStart w:id="12786" w:name="_Toc210216984"/>
      <w:bookmarkStart w:id="12787" w:name="_Toc219441116"/>
      <w:bookmarkEnd w:id="12783"/>
      <w:r>
        <w:rPr>
          <w:rFonts w:eastAsia="Times New Roman"/>
        </w:rPr>
        <w:t>Example 1</w:t>
      </w:r>
      <w:bookmarkEnd w:id="12784"/>
      <w:bookmarkEnd w:id="12785"/>
      <w:bookmarkEnd w:id="12786"/>
      <w:bookmarkEnd w:id="12787"/>
    </w:p>
    <w:p w14:paraId="20965239" w14:textId="77777777" w:rsidR="00B46A03" w:rsidRDefault="00B46A03" w:rsidP="00B46A03">
      <w:r>
        <w:t xml:space="preserve">The table below shows how the 8-character string 'UNIT1234' is encoded into 7 bytes, when the bit order is least-significant-bit first. </w:t>
      </w:r>
    </w:p>
    <w:tbl>
      <w:tblPr>
        <w:tblStyle w:val="Table"/>
        <w:tblW w:w="5000" w:type="pct"/>
        <w:tblInd w:w="0" w:type="dxa"/>
        <w:tblLook w:val="04A0" w:firstRow="1" w:lastRow="0" w:firstColumn="1" w:lastColumn="0" w:noHBand="0" w:noVBand="1"/>
      </w:tblPr>
      <w:tblGrid>
        <w:gridCol w:w="2473"/>
        <w:gridCol w:w="2133"/>
        <w:gridCol w:w="2047"/>
        <w:gridCol w:w="1608"/>
        <w:gridCol w:w="1933"/>
      </w:tblGrid>
      <w:tr w:rsidR="00B46A03" w14:paraId="187E4790"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41DD288D" w14:textId="77777777" w:rsidR="00B46A03" w:rsidRPr="00E276B6" w:rsidRDefault="00B46A03" w:rsidP="00543790">
            <w:pPr>
              <w:rPr>
                <w:rFonts w:ascii="Cambria" w:hAnsi="Cambria"/>
              </w:rPr>
            </w:pPr>
            <w:r w:rsidRPr="00E276B6">
              <w:rPr>
                <w:rFonts w:ascii="Cambria" w:hAnsi="Cambria"/>
              </w:rPr>
              <w:t>Logical character</w:t>
            </w:r>
          </w:p>
        </w:tc>
        <w:tc>
          <w:tcPr>
            <w:tcW w:w="0" w:type="auto"/>
            <w:hideMark/>
          </w:tcPr>
          <w:p w14:paraId="5C698CE0" w14:textId="77777777" w:rsidR="00B46A03" w:rsidRPr="00E276B6" w:rsidRDefault="00B46A03" w:rsidP="00543790">
            <w:pPr>
              <w:rPr>
                <w:rFonts w:ascii="Cambria" w:hAnsi="Cambria"/>
              </w:rPr>
            </w:pPr>
            <w:r w:rsidRPr="00E276B6">
              <w:rPr>
                <w:rFonts w:ascii="Cambria" w:hAnsi="Cambria"/>
              </w:rPr>
              <w:t>7-bit code unit</w:t>
            </w:r>
          </w:p>
        </w:tc>
        <w:tc>
          <w:tcPr>
            <w:tcW w:w="0" w:type="auto"/>
            <w:hideMark/>
          </w:tcPr>
          <w:p w14:paraId="584E5D8B" w14:textId="77777777" w:rsidR="00B46A03" w:rsidRPr="00E276B6" w:rsidRDefault="00B46A03" w:rsidP="00543790">
            <w:pPr>
              <w:rPr>
                <w:rFonts w:ascii="Cambria" w:hAnsi="Cambria"/>
              </w:rPr>
            </w:pPr>
            <w:r w:rsidRPr="00E276B6">
              <w:rPr>
                <w:rFonts w:ascii="Cambria" w:hAnsi="Cambria"/>
              </w:rPr>
              <w:t>Bit placement</w:t>
            </w:r>
          </w:p>
          <w:p w14:paraId="5167741D" w14:textId="77777777" w:rsidR="00B46A03" w:rsidRPr="00E276B6" w:rsidRDefault="00B46A03" w:rsidP="00543790">
            <w:pPr>
              <w:rPr>
                <w:rFonts w:ascii="Cambria" w:hAnsi="Cambria"/>
              </w:rPr>
            </w:pPr>
            <w:r w:rsidRPr="00E276B6">
              <w:rPr>
                <w:rFonts w:ascii="Cambria" w:hAnsi="Cambria"/>
              </w:rPr>
              <w:t>2</w:t>
            </w:r>
            <w:r w:rsidRPr="00E276B6">
              <w:rPr>
                <w:rFonts w:ascii="Cambria" w:hAnsi="Cambria"/>
                <w:vertAlign w:val="superscript"/>
              </w:rPr>
              <w:t>7</w:t>
            </w:r>
            <w:r w:rsidRPr="00E276B6">
              <w:rPr>
                <w:rFonts w:ascii="Cambria" w:hAnsi="Cambria"/>
              </w:rPr>
              <w:t xml:space="preserve">            2</w:t>
            </w:r>
            <w:r w:rsidRPr="00E276B6">
              <w:rPr>
                <w:rFonts w:ascii="Cambria" w:hAnsi="Cambria"/>
                <w:vertAlign w:val="superscript"/>
              </w:rPr>
              <w:t>0</w:t>
            </w:r>
          </w:p>
        </w:tc>
        <w:tc>
          <w:tcPr>
            <w:tcW w:w="0" w:type="auto"/>
            <w:hideMark/>
          </w:tcPr>
          <w:p w14:paraId="08DE557B" w14:textId="77777777" w:rsidR="00B46A03" w:rsidRPr="00E276B6" w:rsidRDefault="00B46A03" w:rsidP="00543790">
            <w:pPr>
              <w:rPr>
                <w:rFonts w:ascii="Cambria" w:hAnsi="Cambria"/>
              </w:rPr>
            </w:pPr>
            <w:r w:rsidRPr="00E276B6">
              <w:rPr>
                <w:rFonts w:ascii="Cambria" w:hAnsi="Cambria"/>
              </w:rPr>
              <w:t>Byte value</w:t>
            </w:r>
          </w:p>
        </w:tc>
        <w:tc>
          <w:tcPr>
            <w:tcW w:w="0" w:type="auto"/>
            <w:hideMark/>
          </w:tcPr>
          <w:p w14:paraId="5481F419" w14:textId="77777777" w:rsidR="00B46A03" w:rsidRPr="00E276B6" w:rsidRDefault="00B46A03" w:rsidP="00543790">
            <w:pPr>
              <w:rPr>
                <w:rFonts w:ascii="Cambria" w:hAnsi="Cambria"/>
              </w:rPr>
            </w:pPr>
            <w:r w:rsidRPr="00E276B6">
              <w:rPr>
                <w:rFonts w:ascii="Cambria" w:hAnsi="Cambria"/>
              </w:rPr>
              <w:t>Byte number</w:t>
            </w:r>
          </w:p>
        </w:tc>
      </w:tr>
      <w:tr w:rsidR="00B46A03" w14:paraId="7A522501" w14:textId="77777777" w:rsidTr="00543790">
        <w:trPr>
          <w:trHeight w:val="395"/>
        </w:trPr>
        <w:tc>
          <w:tcPr>
            <w:tcW w:w="0" w:type="auto"/>
            <w:tcBorders>
              <w:top w:val="single" w:sz="4" w:space="0" w:color="auto"/>
              <w:left w:val="single" w:sz="4" w:space="0" w:color="auto"/>
              <w:bottom w:val="single" w:sz="4" w:space="0" w:color="auto"/>
              <w:right w:val="single" w:sz="4" w:space="0" w:color="auto"/>
            </w:tcBorders>
            <w:hideMark/>
          </w:tcPr>
          <w:p w14:paraId="3F8C290B" w14:textId="77777777" w:rsidR="00B46A03" w:rsidRPr="00E276B6" w:rsidRDefault="00B46A03" w:rsidP="00543790">
            <w:pPr>
              <w:rPr>
                <w:rFonts w:ascii="Cambria" w:hAnsi="Cambria"/>
              </w:rPr>
            </w:pPr>
            <w:r w:rsidRPr="00E276B6">
              <w:rPr>
                <w:rFonts w:ascii="Cambria" w:hAnsi="Cambria"/>
              </w:rPr>
              <w:t>U</w:t>
            </w:r>
          </w:p>
        </w:tc>
        <w:tc>
          <w:tcPr>
            <w:tcW w:w="0" w:type="auto"/>
            <w:tcBorders>
              <w:top w:val="single" w:sz="4" w:space="0" w:color="auto"/>
              <w:left w:val="single" w:sz="4" w:space="0" w:color="auto"/>
              <w:bottom w:val="single" w:sz="4" w:space="0" w:color="auto"/>
              <w:right w:val="single" w:sz="4" w:space="0" w:color="auto"/>
            </w:tcBorders>
            <w:hideMark/>
          </w:tcPr>
          <w:p w14:paraId="7F0F5AA4" w14:textId="77777777" w:rsidR="00B46A03" w:rsidRDefault="00B46A03" w:rsidP="00543790">
            <w:pPr>
              <w:rPr>
                <w:rFonts w:ascii="Courier New" w:hAnsi="Courier New" w:cs="Courier New"/>
              </w:rPr>
            </w:pPr>
            <w:r>
              <w:rPr>
                <w:rFonts w:ascii="Courier New" w:hAnsi="Courier New" w:cs="Courier New"/>
              </w:rPr>
              <w:t>1010101</w:t>
            </w:r>
          </w:p>
        </w:tc>
        <w:tc>
          <w:tcPr>
            <w:tcW w:w="0" w:type="auto"/>
            <w:tcBorders>
              <w:top w:val="single" w:sz="4" w:space="0" w:color="auto"/>
              <w:left w:val="single" w:sz="4" w:space="0" w:color="auto"/>
              <w:bottom w:val="single" w:sz="4" w:space="0" w:color="auto"/>
              <w:right w:val="single" w:sz="4" w:space="0" w:color="auto"/>
            </w:tcBorders>
            <w:hideMark/>
          </w:tcPr>
          <w:p w14:paraId="0B154902" w14:textId="77777777" w:rsidR="00B46A03" w:rsidRDefault="00B46A03" w:rsidP="00543790">
            <w:pPr>
              <w:rPr>
                <w:rFonts w:ascii="Courier New" w:hAnsi="Courier New" w:cs="Courier New"/>
              </w:rPr>
            </w:pPr>
            <w:r>
              <w:rPr>
                <w:rFonts w:ascii="Courier New" w:hAnsi="Courier New" w:cs="Courier New"/>
              </w:rPr>
              <w:t>X</w:t>
            </w:r>
            <w:r>
              <w:rPr>
                <w:rFonts w:ascii="Courier New" w:hAnsi="Courier New" w:cs="Courier New"/>
                <w:b/>
              </w:rPr>
              <w:t>1010101</w:t>
            </w:r>
          </w:p>
        </w:tc>
        <w:tc>
          <w:tcPr>
            <w:tcW w:w="0" w:type="auto"/>
            <w:tcBorders>
              <w:top w:val="single" w:sz="4" w:space="0" w:color="auto"/>
              <w:left w:val="single" w:sz="4" w:space="0" w:color="auto"/>
              <w:bottom w:val="single" w:sz="4" w:space="0" w:color="auto"/>
              <w:right w:val="single" w:sz="4" w:space="0" w:color="auto"/>
            </w:tcBorders>
          </w:tcPr>
          <w:p w14:paraId="4A9E75EB" w14:textId="77777777" w:rsidR="00B46A03" w:rsidRPr="00E276B6" w:rsidRDefault="00B46A03" w:rsidP="00543790">
            <w:pPr>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3C1E87F2" w14:textId="77777777" w:rsidR="00B46A03" w:rsidRPr="00E276B6" w:rsidRDefault="00B46A03" w:rsidP="00543790">
            <w:pPr>
              <w:rPr>
                <w:rFonts w:ascii="Cambria" w:hAnsi="Cambria"/>
              </w:rPr>
            </w:pPr>
          </w:p>
        </w:tc>
      </w:tr>
      <w:tr w:rsidR="00B46A03" w14:paraId="5DB14E1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C628C41" w14:textId="77777777" w:rsidR="00B46A03" w:rsidRPr="00E276B6" w:rsidRDefault="00B46A03" w:rsidP="00543790">
            <w:pPr>
              <w:rPr>
                <w:rFonts w:ascii="Cambria" w:hAnsi="Cambria"/>
              </w:rPr>
            </w:pPr>
            <w:r w:rsidRPr="00E276B6">
              <w:rPr>
                <w:rFonts w:ascii="Cambria" w:hAnsi="Cambria"/>
              </w:rPr>
              <w:t>N</w:t>
            </w:r>
          </w:p>
        </w:tc>
        <w:tc>
          <w:tcPr>
            <w:tcW w:w="0" w:type="auto"/>
            <w:tcBorders>
              <w:top w:val="single" w:sz="4" w:space="0" w:color="auto"/>
              <w:left w:val="single" w:sz="4" w:space="0" w:color="auto"/>
              <w:bottom w:val="single" w:sz="4" w:space="0" w:color="auto"/>
              <w:right w:val="single" w:sz="4" w:space="0" w:color="auto"/>
            </w:tcBorders>
            <w:hideMark/>
          </w:tcPr>
          <w:p w14:paraId="2BAB5AE1" w14:textId="77777777" w:rsidR="00B46A03" w:rsidRDefault="00B46A03" w:rsidP="00543790">
            <w:pPr>
              <w:rPr>
                <w:rFonts w:ascii="Courier New" w:hAnsi="Courier New" w:cs="Courier New"/>
              </w:rPr>
            </w:pPr>
            <w:r>
              <w:rPr>
                <w:rFonts w:ascii="Courier New" w:hAnsi="Courier New" w:cs="Courier New"/>
              </w:rPr>
              <w:t>1001110</w:t>
            </w:r>
          </w:p>
        </w:tc>
        <w:tc>
          <w:tcPr>
            <w:tcW w:w="0" w:type="auto"/>
            <w:tcBorders>
              <w:top w:val="single" w:sz="4" w:space="0" w:color="auto"/>
              <w:left w:val="single" w:sz="4" w:space="0" w:color="auto"/>
              <w:bottom w:val="single" w:sz="4" w:space="0" w:color="auto"/>
              <w:right w:val="single" w:sz="4" w:space="0" w:color="auto"/>
            </w:tcBorders>
            <w:hideMark/>
          </w:tcPr>
          <w:p w14:paraId="67CA253B" w14:textId="77777777" w:rsidR="00B46A03" w:rsidRDefault="00B46A03" w:rsidP="00543790">
            <w:pPr>
              <w:rPr>
                <w:rFonts w:ascii="Courier New" w:hAnsi="Courier New" w:cs="Courier New"/>
              </w:rPr>
            </w:pPr>
            <w:r>
              <w:rPr>
                <w:rFonts w:ascii="Courier New" w:hAnsi="Courier New" w:cs="Courier New"/>
                <w:b/>
              </w:rPr>
              <w:t>0</w:t>
            </w:r>
            <w:r>
              <w:rPr>
                <w:rFonts w:ascii="Courier New" w:hAnsi="Courier New" w:cs="Courier New"/>
              </w:rPr>
              <w:t>XXXXXXX</w:t>
            </w:r>
          </w:p>
          <w:p w14:paraId="51032AD0" w14:textId="77777777" w:rsidR="00B46A03" w:rsidRDefault="00B46A03" w:rsidP="00543790">
            <w:pPr>
              <w:rPr>
                <w:rFonts w:ascii="Courier New" w:hAnsi="Courier New" w:cs="Courier New"/>
              </w:rPr>
            </w:pPr>
            <w:r>
              <w:rPr>
                <w:rFonts w:ascii="Courier New" w:hAnsi="Courier New" w:cs="Courier New"/>
              </w:rPr>
              <w:t>XX</w:t>
            </w:r>
            <w:r>
              <w:rPr>
                <w:rFonts w:ascii="Courier New" w:hAnsi="Courier New" w:cs="Courier New"/>
                <w:b/>
              </w:rPr>
              <w:t>100111</w:t>
            </w:r>
          </w:p>
        </w:tc>
        <w:tc>
          <w:tcPr>
            <w:tcW w:w="0" w:type="auto"/>
            <w:tcBorders>
              <w:top w:val="single" w:sz="4" w:space="0" w:color="auto"/>
              <w:left w:val="single" w:sz="4" w:space="0" w:color="auto"/>
              <w:bottom w:val="single" w:sz="4" w:space="0" w:color="auto"/>
              <w:right w:val="single" w:sz="4" w:space="0" w:color="auto"/>
            </w:tcBorders>
            <w:hideMark/>
          </w:tcPr>
          <w:p w14:paraId="018E5A5D" w14:textId="77777777" w:rsidR="00B46A03" w:rsidRPr="00E276B6" w:rsidRDefault="00B46A03" w:rsidP="00543790">
            <w:pPr>
              <w:rPr>
                <w:rFonts w:ascii="Cambria" w:hAnsi="Cambria"/>
              </w:rPr>
            </w:pPr>
            <w:r w:rsidRPr="00E276B6">
              <w:rPr>
                <w:rFonts w:ascii="Cambria" w:hAnsi="Cambria"/>
              </w:rPr>
              <w:t>0x55</w:t>
            </w:r>
          </w:p>
        </w:tc>
        <w:tc>
          <w:tcPr>
            <w:tcW w:w="0" w:type="auto"/>
            <w:tcBorders>
              <w:top w:val="single" w:sz="4" w:space="0" w:color="auto"/>
              <w:left w:val="single" w:sz="4" w:space="0" w:color="auto"/>
              <w:bottom w:val="single" w:sz="4" w:space="0" w:color="auto"/>
              <w:right w:val="single" w:sz="4" w:space="0" w:color="auto"/>
            </w:tcBorders>
            <w:hideMark/>
          </w:tcPr>
          <w:p w14:paraId="4D2D4B5F" w14:textId="77777777" w:rsidR="00B46A03" w:rsidRPr="00E276B6" w:rsidRDefault="00B46A03" w:rsidP="00543790">
            <w:pPr>
              <w:rPr>
                <w:rFonts w:ascii="Cambria" w:hAnsi="Cambria"/>
              </w:rPr>
            </w:pPr>
            <w:r w:rsidRPr="00E276B6">
              <w:rPr>
                <w:rFonts w:ascii="Cambria" w:hAnsi="Cambria"/>
              </w:rPr>
              <w:t>1</w:t>
            </w:r>
          </w:p>
        </w:tc>
      </w:tr>
      <w:tr w:rsidR="00B46A03" w14:paraId="707CD75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60D675F" w14:textId="77777777" w:rsidR="00B46A03" w:rsidRPr="00E276B6" w:rsidRDefault="00B46A03" w:rsidP="00543790">
            <w:pPr>
              <w:rPr>
                <w:rFonts w:ascii="Cambria" w:hAnsi="Cambria"/>
              </w:rPr>
            </w:pPr>
            <w:r w:rsidRPr="00E276B6">
              <w:rPr>
                <w:rFonts w:ascii="Cambria" w:hAnsi="Cambria"/>
              </w:rPr>
              <w:t>I</w:t>
            </w:r>
          </w:p>
        </w:tc>
        <w:tc>
          <w:tcPr>
            <w:tcW w:w="0" w:type="auto"/>
            <w:tcBorders>
              <w:top w:val="single" w:sz="4" w:space="0" w:color="auto"/>
              <w:left w:val="single" w:sz="4" w:space="0" w:color="auto"/>
              <w:bottom w:val="single" w:sz="4" w:space="0" w:color="auto"/>
              <w:right w:val="single" w:sz="4" w:space="0" w:color="auto"/>
            </w:tcBorders>
            <w:hideMark/>
          </w:tcPr>
          <w:p w14:paraId="7B43AF5A" w14:textId="77777777" w:rsidR="00B46A03" w:rsidRDefault="00B46A03" w:rsidP="00543790">
            <w:pPr>
              <w:rPr>
                <w:rFonts w:ascii="Courier New" w:hAnsi="Courier New" w:cs="Courier New"/>
              </w:rPr>
            </w:pPr>
            <w:r>
              <w:rPr>
                <w:rFonts w:ascii="Courier New" w:hAnsi="Courier New" w:cs="Courier New"/>
              </w:rPr>
              <w:t>1001001</w:t>
            </w:r>
          </w:p>
        </w:tc>
        <w:tc>
          <w:tcPr>
            <w:tcW w:w="0" w:type="auto"/>
            <w:tcBorders>
              <w:top w:val="single" w:sz="4" w:space="0" w:color="auto"/>
              <w:left w:val="single" w:sz="4" w:space="0" w:color="auto"/>
              <w:bottom w:val="single" w:sz="4" w:space="0" w:color="auto"/>
              <w:right w:val="single" w:sz="4" w:space="0" w:color="auto"/>
            </w:tcBorders>
            <w:hideMark/>
          </w:tcPr>
          <w:p w14:paraId="6EAB1C09" w14:textId="77777777" w:rsidR="00B46A03" w:rsidRDefault="00B46A03" w:rsidP="00543790">
            <w:pPr>
              <w:rPr>
                <w:rFonts w:ascii="Courier New" w:hAnsi="Courier New" w:cs="Courier New"/>
              </w:rPr>
            </w:pPr>
            <w:r>
              <w:rPr>
                <w:rFonts w:ascii="Courier New" w:hAnsi="Courier New" w:cs="Courier New"/>
                <w:b/>
              </w:rPr>
              <w:t>01</w:t>
            </w:r>
            <w:r>
              <w:rPr>
                <w:rFonts w:ascii="Courier New" w:hAnsi="Courier New" w:cs="Courier New"/>
              </w:rPr>
              <w:t>XXXXXX</w:t>
            </w:r>
          </w:p>
          <w:p w14:paraId="355F675A" w14:textId="77777777" w:rsidR="00B46A03" w:rsidRDefault="00B46A03" w:rsidP="00543790">
            <w:pPr>
              <w:rPr>
                <w:rFonts w:ascii="Courier New" w:hAnsi="Courier New" w:cs="Courier New"/>
              </w:rPr>
            </w:pPr>
            <w:r>
              <w:rPr>
                <w:rFonts w:ascii="Courier New" w:hAnsi="Courier New" w:cs="Courier New"/>
              </w:rPr>
              <w:t>XXX</w:t>
            </w:r>
            <w:r>
              <w:rPr>
                <w:rFonts w:ascii="Courier New" w:hAnsi="Courier New" w:cs="Courier New"/>
                <w:b/>
              </w:rPr>
              <w:t>10010</w:t>
            </w:r>
          </w:p>
        </w:tc>
        <w:tc>
          <w:tcPr>
            <w:tcW w:w="0" w:type="auto"/>
            <w:tcBorders>
              <w:top w:val="single" w:sz="4" w:space="0" w:color="auto"/>
              <w:left w:val="single" w:sz="4" w:space="0" w:color="auto"/>
              <w:bottom w:val="single" w:sz="4" w:space="0" w:color="auto"/>
              <w:right w:val="single" w:sz="4" w:space="0" w:color="auto"/>
            </w:tcBorders>
            <w:hideMark/>
          </w:tcPr>
          <w:p w14:paraId="280CB8B2" w14:textId="77777777" w:rsidR="00B46A03" w:rsidRPr="00E276B6" w:rsidRDefault="00B46A03" w:rsidP="00543790">
            <w:pPr>
              <w:rPr>
                <w:rFonts w:ascii="Cambria" w:hAnsi="Cambria"/>
              </w:rPr>
            </w:pPr>
            <w:r w:rsidRPr="00E276B6">
              <w:rPr>
                <w:rFonts w:ascii="Cambria" w:hAnsi="Cambria"/>
              </w:rPr>
              <w:t>0x67</w:t>
            </w:r>
          </w:p>
        </w:tc>
        <w:tc>
          <w:tcPr>
            <w:tcW w:w="0" w:type="auto"/>
            <w:tcBorders>
              <w:top w:val="single" w:sz="4" w:space="0" w:color="auto"/>
              <w:left w:val="single" w:sz="4" w:space="0" w:color="auto"/>
              <w:bottom w:val="single" w:sz="4" w:space="0" w:color="auto"/>
              <w:right w:val="single" w:sz="4" w:space="0" w:color="auto"/>
            </w:tcBorders>
            <w:hideMark/>
          </w:tcPr>
          <w:p w14:paraId="0B1645B5" w14:textId="77777777" w:rsidR="00B46A03" w:rsidRPr="00E276B6" w:rsidRDefault="00B46A03" w:rsidP="00543790">
            <w:pPr>
              <w:rPr>
                <w:rFonts w:ascii="Cambria" w:hAnsi="Cambria"/>
              </w:rPr>
            </w:pPr>
            <w:r w:rsidRPr="00E276B6">
              <w:rPr>
                <w:rFonts w:ascii="Cambria" w:hAnsi="Cambria"/>
              </w:rPr>
              <w:t>2</w:t>
            </w:r>
          </w:p>
        </w:tc>
      </w:tr>
      <w:tr w:rsidR="00B46A03" w14:paraId="4A9D993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05E135B" w14:textId="77777777" w:rsidR="00B46A03" w:rsidRPr="00E276B6" w:rsidRDefault="00B46A03" w:rsidP="00543790">
            <w:pPr>
              <w:rPr>
                <w:rFonts w:ascii="Cambria" w:hAnsi="Cambria"/>
              </w:rPr>
            </w:pPr>
            <w:r w:rsidRPr="00E276B6">
              <w:rPr>
                <w:rFonts w:ascii="Cambria" w:hAnsi="Cambria"/>
              </w:rPr>
              <w:t>T</w:t>
            </w:r>
          </w:p>
        </w:tc>
        <w:tc>
          <w:tcPr>
            <w:tcW w:w="0" w:type="auto"/>
            <w:tcBorders>
              <w:top w:val="single" w:sz="4" w:space="0" w:color="auto"/>
              <w:left w:val="single" w:sz="4" w:space="0" w:color="auto"/>
              <w:bottom w:val="single" w:sz="4" w:space="0" w:color="auto"/>
              <w:right w:val="single" w:sz="4" w:space="0" w:color="auto"/>
            </w:tcBorders>
            <w:hideMark/>
          </w:tcPr>
          <w:p w14:paraId="34192928" w14:textId="77777777" w:rsidR="00B46A03" w:rsidRDefault="00B46A03" w:rsidP="00543790">
            <w:pPr>
              <w:rPr>
                <w:rFonts w:ascii="Courier New" w:hAnsi="Courier New" w:cs="Courier New"/>
              </w:rPr>
            </w:pPr>
            <w:r>
              <w:rPr>
                <w:rFonts w:ascii="Courier New" w:hAnsi="Courier New" w:cs="Courier New"/>
              </w:rPr>
              <w:t>1010100</w:t>
            </w:r>
          </w:p>
        </w:tc>
        <w:tc>
          <w:tcPr>
            <w:tcW w:w="0" w:type="auto"/>
            <w:tcBorders>
              <w:top w:val="single" w:sz="4" w:space="0" w:color="auto"/>
              <w:left w:val="single" w:sz="4" w:space="0" w:color="auto"/>
              <w:bottom w:val="single" w:sz="4" w:space="0" w:color="auto"/>
              <w:right w:val="single" w:sz="4" w:space="0" w:color="auto"/>
            </w:tcBorders>
            <w:hideMark/>
          </w:tcPr>
          <w:p w14:paraId="444CA59F" w14:textId="77777777" w:rsidR="00B46A03" w:rsidRDefault="00B46A03" w:rsidP="00543790">
            <w:pPr>
              <w:rPr>
                <w:rFonts w:ascii="Courier New" w:hAnsi="Courier New" w:cs="Courier New"/>
              </w:rPr>
            </w:pPr>
            <w:r>
              <w:rPr>
                <w:rFonts w:ascii="Courier New" w:hAnsi="Courier New" w:cs="Courier New"/>
                <w:b/>
              </w:rPr>
              <w:t>100</w:t>
            </w:r>
            <w:r>
              <w:rPr>
                <w:rFonts w:ascii="Courier New" w:hAnsi="Courier New" w:cs="Courier New"/>
              </w:rPr>
              <w:t>XXXXX</w:t>
            </w:r>
          </w:p>
          <w:p w14:paraId="4B7A8E91" w14:textId="77777777" w:rsidR="00B46A03" w:rsidRDefault="00B46A03" w:rsidP="00543790">
            <w:pPr>
              <w:rPr>
                <w:rFonts w:ascii="Courier New" w:hAnsi="Courier New" w:cs="Courier New"/>
              </w:rPr>
            </w:pPr>
            <w:r>
              <w:rPr>
                <w:rFonts w:ascii="Courier New" w:hAnsi="Courier New" w:cs="Courier New"/>
              </w:rPr>
              <w:t>XXXX</w:t>
            </w:r>
            <w:r>
              <w:rPr>
                <w:rFonts w:ascii="Courier New" w:hAnsi="Courier New" w:cs="Courier New"/>
                <w:b/>
              </w:rPr>
              <w:t>1010</w:t>
            </w:r>
          </w:p>
        </w:tc>
        <w:tc>
          <w:tcPr>
            <w:tcW w:w="0" w:type="auto"/>
            <w:tcBorders>
              <w:top w:val="single" w:sz="4" w:space="0" w:color="auto"/>
              <w:left w:val="single" w:sz="4" w:space="0" w:color="auto"/>
              <w:bottom w:val="single" w:sz="4" w:space="0" w:color="auto"/>
              <w:right w:val="single" w:sz="4" w:space="0" w:color="auto"/>
            </w:tcBorders>
            <w:hideMark/>
          </w:tcPr>
          <w:p w14:paraId="37BC274B" w14:textId="77777777" w:rsidR="00B46A03" w:rsidRPr="00E276B6" w:rsidRDefault="00B46A03" w:rsidP="00543790">
            <w:pPr>
              <w:rPr>
                <w:rFonts w:ascii="Cambria" w:hAnsi="Cambria"/>
              </w:rPr>
            </w:pPr>
            <w:r w:rsidRPr="00E276B6">
              <w:rPr>
                <w:rFonts w:ascii="Cambria" w:hAnsi="Cambria"/>
              </w:rPr>
              <w:t>0x92</w:t>
            </w:r>
          </w:p>
        </w:tc>
        <w:tc>
          <w:tcPr>
            <w:tcW w:w="0" w:type="auto"/>
            <w:tcBorders>
              <w:top w:val="single" w:sz="4" w:space="0" w:color="auto"/>
              <w:left w:val="single" w:sz="4" w:space="0" w:color="auto"/>
              <w:bottom w:val="single" w:sz="4" w:space="0" w:color="auto"/>
              <w:right w:val="single" w:sz="4" w:space="0" w:color="auto"/>
            </w:tcBorders>
            <w:hideMark/>
          </w:tcPr>
          <w:p w14:paraId="483C4130" w14:textId="77777777" w:rsidR="00B46A03" w:rsidRPr="00E276B6" w:rsidRDefault="00B46A03" w:rsidP="00543790">
            <w:pPr>
              <w:rPr>
                <w:rFonts w:ascii="Cambria" w:hAnsi="Cambria"/>
              </w:rPr>
            </w:pPr>
            <w:r w:rsidRPr="00E276B6">
              <w:rPr>
                <w:rFonts w:ascii="Cambria" w:hAnsi="Cambria"/>
              </w:rPr>
              <w:t>3</w:t>
            </w:r>
          </w:p>
        </w:tc>
      </w:tr>
      <w:tr w:rsidR="00B46A03" w14:paraId="32FE1EB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B0BB776" w14:textId="77777777" w:rsidR="00B46A03" w:rsidRPr="00E276B6" w:rsidRDefault="00B46A03" w:rsidP="00543790">
            <w:pPr>
              <w:rPr>
                <w:rFonts w:ascii="Cambria" w:hAnsi="Cambria"/>
              </w:rPr>
            </w:pPr>
            <w:r w:rsidRPr="00E276B6">
              <w:rPr>
                <w:rFonts w:ascii="Cambria" w:hAnsi="Cambria"/>
              </w:rPr>
              <w:t>1</w:t>
            </w:r>
          </w:p>
        </w:tc>
        <w:tc>
          <w:tcPr>
            <w:tcW w:w="0" w:type="auto"/>
            <w:tcBorders>
              <w:top w:val="single" w:sz="4" w:space="0" w:color="auto"/>
              <w:left w:val="single" w:sz="4" w:space="0" w:color="auto"/>
              <w:bottom w:val="single" w:sz="4" w:space="0" w:color="auto"/>
              <w:right w:val="single" w:sz="4" w:space="0" w:color="auto"/>
            </w:tcBorders>
            <w:hideMark/>
          </w:tcPr>
          <w:p w14:paraId="2B89F399" w14:textId="77777777" w:rsidR="00B46A03" w:rsidRDefault="00B46A03" w:rsidP="00543790">
            <w:pPr>
              <w:rPr>
                <w:rFonts w:ascii="Courier New" w:hAnsi="Courier New" w:cs="Courier New"/>
              </w:rPr>
            </w:pPr>
            <w:r>
              <w:rPr>
                <w:rFonts w:ascii="Courier New" w:hAnsi="Courier New" w:cs="Courier New"/>
              </w:rPr>
              <w:t>0110001</w:t>
            </w:r>
          </w:p>
        </w:tc>
        <w:tc>
          <w:tcPr>
            <w:tcW w:w="0" w:type="auto"/>
            <w:tcBorders>
              <w:top w:val="single" w:sz="4" w:space="0" w:color="auto"/>
              <w:left w:val="single" w:sz="4" w:space="0" w:color="auto"/>
              <w:bottom w:val="single" w:sz="4" w:space="0" w:color="auto"/>
              <w:right w:val="single" w:sz="4" w:space="0" w:color="auto"/>
            </w:tcBorders>
            <w:hideMark/>
          </w:tcPr>
          <w:p w14:paraId="6653043B" w14:textId="77777777" w:rsidR="00B46A03" w:rsidRDefault="00B46A03" w:rsidP="00543790">
            <w:pPr>
              <w:rPr>
                <w:rFonts w:ascii="Courier New" w:hAnsi="Courier New" w:cs="Courier New"/>
              </w:rPr>
            </w:pPr>
            <w:r>
              <w:rPr>
                <w:rFonts w:ascii="Courier New" w:hAnsi="Courier New" w:cs="Courier New"/>
                <w:b/>
              </w:rPr>
              <w:t>0001</w:t>
            </w:r>
            <w:r>
              <w:rPr>
                <w:rFonts w:ascii="Courier New" w:hAnsi="Courier New" w:cs="Courier New"/>
              </w:rPr>
              <w:t>XXXX</w:t>
            </w:r>
          </w:p>
          <w:p w14:paraId="19D6287F" w14:textId="77777777" w:rsidR="00B46A03" w:rsidRDefault="00B46A03" w:rsidP="00543790">
            <w:pPr>
              <w:rPr>
                <w:rFonts w:ascii="Courier New" w:hAnsi="Courier New" w:cs="Courier New"/>
              </w:rPr>
            </w:pPr>
            <w:r>
              <w:rPr>
                <w:rFonts w:ascii="Courier New" w:hAnsi="Courier New" w:cs="Courier New"/>
              </w:rPr>
              <w:t>XXXXX</w:t>
            </w:r>
            <w:r>
              <w:rPr>
                <w:rFonts w:ascii="Courier New" w:hAnsi="Courier New" w:cs="Courier New"/>
                <w:b/>
              </w:rPr>
              <w:t>011</w:t>
            </w:r>
          </w:p>
        </w:tc>
        <w:tc>
          <w:tcPr>
            <w:tcW w:w="0" w:type="auto"/>
            <w:tcBorders>
              <w:top w:val="single" w:sz="4" w:space="0" w:color="auto"/>
              <w:left w:val="single" w:sz="4" w:space="0" w:color="auto"/>
              <w:bottom w:val="single" w:sz="4" w:space="0" w:color="auto"/>
              <w:right w:val="single" w:sz="4" w:space="0" w:color="auto"/>
            </w:tcBorders>
            <w:hideMark/>
          </w:tcPr>
          <w:p w14:paraId="47DC5A8A" w14:textId="77777777" w:rsidR="00B46A03" w:rsidRPr="00E276B6" w:rsidRDefault="00B46A03" w:rsidP="00543790">
            <w:pPr>
              <w:rPr>
                <w:rFonts w:ascii="Cambria" w:hAnsi="Cambria"/>
              </w:rPr>
            </w:pPr>
            <w:r w:rsidRPr="00E276B6">
              <w:rPr>
                <w:rFonts w:ascii="Cambria" w:hAnsi="Cambria"/>
              </w:rPr>
              <w:t>0x1A</w:t>
            </w:r>
          </w:p>
        </w:tc>
        <w:tc>
          <w:tcPr>
            <w:tcW w:w="0" w:type="auto"/>
            <w:tcBorders>
              <w:top w:val="single" w:sz="4" w:space="0" w:color="auto"/>
              <w:left w:val="single" w:sz="4" w:space="0" w:color="auto"/>
              <w:bottom w:val="single" w:sz="4" w:space="0" w:color="auto"/>
              <w:right w:val="single" w:sz="4" w:space="0" w:color="auto"/>
            </w:tcBorders>
            <w:hideMark/>
          </w:tcPr>
          <w:p w14:paraId="6B8A4822" w14:textId="77777777" w:rsidR="00B46A03" w:rsidRPr="00E276B6" w:rsidRDefault="00B46A03" w:rsidP="00543790">
            <w:pPr>
              <w:rPr>
                <w:rFonts w:ascii="Cambria" w:hAnsi="Cambria"/>
              </w:rPr>
            </w:pPr>
            <w:r w:rsidRPr="00E276B6">
              <w:rPr>
                <w:rFonts w:ascii="Cambria" w:hAnsi="Cambria"/>
              </w:rPr>
              <w:t>4</w:t>
            </w:r>
          </w:p>
        </w:tc>
      </w:tr>
      <w:tr w:rsidR="00B46A03" w14:paraId="771EB9F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9EC13C9" w14:textId="77777777" w:rsidR="00B46A03" w:rsidRPr="00E276B6" w:rsidRDefault="00B46A03" w:rsidP="00543790">
            <w:pPr>
              <w:rPr>
                <w:rFonts w:ascii="Cambria" w:hAnsi="Cambria"/>
              </w:rPr>
            </w:pPr>
            <w:r w:rsidRPr="00E276B6">
              <w:rPr>
                <w:rFonts w:ascii="Cambria" w:hAnsi="Cambria"/>
              </w:rPr>
              <w:t>2</w:t>
            </w:r>
          </w:p>
        </w:tc>
        <w:tc>
          <w:tcPr>
            <w:tcW w:w="0" w:type="auto"/>
            <w:tcBorders>
              <w:top w:val="single" w:sz="4" w:space="0" w:color="auto"/>
              <w:left w:val="single" w:sz="4" w:space="0" w:color="auto"/>
              <w:bottom w:val="single" w:sz="4" w:space="0" w:color="auto"/>
              <w:right w:val="single" w:sz="4" w:space="0" w:color="auto"/>
            </w:tcBorders>
            <w:hideMark/>
          </w:tcPr>
          <w:p w14:paraId="50BFFBA8" w14:textId="77777777" w:rsidR="00B46A03" w:rsidRDefault="00B46A03" w:rsidP="00543790">
            <w:pPr>
              <w:rPr>
                <w:rFonts w:ascii="Courier New" w:hAnsi="Courier New" w:cs="Courier New"/>
              </w:rPr>
            </w:pPr>
            <w:r>
              <w:rPr>
                <w:rFonts w:ascii="Courier New" w:hAnsi="Courier New" w:cs="Courier New"/>
              </w:rPr>
              <w:t>0110010</w:t>
            </w:r>
          </w:p>
        </w:tc>
        <w:tc>
          <w:tcPr>
            <w:tcW w:w="0" w:type="auto"/>
            <w:tcBorders>
              <w:top w:val="single" w:sz="4" w:space="0" w:color="auto"/>
              <w:left w:val="single" w:sz="4" w:space="0" w:color="auto"/>
              <w:bottom w:val="single" w:sz="4" w:space="0" w:color="auto"/>
              <w:right w:val="single" w:sz="4" w:space="0" w:color="auto"/>
            </w:tcBorders>
            <w:hideMark/>
          </w:tcPr>
          <w:p w14:paraId="70263C9C" w14:textId="77777777" w:rsidR="00B46A03" w:rsidRDefault="00B46A03" w:rsidP="00543790">
            <w:pPr>
              <w:rPr>
                <w:rFonts w:ascii="Courier New" w:hAnsi="Courier New" w:cs="Courier New"/>
              </w:rPr>
            </w:pPr>
            <w:r>
              <w:rPr>
                <w:rFonts w:ascii="Courier New" w:hAnsi="Courier New" w:cs="Courier New"/>
                <w:b/>
              </w:rPr>
              <w:t>10010</w:t>
            </w:r>
            <w:r>
              <w:rPr>
                <w:rFonts w:ascii="Courier New" w:hAnsi="Courier New" w:cs="Courier New"/>
              </w:rPr>
              <w:t>XXX</w:t>
            </w:r>
          </w:p>
          <w:p w14:paraId="05F0320C" w14:textId="77777777" w:rsidR="00B46A03" w:rsidRDefault="00B46A03" w:rsidP="00543790">
            <w:pPr>
              <w:rPr>
                <w:rFonts w:ascii="Courier New" w:hAnsi="Courier New" w:cs="Courier New"/>
              </w:rPr>
            </w:pPr>
            <w:r>
              <w:rPr>
                <w:rFonts w:ascii="Courier New" w:hAnsi="Courier New" w:cs="Courier New"/>
              </w:rPr>
              <w:t>XXXXXX</w:t>
            </w:r>
            <w:r>
              <w:rPr>
                <w:rFonts w:ascii="Courier New" w:hAnsi="Courier New" w:cs="Courier New"/>
                <w:b/>
              </w:rPr>
              <w:t>01</w:t>
            </w:r>
          </w:p>
        </w:tc>
        <w:tc>
          <w:tcPr>
            <w:tcW w:w="0" w:type="auto"/>
            <w:tcBorders>
              <w:top w:val="single" w:sz="4" w:space="0" w:color="auto"/>
              <w:left w:val="single" w:sz="4" w:space="0" w:color="auto"/>
              <w:bottom w:val="single" w:sz="4" w:space="0" w:color="auto"/>
              <w:right w:val="single" w:sz="4" w:space="0" w:color="auto"/>
            </w:tcBorders>
            <w:hideMark/>
          </w:tcPr>
          <w:p w14:paraId="6ABCB61F" w14:textId="77777777" w:rsidR="00B46A03" w:rsidRPr="00E276B6" w:rsidRDefault="00B46A03" w:rsidP="00543790">
            <w:pPr>
              <w:rPr>
                <w:rFonts w:ascii="Cambria" w:hAnsi="Cambria"/>
              </w:rPr>
            </w:pPr>
            <w:r w:rsidRPr="00E276B6">
              <w:rPr>
                <w:rFonts w:ascii="Cambria" w:hAnsi="Cambria"/>
              </w:rPr>
              <w:t>0x93</w:t>
            </w:r>
          </w:p>
        </w:tc>
        <w:tc>
          <w:tcPr>
            <w:tcW w:w="0" w:type="auto"/>
            <w:tcBorders>
              <w:top w:val="single" w:sz="4" w:space="0" w:color="auto"/>
              <w:left w:val="single" w:sz="4" w:space="0" w:color="auto"/>
              <w:bottom w:val="single" w:sz="4" w:space="0" w:color="auto"/>
              <w:right w:val="single" w:sz="4" w:space="0" w:color="auto"/>
            </w:tcBorders>
            <w:hideMark/>
          </w:tcPr>
          <w:p w14:paraId="64A3B334" w14:textId="77777777" w:rsidR="00B46A03" w:rsidRPr="00E276B6" w:rsidRDefault="00B46A03" w:rsidP="00543790">
            <w:pPr>
              <w:rPr>
                <w:rFonts w:ascii="Cambria" w:hAnsi="Cambria"/>
              </w:rPr>
            </w:pPr>
            <w:r w:rsidRPr="00E276B6">
              <w:rPr>
                <w:rFonts w:ascii="Cambria" w:hAnsi="Cambria"/>
              </w:rPr>
              <w:t>5</w:t>
            </w:r>
          </w:p>
        </w:tc>
      </w:tr>
      <w:tr w:rsidR="00B46A03" w14:paraId="2339076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0D11E08" w14:textId="77777777" w:rsidR="00B46A03" w:rsidRPr="00E276B6" w:rsidRDefault="00B46A03" w:rsidP="00543790">
            <w:pPr>
              <w:rPr>
                <w:rFonts w:ascii="Cambria" w:hAnsi="Cambria"/>
              </w:rPr>
            </w:pPr>
            <w:r w:rsidRPr="00E276B6">
              <w:rPr>
                <w:rFonts w:ascii="Cambria" w:hAnsi="Cambria"/>
              </w:rPr>
              <w:t>3</w:t>
            </w:r>
          </w:p>
        </w:tc>
        <w:tc>
          <w:tcPr>
            <w:tcW w:w="0" w:type="auto"/>
            <w:tcBorders>
              <w:top w:val="single" w:sz="4" w:space="0" w:color="auto"/>
              <w:left w:val="single" w:sz="4" w:space="0" w:color="auto"/>
              <w:bottom w:val="single" w:sz="4" w:space="0" w:color="auto"/>
              <w:right w:val="single" w:sz="4" w:space="0" w:color="auto"/>
            </w:tcBorders>
            <w:hideMark/>
          </w:tcPr>
          <w:p w14:paraId="217A08ED" w14:textId="77777777" w:rsidR="00B46A03" w:rsidRDefault="00B46A03" w:rsidP="00543790">
            <w:pPr>
              <w:rPr>
                <w:rFonts w:ascii="Courier New" w:hAnsi="Courier New" w:cs="Courier New"/>
              </w:rPr>
            </w:pPr>
            <w:r>
              <w:rPr>
                <w:rFonts w:ascii="Courier New" w:hAnsi="Courier New" w:cs="Courier New"/>
              </w:rPr>
              <w:t>0110011</w:t>
            </w:r>
          </w:p>
        </w:tc>
        <w:tc>
          <w:tcPr>
            <w:tcW w:w="0" w:type="auto"/>
            <w:tcBorders>
              <w:top w:val="single" w:sz="4" w:space="0" w:color="auto"/>
              <w:left w:val="single" w:sz="4" w:space="0" w:color="auto"/>
              <w:bottom w:val="single" w:sz="4" w:space="0" w:color="auto"/>
              <w:right w:val="single" w:sz="4" w:space="0" w:color="auto"/>
            </w:tcBorders>
            <w:hideMark/>
          </w:tcPr>
          <w:p w14:paraId="61B534DA" w14:textId="77777777" w:rsidR="00B46A03" w:rsidRDefault="00B46A03" w:rsidP="00543790">
            <w:pPr>
              <w:rPr>
                <w:rFonts w:ascii="Courier New" w:hAnsi="Courier New" w:cs="Courier New"/>
              </w:rPr>
            </w:pPr>
            <w:r>
              <w:rPr>
                <w:rFonts w:ascii="Courier New" w:hAnsi="Courier New" w:cs="Courier New"/>
                <w:b/>
              </w:rPr>
              <w:t>110011</w:t>
            </w:r>
            <w:r>
              <w:rPr>
                <w:rFonts w:ascii="Courier New" w:hAnsi="Courier New" w:cs="Courier New"/>
              </w:rPr>
              <w:t>XX</w:t>
            </w:r>
          </w:p>
          <w:p w14:paraId="7FB97758" w14:textId="77777777" w:rsidR="00B46A03" w:rsidRDefault="00B46A03" w:rsidP="00543790">
            <w:pPr>
              <w:rPr>
                <w:rFonts w:ascii="Courier New" w:hAnsi="Courier New" w:cs="Courier New"/>
              </w:rPr>
            </w:pPr>
            <w:r>
              <w:rPr>
                <w:rFonts w:ascii="Courier New" w:hAnsi="Courier New" w:cs="Courier New"/>
              </w:rPr>
              <w:t>XXXXXXX</w:t>
            </w:r>
            <w:r>
              <w:rPr>
                <w:rFonts w:ascii="Courier New" w:hAnsi="Courier New" w:cs="Courier New"/>
                <w:b/>
              </w:rPr>
              <w:t>0</w:t>
            </w:r>
          </w:p>
        </w:tc>
        <w:tc>
          <w:tcPr>
            <w:tcW w:w="0" w:type="auto"/>
            <w:tcBorders>
              <w:top w:val="single" w:sz="4" w:space="0" w:color="auto"/>
              <w:left w:val="single" w:sz="4" w:space="0" w:color="auto"/>
              <w:bottom w:val="single" w:sz="4" w:space="0" w:color="auto"/>
              <w:right w:val="single" w:sz="4" w:space="0" w:color="auto"/>
            </w:tcBorders>
            <w:hideMark/>
          </w:tcPr>
          <w:p w14:paraId="0924573E" w14:textId="77777777" w:rsidR="00B46A03" w:rsidRPr="00E276B6" w:rsidRDefault="00B46A03" w:rsidP="00543790">
            <w:pPr>
              <w:rPr>
                <w:rFonts w:ascii="Cambria" w:hAnsi="Cambria"/>
              </w:rPr>
            </w:pPr>
            <w:r w:rsidRPr="00E276B6">
              <w:rPr>
                <w:rFonts w:ascii="Cambria" w:hAnsi="Cambria"/>
              </w:rPr>
              <w:t>0xCD</w:t>
            </w:r>
          </w:p>
        </w:tc>
        <w:tc>
          <w:tcPr>
            <w:tcW w:w="0" w:type="auto"/>
            <w:tcBorders>
              <w:top w:val="single" w:sz="4" w:space="0" w:color="auto"/>
              <w:left w:val="single" w:sz="4" w:space="0" w:color="auto"/>
              <w:bottom w:val="single" w:sz="4" w:space="0" w:color="auto"/>
              <w:right w:val="single" w:sz="4" w:space="0" w:color="auto"/>
            </w:tcBorders>
            <w:hideMark/>
          </w:tcPr>
          <w:p w14:paraId="5233AB22" w14:textId="77777777" w:rsidR="00B46A03" w:rsidRPr="00E276B6" w:rsidRDefault="00B46A03" w:rsidP="00543790">
            <w:pPr>
              <w:rPr>
                <w:rFonts w:ascii="Cambria" w:hAnsi="Cambria"/>
              </w:rPr>
            </w:pPr>
            <w:r w:rsidRPr="00E276B6">
              <w:rPr>
                <w:rFonts w:ascii="Cambria" w:hAnsi="Cambria"/>
              </w:rPr>
              <w:t>6</w:t>
            </w:r>
          </w:p>
        </w:tc>
      </w:tr>
      <w:tr w:rsidR="00B46A03" w14:paraId="677A9BAF"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5DDCC76A" w14:textId="77777777" w:rsidR="00B46A03" w:rsidRPr="00E276B6" w:rsidRDefault="00B46A03" w:rsidP="00543790">
            <w:pPr>
              <w:rPr>
                <w:rFonts w:ascii="Cambria" w:hAnsi="Cambria"/>
              </w:rPr>
            </w:pPr>
            <w:r w:rsidRPr="00E276B6">
              <w:rPr>
                <w:rFonts w:ascii="Cambria" w:hAnsi="Cambria"/>
              </w:rPr>
              <w:t>4</w:t>
            </w:r>
          </w:p>
        </w:tc>
        <w:tc>
          <w:tcPr>
            <w:tcW w:w="0" w:type="auto"/>
            <w:tcBorders>
              <w:top w:val="single" w:sz="4" w:space="0" w:color="auto"/>
              <w:left w:val="single" w:sz="4" w:space="0" w:color="auto"/>
              <w:bottom w:val="single" w:sz="4" w:space="0" w:color="auto"/>
              <w:right w:val="single" w:sz="4" w:space="0" w:color="auto"/>
            </w:tcBorders>
            <w:hideMark/>
          </w:tcPr>
          <w:p w14:paraId="79DB09AB" w14:textId="77777777" w:rsidR="00B46A03" w:rsidRDefault="00B46A03" w:rsidP="00543790">
            <w:pPr>
              <w:rPr>
                <w:rFonts w:ascii="Courier New" w:hAnsi="Courier New" w:cs="Courier New"/>
              </w:rPr>
            </w:pPr>
            <w:r>
              <w:rPr>
                <w:rFonts w:ascii="Courier New" w:hAnsi="Courier New" w:cs="Courier New"/>
              </w:rPr>
              <w:t>0110100</w:t>
            </w:r>
          </w:p>
        </w:tc>
        <w:tc>
          <w:tcPr>
            <w:tcW w:w="0" w:type="auto"/>
            <w:tcBorders>
              <w:top w:val="single" w:sz="4" w:space="0" w:color="auto"/>
              <w:left w:val="single" w:sz="4" w:space="0" w:color="auto"/>
              <w:bottom w:val="single" w:sz="4" w:space="0" w:color="auto"/>
              <w:right w:val="single" w:sz="4" w:space="0" w:color="auto"/>
            </w:tcBorders>
            <w:hideMark/>
          </w:tcPr>
          <w:p w14:paraId="630ECEFE" w14:textId="77777777" w:rsidR="00B46A03" w:rsidRDefault="00B46A03" w:rsidP="00543790">
            <w:pPr>
              <w:rPr>
                <w:rFonts w:ascii="Courier New" w:hAnsi="Courier New" w:cs="Courier New"/>
              </w:rPr>
            </w:pPr>
            <w:r>
              <w:rPr>
                <w:rFonts w:ascii="Courier New" w:hAnsi="Courier New" w:cs="Courier New"/>
                <w:b/>
              </w:rPr>
              <w:t>0110100</w:t>
            </w:r>
            <w:r>
              <w:rPr>
                <w:rFonts w:ascii="Courier New" w:hAnsi="Courier New" w:cs="Courier New"/>
              </w:rPr>
              <w:t>X</w:t>
            </w:r>
          </w:p>
        </w:tc>
        <w:tc>
          <w:tcPr>
            <w:tcW w:w="0" w:type="auto"/>
            <w:tcBorders>
              <w:top w:val="single" w:sz="4" w:space="0" w:color="auto"/>
              <w:left w:val="single" w:sz="4" w:space="0" w:color="auto"/>
              <w:bottom w:val="single" w:sz="4" w:space="0" w:color="auto"/>
              <w:right w:val="single" w:sz="4" w:space="0" w:color="auto"/>
            </w:tcBorders>
            <w:hideMark/>
          </w:tcPr>
          <w:p w14:paraId="4A27D970" w14:textId="77777777" w:rsidR="00B46A03" w:rsidRPr="00E276B6" w:rsidRDefault="00B46A03" w:rsidP="00543790">
            <w:pPr>
              <w:rPr>
                <w:rFonts w:ascii="Cambria" w:hAnsi="Cambria"/>
              </w:rPr>
            </w:pPr>
            <w:r w:rsidRPr="00E276B6">
              <w:rPr>
                <w:rFonts w:ascii="Cambria" w:hAnsi="Cambria"/>
              </w:rPr>
              <w:t>0x68</w:t>
            </w:r>
          </w:p>
        </w:tc>
        <w:tc>
          <w:tcPr>
            <w:tcW w:w="0" w:type="auto"/>
            <w:tcBorders>
              <w:top w:val="single" w:sz="4" w:space="0" w:color="auto"/>
              <w:left w:val="single" w:sz="4" w:space="0" w:color="auto"/>
              <w:bottom w:val="single" w:sz="4" w:space="0" w:color="auto"/>
              <w:right w:val="single" w:sz="4" w:space="0" w:color="auto"/>
            </w:tcBorders>
            <w:hideMark/>
          </w:tcPr>
          <w:p w14:paraId="75CD7E7E" w14:textId="77777777" w:rsidR="00B46A03" w:rsidRPr="00E276B6" w:rsidRDefault="00B46A03" w:rsidP="00543790">
            <w:pPr>
              <w:keepNext/>
              <w:rPr>
                <w:rFonts w:ascii="Cambria" w:hAnsi="Cambria"/>
              </w:rPr>
            </w:pPr>
            <w:r w:rsidRPr="00E276B6">
              <w:rPr>
                <w:rFonts w:ascii="Cambria" w:hAnsi="Cambria"/>
              </w:rPr>
              <w:t>7</w:t>
            </w:r>
          </w:p>
        </w:tc>
      </w:tr>
    </w:tbl>
    <w:p w14:paraId="65B388C6" w14:textId="3A8CEC52"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76</w:t>
      </w:r>
      <w:r>
        <w:rPr>
          <w:noProof/>
        </w:rPr>
        <w:fldChar w:fldCharType="end"/>
      </w:r>
      <w:r>
        <w:t>: Example of DFDL Standard Encoding X-DFDL-US-ASCII-7-BIT-PACKED</w:t>
      </w:r>
    </w:p>
    <w:p w14:paraId="33930BF7" w14:textId="77777777" w:rsidR="00B46A03" w:rsidRDefault="00B46A03" w:rsidP="00B46A03">
      <w:r>
        <w:lastRenderedPageBreak/>
        <w:t>The bits corresponding to the characters are shown in distinct colors below. The characters that each bit contributes to are written below each of the bits and in the corresponding color.</w:t>
      </w:r>
    </w:p>
    <w:p w14:paraId="2B3EDC1F"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color w:val="C00000"/>
        </w:rPr>
      </w:pPr>
      <w:r>
        <w:rPr>
          <w:color w:val="FF0000"/>
        </w:rPr>
        <w:t xml:space="preserve">     0</w:t>
      </w:r>
      <w:r>
        <w:t xml:space="preserve">1010101 </w:t>
      </w:r>
      <w:r>
        <w:rPr>
          <w:color w:val="92D050"/>
        </w:rPr>
        <w:t>01</w:t>
      </w:r>
      <w:r>
        <w:rPr>
          <w:color w:val="FF0000"/>
        </w:rPr>
        <w:t>100111</w:t>
      </w:r>
      <w:r>
        <w:t xml:space="preserve"> </w:t>
      </w:r>
      <w:r>
        <w:rPr>
          <w:color w:val="7030A0"/>
        </w:rPr>
        <w:t>100</w:t>
      </w:r>
      <w:r>
        <w:rPr>
          <w:color w:val="92D050"/>
        </w:rPr>
        <w:t>10010</w:t>
      </w:r>
      <w:r>
        <w:t xml:space="preserve"> </w:t>
      </w:r>
      <w:r>
        <w:rPr>
          <w:color w:val="FFC000"/>
        </w:rPr>
        <w:t>0001</w:t>
      </w:r>
      <w:r>
        <w:rPr>
          <w:color w:val="7030A0"/>
        </w:rPr>
        <w:t>1010</w:t>
      </w:r>
      <w:r>
        <w:t xml:space="preserve"> </w:t>
      </w:r>
      <w:r>
        <w:rPr>
          <w:color w:val="00B0F0"/>
        </w:rPr>
        <w:t>10010</w:t>
      </w:r>
      <w:r>
        <w:rPr>
          <w:color w:val="FFC000"/>
        </w:rPr>
        <w:t>011</w:t>
      </w:r>
      <w:r>
        <w:t xml:space="preserve"> </w:t>
      </w:r>
      <w:r>
        <w:rPr>
          <w:color w:val="C00000"/>
        </w:rPr>
        <w:t>110011</w:t>
      </w:r>
      <w:r>
        <w:rPr>
          <w:color w:val="00B0F0"/>
        </w:rPr>
        <w:t>01</w:t>
      </w:r>
      <w:r>
        <w:t xml:space="preserve"> 0110100</w:t>
      </w:r>
      <w:r>
        <w:rPr>
          <w:color w:val="C00000"/>
        </w:rPr>
        <w:t>0</w:t>
      </w:r>
    </w:p>
    <w:p w14:paraId="258F5F7D"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Byte -----1-- -----2-- -----3-- -----4-- -----5-- -----6-- -----7--</w:t>
      </w:r>
    </w:p>
    <w:p w14:paraId="084F0A2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 xml:space="preserve">Char </w:t>
      </w:r>
      <w:r>
        <w:rPr>
          <w:color w:val="FF0000"/>
        </w:rPr>
        <w:t>N</w:t>
      </w:r>
      <w:r>
        <w:t xml:space="preserve">UUUUUUU </w:t>
      </w:r>
      <w:r>
        <w:rPr>
          <w:color w:val="92D050"/>
        </w:rPr>
        <w:t>II</w:t>
      </w:r>
      <w:r>
        <w:rPr>
          <w:color w:val="FF0000"/>
        </w:rPr>
        <w:t xml:space="preserve">NNNNNN </w:t>
      </w:r>
      <w:r>
        <w:rPr>
          <w:color w:val="7030A0"/>
        </w:rPr>
        <w:t>TTT</w:t>
      </w:r>
      <w:r>
        <w:rPr>
          <w:color w:val="92D050"/>
        </w:rPr>
        <w:t>IIIII</w:t>
      </w:r>
      <w:r>
        <w:t xml:space="preserve"> </w:t>
      </w:r>
      <w:r>
        <w:rPr>
          <w:color w:val="FFC000"/>
        </w:rPr>
        <w:t>1111</w:t>
      </w:r>
      <w:r>
        <w:rPr>
          <w:color w:val="7030A0"/>
        </w:rPr>
        <w:t>TTTT</w:t>
      </w:r>
      <w:r>
        <w:t xml:space="preserve"> </w:t>
      </w:r>
      <w:r>
        <w:rPr>
          <w:color w:val="00B0F0"/>
        </w:rPr>
        <w:t>22222</w:t>
      </w:r>
      <w:r>
        <w:rPr>
          <w:color w:val="FFC000"/>
        </w:rPr>
        <w:t>111</w:t>
      </w:r>
      <w:r>
        <w:t xml:space="preserve"> </w:t>
      </w:r>
      <w:r>
        <w:rPr>
          <w:color w:val="C00000"/>
        </w:rPr>
        <w:t>333333</w:t>
      </w:r>
      <w:r>
        <w:rPr>
          <w:color w:val="00B0F0"/>
        </w:rPr>
        <w:t xml:space="preserve">22 </w:t>
      </w:r>
      <w:r>
        <w:t>4444444</w:t>
      </w:r>
      <w:r>
        <w:rPr>
          <w:color w:val="C00000"/>
        </w:rPr>
        <w:t>3</w:t>
      </w:r>
      <w:r>
        <w:t xml:space="preserve"> </w:t>
      </w:r>
    </w:p>
    <w:p w14:paraId="5B45B93C" w14:textId="77777777" w:rsidR="00B46A03" w:rsidRDefault="00B46A03" w:rsidP="00B46A03">
      <w:r>
        <w:t xml:space="preserve">This kind of data is often better visualized by numbering the bytes in the opposite direction that is </w:t>
      </w:r>
      <w:r>
        <w:rPr>
          <w:i/>
        </w:rPr>
        <w:t>right to left</w:t>
      </w:r>
      <w:r>
        <w:t>, which leads to this presentation:</w:t>
      </w:r>
    </w:p>
    <w:p w14:paraId="1CE013AE" w14:textId="77777777" w:rsidR="00B46A03" w:rsidRDefault="00B46A03" w:rsidP="00B46A03">
      <w:pPr>
        <w:pStyle w:val="Codeblock0"/>
        <w:pBdr>
          <w:top w:val="single" w:sz="4" w:space="1" w:color="auto"/>
          <w:left w:val="single" w:sz="4" w:space="4" w:color="auto"/>
          <w:bottom w:val="single" w:sz="4" w:space="1" w:color="auto"/>
          <w:right w:val="single" w:sz="4" w:space="4" w:color="auto"/>
        </w:pBdr>
        <w:rPr>
          <w:color w:val="FF0000"/>
        </w:rPr>
      </w:pPr>
      <w:r>
        <w:rPr>
          <w:color w:val="FF0000"/>
        </w:rPr>
        <w:t xml:space="preserve">     </w:t>
      </w:r>
      <w:r>
        <w:t>0110100</w:t>
      </w:r>
      <w:r>
        <w:rPr>
          <w:color w:val="FF0000"/>
        </w:rPr>
        <w:t>0 110011</w:t>
      </w:r>
      <w:r>
        <w:rPr>
          <w:color w:val="00B0F0"/>
        </w:rPr>
        <w:t>01 10010</w:t>
      </w:r>
      <w:r>
        <w:rPr>
          <w:color w:val="FFC000"/>
        </w:rPr>
        <w:t>011 0001</w:t>
      </w:r>
      <w:r>
        <w:rPr>
          <w:color w:val="7030A0"/>
        </w:rPr>
        <w:t>1010 100</w:t>
      </w:r>
      <w:r>
        <w:rPr>
          <w:color w:val="92D050"/>
        </w:rPr>
        <w:t>10010 01</w:t>
      </w:r>
      <w:r>
        <w:rPr>
          <w:color w:val="FF0000"/>
        </w:rPr>
        <w:t>100111 0</w:t>
      </w:r>
      <w:r>
        <w:t>1010101</w:t>
      </w:r>
      <w:r>
        <w:rPr>
          <w:color w:val="FF0000"/>
        </w:rPr>
        <w:t xml:space="preserve">     </w:t>
      </w:r>
    </w:p>
    <w:p w14:paraId="5B5FCEBB"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Byte -----7-- -----6-- -----5-- -----4-- -----3-- -----2-- -----1--</w:t>
      </w:r>
    </w:p>
    <w:p w14:paraId="058AB195" w14:textId="77777777" w:rsidR="00B46A03" w:rsidRDefault="00B46A03" w:rsidP="00B46A03">
      <w:pPr>
        <w:pStyle w:val="Codeblock0"/>
        <w:pBdr>
          <w:top w:val="single" w:sz="4" w:space="1" w:color="auto"/>
          <w:left w:val="single" w:sz="4" w:space="4" w:color="auto"/>
          <w:bottom w:val="single" w:sz="4" w:space="1" w:color="auto"/>
          <w:right w:val="single" w:sz="4" w:space="4" w:color="auto"/>
        </w:pBdr>
      </w:pPr>
      <w:r>
        <w:t>Char 4444444</w:t>
      </w:r>
      <w:r>
        <w:rPr>
          <w:color w:val="FF0000"/>
        </w:rPr>
        <w:t>3 333333</w:t>
      </w:r>
      <w:r>
        <w:rPr>
          <w:color w:val="00B0F0"/>
        </w:rPr>
        <w:t>22 22222</w:t>
      </w:r>
      <w:r>
        <w:rPr>
          <w:color w:val="FFC000"/>
        </w:rPr>
        <w:t>111 1111</w:t>
      </w:r>
      <w:r>
        <w:rPr>
          <w:color w:val="7030A0"/>
        </w:rPr>
        <w:t>TTTT TTT</w:t>
      </w:r>
      <w:r>
        <w:rPr>
          <w:color w:val="92D050"/>
        </w:rPr>
        <w:t>IIIII II</w:t>
      </w:r>
      <w:r>
        <w:rPr>
          <w:color w:val="FF0000"/>
        </w:rPr>
        <w:t>NNNNNN N</w:t>
      </w:r>
      <w:r>
        <w:t xml:space="preserve">UUUUUUU </w:t>
      </w:r>
    </w:p>
    <w:p w14:paraId="34CB45D8" w14:textId="77777777" w:rsidR="00B46A03" w:rsidRDefault="00B46A03" w:rsidP="00B46A03">
      <w:r>
        <w:t xml:space="preserve">In the above, the bits corresponding to each character code unit are more easily recognized, but the characters appear right-to-left (i.e., backward for English). </w:t>
      </w:r>
    </w:p>
    <w:p w14:paraId="75434974"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788" w:name="__RefHeading__675_850263481"/>
      <w:bookmarkStart w:id="12789" w:name="_Toc393814657"/>
      <w:bookmarkStart w:id="12790" w:name="_Toc62570263"/>
      <w:bookmarkStart w:id="12791" w:name="_Toc210216985"/>
      <w:bookmarkStart w:id="12792" w:name="_Toc219441117"/>
      <w:bookmarkEnd w:id="12788"/>
      <w:r>
        <w:rPr>
          <w:rFonts w:eastAsia="Times New Roman"/>
        </w:rPr>
        <w:t>Example 2</w:t>
      </w:r>
      <w:bookmarkEnd w:id="12789"/>
      <w:bookmarkEnd w:id="12790"/>
      <w:bookmarkEnd w:id="12791"/>
      <w:bookmarkEnd w:id="12792"/>
    </w:p>
    <w:p w14:paraId="3165ED1D" w14:textId="77777777" w:rsidR="00B46A03" w:rsidRDefault="00B46A03" w:rsidP="00B46A03">
      <w:r>
        <w:t xml:space="preserve">The bits below represent a 3-bit unsigned integer containing value 7, followed by the ASCII string 'ABC' followed by the ASCII DEL character (character code 0x7F). This illustrates a string not beginning on a byte boundary. Again, the bit ordering is least-significant-bit first. </w:t>
      </w:r>
    </w:p>
    <w:p w14:paraId="2E4642AF" w14:textId="77777777" w:rsidR="00B46A03" w:rsidRDefault="00B46A03" w:rsidP="00B46A03">
      <w:r>
        <w:t xml:space="preserve">The bits are written in increasing position and place value from </w:t>
      </w:r>
      <w:r>
        <w:rPr>
          <w:i/>
        </w:rPr>
        <w:t>right-to-left</w:t>
      </w:r>
      <w:r>
        <w:t>:</w:t>
      </w:r>
    </w:p>
    <w:p w14:paraId="5879028C"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1111111 1000011 1000010 1000001 111</w:t>
      </w:r>
    </w:p>
    <w:p w14:paraId="35639FEF"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DEL     C       B       A       7</w:t>
      </w:r>
    </w:p>
    <w:p w14:paraId="49FB5CF4" w14:textId="77777777" w:rsidR="00B46A03" w:rsidRDefault="00B46A03" w:rsidP="00B46A03">
      <w:r>
        <w:t>In the above example, if one numbers the bits from the right, starting with position 1, the character code for 'A' occupies bits 4 to 10. Ifone divides the data above into bytes with vertical bars one must start on the right to get:</w:t>
      </w:r>
    </w:p>
    <w:p w14:paraId="4B29E145"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char:      DEL       C       B         A     </w:t>
      </w:r>
    </w:p>
    <w:p w14:paraId="20B3EBBC"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bits:     01111111 | 1000011 1 |000010 10 | 00001 111</w:t>
      </w:r>
    </w:p>
    <w:p w14:paraId="316752B4"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byte:     7F         87         1C          0F</w:t>
      </w:r>
    </w:p>
    <w:p w14:paraId="63DCA133" w14:textId="77777777" w:rsidR="00B46A03" w:rsidRDefault="00B46A03" w:rsidP="00B46A03">
      <w:pPr>
        <w:pBdr>
          <w:top w:val="single" w:sz="4" w:space="1" w:color="auto"/>
          <w:left w:val="single" w:sz="4" w:space="4" w:color="auto"/>
          <w:bottom w:val="single" w:sz="4" w:space="1" w:color="auto"/>
          <w:right w:val="single" w:sz="4" w:space="4" w:color="auto"/>
        </w:pBdr>
        <w:shd w:val="clear" w:color="auto" w:fill="F3F3F3"/>
        <w:spacing w:after="0"/>
        <w:rPr>
          <w:rFonts w:ascii="Courier New" w:hAnsi="Courier New" w:cs="Courier New"/>
          <w:noProof/>
          <w:sz w:val="18"/>
          <w:lang w:eastAsia="en-GB"/>
        </w:rPr>
      </w:pPr>
      <w:r>
        <w:rPr>
          <w:rFonts w:ascii="Courier New" w:hAnsi="Courier New" w:cs="Courier New"/>
          <w:noProof/>
          <w:sz w:val="18"/>
          <w:lang w:eastAsia="en-GB"/>
        </w:rPr>
        <w:t xml:space="preserve"> byte pos: 4          3          2           1</w:t>
      </w:r>
      <w:bookmarkStart w:id="12793" w:name="__RefHeading__1786_906098299"/>
      <w:bookmarkStart w:id="12794" w:name="_Toc384991129"/>
      <w:bookmarkStart w:id="12795" w:name="_Toc391372314"/>
      <w:bookmarkStart w:id="12796" w:name="_Toc393814658"/>
      <w:bookmarkEnd w:id="12793"/>
      <w:bookmarkEnd w:id="12794"/>
      <w:bookmarkEnd w:id="12795"/>
    </w:p>
    <w:p w14:paraId="22210B41" w14:textId="77777777" w:rsidR="00B46A03" w:rsidRDefault="00B46A03" w:rsidP="00B46A03">
      <w:pPr>
        <w:pStyle w:val="Heading2"/>
        <w:tabs>
          <w:tab w:val="clear" w:pos="540"/>
          <w:tab w:val="clear" w:pos="700"/>
        </w:tabs>
        <w:suppressAutoHyphens w:val="0"/>
        <w:spacing w:before="120" w:after="60" w:line="240" w:lineRule="auto"/>
        <w:ind w:left="576" w:hanging="576"/>
      </w:pPr>
      <w:r>
        <w:br w:type="page"/>
      </w:r>
      <w:bookmarkStart w:id="12797" w:name="_Toc62570264"/>
      <w:bookmarkStart w:id="12798" w:name="_Toc210216986"/>
      <w:bookmarkStart w:id="12799" w:name="_Toc219441118"/>
      <w:r>
        <w:lastRenderedPageBreak/>
        <w:t>Encoding X-DFDL-US-ASCII-6-BIT-PACKED</w:t>
      </w:r>
      <w:bookmarkEnd w:id="12796"/>
      <w:bookmarkEnd w:id="12797"/>
      <w:bookmarkEnd w:id="12798"/>
      <w:bookmarkEnd w:id="12799"/>
    </w:p>
    <w:p w14:paraId="68B97B67" w14:textId="4320CEC4" w:rsidR="00B46A03" w:rsidRDefault="00B46A03" w:rsidP="00B46A03">
      <w:r>
        <w:t>This encoding is used by MIL-STD-6016D (See [</w:t>
      </w:r>
      <w:hyperlink w:anchor="a_MILSTD6016" w:history="1">
        <w:r>
          <w:rPr>
            <w:rStyle w:val="Hyperlink"/>
          </w:rPr>
          <w:t>MILSTD6016</w:t>
        </w:r>
      </w:hyperlink>
      <w:r>
        <w:t>]) and a variety of related binary data standards.</w:t>
      </w:r>
    </w:p>
    <w:p w14:paraId="2EC0008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00" w:name="_Toc62570265"/>
      <w:bookmarkStart w:id="12801" w:name="_Toc210216987"/>
      <w:bookmarkStart w:id="12802" w:name="_Toc219441119"/>
      <w:bookmarkStart w:id="12803" w:name="_Toc393814659"/>
      <w:r>
        <w:rPr>
          <w:rFonts w:eastAsia="Times New Roman"/>
        </w:rPr>
        <w:t>Name</w:t>
      </w:r>
      <w:bookmarkEnd w:id="12800"/>
      <w:bookmarkEnd w:id="12801"/>
      <w:bookmarkEnd w:id="12802"/>
    </w:p>
    <w:p w14:paraId="16DFFF6D" w14:textId="77777777" w:rsidR="00B46A03" w:rsidRDefault="00B46A03" w:rsidP="00404546">
      <w:pPr>
        <w:pStyle w:val="nobreak"/>
      </w:pPr>
      <w:r>
        <w:t>X-DFDL-US-ASCII-6-BIT-PACKED</w:t>
      </w:r>
    </w:p>
    <w:p w14:paraId="2A56B2AB"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04" w:name="_Toc62570266"/>
      <w:bookmarkStart w:id="12805" w:name="_Toc210216988"/>
      <w:bookmarkStart w:id="12806" w:name="_Toc219441120"/>
      <w:r>
        <w:rPr>
          <w:rFonts w:eastAsia="Times New Roman"/>
        </w:rPr>
        <w:t>Translation Table</w:t>
      </w:r>
      <w:bookmarkEnd w:id="12803"/>
      <w:bookmarkEnd w:id="12804"/>
      <w:bookmarkEnd w:id="12805"/>
      <w:bookmarkEnd w:id="12806"/>
      <w:r>
        <w:rPr>
          <w:rFonts w:eastAsia="Times New Roman"/>
        </w:rPr>
        <w:t xml:space="preserve"> </w:t>
      </w:r>
    </w:p>
    <w:p w14:paraId="5B111B31" w14:textId="77777777" w:rsidR="00B46A03" w:rsidRDefault="00B46A03" w:rsidP="00B46A03">
      <w:r>
        <w:t>The characters are a subset of the 128 US-ASCII characters. The assignment of numeric code units to the characters is different for some of the characters and the same for others.</w:t>
      </w:r>
    </w:p>
    <w:p w14:paraId="3A4D152C" w14:textId="77777777" w:rsidR="00B46A03" w:rsidRDefault="00B46A03" w:rsidP="00B46A03">
      <w:r>
        <w:t>The correspondence of ASCII characters to their code point values is given by the table below.</w:t>
      </w:r>
    </w:p>
    <w:tbl>
      <w:tblPr>
        <w:tblStyle w:val="Table"/>
        <w:tblW w:w="5000" w:type="pct"/>
        <w:tblInd w:w="0" w:type="dxa"/>
        <w:tblLook w:val="04A0" w:firstRow="1" w:lastRow="0" w:firstColumn="1" w:lastColumn="0" w:noHBand="0" w:noVBand="1"/>
      </w:tblPr>
      <w:tblGrid>
        <w:gridCol w:w="1643"/>
        <w:gridCol w:w="2384"/>
        <w:gridCol w:w="6167"/>
      </w:tblGrid>
      <w:tr w:rsidR="00B46A03" w14:paraId="131A53B2"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3A3201D1" w14:textId="77777777" w:rsidR="00B46A03" w:rsidRPr="00E276B6" w:rsidRDefault="00B46A03" w:rsidP="00543790">
            <w:pPr>
              <w:rPr>
                <w:rFonts w:ascii="Cambria" w:hAnsi="Cambria"/>
              </w:rPr>
            </w:pPr>
            <w:r w:rsidRPr="00E276B6">
              <w:rPr>
                <w:rFonts w:ascii="Cambria" w:hAnsi="Cambria"/>
              </w:rPr>
              <w:t xml:space="preserve">Character </w:t>
            </w:r>
          </w:p>
        </w:tc>
        <w:tc>
          <w:tcPr>
            <w:tcW w:w="0" w:type="auto"/>
            <w:hideMark/>
          </w:tcPr>
          <w:p w14:paraId="2B7C77AF" w14:textId="727F54FD" w:rsidR="00B46A03" w:rsidRPr="00E276B6" w:rsidRDefault="00B46A03" w:rsidP="00B108F6">
            <w:pPr>
              <w:jc w:val="center"/>
              <w:rPr>
                <w:rFonts w:ascii="Cambria" w:hAnsi="Cambria"/>
              </w:rPr>
            </w:pPr>
            <w:r w:rsidRPr="00E276B6">
              <w:rPr>
                <w:rFonts w:ascii="Cambria" w:hAnsi="Cambria"/>
              </w:rPr>
              <w:t>Code Point Value (Decimal)</w:t>
            </w:r>
          </w:p>
        </w:tc>
        <w:tc>
          <w:tcPr>
            <w:tcW w:w="0" w:type="auto"/>
            <w:hideMark/>
          </w:tcPr>
          <w:p w14:paraId="6108365C" w14:textId="77777777" w:rsidR="00B46A03" w:rsidRPr="00E276B6" w:rsidRDefault="00B46A03" w:rsidP="00543790">
            <w:pPr>
              <w:rPr>
                <w:rFonts w:ascii="Cambria" w:hAnsi="Cambria"/>
              </w:rPr>
            </w:pPr>
            <w:r w:rsidRPr="00E276B6">
              <w:rPr>
                <w:rFonts w:ascii="Cambria" w:hAnsi="Cambria"/>
              </w:rPr>
              <w:t>Notes</w:t>
            </w:r>
          </w:p>
        </w:tc>
      </w:tr>
      <w:tr w:rsidR="00B46A03" w14:paraId="3977600B" w14:textId="77777777" w:rsidTr="00543790">
        <w:trPr>
          <w:trHeight w:val="467"/>
        </w:trPr>
        <w:tc>
          <w:tcPr>
            <w:tcW w:w="0" w:type="auto"/>
            <w:tcBorders>
              <w:top w:val="single" w:sz="4" w:space="0" w:color="auto"/>
              <w:left w:val="single" w:sz="4" w:space="0" w:color="auto"/>
              <w:bottom w:val="single" w:sz="4" w:space="0" w:color="auto"/>
              <w:right w:val="single" w:sz="4" w:space="0" w:color="auto"/>
            </w:tcBorders>
            <w:hideMark/>
          </w:tcPr>
          <w:p w14:paraId="74099932" w14:textId="77777777" w:rsidR="00B46A03" w:rsidRPr="00E276B6" w:rsidRDefault="00B46A03" w:rsidP="00543790">
            <w:pPr>
              <w:rPr>
                <w:rFonts w:ascii="Cambria" w:hAnsi="Cambria"/>
              </w:rPr>
            </w:pPr>
            <w:r w:rsidRPr="00E276B6">
              <w:rPr>
                <w:rFonts w:ascii="Cambria" w:hAnsi="Cambria"/>
              </w:rPr>
              <w:t>@</w:t>
            </w:r>
          </w:p>
        </w:tc>
        <w:tc>
          <w:tcPr>
            <w:tcW w:w="0" w:type="auto"/>
            <w:tcBorders>
              <w:top w:val="single" w:sz="4" w:space="0" w:color="auto"/>
              <w:left w:val="single" w:sz="4" w:space="0" w:color="auto"/>
              <w:bottom w:val="single" w:sz="4" w:space="0" w:color="auto"/>
              <w:right w:val="single" w:sz="4" w:space="0" w:color="auto"/>
            </w:tcBorders>
            <w:hideMark/>
          </w:tcPr>
          <w:p w14:paraId="2F470295" w14:textId="77777777" w:rsidR="00B46A03" w:rsidRPr="00E276B6" w:rsidRDefault="00B46A03" w:rsidP="00543790">
            <w:pPr>
              <w:rPr>
                <w:rFonts w:ascii="Cambria" w:hAnsi="Cambria"/>
              </w:rPr>
            </w:pPr>
            <w:r w:rsidRPr="00E276B6">
              <w:rPr>
                <w:rFonts w:ascii="Cambria" w:hAnsi="Cambria"/>
              </w:rPr>
              <w:t>0</w:t>
            </w:r>
          </w:p>
        </w:tc>
        <w:tc>
          <w:tcPr>
            <w:tcW w:w="0" w:type="auto"/>
            <w:vMerge w:val="restart"/>
            <w:tcBorders>
              <w:top w:val="single" w:sz="4" w:space="0" w:color="auto"/>
              <w:left w:val="single" w:sz="4" w:space="0" w:color="auto"/>
              <w:bottom w:val="single" w:sz="4" w:space="0" w:color="auto"/>
              <w:right w:val="single" w:sz="4" w:space="0" w:color="auto"/>
            </w:tcBorders>
            <w:hideMark/>
          </w:tcPr>
          <w:p w14:paraId="523AEBDD" w14:textId="77777777" w:rsidR="00B46A03" w:rsidRPr="00E276B6" w:rsidRDefault="00B46A03" w:rsidP="00543790">
            <w:pPr>
              <w:rPr>
                <w:rFonts w:ascii="Cambria" w:hAnsi="Cambria"/>
              </w:rPr>
            </w:pPr>
            <w:r w:rsidRPr="00E276B6">
              <w:rPr>
                <w:rFonts w:ascii="Cambria" w:hAnsi="Cambria"/>
              </w:rPr>
              <w:t>These characters' code points are the same as the US-ASCII code point, minus 64 (decimal)</w:t>
            </w:r>
          </w:p>
        </w:tc>
      </w:tr>
      <w:tr w:rsidR="00B46A03" w14:paraId="17946CD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3AC48E8" w14:textId="77777777" w:rsidR="00B46A03" w:rsidRPr="00E276B6" w:rsidRDefault="00B46A03" w:rsidP="00543790">
            <w:pPr>
              <w:rPr>
                <w:rFonts w:ascii="Cambria" w:hAnsi="Cambria"/>
              </w:rPr>
            </w:pPr>
            <w:r w:rsidRPr="00E276B6">
              <w:rPr>
                <w:rFonts w:ascii="Cambria" w:hAnsi="Cambria"/>
              </w:rPr>
              <w:t xml:space="preserve">A to Z </w:t>
            </w:r>
          </w:p>
        </w:tc>
        <w:tc>
          <w:tcPr>
            <w:tcW w:w="0" w:type="auto"/>
            <w:tcBorders>
              <w:top w:val="single" w:sz="4" w:space="0" w:color="auto"/>
              <w:left w:val="single" w:sz="4" w:space="0" w:color="auto"/>
              <w:bottom w:val="single" w:sz="4" w:space="0" w:color="auto"/>
              <w:right w:val="single" w:sz="4" w:space="0" w:color="auto"/>
            </w:tcBorders>
            <w:hideMark/>
          </w:tcPr>
          <w:p w14:paraId="7375CDFC" w14:textId="77777777" w:rsidR="00B46A03" w:rsidRPr="00E276B6" w:rsidRDefault="00B46A03" w:rsidP="00543790">
            <w:pPr>
              <w:rPr>
                <w:rFonts w:ascii="Cambria" w:hAnsi="Cambria"/>
              </w:rPr>
            </w:pPr>
            <w:r w:rsidRPr="00E276B6">
              <w:rPr>
                <w:rFonts w:ascii="Cambria" w:hAnsi="Cambria"/>
              </w:rPr>
              <w:t>1 through 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6C375C" w14:textId="77777777" w:rsidR="00B46A03" w:rsidRPr="00E276B6" w:rsidRDefault="00B46A03" w:rsidP="00543790">
            <w:pPr>
              <w:spacing w:after="0"/>
              <w:rPr>
                <w:rFonts w:ascii="Cambria" w:hAnsi="Cambria"/>
              </w:rPr>
            </w:pPr>
          </w:p>
        </w:tc>
      </w:tr>
      <w:tr w:rsidR="00B46A03" w14:paraId="478B38DC"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41F175E"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27D046A5" w14:textId="77777777" w:rsidR="00B46A03" w:rsidRPr="00E276B6" w:rsidRDefault="00B46A03" w:rsidP="00543790">
            <w:pPr>
              <w:rPr>
                <w:rFonts w:ascii="Cambria" w:hAnsi="Cambria"/>
              </w:rPr>
            </w:pPr>
            <w:r w:rsidRPr="00E276B6">
              <w:rPr>
                <w:rFonts w:ascii="Cambria" w:hAnsi="Cambria"/>
              </w:rPr>
              <w:t>27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32E514" w14:textId="77777777" w:rsidR="00B46A03" w:rsidRPr="00E276B6" w:rsidRDefault="00B46A03" w:rsidP="00543790">
            <w:pPr>
              <w:spacing w:after="0"/>
              <w:rPr>
                <w:rFonts w:ascii="Cambria" w:hAnsi="Cambria"/>
              </w:rPr>
            </w:pPr>
          </w:p>
        </w:tc>
      </w:tr>
      <w:tr w:rsidR="00B46A03" w14:paraId="7E21B23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3112EDB"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053F66B9" w14:textId="77777777" w:rsidR="00B46A03" w:rsidRPr="00E276B6" w:rsidRDefault="00B46A03" w:rsidP="00543790">
            <w:pPr>
              <w:rPr>
                <w:rFonts w:ascii="Cambria" w:hAnsi="Cambria"/>
              </w:rPr>
            </w:pPr>
            <w:r w:rsidRPr="00E276B6">
              <w:rPr>
                <w:rFonts w:ascii="Cambria" w:hAnsi="Cambria"/>
              </w:rPr>
              <w:t>28</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546E8B" w14:textId="77777777" w:rsidR="00B46A03" w:rsidRPr="00E276B6" w:rsidRDefault="00B46A03" w:rsidP="00543790">
            <w:pPr>
              <w:spacing w:after="0"/>
              <w:rPr>
                <w:rFonts w:ascii="Cambria" w:hAnsi="Cambria"/>
              </w:rPr>
            </w:pPr>
          </w:p>
        </w:tc>
      </w:tr>
      <w:tr w:rsidR="00B46A03" w14:paraId="212EFFF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DBE10FC"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2F9E983F" w14:textId="77777777" w:rsidR="00B46A03" w:rsidRPr="00E276B6" w:rsidRDefault="00B46A03" w:rsidP="00543790">
            <w:pPr>
              <w:rPr>
                <w:rFonts w:ascii="Cambria" w:hAnsi="Cambria"/>
              </w:rPr>
            </w:pPr>
            <w:r w:rsidRPr="00E276B6">
              <w:rPr>
                <w:rFonts w:ascii="Cambria" w:hAnsi="Cambria"/>
              </w:rPr>
              <w:t>29</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4376BC" w14:textId="77777777" w:rsidR="00B46A03" w:rsidRPr="00E276B6" w:rsidRDefault="00B46A03" w:rsidP="00543790">
            <w:pPr>
              <w:spacing w:after="0"/>
              <w:rPr>
                <w:rFonts w:ascii="Cambria" w:hAnsi="Cambria"/>
              </w:rPr>
            </w:pPr>
          </w:p>
        </w:tc>
      </w:tr>
      <w:tr w:rsidR="00B46A03" w14:paraId="14F7629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31D548F"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741B888" w14:textId="77777777" w:rsidR="00B46A03" w:rsidRPr="00E276B6" w:rsidRDefault="00B46A03" w:rsidP="00543790">
            <w:pPr>
              <w:rPr>
                <w:rFonts w:ascii="Cambria" w:hAnsi="Cambria"/>
              </w:rPr>
            </w:pPr>
            <w:r w:rsidRPr="00E276B6">
              <w:rPr>
                <w:rFonts w:ascii="Cambria" w:hAnsi="Cambria"/>
              </w:rPr>
              <w:t>30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51174A" w14:textId="77777777" w:rsidR="00B46A03" w:rsidRPr="00E276B6" w:rsidRDefault="00B46A03" w:rsidP="00543790">
            <w:pPr>
              <w:spacing w:after="0"/>
              <w:rPr>
                <w:rFonts w:ascii="Cambria" w:hAnsi="Cambria"/>
              </w:rPr>
            </w:pPr>
          </w:p>
        </w:tc>
      </w:tr>
      <w:tr w:rsidR="00B46A03" w14:paraId="4EF6E70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18D826F" w14:textId="77777777" w:rsidR="00B46A03" w:rsidRPr="00E276B6" w:rsidRDefault="00B46A03" w:rsidP="00543790">
            <w:pPr>
              <w:rPr>
                <w:rFonts w:ascii="Cambria" w:hAnsi="Cambria"/>
              </w:rPr>
            </w:pPr>
            <w:r w:rsidRPr="00E276B6">
              <w:rPr>
                <w:rFonts w:ascii="Cambria" w:hAnsi="Cambria"/>
              </w:rPr>
              <w:t xml:space="preserve">_ </w:t>
            </w:r>
          </w:p>
        </w:tc>
        <w:tc>
          <w:tcPr>
            <w:tcW w:w="0" w:type="auto"/>
            <w:tcBorders>
              <w:top w:val="single" w:sz="4" w:space="0" w:color="auto"/>
              <w:left w:val="single" w:sz="4" w:space="0" w:color="auto"/>
              <w:bottom w:val="single" w:sz="4" w:space="0" w:color="auto"/>
              <w:right w:val="single" w:sz="4" w:space="0" w:color="auto"/>
            </w:tcBorders>
            <w:hideMark/>
          </w:tcPr>
          <w:p w14:paraId="5CD1BEC7" w14:textId="77777777" w:rsidR="00B46A03" w:rsidRPr="00E276B6" w:rsidRDefault="00B46A03" w:rsidP="00543790">
            <w:pPr>
              <w:rPr>
                <w:rFonts w:ascii="Cambria" w:hAnsi="Cambria"/>
              </w:rPr>
            </w:pPr>
            <w:r w:rsidRPr="00E276B6">
              <w:rPr>
                <w:rFonts w:ascii="Cambria" w:hAnsi="Cambria"/>
              </w:rPr>
              <w:t>31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90CC34" w14:textId="77777777" w:rsidR="00B46A03" w:rsidRPr="00E276B6" w:rsidRDefault="00B46A03" w:rsidP="00543790">
            <w:pPr>
              <w:spacing w:after="0"/>
              <w:rPr>
                <w:rFonts w:ascii="Cambria" w:hAnsi="Cambria"/>
              </w:rPr>
            </w:pPr>
          </w:p>
        </w:tc>
      </w:tr>
      <w:tr w:rsidR="00B46A03" w14:paraId="1DDF2A1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10975AB" w14:textId="77777777" w:rsidR="00B46A03" w:rsidRPr="00E276B6" w:rsidRDefault="00B46A03" w:rsidP="00543790">
            <w:pPr>
              <w:rPr>
                <w:rFonts w:ascii="Cambria" w:hAnsi="Cambria"/>
              </w:rPr>
            </w:pPr>
            <w:r w:rsidRPr="00E276B6">
              <w:rPr>
                <w:rFonts w:ascii="Cambria" w:hAnsi="Cambria"/>
              </w:rPr>
              <w:t xml:space="preserve"> SPACE  </w:t>
            </w:r>
          </w:p>
        </w:tc>
        <w:tc>
          <w:tcPr>
            <w:tcW w:w="0" w:type="auto"/>
            <w:tcBorders>
              <w:top w:val="single" w:sz="4" w:space="0" w:color="auto"/>
              <w:left w:val="single" w:sz="4" w:space="0" w:color="auto"/>
              <w:bottom w:val="single" w:sz="4" w:space="0" w:color="auto"/>
              <w:right w:val="single" w:sz="4" w:space="0" w:color="auto"/>
            </w:tcBorders>
            <w:hideMark/>
          </w:tcPr>
          <w:p w14:paraId="12F40C92" w14:textId="77777777" w:rsidR="00B46A03" w:rsidRPr="00E276B6" w:rsidRDefault="00B46A03" w:rsidP="00543790">
            <w:pPr>
              <w:rPr>
                <w:rFonts w:ascii="Cambria" w:hAnsi="Cambria"/>
              </w:rPr>
            </w:pPr>
            <w:r w:rsidRPr="00E276B6">
              <w:rPr>
                <w:rFonts w:ascii="Cambria" w:hAnsi="Cambria"/>
              </w:rPr>
              <w:t>32</w:t>
            </w:r>
          </w:p>
        </w:tc>
        <w:tc>
          <w:tcPr>
            <w:tcW w:w="0" w:type="auto"/>
            <w:vMerge w:val="restart"/>
            <w:tcBorders>
              <w:top w:val="single" w:sz="4" w:space="0" w:color="auto"/>
              <w:left w:val="single" w:sz="4" w:space="0" w:color="auto"/>
              <w:bottom w:val="single" w:sz="4" w:space="0" w:color="auto"/>
              <w:right w:val="single" w:sz="4" w:space="0" w:color="auto"/>
            </w:tcBorders>
            <w:hideMark/>
          </w:tcPr>
          <w:p w14:paraId="379302CC" w14:textId="77777777" w:rsidR="00B46A03" w:rsidRPr="00E276B6" w:rsidRDefault="00B46A03" w:rsidP="00543790">
            <w:pPr>
              <w:rPr>
                <w:rFonts w:ascii="Cambria" w:hAnsi="Cambria"/>
              </w:rPr>
            </w:pPr>
            <w:r w:rsidRPr="00E276B6">
              <w:rPr>
                <w:rFonts w:ascii="Cambria" w:hAnsi="Cambria"/>
              </w:rPr>
              <w:t>These characters' code points are the same as in US-ASCII.</w:t>
            </w:r>
          </w:p>
        </w:tc>
      </w:tr>
      <w:tr w:rsidR="00B46A03" w14:paraId="3835546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55DC5D7"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97B7FA7" w14:textId="77777777" w:rsidR="00B46A03" w:rsidRPr="00E276B6" w:rsidRDefault="00B46A03" w:rsidP="00543790">
            <w:pPr>
              <w:rPr>
                <w:rFonts w:ascii="Cambria" w:hAnsi="Cambria"/>
              </w:rPr>
            </w:pPr>
            <w:r w:rsidRPr="00E276B6">
              <w:rPr>
                <w:rFonts w:ascii="Cambria" w:hAnsi="Cambria"/>
              </w:rPr>
              <w:t>33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DD0C80" w14:textId="77777777" w:rsidR="00B46A03" w:rsidRPr="00E276B6" w:rsidRDefault="00B46A03" w:rsidP="00543790">
            <w:pPr>
              <w:spacing w:after="0"/>
              <w:rPr>
                <w:rFonts w:ascii="Cambria" w:hAnsi="Cambria"/>
              </w:rPr>
            </w:pPr>
          </w:p>
        </w:tc>
      </w:tr>
      <w:tr w:rsidR="00B46A03" w14:paraId="59D7092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0F2EAD2"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2277579" w14:textId="77777777" w:rsidR="00B46A03" w:rsidRPr="00E276B6" w:rsidRDefault="00B46A03" w:rsidP="00543790">
            <w:pPr>
              <w:rPr>
                <w:rFonts w:ascii="Cambria" w:hAnsi="Cambria"/>
              </w:rPr>
            </w:pPr>
            <w:r w:rsidRPr="00E276B6">
              <w:rPr>
                <w:rFonts w:ascii="Cambria" w:hAnsi="Cambria"/>
              </w:rPr>
              <w:t>34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D26E1D" w14:textId="77777777" w:rsidR="00B46A03" w:rsidRPr="00E276B6" w:rsidRDefault="00B46A03" w:rsidP="00543790">
            <w:pPr>
              <w:spacing w:after="0"/>
              <w:rPr>
                <w:rFonts w:ascii="Cambria" w:hAnsi="Cambria"/>
              </w:rPr>
            </w:pPr>
          </w:p>
        </w:tc>
      </w:tr>
      <w:tr w:rsidR="00B46A03" w14:paraId="7A3C143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986127A"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77FA3D8" w14:textId="77777777" w:rsidR="00B46A03" w:rsidRPr="00E276B6" w:rsidRDefault="00B46A03" w:rsidP="00543790">
            <w:pPr>
              <w:rPr>
                <w:rFonts w:ascii="Cambria" w:hAnsi="Cambria"/>
              </w:rPr>
            </w:pPr>
            <w:r w:rsidRPr="00E276B6">
              <w:rPr>
                <w:rFonts w:ascii="Cambria" w:hAnsi="Cambria"/>
              </w:rPr>
              <w:t>35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BD60ED" w14:textId="77777777" w:rsidR="00B46A03" w:rsidRPr="00E276B6" w:rsidRDefault="00B46A03" w:rsidP="00543790">
            <w:pPr>
              <w:spacing w:after="0"/>
              <w:rPr>
                <w:rFonts w:ascii="Cambria" w:hAnsi="Cambria"/>
              </w:rPr>
            </w:pPr>
          </w:p>
        </w:tc>
      </w:tr>
      <w:tr w:rsidR="00B46A03" w14:paraId="60C320D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6DDFD9E4"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FB6F94A" w14:textId="77777777" w:rsidR="00B46A03" w:rsidRPr="00E276B6" w:rsidRDefault="00B46A03" w:rsidP="00543790">
            <w:pPr>
              <w:rPr>
                <w:rFonts w:ascii="Cambria" w:hAnsi="Cambria"/>
              </w:rPr>
            </w:pPr>
            <w:r w:rsidRPr="00E276B6">
              <w:rPr>
                <w:rFonts w:ascii="Cambria" w:hAnsi="Cambria"/>
              </w:rPr>
              <w:t>36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86504A" w14:textId="77777777" w:rsidR="00B46A03" w:rsidRPr="00E276B6" w:rsidRDefault="00B46A03" w:rsidP="00543790">
            <w:pPr>
              <w:spacing w:after="0"/>
              <w:rPr>
                <w:rFonts w:ascii="Cambria" w:hAnsi="Cambria"/>
              </w:rPr>
            </w:pPr>
          </w:p>
        </w:tc>
      </w:tr>
      <w:tr w:rsidR="00B46A03" w14:paraId="7BFB3E07"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8D0B366"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97F2639" w14:textId="77777777" w:rsidR="00B46A03" w:rsidRPr="00E276B6" w:rsidRDefault="00B46A03" w:rsidP="00543790">
            <w:pPr>
              <w:rPr>
                <w:rFonts w:ascii="Cambria" w:hAnsi="Cambria"/>
              </w:rPr>
            </w:pPr>
            <w:r w:rsidRPr="00E276B6">
              <w:rPr>
                <w:rFonts w:ascii="Cambria" w:hAnsi="Cambria"/>
              </w:rPr>
              <w:t>37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EA2E33" w14:textId="77777777" w:rsidR="00B46A03" w:rsidRPr="00E276B6" w:rsidRDefault="00B46A03" w:rsidP="00543790">
            <w:pPr>
              <w:spacing w:after="0"/>
              <w:rPr>
                <w:rFonts w:ascii="Cambria" w:hAnsi="Cambria"/>
              </w:rPr>
            </w:pPr>
          </w:p>
        </w:tc>
      </w:tr>
      <w:tr w:rsidR="00B46A03" w14:paraId="3A91B1C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0879B22" w14:textId="77777777" w:rsidR="00B46A03" w:rsidRPr="00E276B6" w:rsidRDefault="00B46A03" w:rsidP="00543790">
            <w:pPr>
              <w:rPr>
                <w:rFonts w:ascii="Cambria" w:hAnsi="Cambria"/>
              </w:rPr>
            </w:pPr>
            <w:r w:rsidRPr="00E276B6">
              <w:rPr>
                <w:rFonts w:ascii="Cambria" w:hAnsi="Cambria"/>
              </w:rPr>
              <w:t xml:space="preserve">&amp; </w:t>
            </w:r>
          </w:p>
        </w:tc>
        <w:tc>
          <w:tcPr>
            <w:tcW w:w="0" w:type="auto"/>
            <w:tcBorders>
              <w:top w:val="single" w:sz="4" w:space="0" w:color="auto"/>
              <w:left w:val="single" w:sz="4" w:space="0" w:color="auto"/>
              <w:bottom w:val="single" w:sz="4" w:space="0" w:color="auto"/>
              <w:right w:val="single" w:sz="4" w:space="0" w:color="auto"/>
            </w:tcBorders>
            <w:hideMark/>
          </w:tcPr>
          <w:p w14:paraId="1D576CA7" w14:textId="77777777" w:rsidR="00B46A03" w:rsidRPr="00E276B6" w:rsidRDefault="00B46A03" w:rsidP="00543790">
            <w:pPr>
              <w:rPr>
                <w:rFonts w:ascii="Cambria" w:hAnsi="Cambria"/>
              </w:rPr>
            </w:pPr>
            <w:r w:rsidRPr="00E276B6">
              <w:rPr>
                <w:rFonts w:ascii="Cambria" w:hAnsi="Cambria"/>
              </w:rPr>
              <w:t>38</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EFFB8A" w14:textId="77777777" w:rsidR="00B46A03" w:rsidRPr="00E276B6" w:rsidRDefault="00B46A03" w:rsidP="00543790">
            <w:pPr>
              <w:spacing w:after="0"/>
              <w:rPr>
                <w:rFonts w:ascii="Cambria" w:hAnsi="Cambria"/>
              </w:rPr>
            </w:pPr>
          </w:p>
        </w:tc>
      </w:tr>
      <w:tr w:rsidR="00B46A03" w14:paraId="7C2EE98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25EE90E" w14:textId="77777777" w:rsidR="00B46A03" w:rsidRPr="00E276B6" w:rsidRDefault="00B46A03" w:rsidP="00543790">
            <w:pPr>
              <w:rPr>
                <w:rFonts w:ascii="Cambria" w:hAnsi="Cambria"/>
              </w:rPr>
            </w:pPr>
            <w:r w:rsidRPr="00E276B6">
              <w:rPr>
                <w:rFonts w:ascii="Cambria" w:hAnsi="Cambria"/>
              </w:rPr>
              <w:t>'  APOSTROPHE</w:t>
            </w:r>
          </w:p>
        </w:tc>
        <w:tc>
          <w:tcPr>
            <w:tcW w:w="0" w:type="auto"/>
            <w:tcBorders>
              <w:top w:val="single" w:sz="4" w:space="0" w:color="auto"/>
              <w:left w:val="single" w:sz="4" w:space="0" w:color="auto"/>
              <w:bottom w:val="single" w:sz="4" w:space="0" w:color="auto"/>
              <w:right w:val="single" w:sz="4" w:space="0" w:color="auto"/>
            </w:tcBorders>
            <w:hideMark/>
          </w:tcPr>
          <w:p w14:paraId="0E1F80ED" w14:textId="77777777" w:rsidR="00B46A03" w:rsidRPr="00E276B6" w:rsidRDefault="00B46A03" w:rsidP="00543790">
            <w:pPr>
              <w:rPr>
                <w:rFonts w:ascii="Cambria" w:hAnsi="Cambria"/>
              </w:rPr>
            </w:pPr>
            <w:r w:rsidRPr="00E276B6">
              <w:rPr>
                <w:rFonts w:ascii="Cambria" w:hAnsi="Cambria"/>
              </w:rPr>
              <w:t>39</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A1B879" w14:textId="77777777" w:rsidR="00B46A03" w:rsidRPr="00E276B6" w:rsidRDefault="00B46A03" w:rsidP="00543790">
            <w:pPr>
              <w:spacing w:after="0"/>
              <w:rPr>
                <w:rFonts w:ascii="Cambria" w:hAnsi="Cambria"/>
              </w:rPr>
            </w:pPr>
          </w:p>
        </w:tc>
      </w:tr>
      <w:tr w:rsidR="00B46A03" w14:paraId="5B7A4541"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EC1A547"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5EE6856" w14:textId="77777777" w:rsidR="00B46A03" w:rsidRPr="00E276B6" w:rsidRDefault="00B46A03" w:rsidP="00543790">
            <w:pPr>
              <w:rPr>
                <w:rFonts w:ascii="Cambria" w:hAnsi="Cambria"/>
              </w:rPr>
            </w:pPr>
            <w:r w:rsidRPr="00E276B6">
              <w:rPr>
                <w:rFonts w:ascii="Cambria" w:hAnsi="Cambria"/>
              </w:rPr>
              <w:t>40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259963" w14:textId="77777777" w:rsidR="00B46A03" w:rsidRPr="00E276B6" w:rsidRDefault="00B46A03" w:rsidP="00543790">
            <w:pPr>
              <w:spacing w:after="0"/>
              <w:rPr>
                <w:rFonts w:ascii="Cambria" w:hAnsi="Cambria"/>
              </w:rPr>
            </w:pPr>
          </w:p>
        </w:tc>
      </w:tr>
      <w:tr w:rsidR="00B46A03" w14:paraId="795D48F5"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CBFA3BA"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EF923F5" w14:textId="77777777" w:rsidR="00B46A03" w:rsidRPr="00E276B6" w:rsidRDefault="00B46A03" w:rsidP="00543790">
            <w:pPr>
              <w:rPr>
                <w:rFonts w:ascii="Cambria" w:hAnsi="Cambria"/>
              </w:rPr>
            </w:pPr>
            <w:r w:rsidRPr="00E276B6">
              <w:rPr>
                <w:rFonts w:ascii="Cambria" w:hAnsi="Cambria"/>
              </w:rPr>
              <w:t>41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E564EB" w14:textId="77777777" w:rsidR="00B46A03" w:rsidRPr="00E276B6" w:rsidRDefault="00B46A03" w:rsidP="00543790">
            <w:pPr>
              <w:spacing w:after="0"/>
              <w:rPr>
                <w:rFonts w:ascii="Cambria" w:hAnsi="Cambria"/>
              </w:rPr>
            </w:pPr>
          </w:p>
        </w:tc>
      </w:tr>
      <w:tr w:rsidR="00B46A03" w14:paraId="4675E99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AC4EB0C"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F79F191" w14:textId="77777777" w:rsidR="00B46A03" w:rsidRPr="00E276B6" w:rsidRDefault="00B46A03" w:rsidP="00543790">
            <w:pPr>
              <w:rPr>
                <w:rFonts w:ascii="Cambria" w:hAnsi="Cambria"/>
              </w:rPr>
            </w:pPr>
            <w:r w:rsidRPr="00E276B6">
              <w:rPr>
                <w:rFonts w:ascii="Cambria" w:hAnsi="Cambria"/>
              </w:rPr>
              <w:t>42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352915" w14:textId="77777777" w:rsidR="00B46A03" w:rsidRPr="00E276B6" w:rsidRDefault="00B46A03" w:rsidP="00543790">
            <w:pPr>
              <w:spacing w:after="0"/>
              <w:rPr>
                <w:rFonts w:ascii="Cambria" w:hAnsi="Cambria"/>
              </w:rPr>
            </w:pPr>
          </w:p>
        </w:tc>
      </w:tr>
      <w:tr w:rsidR="00B46A03" w14:paraId="633951C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48E1879"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A4DA7A8" w14:textId="77777777" w:rsidR="00B46A03" w:rsidRPr="00E276B6" w:rsidRDefault="00B46A03" w:rsidP="00543790">
            <w:pPr>
              <w:rPr>
                <w:rFonts w:ascii="Cambria" w:hAnsi="Cambria"/>
              </w:rPr>
            </w:pPr>
            <w:r w:rsidRPr="00E276B6">
              <w:rPr>
                <w:rFonts w:ascii="Cambria" w:hAnsi="Cambria"/>
              </w:rPr>
              <w:t>43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25BFBC" w14:textId="77777777" w:rsidR="00B46A03" w:rsidRPr="00E276B6" w:rsidRDefault="00B46A03" w:rsidP="00543790">
            <w:pPr>
              <w:spacing w:after="0"/>
              <w:rPr>
                <w:rFonts w:ascii="Cambria" w:hAnsi="Cambria"/>
              </w:rPr>
            </w:pPr>
          </w:p>
        </w:tc>
      </w:tr>
      <w:tr w:rsidR="00B46A03" w14:paraId="2559BE26"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9025DBD" w14:textId="77777777" w:rsidR="00B46A03" w:rsidRPr="00E276B6" w:rsidRDefault="00B46A03" w:rsidP="00543790">
            <w:pPr>
              <w:rPr>
                <w:rFonts w:ascii="Cambria" w:hAnsi="Cambria"/>
              </w:rPr>
            </w:pPr>
            <w:r w:rsidRPr="00E276B6">
              <w:rPr>
                <w:rFonts w:ascii="Cambria" w:hAnsi="Cambria"/>
              </w:rPr>
              <w:t>,  COMMA</w:t>
            </w:r>
          </w:p>
        </w:tc>
        <w:tc>
          <w:tcPr>
            <w:tcW w:w="0" w:type="auto"/>
            <w:tcBorders>
              <w:top w:val="single" w:sz="4" w:space="0" w:color="auto"/>
              <w:left w:val="single" w:sz="4" w:space="0" w:color="auto"/>
              <w:bottom w:val="single" w:sz="4" w:space="0" w:color="auto"/>
              <w:right w:val="single" w:sz="4" w:space="0" w:color="auto"/>
            </w:tcBorders>
            <w:hideMark/>
          </w:tcPr>
          <w:p w14:paraId="5AD2E277" w14:textId="77777777" w:rsidR="00B46A03" w:rsidRPr="00E276B6" w:rsidRDefault="00B46A03" w:rsidP="00543790">
            <w:pPr>
              <w:rPr>
                <w:rFonts w:ascii="Cambria" w:hAnsi="Cambria"/>
              </w:rPr>
            </w:pPr>
            <w:r w:rsidRPr="00E276B6">
              <w:rPr>
                <w:rFonts w:ascii="Cambria" w:hAnsi="Cambria"/>
              </w:rPr>
              <w:t>44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46E205" w14:textId="77777777" w:rsidR="00B46A03" w:rsidRPr="00E276B6" w:rsidRDefault="00B46A03" w:rsidP="00543790">
            <w:pPr>
              <w:spacing w:after="0"/>
              <w:rPr>
                <w:rFonts w:ascii="Cambria" w:hAnsi="Cambria"/>
              </w:rPr>
            </w:pPr>
          </w:p>
        </w:tc>
      </w:tr>
      <w:tr w:rsidR="00B46A03" w14:paraId="5ED13A6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7EE07398"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03BF8C7A" w14:textId="77777777" w:rsidR="00B46A03" w:rsidRPr="00E276B6" w:rsidRDefault="00B46A03" w:rsidP="00543790">
            <w:pPr>
              <w:rPr>
                <w:rFonts w:ascii="Cambria" w:hAnsi="Cambria"/>
              </w:rPr>
            </w:pPr>
            <w:r w:rsidRPr="00E276B6">
              <w:rPr>
                <w:rFonts w:ascii="Cambria" w:hAnsi="Cambria"/>
              </w:rPr>
              <w:t>45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7CDA57" w14:textId="77777777" w:rsidR="00B46A03" w:rsidRPr="00E276B6" w:rsidRDefault="00B46A03" w:rsidP="00543790">
            <w:pPr>
              <w:spacing w:after="0"/>
              <w:rPr>
                <w:rFonts w:ascii="Cambria" w:hAnsi="Cambria"/>
              </w:rPr>
            </w:pPr>
          </w:p>
        </w:tc>
      </w:tr>
      <w:tr w:rsidR="00B46A03" w14:paraId="03A66FB0"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BB9A855" w14:textId="77777777" w:rsidR="00B46A03" w:rsidRPr="00E276B6" w:rsidRDefault="00B46A03" w:rsidP="00543790">
            <w:pPr>
              <w:rPr>
                <w:rFonts w:ascii="Cambria" w:hAnsi="Cambria"/>
              </w:rPr>
            </w:pPr>
            <w:r w:rsidRPr="00E276B6">
              <w:rPr>
                <w:rFonts w:ascii="Cambria" w:hAnsi="Cambria"/>
              </w:rPr>
              <w:t>.  PERIOD</w:t>
            </w:r>
          </w:p>
        </w:tc>
        <w:tc>
          <w:tcPr>
            <w:tcW w:w="0" w:type="auto"/>
            <w:tcBorders>
              <w:top w:val="single" w:sz="4" w:space="0" w:color="auto"/>
              <w:left w:val="single" w:sz="4" w:space="0" w:color="auto"/>
              <w:bottom w:val="single" w:sz="4" w:space="0" w:color="auto"/>
              <w:right w:val="single" w:sz="4" w:space="0" w:color="auto"/>
            </w:tcBorders>
            <w:hideMark/>
          </w:tcPr>
          <w:p w14:paraId="3C7B797B" w14:textId="77777777" w:rsidR="00B46A03" w:rsidRPr="00E276B6" w:rsidRDefault="00B46A03" w:rsidP="00543790">
            <w:pPr>
              <w:rPr>
                <w:rFonts w:ascii="Cambria" w:hAnsi="Cambria"/>
              </w:rPr>
            </w:pPr>
            <w:r w:rsidRPr="00E276B6">
              <w:rPr>
                <w:rFonts w:ascii="Cambria" w:hAnsi="Cambria"/>
              </w:rPr>
              <w:t>46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F02ACA" w14:textId="77777777" w:rsidR="00B46A03" w:rsidRPr="00E276B6" w:rsidRDefault="00B46A03" w:rsidP="00543790">
            <w:pPr>
              <w:spacing w:after="0"/>
              <w:rPr>
                <w:rFonts w:ascii="Cambria" w:hAnsi="Cambria"/>
              </w:rPr>
            </w:pPr>
          </w:p>
        </w:tc>
      </w:tr>
      <w:tr w:rsidR="00B46A03" w14:paraId="2729FB7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2317606C"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2DACC86" w14:textId="77777777" w:rsidR="00B46A03" w:rsidRPr="00E276B6" w:rsidRDefault="00B46A03" w:rsidP="00543790">
            <w:pPr>
              <w:rPr>
                <w:rFonts w:ascii="Cambria" w:hAnsi="Cambria"/>
              </w:rPr>
            </w:pPr>
            <w:r w:rsidRPr="00E276B6">
              <w:rPr>
                <w:rFonts w:ascii="Cambria" w:hAnsi="Cambria"/>
              </w:rPr>
              <w:t>47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E520D9" w14:textId="77777777" w:rsidR="00B46A03" w:rsidRPr="00E276B6" w:rsidRDefault="00B46A03" w:rsidP="00543790">
            <w:pPr>
              <w:spacing w:after="0"/>
              <w:rPr>
                <w:rFonts w:ascii="Cambria" w:hAnsi="Cambria"/>
              </w:rPr>
            </w:pPr>
          </w:p>
        </w:tc>
      </w:tr>
      <w:tr w:rsidR="00B46A03" w14:paraId="2D904054"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0A043B8" w14:textId="77777777" w:rsidR="00B46A03" w:rsidRPr="00E276B6" w:rsidRDefault="00B46A03" w:rsidP="00543790">
            <w:pPr>
              <w:rPr>
                <w:rFonts w:ascii="Cambria" w:hAnsi="Cambria"/>
              </w:rPr>
            </w:pPr>
            <w:r w:rsidRPr="00E276B6">
              <w:rPr>
                <w:rFonts w:ascii="Cambria" w:hAnsi="Cambria"/>
              </w:rPr>
              <w:t xml:space="preserve">0 to 9 </w:t>
            </w:r>
          </w:p>
        </w:tc>
        <w:tc>
          <w:tcPr>
            <w:tcW w:w="0" w:type="auto"/>
            <w:tcBorders>
              <w:top w:val="single" w:sz="4" w:space="0" w:color="auto"/>
              <w:left w:val="single" w:sz="4" w:space="0" w:color="auto"/>
              <w:bottom w:val="single" w:sz="4" w:space="0" w:color="auto"/>
              <w:right w:val="single" w:sz="4" w:space="0" w:color="auto"/>
            </w:tcBorders>
            <w:hideMark/>
          </w:tcPr>
          <w:p w14:paraId="6F52B49F" w14:textId="77777777" w:rsidR="00B46A03" w:rsidRPr="00E276B6" w:rsidRDefault="00B46A03" w:rsidP="00543790">
            <w:pPr>
              <w:rPr>
                <w:rFonts w:ascii="Cambria" w:hAnsi="Cambria"/>
              </w:rPr>
            </w:pPr>
            <w:r w:rsidRPr="00E276B6">
              <w:rPr>
                <w:rFonts w:ascii="Cambria" w:hAnsi="Cambria"/>
              </w:rPr>
              <w:t>48 through 57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E81C3D" w14:textId="77777777" w:rsidR="00B46A03" w:rsidRPr="00E276B6" w:rsidRDefault="00B46A03" w:rsidP="00543790">
            <w:pPr>
              <w:spacing w:after="0"/>
              <w:rPr>
                <w:rFonts w:ascii="Cambria" w:hAnsi="Cambria"/>
              </w:rPr>
            </w:pPr>
          </w:p>
        </w:tc>
      </w:tr>
      <w:tr w:rsidR="00B46A03" w14:paraId="4B274CA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200AD23"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EFECA4B" w14:textId="77777777" w:rsidR="00B46A03" w:rsidRPr="00E276B6" w:rsidRDefault="00B46A03" w:rsidP="00543790">
            <w:pPr>
              <w:rPr>
                <w:rFonts w:ascii="Cambria" w:hAnsi="Cambria"/>
              </w:rPr>
            </w:pPr>
            <w:r w:rsidRPr="00E276B6">
              <w:rPr>
                <w:rFonts w:ascii="Cambria" w:hAnsi="Cambria"/>
              </w:rPr>
              <w:t>58</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A36A06" w14:textId="77777777" w:rsidR="00B46A03" w:rsidRPr="00E276B6" w:rsidRDefault="00B46A03" w:rsidP="00543790">
            <w:pPr>
              <w:spacing w:after="0"/>
              <w:rPr>
                <w:rFonts w:ascii="Cambria" w:hAnsi="Cambria"/>
              </w:rPr>
            </w:pPr>
          </w:p>
        </w:tc>
      </w:tr>
      <w:tr w:rsidR="00B46A03" w14:paraId="2F48AE2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3DB4B920" w14:textId="77777777" w:rsidR="00B46A03" w:rsidRPr="00E276B6" w:rsidRDefault="00B46A03" w:rsidP="00543790">
            <w:pPr>
              <w:rPr>
                <w:rFonts w:ascii="Cambria" w:hAnsi="Cambria"/>
              </w:rPr>
            </w:pPr>
            <w:r w:rsidRPr="00E276B6">
              <w:rPr>
                <w:rFonts w:ascii="Cambria" w:hAnsi="Cambria"/>
              </w:rPr>
              <w:lastRenderedPageBreak/>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92ED046" w14:textId="77777777" w:rsidR="00B46A03" w:rsidRPr="00E276B6" w:rsidRDefault="00B46A03" w:rsidP="00543790">
            <w:pPr>
              <w:rPr>
                <w:rFonts w:ascii="Cambria" w:hAnsi="Cambria"/>
              </w:rPr>
            </w:pPr>
            <w:r w:rsidRPr="00E276B6">
              <w:rPr>
                <w:rFonts w:ascii="Cambria" w:hAnsi="Cambria"/>
              </w:rPr>
              <w:t>59</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F8EA7D" w14:textId="77777777" w:rsidR="00B46A03" w:rsidRPr="00E276B6" w:rsidRDefault="00B46A03" w:rsidP="00543790">
            <w:pPr>
              <w:spacing w:after="0"/>
              <w:rPr>
                <w:rFonts w:ascii="Cambria" w:hAnsi="Cambria"/>
              </w:rPr>
            </w:pPr>
          </w:p>
        </w:tc>
      </w:tr>
      <w:tr w:rsidR="00B46A03" w14:paraId="6700492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24EDC6D" w14:textId="77777777" w:rsidR="00B46A03" w:rsidRPr="00E276B6" w:rsidRDefault="00B46A03" w:rsidP="00543790">
            <w:pPr>
              <w:rPr>
                <w:rFonts w:ascii="Cambria" w:hAnsi="Cambria"/>
              </w:rPr>
            </w:pPr>
            <w:r w:rsidRPr="00E276B6">
              <w:rPr>
                <w:rFonts w:ascii="Cambria" w:hAnsi="Cambria"/>
              </w:rPr>
              <w:t xml:space="preserve">&lt; </w:t>
            </w:r>
          </w:p>
        </w:tc>
        <w:tc>
          <w:tcPr>
            <w:tcW w:w="0" w:type="auto"/>
            <w:tcBorders>
              <w:top w:val="single" w:sz="4" w:space="0" w:color="auto"/>
              <w:left w:val="single" w:sz="4" w:space="0" w:color="auto"/>
              <w:bottom w:val="single" w:sz="4" w:space="0" w:color="auto"/>
              <w:right w:val="single" w:sz="4" w:space="0" w:color="auto"/>
            </w:tcBorders>
            <w:hideMark/>
          </w:tcPr>
          <w:p w14:paraId="766B0089" w14:textId="77777777" w:rsidR="00B46A03" w:rsidRPr="00E276B6" w:rsidRDefault="00B46A03" w:rsidP="00543790">
            <w:pPr>
              <w:rPr>
                <w:rFonts w:ascii="Cambria" w:hAnsi="Cambria"/>
              </w:rPr>
            </w:pPr>
            <w:r w:rsidRPr="00E276B6">
              <w:rPr>
                <w:rFonts w:ascii="Cambria" w:hAnsi="Cambria"/>
              </w:rPr>
              <w:t>60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0077CB" w14:textId="77777777" w:rsidR="00B46A03" w:rsidRPr="00E276B6" w:rsidRDefault="00B46A03" w:rsidP="00543790">
            <w:pPr>
              <w:spacing w:after="0"/>
              <w:rPr>
                <w:rFonts w:ascii="Cambria" w:hAnsi="Cambria"/>
              </w:rPr>
            </w:pPr>
          </w:p>
        </w:tc>
      </w:tr>
      <w:tr w:rsidR="00B46A03" w14:paraId="6EBC1288"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102ABDF"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2E884090" w14:textId="77777777" w:rsidR="00B46A03" w:rsidRPr="00E276B6" w:rsidRDefault="00B46A03" w:rsidP="00543790">
            <w:pPr>
              <w:rPr>
                <w:rFonts w:ascii="Cambria" w:hAnsi="Cambria"/>
              </w:rPr>
            </w:pPr>
            <w:r w:rsidRPr="00E276B6">
              <w:rPr>
                <w:rFonts w:ascii="Cambria" w:hAnsi="Cambria"/>
              </w:rPr>
              <w:t>61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2190C8" w14:textId="77777777" w:rsidR="00B46A03" w:rsidRPr="00E276B6" w:rsidRDefault="00B46A03" w:rsidP="00543790">
            <w:pPr>
              <w:spacing w:after="0"/>
              <w:rPr>
                <w:rFonts w:ascii="Cambria" w:hAnsi="Cambria"/>
              </w:rPr>
            </w:pPr>
          </w:p>
        </w:tc>
      </w:tr>
      <w:tr w:rsidR="00B46A03" w14:paraId="1BA0C9AE"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01FEF5B" w14:textId="77777777" w:rsidR="00B46A03" w:rsidRPr="00E276B6" w:rsidRDefault="00B46A03" w:rsidP="00543790">
            <w:pPr>
              <w:rPr>
                <w:rFonts w:ascii="Cambria" w:hAnsi="Cambria"/>
              </w:rPr>
            </w:pPr>
            <w:r w:rsidRPr="00E276B6">
              <w:rPr>
                <w:rFonts w:ascii="Cambria" w:hAnsi="Cambria"/>
              </w:rPr>
              <w:t xml:space="preserve">&gt; </w:t>
            </w:r>
          </w:p>
        </w:tc>
        <w:tc>
          <w:tcPr>
            <w:tcW w:w="0" w:type="auto"/>
            <w:tcBorders>
              <w:top w:val="single" w:sz="4" w:space="0" w:color="auto"/>
              <w:left w:val="single" w:sz="4" w:space="0" w:color="auto"/>
              <w:bottom w:val="single" w:sz="4" w:space="0" w:color="auto"/>
              <w:right w:val="single" w:sz="4" w:space="0" w:color="auto"/>
            </w:tcBorders>
            <w:hideMark/>
          </w:tcPr>
          <w:p w14:paraId="242E4AF4" w14:textId="77777777" w:rsidR="00B46A03" w:rsidRPr="00E276B6" w:rsidRDefault="00B46A03" w:rsidP="00543790">
            <w:pPr>
              <w:rPr>
                <w:rFonts w:ascii="Cambria" w:hAnsi="Cambria"/>
              </w:rPr>
            </w:pPr>
            <w:r w:rsidRPr="00E276B6">
              <w:rPr>
                <w:rFonts w:ascii="Cambria" w:hAnsi="Cambria"/>
              </w:rPr>
              <w:t>62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FE44C4" w14:textId="77777777" w:rsidR="00B46A03" w:rsidRPr="00E276B6" w:rsidRDefault="00B46A03" w:rsidP="00543790">
            <w:pPr>
              <w:spacing w:after="0"/>
              <w:rPr>
                <w:rFonts w:ascii="Cambria" w:hAnsi="Cambria"/>
              </w:rPr>
            </w:pPr>
          </w:p>
        </w:tc>
      </w:tr>
      <w:tr w:rsidR="00B46A03" w14:paraId="64684283"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0265CDB7" w14:textId="77777777" w:rsidR="00B46A03" w:rsidRPr="00E276B6" w:rsidRDefault="00B46A03" w:rsidP="00543790">
            <w:pPr>
              <w:rPr>
                <w:rFonts w:ascii="Cambria" w:hAnsi="Cambria"/>
              </w:rPr>
            </w:pPr>
            <w:r w:rsidRPr="00E276B6">
              <w:rPr>
                <w:rFonts w:ascii="Cambria" w:hAnsi="Cambria"/>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6918D1F" w14:textId="77777777" w:rsidR="00B46A03" w:rsidRPr="00E276B6" w:rsidRDefault="00B46A03" w:rsidP="00543790">
            <w:pPr>
              <w:rPr>
                <w:rFonts w:ascii="Cambria" w:hAnsi="Cambria"/>
              </w:rPr>
            </w:pPr>
            <w:r w:rsidRPr="00E276B6">
              <w:rPr>
                <w:rFonts w:ascii="Cambria" w:hAnsi="Cambria"/>
              </w:rPr>
              <w:t>63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DF951C" w14:textId="77777777" w:rsidR="00B46A03" w:rsidRPr="00E276B6" w:rsidRDefault="00B46A03" w:rsidP="00543790">
            <w:pPr>
              <w:spacing w:after="0"/>
              <w:rPr>
                <w:rFonts w:ascii="Cambria" w:hAnsi="Cambria"/>
              </w:rPr>
            </w:pPr>
          </w:p>
        </w:tc>
      </w:tr>
    </w:tbl>
    <w:p w14:paraId="0ECC98A6" w14:textId="56A57994"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77</w:t>
      </w:r>
      <w:r>
        <w:rPr>
          <w:noProof/>
        </w:rPr>
        <w:fldChar w:fldCharType="end"/>
      </w:r>
      <w:r>
        <w:t>: Translation Table for DFDL Standard Encoding X-DFDL-US-ASCII-6-BIT-PACKED</w:t>
      </w:r>
    </w:p>
    <w:p w14:paraId="5A08D1D9"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07" w:name="_Toc393814660"/>
      <w:bookmarkStart w:id="12808" w:name="_Toc62570267"/>
      <w:bookmarkStart w:id="12809" w:name="_Toc210216989"/>
      <w:bookmarkStart w:id="12810" w:name="_Toc219441121"/>
      <w:r>
        <w:rPr>
          <w:rFonts w:eastAsia="Times New Roman"/>
        </w:rPr>
        <w:t>Width</w:t>
      </w:r>
      <w:bookmarkEnd w:id="12807"/>
      <w:bookmarkEnd w:id="12808"/>
      <w:bookmarkEnd w:id="12809"/>
      <w:bookmarkEnd w:id="12810"/>
    </w:p>
    <w:p w14:paraId="1F675EDB" w14:textId="77777777" w:rsidR="00B46A03" w:rsidRDefault="00B46A03" w:rsidP="00B46A03">
      <w:r>
        <w:t xml:space="preserve">Fixed width. Each code unit is 6-bits wide. A subsequent character or the next data field may begin in the very next bit after a 6-bit character code of this encoding. </w:t>
      </w:r>
    </w:p>
    <w:p w14:paraId="5BAEB60C" w14:textId="77777777" w:rsidR="00B46A03" w:rsidRDefault="00B46A03" w:rsidP="00B46A03">
      <w:r>
        <w:t xml:space="preserve">Hence, 4 characters fit into 3 bytes of data as no bits are wasted. </w:t>
      </w:r>
    </w:p>
    <w:p w14:paraId="588AD6EE"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11" w:name="_Toc393814661"/>
      <w:bookmarkStart w:id="12812" w:name="_Toc62570268"/>
      <w:bookmarkStart w:id="12813" w:name="_Toc210216990"/>
      <w:bookmarkStart w:id="12814" w:name="_Toc219441122"/>
      <w:r>
        <w:rPr>
          <w:rFonts w:eastAsia="Times New Roman"/>
        </w:rPr>
        <w:t>Alignment</w:t>
      </w:r>
      <w:bookmarkEnd w:id="12811"/>
      <w:bookmarkEnd w:id="12812"/>
      <w:bookmarkEnd w:id="12813"/>
      <w:bookmarkEnd w:id="12814"/>
    </w:p>
    <w:p w14:paraId="616449DE" w14:textId="77777777" w:rsidR="00B46A03" w:rsidRDefault="00B46A03" w:rsidP="00B46A03">
      <w:r>
        <w:t xml:space="preserve">1 bit. That is, a code unit may begin on any bit boundary. </w:t>
      </w:r>
    </w:p>
    <w:p w14:paraId="5F72A89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15" w:name="_Toc393814663"/>
      <w:bookmarkStart w:id="12816" w:name="_Toc62570269"/>
      <w:bookmarkStart w:id="12817" w:name="_Toc210216991"/>
      <w:bookmarkStart w:id="12818" w:name="_Toc219441123"/>
      <w:r>
        <w:rPr>
          <w:rFonts w:eastAsia="Times New Roman"/>
        </w:rPr>
        <w:t>ByteOrder</w:t>
      </w:r>
      <w:bookmarkEnd w:id="12815"/>
      <w:bookmarkEnd w:id="12816"/>
      <w:bookmarkEnd w:id="12817"/>
      <w:bookmarkEnd w:id="12818"/>
    </w:p>
    <w:p w14:paraId="4CBA3B4A" w14:textId="77777777" w:rsidR="00B46A03" w:rsidRDefault="00B46A03" w:rsidP="00B46A03">
      <w:r>
        <w:t xml:space="preserve">Not applicable. Code units are always less than 1 byte in size. </w:t>
      </w:r>
    </w:p>
    <w:p w14:paraId="1F81539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19" w:name="_Toc393814664"/>
      <w:bookmarkStart w:id="12820" w:name="_Toc62570270"/>
      <w:bookmarkStart w:id="12821" w:name="_Toc210216992"/>
      <w:bookmarkStart w:id="12822" w:name="_Toc219441124"/>
      <w:r>
        <w:rPr>
          <w:rFonts w:eastAsia="Times New Roman"/>
        </w:rPr>
        <w:t>Example 1</w:t>
      </w:r>
      <w:bookmarkEnd w:id="12819"/>
      <w:bookmarkEnd w:id="12820"/>
      <w:bookmarkEnd w:id="12821"/>
      <w:bookmarkEnd w:id="12822"/>
    </w:p>
    <w:p w14:paraId="3F7062D4" w14:textId="77777777" w:rsidR="00B46A03" w:rsidRDefault="00B46A03" w:rsidP="00B46A03">
      <w:r>
        <w:t>The table below shows how the 8 character string '1234' is encoded into 3 bytes. The bit order is least-significant-bit first:</w:t>
      </w:r>
    </w:p>
    <w:tbl>
      <w:tblPr>
        <w:tblStyle w:val="Table"/>
        <w:tblW w:w="5000" w:type="pct"/>
        <w:tblInd w:w="0" w:type="dxa"/>
        <w:tblLook w:val="04A0" w:firstRow="1" w:lastRow="0" w:firstColumn="1" w:lastColumn="0" w:noHBand="0" w:noVBand="1"/>
      </w:tblPr>
      <w:tblGrid>
        <w:gridCol w:w="2473"/>
        <w:gridCol w:w="2133"/>
        <w:gridCol w:w="2047"/>
        <w:gridCol w:w="1608"/>
        <w:gridCol w:w="1933"/>
      </w:tblGrid>
      <w:tr w:rsidR="00B46A03" w14:paraId="6924A0F5" w14:textId="77777777" w:rsidTr="00543790">
        <w:trPr>
          <w:cnfStyle w:val="100000000000" w:firstRow="1" w:lastRow="0" w:firstColumn="0" w:lastColumn="0" w:oddVBand="0" w:evenVBand="0" w:oddHBand="0" w:evenHBand="0" w:firstRowFirstColumn="0" w:firstRowLastColumn="0" w:lastRowFirstColumn="0" w:lastRowLastColumn="0"/>
        </w:trPr>
        <w:tc>
          <w:tcPr>
            <w:tcW w:w="0" w:type="auto"/>
            <w:hideMark/>
          </w:tcPr>
          <w:p w14:paraId="558C47D7" w14:textId="77777777" w:rsidR="00B46A03" w:rsidRPr="00E276B6" w:rsidRDefault="00B46A03" w:rsidP="00543790">
            <w:pPr>
              <w:rPr>
                <w:rFonts w:ascii="Cambria" w:hAnsi="Cambria"/>
              </w:rPr>
            </w:pPr>
            <w:r w:rsidRPr="00E276B6">
              <w:rPr>
                <w:rFonts w:ascii="Cambria" w:hAnsi="Cambria"/>
              </w:rPr>
              <w:t>Logical character</w:t>
            </w:r>
          </w:p>
        </w:tc>
        <w:tc>
          <w:tcPr>
            <w:tcW w:w="0" w:type="auto"/>
            <w:hideMark/>
          </w:tcPr>
          <w:p w14:paraId="01ACE15F" w14:textId="77777777" w:rsidR="00B46A03" w:rsidRPr="00E276B6" w:rsidRDefault="00B46A03" w:rsidP="00543790">
            <w:pPr>
              <w:rPr>
                <w:rFonts w:ascii="Cambria" w:hAnsi="Cambria"/>
              </w:rPr>
            </w:pPr>
            <w:r w:rsidRPr="00E276B6">
              <w:rPr>
                <w:rFonts w:ascii="Cambria" w:hAnsi="Cambria"/>
              </w:rPr>
              <w:t>6-bit code unit</w:t>
            </w:r>
          </w:p>
        </w:tc>
        <w:tc>
          <w:tcPr>
            <w:tcW w:w="0" w:type="auto"/>
            <w:hideMark/>
          </w:tcPr>
          <w:p w14:paraId="604E99F4" w14:textId="77777777" w:rsidR="00B46A03" w:rsidRPr="00E276B6" w:rsidRDefault="00B46A03" w:rsidP="00543790">
            <w:pPr>
              <w:rPr>
                <w:rFonts w:ascii="Cambria" w:hAnsi="Cambria"/>
              </w:rPr>
            </w:pPr>
            <w:r w:rsidRPr="00E276B6">
              <w:rPr>
                <w:rFonts w:ascii="Cambria" w:hAnsi="Cambria"/>
              </w:rPr>
              <w:t>Bit placement</w:t>
            </w:r>
          </w:p>
          <w:p w14:paraId="4275186F" w14:textId="77777777" w:rsidR="00B46A03" w:rsidRPr="00E276B6" w:rsidRDefault="00B46A03" w:rsidP="00543790">
            <w:pPr>
              <w:rPr>
                <w:rFonts w:ascii="Cambria" w:hAnsi="Cambria"/>
              </w:rPr>
            </w:pPr>
            <w:r w:rsidRPr="00E276B6">
              <w:rPr>
                <w:rFonts w:ascii="Cambria" w:hAnsi="Cambria"/>
              </w:rPr>
              <w:t>2</w:t>
            </w:r>
            <w:r w:rsidRPr="00E276B6">
              <w:rPr>
                <w:rFonts w:ascii="Cambria" w:hAnsi="Cambria"/>
                <w:vertAlign w:val="superscript"/>
              </w:rPr>
              <w:t>7</w:t>
            </w:r>
            <w:r w:rsidRPr="00E276B6">
              <w:rPr>
                <w:rFonts w:ascii="Cambria" w:hAnsi="Cambria"/>
              </w:rPr>
              <w:t xml:space="preserve">            2</w:t>
            </w:r>
            <w:r w:rsidRPr="00E276B6">
              <w:rPr>
                <w:rFonts w:ascii="Cambria" w:hAnsi="Cambria"/>
                <w:vertAlign w:val="superscript"/>
              </w:rPr>
              <w:t>0</w:t>
            </w:r>
          </w:p>
        </w:tc>
        <w:tc>
          <w:tcPr>
            <w:tcW w:w="0" w:type="auto"/>
            <w:hideMark/>
          </w:tcPr>
          <w:p w14:paraId="21372F4C" w14:textId="77777777" w:rsidR="00B46A03" w:rsidRPr="00E276B6" w:rsidRDefault="00B46A03" w:rsidP="00543790">
            <w:pPr>
              <w:rPr>
                <w:rFonts w:ascii="Cambria" w:hAnsi="Cambria"/>
              </w:rPr>
            </w:pPr>
            <w:r w:rsidRPr="00E276B6">
              <w:rPr>
                <w:rFonts w:ascii="Cambria" w:hAnsi="Cambria"/>
              </w:rPr>
              <w:t>Byte value</w:t>
            </w:r>
          </w:p>
        </w:tc>
        <w:tc>
          <w:tcPr>
            <w:tcW w:w="0" w:type="auto"/>
            <w:hideMark/>
          </w:tcPr>
          <w:p w14:paraId="5D1E2956" w14:textId="77777777" w:rsidR="00B46A03" w:rsidRPr="00E276B6" w:rsidRDefault="00B46A03" w:rsidP="00543790">
            <w:pPr>
              <w:rPr>
                <w:rFonts w:ascii="Cambria" w:hAnsi="Cambria"/>
              </w:rPr>
            </w:pPr>
            <w:r w:rsidRPr="00E276B6">
              <w:rPr>
                <w:rFonts w:ascii="Cambria" w:hAnsi="Cambria"/>
              </w:rPr>
              <w:t>Byte number</w:t>
            </w:r>
          </w:p>
        </w:tc>
      </w:tr>
      <w:tr w:rsidR="00B46A03" w14:paraId="6EC9A9FA" w14:textId="77777777" w:rsidTr="00543790">
        <w:trPr>
          <w:trHeight w:val="395"/>
        </w:trPr>
        <w:tc>
          <w:tcPr>
            <w:tcW w:w="0" w:type="auto"/>
            <w:tcBorders>
              <w:top w:val="single" w:sz="4" w:space="0" w:color="auto"/>
              <w:left w:val="single" w:sz="4" w:space="0" w:color="auto"/>
              <w:bottom w:val="single" w:sz="4" w:space="0" w:color="auto"/>
              <w:right w:val="single" w:sz="4" w:space="0" w:color="auto"/>
            </w:tcBorders>
            <w:hideMark/>
          </w:tcPr>
          <w:p w14:paraId="3D3FB33E" w14:textId="77777777" w:rsidR="00B46A03" w:rsidRPr="00E276B6" w:rsidRDefault="00B46A03" w:rsidP="00543790">
            <w:pPr>
              <w:rPr>
                <w:rFonts w:ascii="Cambria" w:hAnsi="Cambria"/>
              </w:rPr>
            </w:pPr>
            <w:r w:rsidRPr="00E276B6">
              <w:rPr>
                <w:rFonts w:ascii="Cambria" w:hAnsi="Cambria"/>
              </w:rPr>
              <w:t>1</w:t>
            </w:r>
          </w:p>
        </w:tc>
        <w:tc>
          <w:tcPr>
            <w:tcW w:w="0" w:type="auto"/>
            <w:tcBorders>
              <w:top w:val="single" w:sz="4" w:space="0" w:color="auto"/>
              <w:left w:val="single" w:sz="4" w:space="0" w:color="auto"/>
              <w:bottom w:val="single" w:sz="4" w:space="0" w:color="auto"/>
              <w:right w:val="single" w:sz="4" w:space="0" w:color="auto"/>
            </w:tcBorders>
            <w:hideMark/>
          </w:tcPr>
          <w:p w14:paraId="4FCC1C00" w14:textId="77777777" w:rsidR="00B46A03" w:rsidRDefault="00B46A03" w:rsidP="00543790">
            <w:pPr>
              <w:rPr>
                <w:rFonts w:ascii="Courier New" w:hAnsi="Courier New" w:cs="Courier New"/>
              </w:rPr>
            </w:pPr>
            <w:r>
              <w:rPr>
                <w:rFonts w:ascii="Courier New" w:hAnsi="Courier New" w:cs="Courier New"/>
              </w:rPr>
              <w:t>110001</w:t>
            </w:r>
          </w:p>
        </w:tc>
        <w:tc>
          <w:tcPr>
            <w:tcW w:w="0" w:type="auto"/>
            <w:tcBorders>
              <w:top w:val="single" w:sz="4" w:space="0" w:color="auto"/>
              <w:left w:val="single" w:sz="4" w:space="0" w:color="auto"/>
              <w:bottom w:val="single" w:sz="4" w:space="0" w:color="auto"/>
              <w:right w:val="single" w:sz="4" w:space="0" w:color="auto"/>
            </w:tcBorders>
            <w:hideMark/>
          </w:tcPr>
          <w:p w14:paraId="645B1AF8" w14:textId="77777777" w:rsidR="00B46A03" w:rsidRDefault="00B46A03" w:rsidP="00543790">
            <w:pPr>
              <w:rPr>
                <w:rFonts w:ascii="Courier New" w:hAnsi="Courier New" w:cs="Courier New"/>
              </w:rPr>
            </w:pPr>
            <w:r>
              <w:rPr>
                <w:rFonts w:ascii="Courier New" w:hAnsi="Courier New" w:cs="Courier New"/>
              </w:rPr>
              <w:t>XX</w:t>
            </w:r>
            <w:r>
              <w:rPr>
                <w:rFonts w:ascii="Courier New" w:hAnsi="Courier New" w:cs="Courier New"/>
                <w:b/>
              </w:rPr>
              <w:t>110001</w:t>
            </w:r>
          </w:p>
        </w:tc>
        <w:tc>
          <w:tcPr>
            <w:tcW w:w="0" w:type="auto"/>
            <w:tcBorders>
              <w:top w:val="single" w:sz="4" w:space="0" w:color="auto"/>
              <w:left w:val="single" w:sz="4" w:space="0" w:color="auto"/>
              <w:bottom w:val="single" w:sz="4" w:space="0" w:color="auto"/>
              <w:right w:val="single" w:sz="4" w:space="0" w:color="auto"/>
            </w:tcBorders>
          </w:tcPr>
          <w:p w14:paraId="1626764F" w14:textId="77777777" w:rsidR="00B46A03" w:rsidRPr="00E276B6" w:rsidRDefault="00B46A03" w:rsidP="00543790">
            <w:pPr>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5C9582D9" w14:textId="77777777" w:rsidR="00B46A03" w:rsidRPr="00E276B6" w:rsidRDefault="00B46A03" w:rsidP="00543790">
            <w:pPr>
              <w:rPr>
                <w:rFonts w:ascii="Cambria" w:hAnsi="Cambria"/>
              </w:rPr>
            </w:pPr>
          </w:p>
        </w:tc>
      </w:tr>
      <w:tr w:rsidR="00B46A03" w14:paraId="0C2213A9"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98AD248" w14:textId="77777777" w:rsidR="00B46A03" w:rsidRPr="00E276B6" w:rsidRDefault="00B46A03" w:rsidP="00543790">
            <w:pPr>
              <w:rPr>
                <w:rFonts w:ascii="Cambria" w:hAnsi="Cambria"/>
              </w:rPr>
            </w:pPr>
            <w:r w:rsidRPr="00E276B6">
              <w:rPr>
                <w:rFonts w:ascii="Cambria" w:hAnsi="Cambria"/>
              </w:rPr>
              <w:t>2</w:t>
            </w:r>
          </w:p>
        </w:tc>
        <w:tc>
          <w:tcPr>
            <w:tcW w:w="0" w:type="auto"/>
            <w:tcBorders>
              <w:top w:val="single" w:sz="4" w:space="0" w:color="auto"/>
              <w:left w:val="single" w:sz="4" w:space="0" w:color="auto"/>
              <w:bottom w:val="single" w:sz="4" w:space="0" w:color="auto"/>
              <w:right w:val="single" w:sz="4" w:space="0" w:color="auto"/>
            </w:tcBorders>
            <w:hideMark/>
          </w:tcPr>
          <w:p w14:paraId="6DB1F4BD" w14:textId="77777777" w:rsidR="00B46A03" w:rsidRDefault="00B46A03" w:rsidP="00543790">
            <w:pPr>
              <w:rPr>
                <w:rFonts w:ascii="Courier New" w:hAnsi="Courier New" w:cs="Courier New"/>
              </w:rPr>
            </w:pPr>
            <w:r>
              <w:rPr>
                <w:rFonts w:ascii="Courier New" w:hAnsi="Courier New" w:cs="Courier New"/>
              </w:rPr>
              <w:t>110010</w:t>
            </w:r>
          </w:p>
        </w:tc>
        <w:tc>
          <w:tcPr>
            <w:tcW w:w="0" w:type="auto"/>
            <w:tcBorders>
              <w:top w:val="single" w:sz="4" w:space="0" w:color="auto"/>
              <w:left w:val="single" w:sz="4" w:space="0" w:color="auto"/>
              <w:bottom w:val="single" w:sz="4" w:space="0" w:color="auto"/>
              <w:right w:val="single" w:sz="4" w:space="0" w:color="auto"/>
            </w:tcBorders>
            <w:hideMark/>
          </w:tcPr>
          <w:p w14:paraId="5F06D5AB" w14:textId="77777777" w:rsidR="00B46A03" w:rsidRDefault="00B46A03" w:rsidP="00543790">
            <w:pPr>
              <w:rPr>
                <w:rFonts w:ascii="Courier New" w:hAnsi="Courier New" w:cs="Courier New"/>
              </w:rPr>
            </w:pPr>
            <w:r>
              <w:rPr>
                <w:rFonts w:ascii="Courier New" w:hAnsi="Courier New" w:cs="Courier New"/>
                <w:b/>
              </w:rPr>
              <w:t>10</w:t>
            </w:r>
            <w:r>
              <w:rPr>
                <w:rFonts w:ascii="Courier New" w:hAnsi="Courier New" w:cs="Courier New"/>
              </w:rPr>
              <w:t>XXXXXX</w:t>
            </w:r>
          </w:p>
          <w:p w14:paraId="243FE740" w14:textId="77777777" w:rsidR="00B46A03" w:rsidRDefault="00B46A03" w:rsidP="00543790">
            <w:pPr>
              <w:rPr>
                <w:rFonts w:ascii="Courier New" w:hAnsi="Courier New" w:cs="Courier New"/>
              </w:rPr>
            </w:pPr>
            <w:r>
              <w:rPr>
                <w:rFonts w:ascii="Courier New" w:hAnsi="Courier New" w:cs="Courier New"/>
              </w:rPr>
              <w:t>XXXX</w:t>
            </w:r>
            <w:r>
              <w:rPr>
                <w:rFonts w:ascii="Courier New" w:hAnsi="Courier New" w:cs="Courier New"/>
                <w:b/>
              </w:rPr>
              <w:t>1100</w:t>
            </w:r>
          </w:p>
        </w:tc>
        <w:tc>
          <w:tcPr>
            <w:tcW w:w="0" w:type="auto"/>
            <w:tcBorders>
              <w:top w:val="single" w:sz="4" w:space="0" w:color="auto"/>
              <w:left w:val="single" w:sz="4" w:space="0" w:color="auto"/>
              <w:bottom w:val="single" w:sz="4" w:space="0" w:color="auto"/>
              <w:right w:val="single" w:sz="4" w:space="0" w:color="auto"/>
            </w:tcBorders>
            <w:hideMark/>
          </w:tcPr>
          <w:p w14:paraId="42974BD4" w14:textId="77777777" w:rsidR="00B46A03" w:rsidRPr="00E276B6" w:rsidRDefault="00B46A03" w:rsidP="00543790">
            <w:pPr>
              <w:rPr>
                <w:rFonts w:ascii="Cambria" w:hAnsi="Cambria"/>
              </w:rPr>
            </w:pPr>
            <w:r w:rsidRPr="00E276B6">
              <w:rPr>
                <w:rFonts w:ascii="Cambria" w:hAnsi="Cambria"/>
              </w:rPr>
              <w:t>0xB1</w:t>
            </w:r>
          </w:p>
        </w:tc>
        <w:tc>
          <w:tcPr>
            <w:tcW w:w="0" w:type="auto"/>
            <w:tcBorders>
              <w:top w:val="single" w:sz="4" w:space="0" w:color="auto"/>
              <w:left w:val="single" w:sz="4" w:space="0" w:color="auto"/>
              <w:bottom w:val="single" w:sz="4" w:space="0" w:color="auto"/>
              <w:right w:val="single" w:sz="4" w:space="0" w:color="auto"/>
            </w:tcBorders>
            <w:hideMark/>
          </w:tcPr>
          <w:p w14:paraId="4144EC17" w14:textId="77777777" w:rsidR="00B46A03" w:rsidRPr="00E276B6" w:rsidRDefault="00B46A03" w:rsidP="00543790">
            <w:pPr>
              <w:rPr>
                <w:rFonts w:ascii="Cambria" w:hAnsi="Cambria"/>
              </w:rPr>
            </w:pPr>
            <w:r w:rsidRPr="00E276B6">
              <w:rPr>
                <w:rFonts w:ascii="Cambria" w:hAnsi="Cambria"/>
              </w:rPr>
              <w:t>1</w:t>
            </w:r>
          </w:p>
        </w:tc>
      </w:tr>
      <w:tr w:rsidR="00B46A03" w14:paraId="53ECF0F2"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1259040D" w14:textId="77777777" w:rsidR="00B46A03" w:rsidRPr="00E276B6" w:rsidRDefault="00B46A03" w:rsidP="00543790">
            <w:pPr>
              <w:rPr>
                <w:rFonts w:ascii="Cambria" w:hAnsi="Cambria"/>
              </w:rPr>
            </w:pPr>
            <w:r w:rsidRPr="00E276B6">
              <w:rPr>
                <w:rFonts w:ascii="Cambria" w:hAnsi="Cambria"/>
              </w:rPr>
              <w:t>3</w:t>
            </w:r>
          </w:p>
        </w:tc>
        <w:tc>
          <w:tcPr>
            <w:tcW w:w="0" w:type="auto"/>
            <w:tcBorders>
              <w:top w:val="single" w:sz="4" w:space="0" w:color="auto"/>
              <w:left w:val="single" w:sz="4" w:space="0" w:color="auto"/>
              <w:bottom w:val="single" w:sz="4" w:space="0" w:color="auto"/>
              <w:right w:val="single" w:sz="4" w:space="0" w:color="auto"/>
            </w:tcBorders>
            <w:hideMark/>
          </w:tcPr>
          <w:p w14:paraId="7BFD2F66" w14:textId="77777777" w:rsidR="00B46A03" w:rsidRDefault="00B46A03" w:rsidP="00543790">
            <w:pPr>
              <w:rPr>
                <w:rFonts w:ascii="Courier New" w:hAnsi="Courier New" w:cs="Courier New"/>
              </w:rPr>
            </w:pPr>
            <w:r>
              <w:rPr>
                <w:rFonts w:ascii="Courier New" w:hAnsi="Courier New" w:cs="Courier New"/>
              </w:rPr>
              <w:t>110011</w:t>
            </w:r>
          </w:p>
        </w:tc>
        <w:tc>
          <w:tcPr>
            <w:tcW w:w="0" w:type="auto"/>
            <w:tcBorders>
              <w:top w:val="single" w:sz="4" w:space="0" w:color="auto"/>
              <w:left w:val="single" w:sz="4" w:space="0" w:color="auto"/>
              <w:bottom w:val="single" w:sz="4" w:space="0" w:color="auto"/>
              <w:right w:val="single" w:sz="4" w:space="0" w:color="auto"/>
            </w:tcBorders>
            <w:hideMark/>
          </w:tcPr>
          <w:p w14:paraId="3B10639A" w14:textId="77777777" w:rsidR="00B46A03" w:rsidRDefault="00B46A03" w:rsidP="00543790">
            <w:pPr>
              <w:rPr>
                <w:rFonts w:ascii="Courier New" w:hAnsi="Courier New" w:cs="Courier New"/>
              </w:rPr>
            </w:pPr>
            <w:r>
              <w:rPr>
                <w:rFonts w:ascii="Courier New" w:hAnsi="Courier New" w:cs="Courier New"/>
                <w:b/>
              </w:rPr>
              <w:t>0011</w:t>
            </w:r>
            <w:r>
              <w:rPr>
                <w:rFonts w:ascii="Courier New" w:hAnsi="Courier New" w:cs="Courier New"/>
              </w:rPr>
              <w:t>XXXX</w:t>
            </w:r>
          </w:p>
          <w:p w14:paraId="7EC9D50C" w14:textId="77777777" w:rsidR="00B46A03" w:rsidRDefault="00B46A03" w:rsidP="00543790">
            <w:pPr>
              <w:rPr>
                <w:rFonts w:ascii="Courier New" w:hAnsi="Courier New" w:cs="Courier New"/>
              </w:rPr>
            </w:pPr>
            <w:r>
              <w:rPr>
                <w:rFonts w:ascii="Courier New" w:hAnsi="Courier New" w:cs="Courier New"/>
              </w:rPr>
              <w:t>XXXXXX</w:t>
            </w:r>
            <w:r>
              <w:rPr>
                <w:rFonts w:ascii="Courier New" w:hAnsi="Courier New" w:cs="Courier New"/>
                <w:b/>
              </w:rPr>
              <w:t>11</w:t>
            </w:r>
          </w:p>
        </w:tc>
        <w:tc>
          <w:tcPr>
            <w:tcW w:w="0" w:type="auto"/>
            <w:tcBorders>
              <w:top w:val="single" w:sz="4" w:space="0" w:color="auto"/>
              <w:left w:val="single" w:sz="4" w:space="0" w:color="auto"/>
              <w:bottom w:val="single" w:sz="4" w:space="0" w:color="auto"/>
              <w:right w:val="single" w:sz="4" w:space="0" w:color="auto"/>
            </w:tcBorders>
            <w:hideMark/>
          </w:tcPr>
          <w:p w14:paraId="1FFF1FDA" w14:textId="77777777" w:rsidR="00B46A03" w:rsidRPr="00E276B6" w:rsidRDefault="00B46A03" w:rsidP="00543790">
            <w:pPr>
              <w:rPr>
                <w:rFonts w:ascii="Cambria" w:hAnsi="Cambria"/>
              </w:rPr>
            </w:pPr>
            <w:r w:rsidRPr="00E276B6">
              <w:rPr>
                <w:rFonts w:ascii="Cambria" w:hAnsi="Cambria"/>
              </w:rPr>
              <w:t>0x3C</w:t>
            </w:r>
          </w:p>
        </w:tc>
        <w:tc>
          <w:tcPr>
            <w:tcW w:w="0" w:type="auto"/>
            <w:tcBorders>
              <w:top w:val="single" w:sz="4" w:space="0" w:color="auto"/>
              <w:left w:val="single" w:sz="4" w:space="0" w:color="auto"/>
              <w:bottom w:val="single" w:sz="4" w:space="0" w:color="auto"/>
              <w:right w:val="single" w:sz="4" w:space="0" w:color="auto"/>
            </w:tcBorders>
            <w:hideMark/>
          </w:tcPr>
          <w:p w14:paraId="1975B6A7" w14:textId="77777777" w:rsidR="00B46A03" w:rsidRPr="00E276B6" w:rsidRDefault="00B46A03" w:rsidP="00543790">
            <w:pPr>
              <w:rPr>
                <w:rFonts w:ascii="Cambria" w:hAnsi="Cambria"/>
              </w:rPr>
            </w:pPr>
            <w:r w:rsidRPr="00E276B6">
              <w:rPr>
                <w:rFonts w:ascii="Cambria" w:hAnsi="Cambria"/>
              </w:rPr>
              <w:t>2</w:t>
            </w:r>
          </w:p>
        </w:tc>
      </w:tr>
      <w:tr w:rsidR="00B46A03" w14:paraId="5FD5E8FD" w14:textId="77777777" w:rsidTr="00543790">
        <w:tc>
          <w:tcPr>
            <w:tcW w:w="0" w:type="auto"/>
            <w:tcBorders>
              <w:top w:val="single" w:sz="4" w:space="0" w:color="auto"/>
              <w:left w:val="single" w:sz="4" w:space="0" w:color="auto"/>
              <w:bottom w:val="single" w:sz="4" w:space="0" w:color="auto"/>
              <w:right w:val="single" w:sz="4" w:space="0" w:color="auto"/>
            </w:tcBorders>
            <w:hideMark/>
          </w:tcPr>
          <w:p w14:paraId="43E44A4E" w14:textId="77777777" w:rsidR="00B46A03" w:rsidRPr="00E276B6" w:rsidRDefault="00B46A03" w:rsidP="00543790">
            <w:pPr>
              <w:rPr>
                <w:rFonts w:ascii="Cambria" w:hAnsi="Cambria"/>
              </w:rPr>
            </w:pPr>
            <w:r w:rsidRPr="00E276B6">
              <w:rPr>
                <w:rFonts w:ascii="Cambria" w:hAnsi="Cambria"/>
              </w:rPr>
              <w:t>4</w:t>
            </w:r>
          </w:p>
        </w:tc>
        <w:tc>
          <w:tcPr>
            <w:tcW w:w="0" w:type="auto"/>
            <w:tcBorders>
              <w:top w:val="single" w:sz="4" w:space="0" w:color="auto"/>
              <w:left w:val="single" w:sz="4" w:space="0" w:color="auto"/>
              <w:bottom w:val="single" w:sz="4" w:space="0" w:color="auto"/>
              <w:right w:val="single" w:sz="4" w:space="0" w:color="auto"/>
            </w:tcBorders>
            <w:hideMark/>
          </w:tcPr>
          <w:p w14:paraId="28037CBC" w14:textId="77777777" w:rsidR="00B46A03" w:rsidRDefault="00B46A03" w:rsidP="00543790">
            <w:pPr>
              <w:rPr>
                <w:rFonts w:ascii="Courier New" w:hAnsi="Courier New" w:cs="Courier New"/>
              </w:rPr>
            </w:pPr>
            <w:r>
              <w:rPr>
                <w:rFonts w:ascii="Courier New" w:hAnsi="Courier New" w:cs="Courier New"/>
              </w:rPr>
              <w:t>110100</w:t>
            </w:r>
          </w:p>
        </w:tc>
        <w:tc>
          <w:tcPr>
            <w:tcW w:w="0" w:type="auto"/>
            <w:tcBorders>
              <w:top w:val="single" w:sz="4" w:space="0" w:color="auto"/>
              <w:left w:val="single" w:sz="4" w:space="0" w:color="auto"/>
              <w:bottom w:val="single" w:sz="4" w:space="0" w:color="auto"/>
              <w:right w:val="single" w:sz="4" w:space="0" w:color="auto"/>
            </w:tcBorders>
          </w:tcPr>
          <w:p w14:paraId="28D50F71" w14:textId="77777777" w:rsidR="00B46A03" w:rsidRDefault="00B46A03" w:rsidP="00543790">
            <w:pPr>
              <w:rPr>
                <w:rFonts w:ascii="Courier New" w:hAnsi="Courier New" w:cs="Courier New"/>
              </w:rPr>
            </w:pPr>
            <w:r>
              <w:rPr>
                <w:rFonts w:ascii="Courier New" w:hAnsi="Courier New" w:cs="Courier New"/>
                <w:b/>
              </w:rPr>
              <w:t>110100</w:t>
            </w:r>
            <w:r>
              <w:rPr>
                <w:rFonts w:ascii="Courier New" w:hAnsi="Courier New" w:cs="Courier New"/>
              </w:rPr>
              <w:t>XX</w:t>
            </w:r>
          </w:p>
          <w:p w14:paraId="10BE1F0C" w14:textId="77777777" w:rsidR="00B46A03" w:rsidRDefault="00B46A03" w:rsidP="00543790">
            <w:pPr>
              <w:rPr>
                <w:rFonts w:ascii="Courier New" w:hAnsi="Courier New" w:cs="Courier New"/>
              </w:rPr>
            </w:pPr>
          </w:p>
        </w:tc>
        <w:tc>
          <w:tcPr>
            <w:tcW w:w="0" w:type="auto"/>
            <w:tcBorders>
              <w:top w:val="single" w:sz="4" w:space="0" w:color="auto"/>
              <w:left w:val="single" w:sz="4" w:space="0" w:color="auto"/>
              <w:bottom w:val="single" w:sz="4" w:space="0" w:color="auto"/>
              <w:right w:val="single" w:sz="4" w:space="0" w:color="auto"/>
            </w:tcBorders>
            <w:hideMark/>
          </w:tcPr>
          <w:p w14:paraId="68B9BD4A" w14:textId="77777777" w:rsidR="00B46A03" w:rsidRPr="00E276B6" w:rsidRDefault="00B46A03" w:rsidP="00543790">
            <w:pPr>
              <w:rPr>
                <w:rFonts w:ascii="Cambria" w:hAnsi="Cambria"/>
              </w:rPr>
            </w:pPr>
            <w:r w:rsidRPr="00E276B6">
              <w:rPr>
                <w:rFonts w:ascii="Cambria" w:hAnsi="Cambria"/>
              </w:rPr>
              <w:t>0xD3</w:t>
            </w:r>
          </w:p>
        </w:tc>
        <w:tc>
          <w:tcPr>
            <w:tcW w:w="0" w:type="auto"/>
            <w:tcBorders>
              <w:top w:val="single" w:sz="4" w:space="0" w:color="auto"/>
              <w:left w:val="single" w:sz="4" w:space="0" w:color="auto"/>
              <w:bottom w:val="single" w:sz="4" w:space="0" w:color="auto"/>
              <w:right w:val="single" w:sz="4" w:space="0" w:color="auto"/>
            </w:tcBorders>
            <w:hideMark/>
          </w:tcPr>
          <w:p w14:paraId="389FA6FC" w14:textId="77777777" w:rsidR="00B46A03" w:rsidRPr="00E276B6" w:rsidRDefault="00B46A03" w:rsidP="00543790">
            <w:pPr>
              <w:keepNext/>
              <w:rPr>
                <w:rFonts w:ascii="Cambria" w:hAnsi="Cambria"/>
              </w:rPr>
            </w:pPr>
            <w:r w:rsidRPr="00E276B6">
              <w:rPr>
                <w:rFonts w:ascii="Cambria" w:hAnsi="Cambria"/>
              </w:rPr>
              <w:t xml:space="preserve">3 </w:t>
            </w:r>
          </w:p>
        </w:tc>
      </w:tr>
    </w:tbl>
    <w:p w14:paraId="2C580AC7" w14:textId="1C07F829" w:rsidR="00B46A03" w:rsidRDefault="00B46A03" w:rsidP="00B46A03">
      <w:pPr>
        <w:pStyle w:val="Caption"/>
      </w:pPr>
      <w:r>
        <w:t xml:space="preserve">Table </w:t>
      </w:r>
      <w:r>
        <w:fldChar w:fldCharType="begin"/>
      </w:r>
      <w:r>
        <w:instrText xml:space="preserve"> SEQ Table \* ARABIC </w:instrText>
      </w:r>
      <w:r>
        <w:fldChar w:fldCharType="separate"/>
      </w:r>
      <w:r w:rsidR="009D1493">
        <w:rPr>
          <w:noProof/>
        </w:rPr>
        <w:t>78</w:t>
      </w:r>
      <w:r>
        <w:rPr>
          <w:noProof/>
        </w:rPr>
        <w:fldChar w:fldCharType="end"/>
      </w:r>
      <w:r>
        <w:t>: Example of DFDL Standard Encoding X-DFDL-US-ASCII-6-BIT-PACKED</w:t>
      </w:r>
    </w:p>
    <w:p w14:paraId="48A2381A" w14:textId="77777777" w:rsidR="00B46A03" w:rsidRDefault="00B46A03" w:rsidP="00B46A03">
      <w:pPr>
        <w:pStyle w:val="Caption"/>
      </w:pPr>
      <w:r>
        <w:br w:type="page"/>
      </w:r>
    </w:p>
    <w:p w14:paraId="124F260C"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823" w:name="_Toc396135751"/>
      <w:bookmarkStart w:id="12824" w:name="_Toc397515425"/>
      <w:bookmarkStart w:id="12825" w:name="_Toc393814665"/>
      <w:bookmarkStart w:id="12826" w:name="_Toc62570271"/>
      <w:bookmarkStart w:id="12827" w:name="_Toc210216993"/>
      <w:bookmarkStart w:id="12828" w:name="_Toc219441125"/>
      <w:bookmarkEnd w:id="12823"/>
      <w:bookmarkEnd w:id="12824"/>
      <w:r>
        <w:lastRenderedPageBreak/>
        <w:t>References for Appendix D</w:t>
      </w:r>
      <w:bookmarkEnd w:id="12825"/>
      <w:r>
        <w:rPr>
          <w:rStyle w:val="FootnoteReference"/>
        </w:rPr>
        <w:footnoteReference w:id="53"/>
      </w:r>
      <w:bookmarkEnd w:id="12826"/>
      <w:bookmarkEnd w:id="12827"/>
      <w:bookmarkEnd w:id="12828"/>
    </w:p>
    <w:tbl>
      <w:tblPr>
        <w:tblW w:w="0" w:type="auto"/>
        <w:tblCellSpacing w:w="15" w:type="dxa"/>
        <w:tblInd w:w="50" w:type="dxa"/>
        <w:tblLook w:val="04A0" w:firstRow="1" w:lastRow="0" w:firstColumn="1" w:lastColumn="0" w:noHBand="0" w:noVBand="1"/>
      </w:tblPr>
      <w:tblGrid>
        <w:gridCol w:w="1471"/>
        <w:gridCol w:w="8683"/>
      </w:tblGrid>
      <w:tr w:rsidR="00B46A03" w14:paraId="22CE6FF9" w14:textId="77777777" w:rsidTr="00543790">
        <w:trPr>
          <w:tblCellSpacing w:w="15" w:type="dxa"/>
        </w:trPr>
        <w:tc>
          <w:tcPr>
            <w:tcW w:w="0" w:type="auto"/>
            <w:tcMar>
              <w:top w:w="15" w:type="dxa"/>
              <w:left w:w="15" w:type="dxa"/>
              <w:bottom w:w="15" w:type="dxa"/>
              <w:right w:w="15" w:type="dxa"/>
            </w:tcMar>
            <w:hideMark/>
          </w:tcPr>
          <w:p w14:paraId="017363B8" w14:textId="77777777" w:rsidR="00B46A03" w:rsidRDefault="00B46A03" w:rsidP="00543790">
            <w:pPr>
              <w:spacing w:after="200" w:line="276" w:lineRule="auto"/>
              <w:rPr>
                <w:rFonts w:eastAsia="MS Mincho" w:cs="Arial"/>
              </w:rPr>
            </w:pPr>
            <w:bookmarkStart w:id="12829" w:name="a_ITA2"/>
            <w:bookmarkStart w:id="12830" w:name="a_DFDL"/>
            <w:bookmarkEnd w:id="12829"/>
            <w:bookmarkEnd w:id="12830"/>
            <w:r>
              <w:rPr>
                <w:rFonts w:eastAsia="MS Mincho" w:cs="Arial"/>
              </w:rPr>
              <w:t>[ITA2]</w:t>
            </w:r>
          </w:p>
        </w:tc>
        <w:tc>
          <w:tcPr>
            <w:tcW w:w="0" w:type="auto"/>
            <w:tcMar>
              <w:top w:w="15" w:type="dxa"/>
              <w:left w:w="15" w:type="dxa"/>
              <w:bottom w:w="15" w:type="dxa"/>
              <w:right w:w="15" w:type="dxa"/>
            </w:tcMar>
            <w:hideMark/>
          </w:tcPr>
          <w:p w14:paraId="42C536A7" w14:textId="2BA7A3CD" w:rsidR="00B46A03" w:rsidRDefault="00B46A03" w:rsidP="00543790">
            <w:pPr>
              <w:rPr>
                <w:rFonts w:eastAsia="MS Mincho"/>
              </w:rPr>
            </w:pPr>
            <w:r>
              <w:rPr>
                <w:rFonts w:eastAsia="MS Mincho"/>
              </w:rPr>
              <w:t xml:space="preserve">Wikipedia: Baudot code,  </w:t>
            </w:r>
            <w:hyperlink r:id="rId94" w:history="1">
              <w:r>
                <w:rPr>
                  <w:rStyle w:val="Hyperlink"/>
                </w:rPr>
                <w:t>http://en.wikipedia.org/wiki/Baudot_code#ITA2</w:t>
              </w:r>
            </w:hyperlink>
          </w:p>
        </w:tc>
      </w:tr>
      <w:tr w:rsidR="00B46A03" w14:paraId="1C71C614" w14:textId="77777777" w:rsidTr="00543790">
        <w:trPr>
          <w:tblCellSpacing w:w="15" w:type="dxa"/>
        </w:trPr>
        <w:tc>
          <w:tcPr>
            <w:tcW w:w="0" w:type="auto"/>
            <w:tcMar>
              <w:top w:w="15" w:type="dxa"/>
              <w:left w:w="15" w:type="dxa"/>
              <w:bottom w:w="15" w:type="dxa"/>
              <w:right w:w="15" w:type="dxa"/>
            </w:tcMar>
            <w:hideMark/>
          </w:tcPr>
          <w:p w14:paraId="64AA7773" w14:textId="77777777" w:rsidR="00B46A03" w:rsidRDefault="00B46A03" w:rsidP="00543790">
            <w:pPr>
              <w:spacing w:after="200" w:line="276" w:lineRule="auto"/>
            </w:pPr>
            <w:bookmarkStart w:id="12831" w:name="a_MILSTD2045"/>
            <w:bookmarkEnd w:id="12831"/>
            <w:r>
              <w:t>[MILSTD2045]</w:t>
            </w:r>
          </w:p>
        </w:tc>
        <w:tc>
          <w:tcPr>
            <w:tcW w:w="0" w:type="auto"/>
            <w:tcMar>
              <w:top w:w="15" w:type="dxa"/>
              <w:left w:w="15" w:type="dxa"/>
              <w:bottom w:w="15" w:type="dxa"/>
              <w:right w:w="15" w:type="dxa"/>
            </w:tcMar>
            <w:hideMark/>
          </w:tcPr>
          <w:p w14:paraId="7AB5685E" w14:textId="1901CE90" w:rsidR="00B46A03" w:rsidRDefault="00B46A03" w:rsidP="00543790">
            <w:r>
              <w:t xml:space="preserve">CONNECTIONLESS DATA TRANSFER APPLICATION LAYER STANDARD, MIL-STD-2045-47001D w/CHANGE 1, 23 June 2008 </w:t>
            </w:r>
            <w:hyperlink r:id="rId95" w:history="1">
              <w:r>
                <w:rPr>
                  <w:rStyle w:val="Hyperlink"/>
                </w:rPr>
                <w:t>http://everyspec.com/MIL-STD/MIL-STD-2000-2999/MIL-STD-2045_47001D_CHANGE-1_25098/</w:t>
              </w:r>
            </w:hyperlink>
            <w:r>
              <w:t>)</w:t>
            </w:r>
          </w:p>
        </w:tc>
      </w:tr>
      <w:tr w:rsidR="00B46A03" w14:paraId="31BCC8D3" w14:textId="77777777" w:rsidTr="00543790">
        <w:trPr>
          <w:tblCellSpacing w:w="15" w:type="dxa"/>
        </w:trPr>
        <w:tc>
          <w:tcPr>
            <w:tcW w:w="0" w:type="auto"/>
            <w:tcMar>
              <w:top w:w="15" w:type="dxa"/>
              <w:left w:w="15" w:type="dxa"/>
              <w:bottom w:w="15" w:type="dxa"/>
              <w:right w:w="15" w:type="dxa"/>
            </w:tcMar>
            <w:hideMark/>
          </w:tcPr>
          <w:p w14:paraId="53C89E58" w14:textId="77777777" w:rsidR="00B46A03" w:rsidRDefault="00B46A03" w:rsidP="00543790">
            <w:pPr>
              <w:spacing w:after="200" w:line="276" w:lineRule="auto"/>
            </w:pPr>
            <w:r>
              <w:t>[</w:t>
            </w:r>
            <w:bookmarkStart w:id="12832" w:name="a_MILSTD6016"/>
            <w:r>
              <w:t>MILSTD6016</w:t>
            </w:r>
            <w:bookmarkEnd w:id="12832"/>
            <w:r>
              <w:t>]</w:t>
            </w:r>
          </w:p>
        </w:tc>
        <w:tc>
          <w:tcPr>
            <w:tcW w:w="0" w:type="auto"/>
            <w:tcMar>
              <w:top w:w="15" w:type="dxa"/>
              <w:left w:w="15" w:type="dxa"/>
              <w:bottom w:w="15" w:type="dxa"/>
              <w:right w:w="15" w:type="dxa"/>
            </w:tcMar>
            <w:hideMark/>
          </w:tcPr>
          <w:p w14:paraId="526F6ED5" w14:textId="77777777" w:rsidR="00B46A03" w:rsidRDefault="00B46A03" w:rsidP="00543790">
            <w:r>
              <w:t>Tactical Data Link Message Standard MIL-STD-6016</w:t>
            </w:r>
          </w:p>
          <w:p w14:paraId="17FBCB8E" w14:textId="3AA33246" w:rsidR="00B46A03" w:rsidRDefault="00B46A03" w:rsidP="00543790">
            <w:r>
              <w:t xml:space="preserve">(This standard requires authorization to access.) </w:t>
            </w:r>
            <w:hyperlink r:id="rId96" w:history="1">
              <w:r>
                <w:rPr>
                  <w:rStyle w:val="Hyperlink"/>
                </w:rPr>
                <w:t>http://en.wikipedia.org/wiki/Link_16</w:t>
              </w:r>
            </w:hyperlink>
            <w:r>
              <w:t xml:space="preserve"> </w:t>
            </w:r>
          </w:p>
        </w:tc>
      </w:tr>
    </w:tbl>
    <w:p w14:paraId="32711002"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833" w:name="_Ref38905284"/>
      <w:bookmarkStart w:id="12834" w:name="_Toc62570272"/>
      <w:bookmarkStart w:id="12835" w:name="_Toc210216994"/>
      <w:bookmarkStart w:id="12836" w:name="_Toc219441126"/>
      <w:r>
        <w:lastRenderedPageBreak/>
        <w:t>Appendix E: Glossary of Terms</w:t>
      </w:r>
      <w:bookmarkEnd w:id="12833"/>
      <w:bookmarkEnd w:id="12834"/>
      <w:bookmarkEnd w:id="12835"/>
      <w:bookmarkEnd w:id="12836"/>
    </w:p>
    <w:p w14:paraId="367FEFE6" w14:textId="77777777" w:rsidR="00B46A03" w:rsidRDefault="00B46A03" w:rsidP="00B46A03">
      <w:r>
        <w:rPr>
          <w:b/>
          <w:i/>
        </w:rPr>
        <w:t>Adjacent</w:t>
      </w:r>
      <w:r>
        <w:t xml:space="preserve"> - Two </w:t>
      </w:r>
      <w:r>
        <w:rPr>
          <w:i/>
          <w:iCs/>
        </w:rPr>
        <w:t>addressable units</w:t>
      </w:r>
      <w:r>
        <w:t xml:space="preserve"> of the input/output stream are adjacent if they are at consecutive positions.</w:t>
      </w:r>
    </w:p>
    <w:p w14:paraId="652315DB" w14:textId="77777777" w:rsidR="00B46A03" w:rsidRDefault="00B46A03" w:rsidP="00B46A03">
      <w:r>
        <w:rPr>
          <w:b/>
          <w:i/>
        </w:rPr>
        <w:t>Addressable Unit</w:t>
      </w:r>
      <w:r>
        <w:t xml:space="preserve"> - This is the unit of storage that makes up the input or output stream holding the representation of the data. The units are bits, bytes, or characters.</w:t>
      </w:r>
    </w:p>
    <w:p w14:paraId="0E0A6175" w14:textId="77777777" w:rsidR="00B46A03" w:rsidRDefault="00B46A03" w:rsidP="00B46A03">
      <w:r>
        <w:rPr>
          <w:rFonts w:cs="Arial"/>
          <w:b/>
          <w:i/>
        </w:rPr>
        <w:t>Annotation point</w:t>
      </w:r>
      <w:r>
        <w:rPr>
          <w:rFonts w:cs="Arial"/>
        </w:rPr>
        <w:t xml:space="preserve"> - A location within a DFDL schema where DFDL annotation elements are allowed to appear.</w:t>
      </w:r>
    </w:p>
    <w:p w14:paraId="3F497263" w14:textId="77777777" w:rsidR="00B46A03" w:rsidRDefault="00B46A03" w:rsidP="00B46A03">
      <w:r>
        <w:rPr>
          <w:b/>
          <w:i/>
        </w:rPr>
        <w:t>Applicable Properties</w:t>
      </w:r>
      <w:r>
        <w:t xml:space="preserve"> - All the DFDL properties that apply to a given type of schema construct. For example, all the DFDL properties that apply to an xs:simpleType.</w:t>
      </w:r>
    </w:p>
    <w:p w14:paraId="7FB6123C" w14:textId="77777777" w:rsidR="00B46A03" w:rsidRDefault="00B46A03" w:rsidP="00B46A03">
      <w:r>
        <w:rPr>
          <w:b/>
          <w:i/>
        </w:rPr>
        <w:t>Array</w:t>
      </w:r>
      <w:r>
        <w:t xml:space="preserve"> - A set of adjacent elements whose XSD element declaration specifies the potential for it to have more than one occurrence (XSD maxOccurs &gt; '1' or 'unbounded'). Of course, any given array can have any number of element occurrences, including zero elements or exactly 1 element as long as the occurrence constraints are met. If XSD maxOccurs is 'unbounded' then there is no constraint to the maximum number of occurrences, though implementations may have implementation-defined maximum capabilities. An optional element (where XSD maxOccurs is '1', and XSD minOccurs is '0') is not considered to be an array as described in this document. Note that a sequence is not to be confused with an array. A sequence is a complex tuple type for an element; the children of a sequence can be of different types. All elements of an array have the same type and if the type is simple, then they have the same information item members except for the value member. </w:t>
      </w:r>
    </w:p>
    <w:p w14:paraId="06E67293" w14:textId="77777777" w:rsidR="00B46A03" w:rsidRDefault="00B46A03" w:rsidP="00B46A03">
      <w:r>
        <w:rPr>
          <w:b/>
          <w:i/>
        </w:rPr>
        <w:t>Array Element</w:t>
      </w:r>
      <w:r>
        <w:t xml:space="preserve"> – An element declaration or reference with XSD property maxOccurs &gt; '1' or 'unbounded'.</w:t>
      </w:r>
    </w:p>
    <w:p w14:paraId="51C61EBC" w14:textId="77777777" w:rsidR="00B46A03" w:rsidRDefault="00B46A03" w:rsidP="00B46A03">
      <w:pPr>
        <w:rPr>
          <w:rFonts w:eastAsia="MS Mincho"/>
          <w:lang w:eastAsia="ja-JP" w:bidi="he-IL"/>
        </w:rPr>
      </w:pPr>
      <w:r>
        <w:rPr>
          <w:rFonts w:eastAsia="MS Mincho"/>
          <w:b/>
          <w:i/>
          <w:lang w:eastAsia="ja-JP" w:bidi="he-IL"/>
        </w:rPr>
        <w:t>Augmented Infoset</w:t>
      </w:r>
      <w:r>
        <w:rPr>
          <w:rFonts w:eastAsia="MS Mincho"/>
          <w:lang w:eastAsia="ja-JP" w:bidi="he-IL"/>
        </w:rPr>
        <w:t xml:space="preserve"> - When unparsing one begins with the DFDL schema and conceptually with the logical DFDL Infoset. As the values of items are filled in by defaulting, and by use of the DFDL outputValueCalc property (including on hidden items), these new item values augment the Infoset. The resulting Infoset is called the augmented Infoset.</w:t>
      </w:r>
    </w:p>
    <w:p w14:paraId="3895E804" w14:textId="77777777" w:rsidR="00B46A03" w:rsidRDefault="00B46A03" w:rsidP="00B46A03">
      <w:pPr>
        <w:rPr>
          <w:bCs/>
        </w:rPr>
      </w:pPr>
      <w:r>
        <w:rPr>
          <w:b/>
          <w:bCs/>
          <w:i/>
        </w:rPr>
        <w:t>Binary</w:t>
      </w:r>
      <w:r>
        <w:rPr>
          <w:bCs/>
        </w:rPr>
        <w:t xml:space="preserve"> - There are two meanings for this word depending on context. </w:t>
      </w:r>
    </w:p>
    <w:p w14:paraId="69F2B37F" w14:textId="77777777" w:rsidR="00B46A03" w:rsidRDefault="00B46A03" w:rsidP="00EB2287">
      <w:pPr>
        <w:numPr>
          <w:ilvl w:val="0"/>
          <w:numId w:val="18"/>
        </w:numPr>
        <w:tabs>
          <w:tab w:val="clear" w:pos="403"/>
        </w:tabs>
        <w:spacing w:before="60" w:after="60" w:line="240" w:lineRule="auto"/>
        <w:jc w:val="left"/>
        <w:rPr>
          <w:bCs/>
        </w:rPr>
      </w:pPr>
      <w:r>
        <w:rPr>
          <w:bCs/>
        </w:rPr>
        <w:t xml:space="preserve">Data is divided into two broad categories of representations, which are </w:t>
      </w:r>
      <w:r>
        <w:rPr>
          <w:rStyle w:val="Emphasis"/>
        </w:rPr>
        <w:t>text</w:t>
      </w:r>
      <w:r>
        <w:rPr>
          <w:bCs/>
        </w:rPr>
        <w:t xml:space="preserve"> and </w:t>
      </w:r>
      <w:r>
        <w:rPr>
          <w:rStyle w:val="Emphasis"/>
        </w:rPr>
        <w:t>binary</w:t>
      </w:r>
      <w:r>
        <w:rPr>
          <w:bCs/>
        </w:rPr>
        <w:t xml:space="preserve">. Hence, binary representation includes any kind of non-text representation. </w:t>
      </w:r>
    </w:p>
    <w:p w14:paraId="1EDD0B5F" w14:textId="77777777" w:rsidR="00B46A03" w:rsidRDefault="00B46A03" w:rsidP="00EB2287">
      <w:pPr>
        <w:numPr>
          <w:ilvl w:val="0"/>
          <w:numId w:val="18"/>
        </w:numPr>
        <w:tabs>
          <w:tab w:val="clear" w:pos="403"/>
        </w:tabs>
        <w:spacing w:before="60" w:after="60" w:line="240" w:lineRule="auto"/>
        <w:jc w:val="left"/>
        <w:rPr>
          <w:bCs/>
        </w:rPr>
      </w:pPr>
      <w:r>
        <w:rPr>
          <w:bCs/>
        </w:rPr>
        <w:t xml:space="preserve">Within binary (not text) data, one distinguishes base-10 representations which are called </w:t>
      </w:r>
      <w:r>
        <w:rPr>
          <w:rStyle w:val="Emphasis"/>
        </w:rPr>
        <w:t>packed decimal</w:t>
      </w:r>
      <w:r>
        <w:rPr>
          <w:bCs/>
        </w:rPr>
        <w:t xml:space="preserve">, from base-2 representations which are called </w:t>
      </w:r>
      <w:r>
        <w:rPr>
          <w:rStyle w:val="Emphasis"/>
        </w:rPr>
        <w:t>binary</w:t>
      </w:r>
      <w:r>
        <w:rPr>
          <w:bCs/>
        </w:rPr>
        <w:t xml:space="preserve">. The common </w:t>
      </w:r>
      <w:r>
        <w:rPr>
          <w:rStyle w:val="Emphasis"/>
        </w:rPr>
        <w:t>twos-complement</w:t>
      </w:r>
      <w:r>
        <w:rPr>
          <w:bCs/>
        </w:rPr>
        <w:t xml:space="preserve"> representation used for signed integers is a base-2 binary representation. </w:t>
      </w:r>
    </w:p>
    <w:p w14:paraId="2109F522" w14:textId="77777777" w:rsidR="00B46A03" w:rsidRDefault="00B46A03" w:rsidP="00B46A03">
      <w:pPr>
        <w:rPr>
          <w:bCs/>
        </w:rPr>
      </w:pPr>
      <w:r>
        <w:rPr>
          <w:b/>
          <w:bCs/>
          <w:i/>
        </w:rPr>
        <w:t xml:space="preserve">Binary Representation </w:t>
      </w:r>
      <w:r>
        <w:rPr>
          <w:bCs/>
        </w:rPr>
        <w:t>- Of type xs:hexBinary, or of other type with property dfdl:representation 'binary'. Note that type xs:string can never have binary representation.</w:t>
      </w:r>
    </w:p>
    <w:p w14:paraId="160DE6FB" w14:textId="77777777" w:rsidR="00B46A03" w:rsidRDefault="00B46A03" w:rsidP="00B46A03">
      <w:pPr>
        <w:rPr>
          <w:bCs/>
        </w:rPr>
      </w:pPr>
      <w:r>
        <w:rPr>
          <w:b/>
          <w:bCs/>
          <w:i/>
        </w:rPr>
        <w:t>Bit Order</w:t>
      </w:r>
      <w:r>
        <w:rPr>
          <w:bCs/>
        </w:rPr>
        <w:t xml:space="preserve"> - </w:t>
      </w:r>
      <w:r>
        <w:t xml:space="preserve">.Within a binary integer, if the most-significant bit is assigned bit position 1, then the bit order is </w:t>
      </w:r>
      <w:r>
        <w:rPr>
          <w:i/>
        </w:rPr>
        <w:t>most-significant-bit first</w:t>
      </w:r>
      <w:r>
        <w:t xml:space="preserve">. If the least-significant bit is assigned bit position 1, then the bit order is </w:t>
      </w:r>
      <w:r>
        <w:rPr>
          <w:i/>
        </w:rPr>
        <w:t>least-significant-bit first</w:t>
      </w:r>
      <w:r>
        <w:t>. When the bit order is most-significant-bit first, then the least-significant bit of byte N is considered to be adjacent to the most-significant bit of byte N+1. When the bit order is least-significant-bit first, then the most-significant bit of byte N is considered to be adjacent to the least-significant bit of byte N+1.</w:t>
      </w:r>
    </w:p>
    <w:p w14:paraId="2E62E58E" w14:textId="77777777" w:rsidR="00B46A03" w:rsidRDefault="00B46A03" w:rsidP="00B46A03">
      <w:r>
        <w:rPr>
          <w:b/>
          <w:bCs/>
          <w:i/>
        </w:rPr>
        <w:t>Bit Position</w:t>
      </w:r>
      <w:r>
        <w:rPr>
          <w:bCs/>
        </w:rPr>
        <w:t xml:space="preserve"> - </w:t>
      </w:r>
      <w:r>
        <w:t>The data stream is assumed to be a collection of consecutively numbered unsigned bytes. Each byte is a numeric value from 0 to 255. The bits of a byte are referred to by their numerical significance as the 2</w:t>
      </w:r>
      <w:r>
        <w:rPr>
          <w:i/>
          <w:vertAlign w:val="superscript"/>
        </w:rPr>
        <w:t>n</w:t>
      </w:r>
      <w:r>
        <w:t xml:space="preserve"> bit, for </w:t>
      </w:r>
      <w:r>
        <w:rPr>
          <w:i/>
        </w:rPr>
        <w:t>n</w:t>
      </w:r>
      <w:r>
        <w:t xml:space="preserve"> from 0 to 7. Hence, the byte value 255 = 2</w:t>
      </w:r>
      <w:r>
        <w:rPr>
          <w:vertAlign w:val="superscript"/>
        </w:rPr>
        <w:t>7</w:t>
      </w:r>
      <w:r>
        <w:t xml:space="preserve"> + 2</w:t>
      </w:r>
      <w:r>
        <w:rPr>
          <w:vertAlign w:val="superscript"/>
        </w:rPr>
        <w:t>6</w:t>
      </w:r>
      <w:r>
        <w:t xml:space="preserve"> + 2</w:t>
      </w:r>
      <w:r>
        <w:rPr>
          <w:vertAlign w:val="superscript"/>
        </w:rPr>
        <w:t>5</w:t>
      </w:r>
      <w:r>
        <w:t xml:space="preserve"> + 2</w:t>
      </w:r>
      <w:r>
        <w:rPr>
          <w:vertAlign w:val="superscript"/>
        </w:rPr>
        <w:t>4</w:t>
      </w:r>
      <w:r>
        <w:t xml:space="preserve"> + 2</w:t>
      </w:r>
      <w:r>
        <w:rPr>
          <w:vertAlign w:val="superscript"/>
        </w:rPr>
        <w:t>3</w:t>
      </w:r>
      <w:r>
        <w:t xml:space="preserve"> + 2</w:t>
      </w:r>
      <w:r>
        <w:rPr>
          <w:vertAlign w:val="superscript"/>
        </w:rPr>
        <w:t>2</w:t>
      </w:r>
      <w:r>
        <w:t xml:space="preserve"> + 2</w:t>
      </w:r>
      <w:r>
        <w:rPr>
          <w:vertAlign w:val="superscript"/>
        </w:rPr>
        <w:t>1</w:t>
      </w:r>
      <w:r>
        <w:t xml:space="preserve"> + 2</w:t>
      </w:r>
      <w:r>
        <w:rPr>
          <w:vertAlign w:val="superscript"/>
        </w:rPr>
        <w:t>0</w:t>
      </w:r>
      <w:r>
        <w:t>. The 2</w:t>
      </w:r>
      <w:r>
        <w:rPr>
          <w:vertAlign w:val="superscript"/>
        </w:rPr>
        <w:t>7</w:t>
      </w:r>
      <w:r>
        <w:t>-bit is the most-significant bit, and the 2</w:t>
      </w:r>
      <w:r>
        <w:rPr>
          <w:vertAlign w:val="superscript"/>
        </w:rPr>
        <w:t>0</w:t>
      </w:r>
      <w:r>
        <w:t xml:space="preserve">-bit is the least significant bit. The bits within each byte are assigned numbered bit positions 1 to 8 according to the </w:t>
      </w:r>
      <w:r>
        <w:rPr>
          <w:i/>
        </w:rPr>
        <w:t xml:space="preserve">bit order. </w:t>
      </w:r>
      <w:r>
        <w:t xml:space="preserve"> Given a bit-order, every bit in the data stream has a unique bit position.</w:t>
      </w:r>
    </w:p>
    <w:p w14:paraId="230D3F2C" w14:textId="77777777" w:rsidR="00B46A03" w:rsidRDefault="00B46A03" w:rsidP="00B46A03">
      <w:r>
        <w:rPr>
          <w:b/>
          <w:i/>
        </w:rPr>
        <w:t>Bit String</w:t>
      </w:r>
      <w:r>
        <w:t xml:space="preserve"> - The ordered set of bits from a first bit with </w:t>
      </w:r>
      <w:r>
        <w:rPr>
          <w:rStyle w:val="Emphasis"/>
        </w:rPr>
        <w:t>bit position</w:t>
      </w:r>
      <w:r>
        <w:t xml:space="preserve"> N, to bit position N+M is a bit string of length M bits. </w:t>
      </w:r>
    </w:p>
    <w:p w14:paraId="4E3D3281" w14:textId="77777777" w:rsidR="00B46A03" w:rsidRDefault="00B46A03" w:rsidP="00B46A03">
      <w:r>
        <w:rPr>
          <w:b/>
          <w:i/>
        </w:rPr>
        <w:t>Byte</w:t>
      </w:r>
      <w:r>
        <w:t xml:space="preserve"> - The term "byte" refers to an 8-bit octet. Can also refer to an integer with value from 0 to 255 inclusive. Hexadecimal digit pairs are commonly used to illustrate byte values. </w:t>
      </w:r>
    </w:p>
    <w:p w14:paraId="1CC76F8F" w14:textId="77777777" w:rsidR="00B46A03" w:rsidRDefault="00B46A03" w:rsidP="00B46A03">
      <w:r>
        <w:rPr>
          <w:b/>
          <w:i/>
        </w:rPr>
        <w:t>CCSID</w:t>
      </w:r>
      <w:r>
        <w:t xml:space="preserve"> - see Coded Character Set Identifier.</w:t>
      </w:r>
      <w:r>
        <w:rPr>
          <w:rFonts w:cs="Arial"/>
        </w:rPr>
        <w:t xml:space="preserve">    </w:t>
      </w:r>
    </w:p>
    <w:p w14:paraId="2A0F7B9F" w14:textId="3D4E8853" w:rsidR="00B46A03" w:rsidRDefault="00B46A03" w:rsidP="00B46A03">
      <w:r>
        <w:rPr>
          <w:b/>
          <w:i/>
        </w:rPr>
        <w:lastRenderedPageBreak/>
        <w:t>Character</w:t>
      </w:r>
      <w:r>
        <w:t xml:space="preserve"> - An ISO</w:t>
      </w:r>
      <w:r w:rsidR="006943D3">
        <w:t xml:space="preserve"> </w:t>
      </w:r>
      <w:r>
        <w:t>10646 [</w:t>
      </w:r>
      <w:hyperlink w:anchor="a_ISO10646" w:history="1">
        <w:r>
          <w:rPr>
            <w:rStyle w:val="Hyperlink"/>
          </w:rPr>
          <w:t>ISO10646</w:t>
        </w:r>
      </w:hyperlink>
      <w:r>
        <w:t>] character having a unique character code as its identifier. This concept is independent of font, typeface, size, and style, so '</w:t>
      </w:r>
      <w:r>
        <w:rPr>
          <w:b/>
          <w:bCs/>
        </w:rPr>
        <w:t>F</w:t>
      </w:r>
      <w:r>
        <w:t>', '</w:t>
      </w:r>
      <w:r>
        <w:rPr>
          <w:b/>
          <w:bCs/>
        </w:rPr>
        <w:t>F</w:t>
      </w:r>
      <w:r>
        <w:t>', 'F', are all the same character 'F'.</w:t>
      </w:r>
      <w:r>
        <w:rPr>
          <w:rFonts w:cs="Arial"/>
        </w:rPr>
        <w:t xml:space="preserve">    </w:t>
      </w:r>
    </w:p>
    <w:p w14:paraId="2F063EDB" w14:textId="108713C2" w:rsidR="00B46A03" w:rsidRDefault="00B46A03" w:rsidP="00B46A03">
      <w:r>
        <w:rPr>
          <w:b/>
          <w:i/>
        </w:rPr>
        <w:t>Character Code</w:t>
      </w:r>
      <w:r>
        <w:t xml:space="preserve"> - The canonical integer used to identify a character in the ISO</w:t>
      </w:r>
      <w:r w:rsidR="006943D3">
        <w:t xml:space="preserve"> </w:t>
      </w:r>
      <w:r>
        <w:t>10646 [</w:t>
      </w:r>
      <w:hyperlink w:anchor="a_ISO10646" w:history="1">
        <w:r>
          <w:rPr>
            <w:rStyle w:val="Hyperlink"/>
          </w:rPr>
          <w:t>ISO10646</w:t>
        </w:r>
      </w:hyperlink>
      <w:r>
        <w:t xml:space="preserve">] standards. This number uniquely identifies the character independently of the various ways it is represented by different </w:t>
      </w:r>
      <w:r>
        <w:rPr>
          <w:i/>
          <w:iCs/>
        </w:rPr>
        <w:t>character set encodings</w:t>
      </w:r>
      <w:r>
        <w:t xml:space="preserve"> of the character. For example: The '{' character known in Unicode </w:t>
      </w:r>
      <w:r>
        <w:rPr>
          <w:noProof/>
        </w:rPr>
        <w:t>[</w:t>
      </w:r>
      <w:hyperlink w:anchor="a_Unicode" w:history="1">
        <w:r>
          <w:rPr>
            <w:rStyle w:val="Hyperlink"/>
            <w:noProof/>
          </w:rPr>
          <w:t>Unicode</w:t>
        </w:r>
      </w:hyperlink>
      <w:r>
        <w:rPr>
          <w:noProof/>
        </w:rPr>
        <w:t>]</w:t>
      </w:r>
      <w:r>
        <w:t xml:space="preserve"> as LEFT CURLY BRACKET has character code U+007B. In both ASCII and UTF-8 character set encodings the representation of this character is as a single byte </w:t>
      </w:r>
      <w:r>
        <w:rPr>
          <w:i/>
          <w:iCs/>
        </w:rPr>
        <w:t>code point</w:t>
      </w:r>
      <w:r>
        <w:t xml:space="preserve"> 0x7B. However, in EBCDIC-based character set encodings the representation of this same character code is the single byte code point 0xC0.</w:t>
      </w:r>
    </w:p>
    <w:p w14:paraId="1DA624F6" w14:textId="77777777" w:rsidR="00B46A03" w:rsidRDefault="00B46A03" w:rsidP="00B46A03">
      <w:r>
        <w:rPr>
          <w:b/>
          <w:i/>
        </w:rPr>
        <w:t>Character Set</w:t>
      </w:r>
      <w:r>
        <w:t xml:space="preserve"> - An abstract set of characters that are assigned (or mapped to) a representation by a particular character set encoding. For most character set encodings their character set is a subset of the Unicode character set.</w:t>
      </w:r>
      <w:r>
        <w:rPr>
          <w:rFonts w:cs="Arial"/>
        </w:rPr>
        <w:t xml:space="preserve">    </w:t>
      </w:r>
    </w:p>
    <w:p w14:paraId="09E4BD33" w14:textId="2D4571DC" w:rsidR="00B46A03" w:rsidRDefault="00B46A03" w:rsidP="00B46A03">
      <w:r>
        <w:rPr>
          <w:b/>
          <w:i/>
        </w:rPr>
        <w:t>Character Set Encoding</w:t>
      </w:r>
      <w:r>
        <w:t xml:space="preserve"> - Often abbreviated to just 'encoding'. A specific representation of a character set as bytes or bits of data. A character set encoding is usually identified by a standard character set encoding name or a recognized alias name, or by a coded character set identifier or CCSID </w:t>
      </w:r>
      <w:r>
        <w:rPr>
          <w:noProof/>
        </w:rPr>
        <w:t>[</w:t>
      </w:r>
      <w:hyperlink w:anchor="a_CCSID" w:history="1">
        <w:r>
          <w:rPr>
            <w:rStyle w:val="Hyperlink"/>
            <w:noProof/>
          </w:rPr>
          <w:t>CCSID</w:t>
        </w:r>
      </w:hyperlink>
      <w:r>
        <w:rPr>
          <w:noProof/>
        </w:rPr>
        <w:t>]</w:t>
      </w:r>
      <w:r>
        <w:t xml:space="preserve">. These identifiers are standardized. The names and aliases are standardized by the IANA </w:t>
      </w:r>
      <w:r>
        <w:rPr>
          <w:noProof/>
        </w:rPr>
        <w:t>[</w:t>
      </w:r>
      <w:hyperlink w:anchor="a_IANA" w:history="1">
        <w:r>
          <w:rPr>
            <w:rStyle w:val="Hyperlink"/>
            <w:noProof/>
          </w:rPr>
          <w:t>IANA</w:t>
        </w:r>
      </w:hyperlink>
      <w:r>
        <w:rPr>
          <w:noProof/>
        </w:rPr>
        <w:t>]</w:t>
      </w:r>
      <w:r>
        <w:t xml:space="preserve"> (where unfortunately, they are called character set names). CCSIDs are an industry standard. Examples of character set encoding names are UTF-8, USASCII, GB2312, ebcdic-cp-it, ISO-8859-5, UTF-16BE, Shift_JIS. There are also additional DFDL standard character set encodings, see </w:t>
      </w:r>
      <w:r>
        <w:rPr>
          <w:i/>
        </w:rPr>
        <w:t xml:space="preserve">DFDL Standard Encoding. </w:t>
      </w:r>
      <w:r>
        <w:t>The DFDL standard also allows for implementation-defined character set encodings to be supported.</w:t>
      </w:r>
    </w:p>
    <w:p w14:paraId="273AFA1D" w14:textId="77777777" w:rsidR="00B46A03" w:rsidRDefault="00B46A03" w:rsidP="00B46A03">
      <w:r>
        <w:rPr>
          <w:b/>
          <w:i/>
        </w:rPr>
        <w:t>Character Width</w:t>
      </w:r>
      <w:r>
        <w:t xml:space="preserve"> - The number of code units or alternatively the number of bytes or bits used to represent a character in a specific character set encoding is called the character width. Encodings are either fixed width (all characters encoded using the same width), or variable-width (different characters are encoded using different widths). For example, the UTF-32 character set encoding has 4-byte character width, whereas USASCII has a 1-byte character width. UTF-8 is variable width, and any specific character in that encoding has width 1, 2, 3, or 4 bytes.</w:t>
      </w:r>
      <w:r>
        <w:rPr>
          <w:rFonts w:cs="Arial"/>
        </w:rPr>
        <w:t xml:space="preserve"> See also </w:t>
      </w:r>
      <w:r>
        <w:rPr>
          <w:rStyle w:val="Emphasis"/>
        </w:rPr>
        <w:t>Fixed-Width Character Encoding</w:t>
      </w:r>
      <w:r>
        <w:rPr>
          <w:rFonts w:cs="Arial"/>
        </w:rPr>
        <w:t xml:space="preserve"> and </w:t>
      </w:r>
      <w:r>
        <w:rPr>
          <w:rStyle w:val="Emphasis"/>
        </w:rPr>
        <w:t>Variable-Width Character Encoding.</w:t>
      </w:r>
    </w:p>
    <w:p w14:paraId="1C99E0F0" w14:textId="77777777" w:rsidR="00B46A03" w:rsidRDefault="00B46A03" w:rsidP="00B46A03">
      <w:r>
        <w:rPr>
          <w:b/>
          <w:i/>
        </w:rPr>
        <w:t xml:space="preserve">Code Point </w:t>
      </w:r>
      <w:r>
        <w:t>- The integer that identifies a character within a character set encoding. A code point is represented by one or more code units.  When a character set is fixed width, then there is no distinction between a code unit and a code point. For Unicode character set encodings, there is no distinction between a character code and a code point. Examples:</w:t>
      </w:r>
    </w:p>
    <w:p w14:paraId="565705B8" w14:textId="77777777" w:rsidR="00B46A03" w:rsidRDefault="00B46A03" w:rsidP="00EB2287">
      <w:pPr>
        <w:numPr>
          <w:ilvl w:val="0"/>
          <w:numId w:val="121"/>
        </w:numPr>
        <w:tabs>
          <w:tab w:val="clear" w:pos="403"/>
        </w:tabs>
        <w:spacing w:before="60" w:after="60" w:line="240" w:lineRule="auto"/>
        <w:jc w:val="left"/>
      </w:pPr>
      <w:r>
        <w:t>€ - character code U+20AC</w:t>
      </w:r>
    </w:p>
    <w:p w14:paraId="638335F7" w14:textId="77777777" w:rsidR="00B46A03" w:rsidRDefault="00B46A03" w:rsidP="00EB2287">
      <w:pPr>
        <w:numPr>
          <w:ilvl w:val="1"/>
          <w:numId w:val="121"/>
        </w:numPr>
        <w:tabs>
          <w:tab w:val="clear" w:pos="403"/>
        </w:tabs>
        <w:spacing w:before="60" w:after="60" w:line="240" w:lineRule="auto"/>
        <w:jc w:val="left"/>
      </w:pPr>
      <w:r>
        <w:t>IBM01148 encoding - the code point is 0x9F, and this encoding is fixed width so there is no distinction between the code point 0x9F and the code unit 0x9F that represents the encoded character.</w:t>
      </w:r>
    </w:p>
    <w:p w14:paraId="3BBA2191" w14:textId="77777777" w:rsidR="00B46A03" w:rsidRDefault="00B46A03" w:rsidP="00EB2287">
      <w:pPr>
        <w:numPr>
          <w:ilvl w:val="1"/>
          <w:numId w:val="121"/>
        </w:numPr>
        <w:tabs>
          <w:tab w:val="clear" w:pos="403"/>
        </w:tabs>
        <w:spacing w:before="60" w:after="60" w:line="240" w:lineRule="auto"/>
        <w:jc w:val="left"/>
      </w:pPr>
      <w:r>
        <w:t>UTF-8 encoding - there is no distinction between the character code 0x20AC and the code point 0x20AC. However, it is represented by 3 code units 0xE2 0x82 0xAC</w:t>
      </w:r>
    </w:p>
    <w:p w14:paraId="6EA69389" w14:textId="77777777" w:rsidR="00B46A03" w:rsidRDefault="00B46A03" w:rsidP="00B46A03">
      <w:r>
        <w:rPr>
          <w:b/>
          <w:i/>
        </w:rPr>
        <w:t>Code Unit</w:t>
      </w:r>
      <w:r>
        <w:t xml:space="preserve"> - When a character set encoding uses differing variable width representations for characters, the units making up these variable width representations are called code units. For example, the UTF-8 encoding uses between 1 and 4 code units to represent characters, and for UTF-8, the individual code units are single bytes. DFDL's interpretation of the UTF-16 encoding is either fixed or variable width. When format property dfdl:utf16Width 'variable' then UTF-16 is variable width and this encoding uses either one or two code units per character, but in this case each individual code unit is a 16-bit value. When a character set is fixed width, then there is no distinction between a code unit and a code point.</w:t>
      </w:r>
      <w:r>
        <w:rPr>
          <w:rFonts w:cs="Arial"/>
        </w:rPr>
        <w:t xml:space="preserve">    </w:t>
      </w:r>
    </w:p>
    <w:p w14:paraId="0776E323" w14:textId="6637F6FA" w:rsidR="00B46A03" w:rsidRDefault="00B46A03" w:rsidP="00B46A03">
      <w:r>
        <w:rPr>
          <w:b/>
          <w:i/>
        </w:rPr>
        <w:t>Coded Character Set Identifier</w:t>
      </w:r>
      <w:r>
        <w:t xml:space="preserve"> (CCSID) - An alternate identifier of a character set encoding. Originally created by IBM, CCSIDs are a broadly used industry standard.</w:t>
      </w:r>
      <w:r>
        <w:rPr>
          <w:rFonts w:cs="Arial"/>
        </w:rPr>
        <w:t xml:space="preserve"> See </w:t>
      </w:r>
      <w:r>
        <w:rPr>
          <w:rFonts w:cs="Arial"/>
          <w:noProof/>
        </w:rPr>
        <w:t>[</w:t>
      </w:r>
      <w:hyperlink w:anchor="a_CCSID" w:history="1">
        <w:r>
          <w:rPr>
            <w:rStyle w:val="Hyperlink"/>
            <w:rFonts w:cs="Arial"/>
            <w:noProof/>
          </w:rPr>
          <w:t>CCSID</w:t>
        </w:r>
      </w:hyperlink>
      <w:r>
        <w:rPr>
          <w:rFonts w:cs="Arial"/>
          <w:noProof/>
        </w:rPr>
        <w:t>].]</w:t>
      </w:r>
      <w:r>
        <w:rPr>
          <w:rFonts w:cs="Arial"/>
        </w:rPr>
        <w:t xml:space="preserve">   </w:t>
      </w:r>
    </w:p>
    <w:p w14:paraId="76F46CA2" w14:textId="77777777" w:rsidR="00B46A03" w:rsidRDefault="00B46A03" w:rsidP="00B46A03">
      <w:r>
        <w:rPr>
          <w:b/>
          <w:i/>
        </w:rPr>
        <w:t>Component</w:t>
      </w:r>
      <w:r>
        <w:t xml:space="preserve"> - A construct within a DFDL schema. These constructs include XSD element declarations, type definitions, group definitions, sequence definitions, choice definitions, element references, and group references. DFDL schema annotations are not components of the schema, rather they appear on components of the schema or on the top-level xs:schema element of a schema document.</w:t>
      </w:r>
    </w:p>
    <w:p w14:paraId="19F88887" w14:textId="77777777" w:rsidR="00B46A03" w:rsidRDefault="00B46A03" w:rsidP="00B46A03">
      <w:r>
        <w:rPr>
          <w:b/>
          <w:i/>
        </w:rPr>
        <w:lastRenderedPageBreak/>
        <w:t>Content</w:t>
      </w:r>
      <w:r>
        <w:t xml:space="preserve"> - The bits of the data stream data that are interpreted when parsing to compute the logical value of a simple type, and when unparsing are computed from the logical value for incorporation into the data stream.</w:t>
      </w:r>
    </w:p>
    <w:p w14:paraId="6E9A5851" w14:textId="7B7AF21E" w:rsidR="00B46A03" w:rsidRDefault="00B46A03" w:rsidP="00B46A03">
      <w:r>
        <w:rPr>
          <w:b/>
          <w:i/>
        </w:rPr>
        <w:t>Content Model</w:t>
      </w:r>
      <w:r>
        <w:t xml:space="preserve"> – One of 3 kinds of syntactic structure of XSD element declarations. The DFDL subset of XSD includes only empty, simple, and element-only content models, and not mixed content</w:t>
      </w:r>
      <w:r w:rsidR="006943D3">
        <w:t xml:space="preserve"> </w:t>
      </w:r>
      <w:hyperlink w:anchor="a_MixedContent" w:history="1">
        <w:r w:rsidR="006943D3" w:rsidRPr="00BA7A27">
          <w:rPr>
            <w:rStyle w:val="Hyperlink"/>
            <w:lang w:val="en-GB"/>
          </w:rPr>
          <w:fldChar w:fldCharType="begin"/>
        </w:r>
        <w:r w:rsidR="006943D3" w:rsidRPr="00BA7A27">
          <w:rPr>
            <w:rStyle w:val="Hyperlink"/>
            <w:lang w:val="en-GB"/>
          </w:rPr>
          <w:instrText xml:space="preserve"> REF a_MixedContent \h  \* MERGEFORMAT </w:instrText>
        </w:r>
        <w:r w:rsidR="006943D3" w:rsidRPr="00BA7A27">
          <w:rPr>
            <w:rStyle w:val="Hyperlink"/>
            <w:lang w:val="en-GB"/>
          </w:rPr>
        </w:r>
        <w:r w:rsidR="006943D3" w:rsidRPr="00BA7A27">
          <w:rPr>
            <w:rStyle w:val="Hyperlink"/>
            <w:lang w:val="en-GB"/>
          </w:rPr>
          <w:fldChar w:fldCharType="separate"/>
        </w:r>
        <w:r w:rsidR="009D1493" w:rsidRPr="009D1493">
          <w:rPr>
            <w:rStyle w:val="Hyperlink"/>
            <w:lang w:val="en-GB"/>
          </w:rPr>
          <w:t>[MixedContent</w:t>
        </w:r>
        <w:r w:rsidR="009D1493" w:rsidRPr="009D064D">
          <w:t>]</w:t>
        </w:r>
        <w:r w:rsidR="006943D3" w:rsidRPr="00BA7A27">
          <w:rPr>
            <w:rStyle w:val="Hyperlink"/>
            <w:lang w:val="en-GB"/>
          </w:rPr>
          <w:fldChar w:fldCharType="end"/>
        </w:r>
        <w:r w:rsidRPr="00BA7A27">
          <w:rPr>
            <w:rStyle w:val="Hyperlink"/>
            <w:lang w:val="en-GB"/>
          </w:rPr>
          <w:t>.</w:t>
        </w:r>
      </w:hyperlink>
      <w:r>
        <w:t xml:space="preserve"> An XSD element declaration for an element of complex type containing a xs:sequence element is said to have a sequence in its content model. (DFDL’s usage is derived from Section 13.3 of</w:t>
      </w:r>
      <w:r w:rsidR="00B373E6">
        <w:t xml:space="preserve"> </w:t>
      </w:r>
      <w:hyperlink w:anchor="Walmsely" w:history="1">
        <w:r w:rsidR="00B373E6" w:rsidRPr="00B373E6">
          <w:rPr>
            <w:rStyle w:val="Hyperlink"/>
            <w:lang w:val="en-GB"/>
          </w:rPr>
          <w:t>[])</w:t>
        </w:r>
        <w:r w:rsidRPr="00B373E6">
          <w:rPr>
            <w:rStyle w:val="Hyperlink"/>
            <w:lang w:val="en-GB"/>
          </w:rPr>
          <w:t>.</w:t>
        </w:r>
      </w:hyperlink>
    </w:p>
    <w:p w14:paraId="323AFAE3" w14:textId="77777777" w:rsidR="00B46A03" w:rsidRDefault="00B46A03" w:rsidP="00B46A03">
      <w:r>
        <w:rPr>
          <w:b/>
          <w:i/>
        </w:rPr>
        <w:t>Contiguous</w:t>
      </w:r>
      <w:r>
        <w:t xml:space="preserve"> - An element has a contiguous representation if all parts of its representation are adjacent in the input/output stream. Most simple types have contiguous representations naturally. Groups containing elements that are themselves contiguous are also considered to have contiguous representations irrespective of alignment fill or padding of any kind that exists within the group. Similarly, arrays of elements that are themselves contiguous are also contiguous. An example of a non-contiguous representation would be a nillable element, where a flag is used to determine whether the element is nil, and the location of that flag is not adjacent to the value representation. </w:t>
      </w:r>
    </w:p>
    <w:p w14:paraId="1BB799D4" w14:textId="77777777" w:rsidR="00B46A03" w:rsidRDefault="00B46A03" w:rsidP="00B46A03">
      <w:pPr>
        <w:rPr>
          <w:rFonts w:cs="Arial"/>
        </w:rPr>
      </w:pPr>
      <w:r>
        <w:rPr>
          <w:rFonts w:cs="Arial"/>
          <w:b/>
          <w:i/>
        </w:rPr>
        <w:t>Count</w:t>
      </w:r>
      <w:r>
        <w:rPr>
          <w:rFonts w:cs="Arial"/>
        </w:rPr>
        <w:t xml:space="preserve"> - The number of occurrences of an element.</w:t>
      </w:r>
    </w:p>
    <w:p w14:paraId="6D9518CE" w14:textId="77777777" w:rsidR="00B46A03" w:rsidRDefault="00B46A03" w:rsidP="00B46A03">
      <w:pPr>
        <w:rPr>
          <w:rFonts w:cs="Arial"/>
        </w:rPr>
      </w:pPr>
      <w:r>
        <w:rPr>
          <w:rFonts w:cs="Arial"/>
          <w:b/>
          <w:i/>
        </w:rPr>
        <w:t>Data Stream</w:t>
      </w:r>
      <w:r>
        <w:rPr>
          <w:rFonts w:cs="Arial"/>
        </w:rPr>
        <w:t xml:space="preserve"> - Data where the format is being described by a DFDL schema. Often abbreviated to just “data” for short. This use of 'stream' implies only that there is a numbering scheme that specifies a unique </w:t>
      </w:r>
      <w:r>
        <w:rPr>
          <w:rStyle w:val="Emphasis"/>
        </w:rPr>
        <w:t>bit position</w:t>
      </w:r>
      <w:r>
        <w:rPr>
          <w:rFonts w:cs="Arial"/>
        </w:rPr>
        <w:t xml:space="preserve"> for every bit within the data. This use of 'stream' does not imply anything about whether the data is persistently stored or not, nor does it imply anything about whether there are sequential or random-access capabilities for access to the data. When parsing, the data stream may be referred to as the input stream, and when unparsing the output stream.</w:t>
      </w:r>
    </w:p>
    <w:p w14:paraId="0BE578EC" w14:textId="77777777" w:rsidR="00B46A03" w:rsidRDefault="00B46A03" w:rsidP="00B46A03">
      <w:pPr>
        <w:rPr>
          <w:rFonts w:cs="Arial"/>
        </w:rPr>
      </w:pPr>
      <w:r>
        <w:rPr>
          <w:rFonts w:cs="Arial"/>
          <w:b/>
          <w:i/>
        </w:rPr>
        <w:t>DBCS</w:t>
      </w:r>
      <w:r>
        <w:rPr>
          <w:rFonts w:cs="Arial"/>
        </w:rPr>
        <w:t xml:space="preserve"> - See Double-Byte Character Set</w:t>
      </w:r>
    </w:p>
    <w:p w14:paraId="7D5CA05D" w14:textId="77777777" w:rsidR="00B46A03" w:rsidRDefault="00B46A03" w:rsidP="00B46A03">
      <w:pPr>
        <w:rPr>
          <w:rFonts w:cs="Arial"/>
        </w:rPr>
      </w:pPr>
      <w:r>
        <w:rPr>
          <w:rFonts w:cs="Arial"/>
          <w:b/>
          <w:i/>
        </w:rPr>
        <w:t>Decimal</w:t>
      </w:r>
      <w:r>
        <w:rPr>
          <w:rFonts w:cs="Arial"/>
        </w:rPr>
        <w:t xml:space="preserve"> - This term is used several different ways distinguished by context:</w:t>
      </w:r>
    </w:p>
    <w:p w14:paraId="65811D8C" w14:textId="77777777" w:rsidR="00B46A03" w:rsidRDefault="00B46A03" w:rsidP="00EB2287">
      <w:pPr>
        <w:numPr>
          <w:ilvl w:val="0"/>
          <w:numId w:val="122"/>
        </w:numPr>
        <w:tabs>
          <w:tab w:val="clear" w:pos="403"/>
        </w:tabs>
        <w:spacing w:before="60" w:after="60" w:line="240" w:lineRule="auto"/>
        <w:jc w:val="left"/>
      </w:pPr>
      <w:r>
        <w:t>Base 10. When data has text representation, a decimal number has base-10 digits.</w:t>
      </w:r>
    </w:p>
    <w:p w14:paraId="2557772D" w14:textId="77777777" w:rsidR="00B46A03" w:rsidRDefault="00B46A03" w:rsidP="00EB2287">
      <w:pPr>
        <w:numPr>
          <w:ilvl w:val="0"/>
          <w:numId w:val="122"/>
        </w:numPr>
        <w:tabs>
          <w:tab w:val="clear" w:pos="403"/>
        </w:tabs>
        <w:spacing w:before="60" w:after="60" w:line="240" w:lineRule="auto"/>
        <w:jc w:val="left"/>
        <w:rPr>
          <w:rFonts w:cs="Arial"/>
        </w:rPr>
      </w:pPr>
      <w:r>
        <w:rPr>
          <w:rFonts w:cs="Arial"/>
        </w:rPr>
        <w:t xml:space="preserve">Type xs:decimal - a logical type of number that has an integer component and an optional base-10 fractional component. This type subsumes all integer types, as they are of type xs:decimal but with the further restriction that the fractional part doesn't exist. Note that a base-10 fraction has different rounding properties than a base-2 or floating point numeric fraction; hence, xs:decimal is the type commonly used to represent currency/money in data. </w:t>
      </w:r>
    </w:p>
    <w:p w14:paraId="2783C1BB" w14:textId="77777777" w:rsidR="00B46A03" w:rsidRDefault="00B46A03" w:rsidP="00EB2287">
      <w:pPr>
        <w:numPr>
          <w:ilvl w:val="0"/>
          <w:numId w:val="122"/>
        </w:numPr>
        <w:tabs>
          <w:tab w:val="clear" w:pos="403"/>
        </w:tabs>
        <w:spacing w:before="60" w:after="60" w:line="240" w:lineRule="auto"/>
        <w:jc w:val="left"/>
        <w:rPr>
          <w:rFonts w:cs="Arial"/>
        </w:rPr>
      </w:pPr>
      <w:r>
        <w:rPr>
          <w:rFonts w:cs="Arial"/>
        </w:rPr>
        <w:t xml:space="preserve">Packed Decimal - A binary data representation. See separate glossary entry below. </w:t>
      </w:r>
    </w:p>
    <w:p w14:paraId="04ABE83F" w14:textId="77777777" w:rsidR="00B46A03" w:rsidRDefault="00B46A03" w:rsidP="00B46A03">
      <w:r>
        <w:rPr>
          <w:rFonts w:cs="Arial"/>
          <w:b/>
          <w:i/>
        </w:rPr>
        <w:t>Defining Annotations</w:t>
      </w:r>
      <w:r>
        <w:rPr>
          <w:rFonts w:cs="Arial"/>
        </w:rPr>
        <w:t xml:space="preserve"> - The annotation elements dfdl:defineFormat, dfdl:defineVariable, and dfdl:defineEscapeScheme</w:t>
      </w:r>
    </w:p>
    <w:p w14:paraId="51F96D09" w14:textId="77777777" w:rsidR="00B46A03" w:rsidRDefault="00B46A03" w:rsidP="00B46A03">
      <w:r>
        <w:rPr>
          <w:b/>
          <w:i/>
        </w:rPr>
        <w:t>Delimiter</w:t>
      </w:r>
      <w:r>
        <w:t xml:space="preserve"> - A character or string used to separate, or mark the start and end of, items of data. In DFDL, dfdl:lengthKind 'delimited' scans the data for initiators, separators, and terminators.</w:t>
      </w:r>
    </w:p>
    <w:p w14:paraId="68D8DC4A" w14:textId="77777777" w:rsidR="00B46A03" w:rsidRDefault="00B46A03" w:rsidP="00B46A03">
      <w:r>
        <w:rPr>
          <w:b/>
          <w:bCs/>
          <w:i/>
          <w:iCs/>
        </w:rPr>
        <w:t>Delimiter scanning</w:t>
      </w:r>
      <w:r>
        <w:t xml:space="preserve"> - When parsing, the process of scanning for a specific item in the input data which either marks the end of an item or the beginning of a subsequent item. Delimiter scanning also takes into account escape schemes so as to allow the delimiters to appear within data if properly escaped.</w:t>
      </w:r>
    </w:p>
    <w:p w14:paraId="628803E8" w14:textId="77777777" w:rsidR="00B46A03" w:rsidRDefault="00B46A03" w:rsidP="00B46A03">
      <w:r>
        <w:rPr>
          <w:b/>
          <w:bCs/>
          <w:i/>
          <w:iCs/>
        </w:rPr>
        <w:t>DFDL</w:t>
      </w:r>
      <w:r>
        <w:t xml:space="preserve"> – Data Format Description Language</w:t>
      </w:r>
    </w:p>
    <w:p w14:paraId="170AD33F" w14:textId="77777777" w:rsidR="00B46A03" w:rsidRDefault="00B46A03" w:rsidP="00B46A03">
      <w:r>
        <w:rPr>
          <w:b/>
          <w:bCs/>
          <w:i/>
          <w:iCs/>
        </w:rPr>
        <w:t>DFDL Infoset</w:t>
      </w:r>
      <w:r>
        <w:t xml:space="preserve"> - The abstract data structure that must be provided:</w:t>
      </w:r>
    </w:p>
    <w:p w14:paraId="1556C3F3" w14:textId="77777777" w:rsidR="00B46A03" w:rsidRPr="008D5B43" w:rsidRDefault="00B46A03" w:rsidP="00EB2287">
      <w:pPr>
        <w:pStyle w:val="ListParagraph"/>
        <w:numPr>
          <w:ilvl w:val="0"/>
          <w:numId w:val="121"/>
        </w:numPr>
        <w:tabs>
          <w:tab w:val="clear" w:pos="403"/>
        </w:tabs>
        <w:spacing w:before="60" w:after="60" w:line="240" w:lineRule="auto"/>
        <w:jc w:val="left"/>
      </w:pPr>
      <w:r w:rsidRPr="008D5B43">
        <w:t>To an invoking application by a DFDL parser when parsing DFDL-described data using a DFDL Schema;</w:t>
      </w:r>
    </w:p>
    <w:p w14:paraId="3CA7ED43" w14:textId="77777777" w:rsidR="00B46A03" w:rsidRPr="008D5B43" w:rsidRDefault="00B46A03" w:rsidP="00EB2287">
      <w:pPr>
        <w:pStyle w:val="ListParagraph"/>
        <w:numPr>
          <w:ilvl w:val="0"/>
          <w:numId w:val="121"/>
        </w:numPr>
        <w:tabs>
          <w:tab w:val="clear" w:pos="403"/>
        </w:tabs>
        <w:spacing w:before="60" w:after="60" w:line="240" w:lineRule="auto"/>
        <w:jc w:val="left"/>
      </w:pPr>
      <w:r w:rsidRPr="008D5B43">
        <w:t>To a DFDL unparser by an invoking application when generating DFDL-described data using a DFDL Schema</w:t>
      </w:r>
    </w:p>
    <w:p w14:paraId="1145EEB9" w14:textId="77777777" w:rsidR="00B46A03" w:rsidRDefault="00B46A03" w:rsidP="00B46A03">
      <w:r>
        <w:rPr>
          <w:b/>
          <w:i/>
        </w:rPr>
        <w:t>DFDL Processor</w:t>
      </w:r>
      <w:r>
        <w:t xml:space="preserve"> - A program that uses DFDL schemas in order to process data described by them.</w:t>
      </w:r>
    </w:p>
    <w:p w14:paraId="42E3D858" w14:textId="77777777" w:rsidR="00B46A03" w:rsidRDefault="00B46A03" w:rsidP="00B46A03">
      <w:r>
        <w:rPr>
          <w:b/>
          <w:i/>
        </w:rPr>
        <w:t>DFDL Schema</w:t>
      </w:r>
      <w:r>
        <w:t xml:space="preserve"> - An XML schema containing DFDL annotations to describe data format and using only the DFDL subset of the XSD language. This includes all included and imported schemas taken together. This also includes </w:t>
      </w:r>
      <w:r>
        <w:lastRenderedPageBreak/>
        <w:t>both the XSD declarations and definitions and the DFDL definitions provided in the top-level DFDL annotations.</w:t>
      </w:r>
    </w:p>
    <w:p w14:paraId="39EF7718" w14:textId="44B2BD6B" w:rsidR="00B46A03" w:rsidRDefault="00B46A03" w:rsidP="00B46A03">
      <w:r>
        <w:rPr>
          <w:b/>
          <w:bCs/>
          <w:i/>
          <w:iCs/>
        </w:rPr>
        <w:t>DFDL Standard Encoding</w:t>
      </w:r>
      <w:r>
        <w:rPr>
          <w:b/>
          <w:i/>
        </w:rPr>
        <w:t xml:space="preserve"> </w:t>
      </w:r>
      <w:r>
        <w:t xml:space="preserve">- A character set for which there is no IANA name or CCSID but the name and definition of which DFDL implementations must agree on. See Section </w:t>
      </w:r>
      <w:r w:rsidRPr="00065302">
        <w:rPr>
          <w:rStyle w:val="Hyperlink"/>
        </w:rPr>
        <w:fldChar w:fldCharType="begin"/>
      </w:r>
      <w:r w:rsidRPr="00065302">
        <w:rPr>
          <w:rStyle w:val="Hyperlink"/>
        </w:rPr>
        <w:instrText xml:space="preserve"> REF _Ref393989958 \r \h </w:instrText>
      </w:r>
      <w:r w:rsidRPr="00065302">
        <w:rPr>
          <w:rStyle w:val="Hyperlink"/>
        </w:rPr>
      </w:r>
      <w:r w:rsidRPr="00065302">
        <w:rPr>
          <w:rStyle w:val="Hyperlink"/>
        </w:rPr>
        <w:fldChar w:fldCharType="separate"/>
      </w:r>
      <w:r w:rsidR="009D1493">
        <w:rPr>
          <w:rStyle w:val="Hyperlink"/>
        </w:rPr>
        <w:t>33</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_Ref393989958 \h </w:instrText>
      </w:r>
      <w:r w:rsidRPr="00065302">
        <w:rPr>
          <w:rStyle w:val="Hyperlink"/>
        </w:rPr>
      </w:r>
      <w:r w:rsidRPr="00065302">
        <w:rPr>
          <w:rStyle w:val="Hyperlink"/>
        </w:rPr>
        <w:fldChar w:fldCharType="separate"/>
      </w:r>
      <w:r w:rsidR="009D1493">
        <w:t>Appendix D: DFDL Standard Encodings</w:t>
      </w:r>
      <w:r w:rsidRPr="00065302">
        <w:rPr>
          <w:rStyle w:val="Hyperlink"/>
        </w:rPr>
        <w:fldChar w:fldCharType="end"/>
      </w:r>
      <w:r>
        <w:t>.</w:t>
      </w:r>
    </w:p>
    <w:p w14:paraId="32B8A65E" w14:textId="77777777" w:rsidR="00B46A03" w:rsidRDefault="00B46A03" w:rsidP="00B46A03">
      <w:r>
        <w:rPr>
          <w:b/>
          <w:i/>
        </w:rPr>
        <w:t>Double-Byte Character Set</w:t>
      </w:r>
      <w:r>
        <w:t xml:space="preserve"> (DBCS) - A character set encoding where each character code consists of one code unit which uses exactly 2 bytes. </w:t>
      </w:r>
    </w:p>
    <w:p w14:paraId="70D32509" w14:textId="77777777" w:rsidR="00B46A03" w:rsidRDefault="00B46A03" w:rsidP="00B46A03">
      <w:r>
        <w:rPr>
          <w:b/>
          <w:i/>
        </w:rPr>
        <w:t>Dynamic extent</w:t>
      </w:r>
      <w:r>
        <w:t xml:space="preserve"> - This is a characteristic of the data stream. When parsing data corresponding to a schema component, the collection of bits within the data stream that contain any aspect of the representation of that schema component make up the component's dynamic extent.</w:t>
      </w:r>
    </w:p>
    <w:p w14:paraId="6F40AFA5" w14:textId="77777777" w:rsidR="00B46A03" w:rsidRDefault="00B46A03" w:rsidP="00B46A03">
      <w:r>
        <w:rPr>
          <w:b/>
          <w:i/>
        </w:rPr>
        <w:t>Dynamic scope</w:t>
      </w:r>
      <w:r>
        <w:t xml:space="preserve"> - This is a characteristic of parts of the DFDL schema. When a definition or declaration contains or references another declaration or definition, then the contained definition or declaration is said to be in the dynamic scope of the enclosing one. The important characteristic of dynamic scoping is that it traverses references. When parsing, the dynamic scope of an element declaration includes all definitions and declarations used as part of parsing that element.</w:t>
      </w:r>
    </w:p>
    <w:p w14:paraId="1F9F4401" w14:textId="77777777" w:rsidR="00B46A03" w:rsidRDefault="00B46A03" w:rsidP="00B46A03">
      <w:r>
        <w:rPr>
          <w:b/>
          <w:i/>
        </w:rPr>
        <w:t>Element</w:t>
      </w:r>
      <w:r>
        <w:t xml:space="preserve"> - A part of the data described by an element declaration in the schema and presented as an element information item in the Infoset. </w:t>
      </w:r>
    </w:p>
    <w:p w14:paraId="3C00A5F7" w14:textId="77777777" w:rsidR="00B46A03" w:rsidRDefault="00B46A03" w:rsidP="00B46A03">
      <w:r>
        <w:rPr>
          <w:b/>
          <w:i/>
        </w:rPr>
        <w:t>Encoding</w:t>
      </w:r>
      <w:r>
        <w:t xml:space="preserve"> - See Character Set Encoding.</w:t>
      </w:r>
      <w:r>
        <w:rPr>
          <w:rFonts w:cs="Arial"/>
        </w:rPr>
        <w:t xml:space="preserve">    </w:t>
      </w:r>
    </w:p>
    <w:p w14:paraId="7FEBD921" w14:textId="77777777" w:rsidR="00B46A03" w:rsidRDefault="00B46A03" w:rsidP="00B46A03">
      <w:r>
        <w:rPr>
          <w:b/>
          <w:i/>
        </w:rPr>
        <w:t>Explicit Properties</w:t>
      </w:r>
      <w:r>
        <w:t xml:space="preserve"> - The explicit properties are the combination of any defined locally on the annotation and any defined by a dfdl:defineFormat annotation referenced by a local dfdl:ref property.</w:t>
      </w:r>
    </w:p>
    <w:p w14:paraId="15F5D67B" w14:textId="77777777" w:rsidR="00B46A03" w:rsidRDefault="00B46A03" w:rsidP="00B46A03">
      <w:r>
        <w:rPr>
          <w:rFonts w:cs="Arial"/>
          <w:b/>
          <w:i/>
          <w:lang w:eastAsia="en-GB"/>
        </w:rPr>
        <w:t>Fixed-Length Element</w:t>
      </w:r>
      <w:r>
        <w:rPr>
          <w:rFonts w:cs="Arial"/>
          <w:lang w:eastAsia="en-GB"/>
        </w:rPr>
        <w:t xml:space="preserve"> - An element of specified length where dfdl:lengthKind is 'explicit' but dfdl:length is not an expression, or dfdl:lengthKind is 'implicit' (of simple type only). Note that choice branches where dfdl:choiceLengthKind is 'explicit' are also referred to as ‘fixed-length’ but are not necessarily elements.</w:t>
      </w:r>
    </w:p>
    <w:p w14:paraId="1331DA2B" w14:textId="77777777" w:rsidR="00B46A03" w:rsidRDefault="00B46A03" w:rsidP="00B46A03">
      <w:pPr>
        <w:rPr>
          <w:rFonts w:cs="Arial"/>
        </w:rPr>
      </w:pPr>
      <w:r>
        <w:rPr>
          <w:b/>
          <w:i/>
        </w:rPr>
        <w:t>Fixed-Width Character Encoding -</w:t>
      </w:r>
      <w:r>
        <w:t xml:space="preserve"> A character set encoding where all characters are encoded using a single code unit for their representation. Note that a code unit is not necessarily a single byte. It may be more than one byte, or some number of bits less than a byte.</w:t>
      </w:r>
      <w:r>
        <w:rPr>
          <w:rFonts w:cs="Arial"/>
        </w:rPr>
        <w:t xml:space="preserve">  Examples of different fixed widths are:</w:t>
      </w:r>
    </w:p>
    <w:p w14:paraId="7A8B60E9" w14:textId="77777777" w:rsidR="00B46A03" w:rsidRDefault="00B46A03" w:rsidP="00EB2287">
      <w:pPr>
        <w:numPr>
          <w:ilvl w:val="0"/>
          <w:numId w:val="123"/>
        </w:numPr>
        <w:tabs>
          <w:tab w:val="clear" w:pos="403"/>
        </w:tabs>
        <w:spacing w:before="60" w:after="60" w:line="240" w:lineRule="auto"/>
        <w:jc w:val="left"/>
        <w:rPr>
          <w:lang w:eastAsia="en-GB"/>
        </w:rPr>
      </w:pPr>
      <w:r>
        <w:rPr>
          <w:rFonts w:cs="Arial"/>
        </w:rPr>
        <w:t>1-byte wide: ASCII, ebcdic-cp-us, iso-8859-1. See also SBCS (Single-Byte Character Set)</w:t>
      </w:r>
    </w:p>
    <w:p w14:paraId="5011BAD0" w14:textId="77777777" w:rsidR="00B46A03" w:rsidRDefault="00B46A03" w:rsidP="00EB2287">
      <w:pPr>
        <w:numPr>
          <w:ilvl w:val="0"/>
          <w:numId w:val="123"/>
        </w:numPr>
        <w:tabs>
          <w:tab w:val="clear" w:pos="403"/>
        </w:tabs>
        <w:spacing w:before="60" w:after="60" w:line="240" w:lineRule="auto"/>
        <w:jc w:val="left"/>
        <w:rPr>
          <w:lang w:eastAsia="en-GB"/>
        </w:rPr>
      </w:pPr>
      <w:r>
        <w:rPr>
          <w:rFonts w:cs="Arial"/>
        </w:rPr>
        <w:t>2-bytes wide: UTF-16 when dfdl:utf16Width is 'fixed'. See also DBCS (Double-Byte Character Set)</w:t>
      </w:r>
    </w:p>
    <w:p w14:paraId="53389441" w14:textId="77777777" w:rsidR="00B46A03" w:rsidRDefault="00B46A03" w:rsidP="00EB2287">
      <w:pPr>
        <w:numPr>
          <w:ilvl w:val="0"/>
          <w:numId w:val="123"/>
        </w:numPr>
        <w:tabs>
          <w:tab w:val="clear" w:pos="403"/>
        </w:tabs>
        <w:spacing w:before="60" w:after="60" w:line="240" w:lineRule="auto"/>
        <w:jc w:val="left"/>
        <w:rPr>
          <w:lang w:eastAsia="en-GB"/>
        </w:rPr>
      </w:pPr>
      <w:r>
        <w:rPr>
          <w:rFonts w:cs="Arial"/>
        </w:rPr>
        <w:t xml:space="preserve">4-bytes wide: UTF-32. </w:t>
      </w:r>
    </w:p>
    <w:p w14:paraId="3C9C6186" w14:textId="77777777" w:rsidR="00B46A03" w:rsidRDefault="00B46A03" w:rsidP="00EB2287">
      <w:pPr>
        <w:numPr>
          <w:ilvl w:val="0"/>
          <w:numId w:val="123"/>
        </w:numPr>
        <w:tabs>
          <w:tab w:val="clear" w:pos="403"/>
        </w:tabs>
        <w:spacing w:before="60" w:after="60" w:line="240" w:lineRule="auto"/>
        <w:jc w:val="left"/>
        <w:rPr>
          <w:lang w:eastAsia="en-GB"/>
        </w:rPr>
      </w:pPr>
      <w:r>
        <w:rPr>
          <w:rFonts w:cs="Arial"/>
        </w:rPr>
        <w:t xml:space="preserve">7-bits wide: </w:t>
      </w:r>
      <w:r>
        <w:t>X-DFDL-US-ASCII-7-BIT-PACKED</w:t>
      </w:r>
      <w:r>
        <w:rPr>
          <w:rStyle w:val="FootnoteReference"/>
          <w:rFonts w:cs="Arial"/>
        </w:rPr>
        <w:footnoteReference w:id="54"/>
      </w:r>
      <w:r>
        <w:rPr>
          <w:lang w:eastAsia="en-GB"/>
        </w:rPr>
        <w:t xml:space="preserve">. </w:t>
      </w:r>
    </w:p>
    <w:p w14:paraId="56561856" w14:textId="77777777" w:rsidR="00B46A03" w:rsidRDefault="00B46A03" w:rsidP="00B46A03">
      <w:r>
        <w:rPr>
          <w:rFonts w:cs="Arial"/>
          <w:b/>
          <w:i/>
        </w:rPr>
        <w:t>Fixed Array Element</w:t>
      </w:r>
      <w:r>
        <w:rPr>
          <w:rFonts w:cs="Arial"/>
        </w:rPr>
        <w:t xml:space="preserve"> - An array element where XSD minOccurs is equal to XSD maxOccurs.</w:t>
      </w:r>
    </w:p>
    <w:p w14:paraId="3FF08019" w14:textId="77777777" w:rsidR="00B46A03" w:rsidRDefault="00B46A03" w:rsidP="00B46A03">
      <w:pPr>
        <w:rPr>
          <w:rFonts w:cs="Arial"/>
        </w:rPr>
      </w:pPr>
      <w:r>
        <w:rPr>
          <w:rFonts w:cs="Arial"/>
          <w:b/>
          <w:i/>
        </w:rPr>
        <w:t>Format Annotations</w:t>
      </w:r>
      <w:r>
        <w:rPr>
          <w:rFonts w:cs="Arial"/>
        </w:rPr>
        <w:t xml:space="preserve"> - The annotation elements dfdl:format, dfdl:element, dfdl:simpleType, dfdl:group, dfdl:sequence, dfdl:choice, and dfdl:escapeScheme.</w:t>
      </w:r>
    </w:p>
    <w:p w14:paraId="086F054B" w14:textId="77777777" w:rsidR="00B46A03" w:rsidRDefault="00B46A03" w:rsidP="00B46A03">
      <w:r>
        <w:rPr>
          <w:b/>
          <w:i/>
        </w:rPr>
        <w:t>Format Property</w:t>
      </w:r>
      <w:r>
        <w:t xml:space="preserve"> – A DFDL property carried on a DFDL format annotation.</w:t>
      </w:r>
    </w:p>
    <w:p w14:paraId="262AC94B" w14:textId="77777777" w:rsidR="00B46A03" w:rsidRDefault="00B46A03" w:rsidP="00B46A03">
      <w:r>
        <w:rPr>
          <w:b/>
          <w:i/>
        </w:rPr>
        <w:t>Framing</w:t>
      </w:r>
      <w:r>
        <w:t xml:space="preserve"> - The term used to describe the delimiters, length fields, and other parts of the data stream which are present and may be necessary to determine the length or position of the content of an element.</w:t>
      </w:r>
    </w:p>
    <w:p w14:paraId="5278FAD1" w14:textId="77777777" w:rsidR="00B46A03" w:rsidRDefault="00B46A03" w:rsidP="00B46A03">
      <w:pPr>
        <w:rPr>
          <w:rFonts w:eastAsiaTheme="minorHAnsi"/>
        </w:rPr>
      </w:pPr>
      <w:r>
        <w:rPr>
          <w:rFonts w:eastAsiaTheme="minorHAnsi"/>
          <w:b/>
          <w:i/>
        </w:rPr>
        <w:t>Implementation-Defined</w:t>
      </w:r>
      <w:r>
        <w:rPr>
          <w:rFonts w:eastAsiaTheme="minorHAnsi"/>
          <w:i/>
        </w:rPr>
        <w:t xml:space="preserve"> </w:t>
      </w:r>
      <w:r>
        <w:rPr>
          <w:rFonts w:eastAsiaTheme="minorHAnsi"/>
          <w:b/>
          <w:i/>
        </w:rPr>
        <w:t xml:space="preserve">Feature </w:t>
      </w:r>
      <w:r>
        <w:rPr>
          <w:rFonts w:eastAsiaTheme="minorHAnsi"/>
        </w:rPr>
        <w:t>- A feature where the implementation has discretion in how it is performed, and the implementation MUST document how it is performed.</w:t>
      </w:r>
    </w:p>
    <w:p w14:paraId="063B0317" w14:textId="77777777" w:rsidR="00B46A03" w:rsidRDefault="00B46A03" w:rsidP="00B46A03">
      <w:pPr>
        <w:rPr>
          <w:rFonts w:eastAsiaTheme="minorHAnsi"/>
        </w:rPr>
      </w:pPr>
      <w:r>
        <w:rPr>
          <w:rFonts w:eastAsiaTheme="minorHAnsi"/>
          <w:b/>
          <w:i/>
        </w:rPr>
        <w:t>Implementation-Dependent</w:t>
      </w:r>
      <w:r>
        <w:rPr>
          <w:rFonts w:eastAsiaTheme="minorHAnsi"/>
          <w:i/>
        </w:rPr>
        <w:t xml:space="preserve"> </w:t>
      </w:r>
      <w:r>
        <w:rPr>
          <w:rFonts w:eastAsiaTheme="minorHAnsi"/>
          <w:b/>
          <w:i/>
        </w:rPr>
        <w:t>Feature</w:t>
      </w:r>
      <w:r>
        <w:rPr>
          <w:rFonts w:eastAsiaTheme="minorHAnsi"/>
        </w:rPr>
        <w:t xml:space="preserve"> - A feature where the implementation has discretion in how it is performed, but the implementation is not required to document how the feature is performed. </w:t>
      </w:r>
    </w:p>
    <w:p w14:paraId="20F230B2" w14:textId="77777777" w:rsidR="00B46A03" w:rsidRDefault="00B46A03" w:rsidP="00B46A03">
      <w:pPr>
        <w:rPr>
          <w:rFonts w:cs="Arial"/>
        </w:rPr>
      </w:pPr>
      <w:r>
        <w:rPr>
          <w:rFonts w:cs="Arial"/>
          <w:b/>
          <w:i/>
        </w:rPr>
        <w:lastRenderedPageBreak/>
        <w:t>Index</w:t>
      </w:r>
      <w:r>
        <w:rPr>
          <w:rFonts w:cs="Arial"/>
        </w:rPr>
        <w:t xml:space="preserve"> - The position of an occurrence in a count, starting at 1.</w:t>
      </w:r>
    </w:p>
    <w:p w14:paraId="0642DE01" w14:textId="77777777" w:rsidR="00B46A03" w:rsidRDefault="00B46A03" w:rsidP="00B46A03">
      <w:r>
        <w:rPr>
          <w:rFonts w:cs="Arial"/>
          <w:b/>
          <w:bCs/>
          <w:i/>
          <w:iCs/>
        </w:rPr>
        <w:t>Infoset</w:t>
      </w:r>
      <w:r>
        <w:rPr>
          <w:rFonts w:cs="Arial"/>
        </w:rPr>
        <w:t xml:space="preserve"> – See DFDL Infoset</w:t>
      </w:r>
    </w:p>
    <w:p w14:paraId="4E4B8ED3" w14:textId="77777777" w:rsidR="00B46A03" w:rsidRDefault="00B46A03" w:rsidP="00B46A03">
      <w:r>
        <w:rPr>
          <w:b/>
          <w:i/>
        </w:rPr>
        <w:t>Item</w:t>
      </w:r>
      <w:r>
        <w:t xml:space="preserve"> - A DFDL information set consists of a number of </w:t>
      </w:r>
      <w:r>
        <w:rPr>
          <w:rStyle w:val="Strong"/>
          <w:i/>
          <w:iCs/>
        </w:rPr>
        <w:t>information items</w:t>
      </w:r>
      <w:r>
        <w:t xml:space="preserve">; or just </w:t>
      </w:r>
      <w:r>
        <w:rPr>
          <w:rStyle w:val="Emphasis"/>
        </w:rPr>
        <w:t>items</w:t>
      </w:r>
      <w:r>
        <w:t xml:space="preserve"> for short.</w:t>
      </w:r>
    </w:p>
    <w:p w14:paraId="43B312EA" w14:textId="77777777" w:rsidR="00B46A03" w:rsidRDefault="00B46A03" w:rsidP="00B46A03">
      <w:r>
        <w:rPr>
          <w:b/>
          <w:i/>
        </w:rPr>
        <w:t>Least-Significant Bit</w:t>
      </w:r>
      <w:r>
        <w:t xml:space="preserve"> - Often abbreviated to </w:t>
      </w:r>
      <w:r>
        <w:rPr>
          <w:b/>
          <w:i/>
        </w:rPr>
        <w:t>LSB</w:t>
      </w:r>
      <w:r>
        <w:t>. In a binary integer the least significant bit is the bit having the least place value. Within an 8-bit unsigned byte, the bit with place value 2</w:t>
      </w:r>
      <w:r>
        <w:rPr>
          <w:vertAlign w:val="superscript"/>
        </w:rPr>
        <w:t>0</w:t>
      </w:r>
      <w:r>
        <w:t xml:space="preserve"> (or 1) is the least significant bit. </w:t>
      </w:r>
    </w:p>
    <w:p w14:paraId="47E961D1" w14:textId="77777777" w:rsidR="00B46A03" w:rsidRDefault="00B46A03" w:rsidP="00B46A03">
      <w:r>
        <w:rPr>
          <w:b/>
          <w:i/>
        </w:rPr>
        <w:t>Length</w:t>
      </w:r>
      <w:r>
        <w:t xml:space="preserve"> - When discussing data items and their representations, the term 'length' is used to refer to the measure of the size of the representation of an item in units of bits, bytes, or characters. The length of an array is the number of bits, bytes, or characters making up its representation, and has nothing to do with the number of occurrences of the array. Any element occurrence has length. Only array elements and optional elements have numbers of occurrences other than 1.</w:t>
      </w:r>
    </w:p>
    <w:p w14:paraId="5F5A5B5A" w14:textId="77777777" w:rsidR="00B46A03" w:rsidRDefault="00B46A03" w:rsidP="00B46A03">
      <w:r>
        <w:rPr>
          <w:b/>
          <w:i/>
        </w:rPr>
        <w:t>Lexical scope</w:t>
      </w:r>
      <w:r>
        <w:t xml:space="preserve"> - In a DFDL Schema document, the lexical scope of any element is the collection of schema declarations, definitions, and annotations contained within the element textually.</w:t>
      </w:r>
    </w:p>
    <w:p w14:paraId="286F7007" w14:textId="77777777" w:rsidR="00B46A03" w:rsidRDefault="00B46A03" w:rsidP="00B46A03">
      <w:r>
        <w:rPr>
          <w:b/>
          <w:i/>
        </w:rPr>
        <w:t>Local properties</w:t>
      </w:r>
      <w:r>
        <w:t xml:space="preserve"> – Local properties are the properties defined on an annotation in either short, attribute or element form</w:t>
      </w:r>
    </w:p>
    <w:p w14:paraId="56297856" w14:textId="77777777" w:rsidR="00B46A03" w:rsidRDefault="00B46A03" w:rsidP="00B46A03">
      <w:r>
        <w:rPr>
          <w:b/>
          <w:i/>
        </w:rPr>
        <w:t>Logical layer</w:t>
      </w:r>
      <w:r>
        <w:t xml:space="preserve"> - A DFDL Schema with all the DFDL annotations ignored is an ordinary XSD schema. The logical structure described by this XSD is called the DFDL </w:t>
      </w:r>
      <w:r>
        <w:rPr>
          <w:rStyle w:val="Emphasis"/>
        </w:rPr>
        <w:t>logical layer</w:t>
      </w:r>
      <w:r>
        <w:t xml:space="preserve">. The logical layer of a DFDL schema describes the DFDL Infoset of the data format. </w:t>
      </w:r>
    </w:p>
    <w:p w14:paraId="0FFA5323" w14:textId="77777777" w:rsidR="00B46A03" w:rsidRDefault="00B46A03" w:rsidP="00B46A03">
      <w:r>
        <w:rPr>
          <w:b/>
          <w:i/>
        </w:rPr>
        <w:t>Most-Significant Bit</w:t>
      </w:r>
      <w:r>
        <w:t xml:space="preserve"> - Often abbreviated to </w:t>
      </w:r>
      <w:r>
        <w:rPr>
          <w:b/>
          <w:i/>
        </w:rPr>
        <w:t>MSB</w:t>
      </w:r>
      <w:r>
        <w:t>. In a binary integer the most significant bit is the bit having the greatest place value. Within an 8-bit unsigned byte, the bit with place value 2</w:t>
      </w:r>
      <w:r>
        <w:rPr>
          <w:vertAlign w:val="superscript"/>
        </w:rPr>
        <w:t>7</w:t>
      </w:r>
      <w:r>
        <w:t xml:space="preserve"> is the most significant bit. </w:t>
      </w:r>
    </w:p>
    <w:p w14:paraId="11541BAB" w14:textId="77777777" w:rsidR="00B46A03" w:rsidRDefault="00B46A03" w:rsidP="00B46A03">
      <w:r>
        <w:rPr>
          <w:b/>
          <w:i/>
        </w:rPr>
        <w:t>Nibble</w:t>
      </w:r>
      <w:r>
        <w:t xml:space="preserve"> - 4 bits. A single hexadecimal digit (0 to F) is often referred to as a nibble as it can be represented in exactly 4 bits. </w:t>
      </w:r>
    </w:p>
    <w:p w14:paraId="62B61A34" w14:textId="4CCD4569" w:rsidR="00B46A03" w:rsidRDefault="00B46A03" w:rsidP="00B46A03">
      <w:r>
        <w:rPr>
          <w:b/>
          <w:i/>
        </w:rPr>
        <w:t>Node</w:t>
      </w:r>
      <w:r>
        <w:t xml:space="preserve"> - The term Node is a shorter equivalent to Element Information Item of the DFDL Infoset described in Section </w:t>
      </w:r>
      <w:r w:rsidRPr="00065302">
        <w:rPr>
          <w:rStyle w:val="Hyperlink"/>
        </w:rPr>
        <w:fldChar w:fldCharType="begin"/>
      </w:r>
      <w:r w:rsidRPr="00065302">
        <w:rPr>
          <w:rStyle w:val="Hyperlink"/>
        </w:rPr>
        <w:instrText xml:space="preserve"> REF infoitem.element \r \h </w:instrText>
      </w:r>
      <w:r w:rsidRPr="00065302">
        <w:rPr>
          <w:rStyle w:val="Hyperlink"/>
        </w:rPr>
      </w:r>
      <w:r w:rsidRPr="00065302">
        <w:rPr>
          <w:rStyle w:val="Hyperlink"/>
        </w:rPr>
        <w:fldChar w:fldCharType="separate"/>
      </w:r>
      <w:r w:rsidR="009D1493">
        <w:rPr>
          <w:rStyle w:val="Hyperlink"/>
        </w:rPr>
        <w:t>4.2.2</w:t>
      </w:r>
      <w:r w:rsidRPr="00065302">
        <w:rPr>
          <w:rStyle w:val="Hyperlink"/>
        </w:rPr>
        <w:fldChar w:fldCharType="end"/>
      </w:r>
      <w:r>
        <w:t xml:space="preserve"> </w:t>
      </w:r>
      <w:r w:rsidRPr="00065302">
        <w:rPr>
          <w:rStyle w:val="Hyperlink"/>
        </w:rPr>
        <w:fldChar w:fldCharType="begin"/>
      </w:r>
      <w:r w:rsidRPr="00065302">
        <w:rPr>
          <w:rStyle w:val="Hyperlink"/>
        </w:rPr>
        <w:instrText xml:space="preserve"> REF infoitem.element \h </w:instrText>
      </w:r>
      <w:r w:rsidRPr="00065302">
        <w:rPr>
          <w:rStyle w:val="Hyperlink"/>
        </w:rPr>
      </w:r>
      <w:r w:rsidRPr="00065302">
        <w:rPr>
          <w:rStyle w:val="Hyperlink"/>
        </w:rPr>
        <w:fldChar w:fldCharType="separate"/>
      </w:r>
      <w:r w:rsidR="009D1493">
        <w:rPr>
          <w:rFonts w:eastAsia="Times New Roman"/>
        </w:rPr>
        <w:t>Element Information Items</w:t>
      </w:r>
      <w:r w:rsidRPr="00065302">
        <w:rPr>
          <w:rStyle w:val="Hyperlink"/>
        </w:rPr>
        <w:fldChar w:fldCharType="end"/>
      </w:r>
      <w:r>
        <w:t>.</w:t>
      </w:r>
    </w:p>
    <w:p w14:paraId="7F1827BC" w14:textId="77777777" w:rsidR="00B46A03" w:rsidRDefault="00B46A03" w:rsidP="00B46A03">
      <w:r>
        <w:rPr>
          <w:b/>
          <w:i/>
        </w:rPr>
        <w:t xml:space="preserve">Non-Representation Property </w:t>
      </w:r>
      <w:r>
        <w:t>– A format property that is not a representation property, specifically dfdl:ref, dfdl:hiddenGroupRef, dfdl:choiceBranchKey, dfdl:choiceDispatchKey, dfdl:inputValueCalc, dfdl:outputValueCalc. See also representation property.</w:t>
      </w:r>
    </w:p>
    <w:p w14:paraId="5CB9583F" w14:textId="77777777" w:rsidR="00B46A03" w:rsidRDefault="00B46A03" w:rsidP="00B46A03">
      <w:r>
        <w:rPr>
          <w:rFonts w:cs="Arial"/>
          <w:b/>
          <w:i/>
        </w:rPr>
        <w:t>Occurrence</w:t>
      </w:r>
      <w:r>
        <w:rPr>
          <w:rFonts w:cs="Arial"/>
        </w:rPr>
        <w:t xml:space="preserve"> - An instance of an element in the data, or an item in the DFDL Infoset.</w:t>
      </w:r>
    </w:p>
    <w:p w14:paraId="4D7B59F4" w14:textId="77777777" w:rsidR="00B46A03" w:rsidRDefault="00B46A03" w:rsidP="00B46A03">
      <w:r>
        <w:rPr>
          <w:rFonts w:cs="Arial"/>
          <w:b/>
          <w:i/>
        </w:rPr>
        <w:t>Optional Element</w:t>
      </w:r>
      <w:r>
        <w:rPr>
          <w:rFonts w:cs="Arial"/>
        </w:rPr>
        <w:t xml:space="preserve"> - An element declaration or reference where XSD minOccurs is equal to zero.</w:t>
      </w:r>
    </w:p>
    <w:p w14:paraId="1036C328" w14:textId="77777777" w:rsidR="00B46A03" w:rsidRDefault="00B46A03" w:rsidP="00B46A03">
      <w:r>
        <w:rPr>
          <w:rFonts w:cs="Arial"/>
          <w:b/>
          <w:i/>
        </w:rPr>
        <w:t>Optional Occurrence</w:t>
      </w:r>
      <w:r>
        <w:rPr>
          <w:rFonts w:cs="Arial"/>
        </w:rPr>
        <w:t xml:space="preserve"> - An occurrence with an index greater than XSD minOccurs.</w:t>
      </w:r>
    </w:p>
    <w:p w14:paraId="1FE97D05" w14:textId="77777777" w:rsidR="00B46A03" w:rsidRDefault="00B46A03" w:rsidP="00B46A03">
      <w:r>
        <w:rPr>
          <w:b/>
          <w:i/>
        </w:rPr>
        <w:t>Packed Decimal</w:t>
      </w:r>
      <w:r>
        <w:t xml:space="preserve"> – A physical representation of a decimal and integer numbers where each digit is packed into one nibble (4 bits) of a byte. There are several variants, some also include a sign nibble, and some include a padding nibble. The term covers all the following enums of the dfdl:binaryNumberRep and dfdl:binaryCalendarRep properties – 'packed' (IBM 390 packed), 'bcd' (standard binary coded decimals or BCDs) and 'ibm4690Packed' (IBM 4690 packed).</w:t>
      </w:r>
    </w:p>
    <w:p w14:paraId="5B6DF817" w14:textId="77777777" w:rsidR="00B46A03" w:rsidRDefault="00B46A03" w:rsidP="00B46A03">
      <w:r w:rsidRPr="00FC60FB">
        <w:rPr>
          <w:b/>
          <w:bCs/>
          <w:i/>
          <w:iCs/>
        </w:rPr>
        <w:t>Parse</w:t>
      </w:r>
      <w:r>
        <w:t xml:space="preserve"> - To construct an Infoset from the data stream representation of the data, based on its DFDL format description.</w:t>
      </w:r>
    </w:p>
    <w:p w14:paraId="24D36AF1" w14:textId="77777777" w:rsidR="00B46A03" w:rsidRDefault="00B46A03" w:rsidP="00B46A03">
      <w:pPr>
        <w:rPr>
          <w:rFonts w:cs="Arial"/>
        </w:rPr>
      </w:pPr>
      <w:r>
        <w:rPr>
          <w:rFonts w:cs="Arial"/>
          <w:b/>
          <w:i/>
        </w:rPr>
        <w:t>Physical Layer</w:t>
      </w:r>
      <w:r>
        <w:rPr>
          <w:rFonts w:cs="Arial"/>
        </w:rPr>
        <w:t xml:space="preserve"> - A DFDL Schema adds DFDL annotations onto an XSD language schema. The annotations describe the physical representation or </w:t>
      </w:r>
      <w:r>
        <w:rPr>
          <w:rStyle w:val="Emphasis"/>
        </w:rPr>
        <w:t>physical layer</w:t>
      </w:r>
      <w:r>
        <w:rPr>
          <w:rFonts w:cs="Arial"/>
        </w:rPr>
        <w:t xml:space="preserve"> of the data. The physical layer of a DFDL schema describes the representation in the data stream.</w:t>
      </w:r>
    </w:p>
    <w:p w14:paraId="5DBA5832" w14:textId="77777777" w:rsidR="00B46A03" w:rsidRDefault="00B46A03" w:rsidP="00B46A03">
      <w:r>
        <w:rPr>
          <w:b/>
          <w:i/>
        </w:rPr>
        <w:t>Point of Uncertainty</w:t>
      </w:r>
      <w:r>
        <w:t xml:space="preserve"> - A point of uncertainty occurs in the data stream when there is more than one schema component that might occur based on parsing up to that point. These arise from the xs:choice model group, use of optional and array elements with varying numbers of occurrences, use of unordered sequences, and use of sequences with floating elements. </w:t>
      </w:r>
    </w:p>
    <w:p w14:paraId="50D65C4A" w14:textId="77777777" w:rsidR="00B46A03" w:rsidRDefault="00B46A03" w:rsidP="00B46A03">
      <w:r>
        <w:rPr>
          <w:b/>
          <w:i/>
        </w:rPr>
        <w:lastRenderedPageBreak/>
        <w:t>Representation Property</w:t>
      </w:r>
      <w:r>
        <w:t xml:space="preserve"> - A format property that is used to describe a physical characteristic of a component. Such a property appliesies to one or more grammar regions of the component. See also non-representation property.</w:t>
      </w:r>
    </w:p>
    <w:p w14:paraId="4A9F72D3" w14:textId="77777777" w:rsidR="00B46A03" w:rsidRDefault="00B46A03" w:rsidP="00B46A03">
      <w:pPr>
        <w:rPr>
          <w:rFonts w:cs="Arial"/>
        </w:rPr>
      </w:pPr>
      <w:r>
        <w:rPr>
          <w:rFonts w:cs="Arial"/>
          <w:b/>
          <w:i/>
        </w:rPr>
        <w:t xml:space="preserve">Required Element </w:t>
      </w:r>
      <w:r>
        <w:rPr>
          <w:rFonts w:cs="Arial"/>
          <w:i/>
        </w:rPr>
        <w:t>-</w:t>
      </w:r>
      <w:r>
        <w:rPr>
          <w:rFonts w:cs="Arial"/>
        </w:rPr>
        <w:t xml:space="preserve"> An element declaration or reference where XSD minOccurs is greater than zero.</w:t>
      </w:r>
    </w:p>
    <w:p w14:paraId="6204F0BA" w14:textId="77777777" w:rsidR="00B46A03" w:rsidRDefault="00B46A03" w:rsidP="00B46A03">
      <w:pPr>
        <w:rPr>
          <w:rFonts w:cs="Arial"/>
        </w:rPr>
      </w:pPr>
      <w:r>
        <w:rPr>
          <w:rFonts w:cs="Arial"/>
          <w:b/>
          <w:i/>
        </w:rPr>
        <w:t>Required Occurrence</w:t>
      </w:r>
      <w:r>
        <w:rPr>
          <w:rFonts w:cs="Arial"/>
        </w:rPr>
        <w:t xml:space="preserve"> - An occurrence with an index less than or equal to XSD minOccurs.</w:t>
      </w:r>
    </w:p>
    <w:p w14:paraId="7293F4DF" w14:textId="07A399A7" w:rsidR="00B46A03" w:rsidRDefault="00B46A03" w:rsidP="00B46A03">
      <w:r>
        <w:rPr>
          <w:b/>
          <w:i/>
        </w:rPr>
        <w:t>Required Property</w:t>
      </w:r>
      <w:r>
        <w:t xml:space="preserve"> – A DFDL property that must have a value. The required properties for each schema component are listed in </w:t>
      </w:r>
      <w:hyperlink w:anchor="_Appendix_G:_Property" w:history="1">
        <w:r w:rsidRPr="0030221D">
          <w:rPr>
            <w:rStyle w:val="Hyperlink"/>
          </w:rPr>
          <w:t>Appendix G: Property Precedence</w:t>
        </w:r>
      </w:hyperlink>
      <w:r>
        <w:t>.</w:t>
      </w:r>
    </w:p>
    <w:p w14:paraId="3125FF08" w14:textId="77777777" w:rsidR="00B46A03" w:rsidRDefault="00B46A03" w:rsidP="00B46A03">
      <w:pPr>
        <w:rPr>
          <w:bCs/>
        </w:rPr>
      </w:pPr>
      <w:r>
        <w:rPr>
          <w:rFonts w:cs="Arial"/>
          <w:b/>
          <w:i/>
          <w:iCs/>
        </w:rPr>
        <w:t>Resolved Set of Annotations</w:t>
      </w:r>
      <w:r>
        <w:rPr>
          <w:rFonts w:cs="Arial"/>
          <w:iCs/>
        </w:rPr>
        <w:t xml:space="preserve"> - </w:t>
      </w:r>
      <w:r>
        <w:rPr>
          <w:rFonts w:cs="Arial"/>
        </w:rPr>
        <w:t xml:space="preserve">When DFDL annotations appear on </w:t>
      </w:r>
    </w:p>
    <w:p w14:paraId="19B59EAA" w14:textId="77777777" w:rsidR="00B46A03" w:rsidRPr="002C5EEA" w:rsidRDefault="00B46A03" w:rsidP="00EB2287">
      <w:pPr>
        <w:pStyle w:val="ListParagraph"/>
        <w:numPr>
          <w:ilvl w:val="0"/>
          <w:numId w:val="131"/>
        </w:numPr>
        <w:tabs>
          <w:tab w:val="clear" w:pos="403"/>
        </w:tabs>
        <w:spacing w:before="60" w:after="60" w:line="240" w:lineRule="auto"/>
        <w:jc w:val="left"/>
      </w:pPr>
      <w:r>
        <w:rPr>
          <w:iCs/>
        </w:rPr>
        <w:t>a simple type definition and the base simple type it references (recursively, if the base simple type also references another base simple type).</w:t>
      </w:r>
    </w:p>
    <w:p w14:paraId="6794A18B" w14:textId="77777777" w:rsidR="00B46A03" w:rsidRDefault="00B46A03" w:rsidP="00EB2287">
      <w:pPr>
        <w:pStyle w:val="ListParagraph"/>
        <w:numPr>
          <w:ilvl w:val="0"/>
          <w:numId w:val="131"/>
        </w:numPr>
        <w:tabs>
          <w:tab w:val="clear" w:pos="403"/>
        </w:tabs>
        <w:spacing w:before="60" w:after="60" w:line="240" w:lineRule="auto"/>
        <w:jc w:val="left"/>
      </w:pPr>
      <w:r>
        <w:rPr>
          <w:iCs/>
        </w:rPr>
        <w:t>an element declaration and the simple type definition from (1) it references.</w:t>
      </w:r>
    </w:p>
    <w:p w14:paraId="4C063DC4" w14:textId="77777777" w:rsidR="00B46A03" w:rsidRDefault="00B46A03" w:rsidP="00EB2287">
      <w:pPr>
        <w:pStyle w:val="ListParagraph"/>
        <w:numPr>
          <w:ilvl w:val="0"/>
          <w:numId w:val="131"/>
        </w:numPr>
        <w:tabs>
          <w:tab w:val="clear" w:pos="403"/>
        </w:tabs>
        <w:spacing w:before="60" w:after="60" w:line="240" w:lineRule="auto"/>
        <w:jc w:val="left"/>
      </w:pPr>
      <w:r>
        <w:rPr>
          <w:iCs/>
        </w:rPr>
        <w:t>an element reference and the global element declaration from (2) it references.</w:t>
      </w:r>
    </w:p>
    <w:p w14:paraId="267C741A" w14:textId="77777777" w:rsidR="00B46A03" w:rsidRDefault="00B46A03" w:rsidP="00EB2287">
      <w:pPr>
        <w:pStyle w:val="ListParagraph"/>
        <w:numPr>
          <w:ilvl w:val="0"/>
          <w:numId w:val="131"/>
        </w:numPr>
        <w:tabs>
          <w:tab w:val="clear" w:pos="403"/>
        </w:tabs>
        <w:spacing w:before="60" w:after="60" w:line="240" w:lineRule="auto"/>
        <w:jc w:val="left"/>
      </w:pPr>
      <w:r w:rsidRPr="00D8557F">
        <w:rPr>
          <w:iCs/>
        </w:rPr>
        <w:t>a group reference and the global group definition it references</w:t>
      </w:r>
    </w:p>
    <w:p w14:paraId="0F7ED281" w14:textId="77777777" w:rsidR="00B46A03" w:rsidRDefault="00B46A03" w:rsidP="00B46A03">
      <w:pPr>
        <w:rPr>
          <w:rFonts w:cs="Arial"/>
        </w:rPr>
      </w:pPr>
      <w:r>
        <w:rPr>
          <w:rFonts w:cs="Arial"/>
        </w:rPr>
        <w:t xml:space="preserve">They are combined, and the resulting set of annotations is referred to as the </w:t>
      </w:r>
      <w:r>
        <w:rPr>
          <w:rStyle w:val="Emphasis"/>
        </w:rPr>
        <w:t>resolved set of annotations</w:t>
      </w:r>
      <w:r>
        <w:rPr>
          <w:rFonts w:cs="Arial"/>
        </w:rPr>
        <w:t xml:space="preserve"> for the schema component.</w:t>
      </w:r>
    </w:p>
    <w:p w14:paraId="0F5E562A" w14:textId="77777777" w:rsidR="00B46A03" w:rsidRDefault="00B46A03" w:rsidP="00B46A03">
      <w:r>
        <w:rPr>
          <w:rFonts w:cs="Arial"/>
          <w:b/>
          <w:i/>
        </w:rPr>
        <w:t>SBCS</w:t>
      </w:r>
      <w:r>
        <w:rPr>
          <w:rFonts w:cs="Arial"/>
        </w:rPr>
        <w:t xml:space="preserve"> - See Single Byte Character Set</w:t>
      </w:r>
    </w:p>
    <w:p w14:paraId="311C3EAF" w14:textId="47B4F641" w:rsidR="00B46A03" w:rsidRDefault="00B46A03" w:rsidP="00F64D18">
      <w:pPr>
        <w:rPr>
          <w:ins w:id="12837" w:author="Mike Beckerle" w:date="2026-01-16T14:10:00Z" w16du:dateUtc="2026-01-16T19:10:00Z"/>
          <w:rFonts w:eastAsia="Arial"/>
        </w:rPr>
      </w:pPr>
      <w:r>
        <w:rPr>
          <w:b/>
          <w:i/>
        </w:rPr>
        <w:t>Scan</w:t>
      </w:r>
      <w:r>
        <w:t xml:space="preserve"> – Examine the input data looking for delimiters such as separators and terminators or matches to regular expressions.</w:t>
      </w:r>
      <w:r>
        <w:rPr>
          <w:rFonts w:eastAsia="Arial"/>
        </w:rPr>
        <w:t xml:space="preserve"> </w:t>
      </w:r>
    </w:p>
    <w:p w14:paraId="3ACF9313" w14:textId="03292C97" w:rsidR="00EC6B01" w:rsidRPr="00EC6B01" w:rsidRDefault="00EC6B01" w:rsidP="00F64D18">
      <w:ins w:id="12838" w:author="Mike Beckerle" w:date="2026-01-16T14:10:00Z" w16du:dateUtc="2026-01-16T19:10:00Z">
        <w:r w:rsidRPr="00EC6B01">
          <w:rPr>
            <w:b/>
            <w:bCs/>
            <w:i/>
            <w:iCs/>
          </w:rPr>
          <w:t>Signed Number</w:t>
        </w:r>
        <w:r>
          <w:t xml:space="preserve"> - </w:t>
        </w:r>
        <w:r w:rsidRPr="00C2665C">
          <w:t xml:space="preserve">The signed number types are byte, short, int, long, integer, float, </w:t>
        </w:r>
        <w:r>
          <w:t xml:space="preserve">and </w:t>
        </w:r>
        <w:r w:rsidRPr="00C2665C">
          <w:t>double</w:t>
        </w:r>
        <w:r>
          <w:t>.</w:t>
        </w:r>
      </w:ins>
      <w:ins w:id="12839" w:author="Mike Beckerle" w:date="2026-01-16T14:11:00Z" w16du:dateUtc="2026-01-16T19:11:00Z">
        <w:r>
          <w:t xml:space="preserve"> </w:t>
        </w:r>
      </w:ins>
      <w:ins w:id="12840" w:author="Mike Beckerle" w:date="2026-01-16T14:12:00Z" w16du:dateUtc="2026-01-16T19:12:00Z">
        <w:r>
          <w:t>(</w:t>
        </w:r>
      </w:ins>
      <w:ins w:id="12841" w:author="Mike Beckerle" w:date="2026-01-16T14:10:00Z" w16du:dateUtc="2026-01-16T19:10:00Z">
        <w:r w:rsidRPr="00C2665C">
          <w:t>The unsigned number types have names beginning with "unsigned", as well as nonNegativeInteger.</w:t>
        </w:r>
      </w:ins>
      <w:ins w:id="12842" w:author="Mike Beckerle" w:date="2026-01-16T14:12:00Z" w16du:dateUtc="2026-01-16T19:12:00Z">
        <w:r>
          <w:t>)</w:t>
        </w:r>
      </w:ins>
      <w:ins w:id="12843" w:author="Mike Beckerle" w:date="2026-01-16T14:11:00Z" w16du:dateUtc="2026-01-16T19:11:00Z">
        <w:r>
          <w:t xml:space="preserve"> F</w:t>
        </w:r>
      </w:ins>
      <w:ins w:id="12844" w:author="Mike Beckerle" w:date="2026-01-16T14:10:00Z" w16du:dateUtc="2026-01-16T19:10:00Z">
        <w:r w:rsidRPr="00C2665C">
          <w:t xml:space="preserve">or type xs:decimal the decimal is considered signed if dfdl:decimalSigned="yes" and unsigned if dfdl:decimalSigned="no". </w:t>
        </w:r>
      </w:ins>
    </w:p>
    <w:p w14:paraId="239D869C" w14:textId="77777777" w:rsidR="00B46A03" w:rsidRDefault="00B46A03" w:rsidP="00F64D18">
      <w:r>
        <w:rPr>
          <w:b/>
          <w:i/>
        </w:rPr>
        <w:t>Single-Byte Character Set</w:t>
      </w:r>
      <w:r>
        <w:t xml:space="preserve"> (SBCS) - A character set encoding where each character code consists of one code unit which is exactly a single byte (8 bits).</w:t>
      </w:r>
    </w:p>
    <w:p w14:paraId="6D41C9A3" w14:textId="77777777" w:rsidR="00B46A03" w:rsidRDefault="00B46A03" w:rsidP="00B46A03">
      <w:r>
        <w:rPr>
          <w:b/>
          <w:i/>
        </w:rPr>
        <w:t>Schema</w:t>
      </w:r>
      <w:r>
        <w:t xml:space="preserve"> – see DFDL Schema. </w:t>
      </w:r>
    </w:p>
    <w:p w14:paraId="0FE1708C" w14:textId="00048D88" w:rsidR="00B46A03" w:rsidRDefault="00B46A03" w:rsidP="00B46A03">
      <w:r>
        <w:rPr>
          <w:b/>
          <w:i/>
        </w:rPr>
        <w:t>Schema Component Designator</w:t>
      </w:r>
      <w:r>
        <w:t xml:space="preserve"> (SCD) - A notation for referring to one of the components of a DFDL Schema. This is a W3C Candidate Recommendation (inactive since Jan 2010). See </w:t>
      </w:r>
      <w:hyperlink r:id="rId97" w:history="1">
        <w:r>
          <w:rPr>
            <w:rStyle w:val="Hyperlink"/>
          </w:rPr>
          <w:t>http://www.w3.org/TR/xmlschema-ref</w:t>
        </w:r>
      </w:hyperlink>
      <w:r>
        <w:t>. If not finalized, then a future DFDL specification version may define its own SCD syntax.</w:t>
      </w:r>
    </w:p>
    <w:p w14:paraId="56A767ED" w14:textId="77777777" w:rsidR="00B46A03" w:rsidRDefault="00B46A03" w:rsidP="00B46A03">
      <w:r>
        <w:rPr>
          <w:b/>
          <w:i/>
        </w:rPr>
        <w:t>Schema Definition Order</w:t>
      </w:r>
      <w:r>
        <w:t xml:space="preserve"> – The order that the schema components are defined in a schema document.</w:t>
      </w:r>
    </w:p>
    <w:p w14:paraId="6F4ACA5C" w14:textId="77777777" w:rsidR="00B46A03" w:rsidRDefault="00B46A03" w:rsidP="00B46A03">
      <w:pPr>
        <w:suppressAutoHyphens/>
      </w:pPr>
      <w:r>
        <w:rPr>
          <w:b/>
          <w:i/>
        </w:rPr>
        <w:t>Specified Length</w:t>
      </w:r>
      <w:r>
        <w:t xml:space="preserve"> - An item has specified length when dfdl:lengthKind is "implicit" (simple type only), "explicit", or "prefixed".  </w:t>
      </w:r>
    </w:p>
    <w:p w14:paraId="23420E67" w14:textId="77777777" w:rsidR="00B46A03" w:rsidRDefault="00B46A03" w:rsidP="00B46A03">
      <w:r>
        <w:rPr>
          <w:b/>
          <w:i/>
        </w:rPr>
        <w:t>Speculative Parsing</w:t>
      </w:r>
      <w:r>
        <w:t xml:space="preserve"> – When the parser reaches a point of uncertainty it attempts to parse each option in turn until one is known-to-exist or known-not-to-exist.</w:t>
      </w:r>
    </w:p>
    <w:p w14:paraId="382F5D4F" w14:textId="77777777" w:rsidR="00B46A03" w:rsidRDefault="00B46A03" w:rsidP="00B46A03">
      <w:pPr>
        <w:rPr>
          <w:rFonts w:cs="Arial"/>
        </w:rPr>
      </w:pPr>
      <w:r>
        <w:rPr>
          <w:rFonts w:cs="Arial"/>
          <w:b/>
          <w:i/>
        </w:rPr>
        <w:t>Statement Annotations</w:t>
      </w:r>
      <w:r>
        <w:rPr>
          <w:rFonts w:cs="Arial"/>
        </w:rPr>
        <w:t xml:space="preserve"> - The annotation elements dfdl:assert, dfdl:discriminator, dfdl:setVariable, and dfdl:newVariableInstance. Also called DFDL Statements.</w:t>
      </w:r>
    </w:p>
    <w:p w14:paraId="0C1B7C04" w14:textId="77777777" w:rsidR="00B46A03" w:rsidRDefault="00B46A03" w:rsidP="00B46A03">
      <w:pPr>
        <w:rPr>
          <w:rFonts w:cs="Arial"/>
        </w:rPr>
      </w:pPr>
      <w:r>
        <w:rPr>
          <w:rFonts w:cs="Arial"/>
          <w:b/>
          <w:i/>
        </w:rPr>
        <w:t>Static Analysis</w:t>
      </w:r>
      <w:r>
        <w:rPr>
          <w:rFonts w:cs="Arial"/>
        </w:rPr>
        <w:t xml:space="preserve"> - A DFDL Implementation can analyze a DFDL schema and determine the presence of many kinds of errors. This is called static analysis, compilation of the schema, or determining the presence of the error </w:t>
      </w:r>
      <w:r>
        <w:rPr>
          <w:rFonts w:cs="Arial"/>
          <w:i/>
          <w:iCs/>
        </w:rPr>
        <w:t>statically</w:t>
      </w:r>
      <w:r>
        <w:rPr>
          <w:rFonts w:cs="Arial"/>
        </w:rPr>
        <w:t xml:space="preserve">. </w:t>
      </w:r>
    </w:p>
    <w:p w14:paraId="1571508A" w14:textId="77777777" w:rsidR="00B46A03" w:rsidRDefault="00B46A03" w:rsidP="00B46A03">
      <w:r>
        <w:rPr>
          <w:b/>
          <w:i/>
        </w:rPr>
        <w:t>Surrogate Pair</w:t>
      </w:r>
      <w:r>
        <w:t xml:space="preserve"> - A Unicode character whose character code value is greater than 0xFFFF can be encoded into variable-width UTF-16BE or UTF-16LE (which are variable-width encodings when the DFDL property dfdl:utf16Width is 'variable'). In this case the representation uses two adjacent code units each of which is called a surrogate, and the pair of which is called a surrogate pair.</w:t>
      </w:r>
    </w:p>
    <w:p w14:paraId="372B829E" w14:textId="77777777" w:rsidR="00B46A03" w:rsidRDefault="00B46A03" w:rsidP="00B46A03">
      <w:r>
        <w:rPr>
          <w:b/>
          <w:i/>
        </w:rPr>
        <w:t>Target Length</w:t>
      </w:r>
      <w:r>
        <w:t xml:space="preserve"> - When unparsing, the length (in dfdl:lengthUnits) of an item's representation is the target length. The length of the content corresponding to a logical data value in the Infoset may be shorter or longer than the target length, in which case padding or truncation may be necessary to make the logical data content </w:t>
      </w:r>
      <w:r>
        <w:lastRenderedPageBreak/>
        <w:t>conform to the target length. Rules for when padding and truncation occur, and how they are applied are specific to simple data types and are controlled by a number of DFDL format properties.</w:t>
      </w:r>
    </w:p>
    <w:p w14:paraId="1B3EC1FD" w14:textId="77777777" w:rsidR="00B46A03" w:rsidRDefault="00B46A03" w:rsidP="00B46A03">
      <w:r>
        <w:rPr>
          <w:b/>
          <w:i/>
        </w:rPr>
        <w:t>Text</w:t>
      </w:r>
      <w:r>
        <w:t xml:space="preserve"> - Consisting of characters in some character set encoding. Normally text data is expected to be human-readable, but many character set encodings contain special control characters that are not human-readable, but one calls data containing these control charaters </w:t>
      </w:r>
      <w:r>
        <w:rPr>
          <w:rStyle w:val="Emphasis"/>
        </w:rPr>
        <w:t>text</w:t>
      </w:r>
      <w:r>
        <w:t xml:space="preserve"> anyway. The dfdl:encoding property is required in order to decode/encode the text.</w:t>
      </w:r>
    </w:p>
    <w:p w14:paraId="51A4D18A" w14:textId="77777777" w:rsidR="00B46A03" w:rsidRDefault="00B46A03" w:rsidP="00B46A03">
      <w:r>
        <w:rPr>
          <w:b/>
          <w:i/>
        </w:rPr>
        <w:t>Text Representation</w:t>
      </w:r>
      <w:r>
        <w:t xml:space="preserve"> - Of type xs:string, or of other types (except xs:hexBinary) with property dfdl:representation 'text'. Note that type xs:hexBinary never has text representation. This term specifically refers to the representation of the SimpleContent region being textual.</w:t>
      </w:r>
    </w:p>
    <w:p w14:paraId="3B0771AD" w14:textId="77777777" w:rsidR="00B46A03" w:rsidRDefault="00B46A03" w:rsidP="00B46A03">
      <w:r>
        <w:rPr>
          <w:b/>
          <w:i/>
        </w:rPr>
        <w:t>Textual</w:t>
      </w:r>
      <w:r>
        <w:t xml:space="preserve"> – Of type Text. </w:t>
      </w:r>
    </w:p>
    <w:p w14:paraId="27A0CBD2" w14:textId="77777777" w:rsidR="00B46A03" w:rsidRDefault="00B46A03" w:rsidP="00B46A03">
      <w:r>
        <w:rPr>
          <w:b/>
          <w:i/>
        </w:rPr>
        <w:t>Twos-Complement</w:t>
      </w:r>
      <w:r>
        <w:t xml:space="preserve"> - A very common scheme for representing binary integers within data.  A positive integer consisting of N bits is represented as its base-2 absolute value. A negative integer is represented as the complement (all bits inverted) of its absolute value plus 1.  </w:t>
      </w:r>
    </w:p>
    <w:p w14:paraId="5EB80630" w14:textId="5741448F" w:rsidR="00B46A03" w:rsidRDefault="00B46A03" w:rsidP="00B46A03">
      <w:pPr>
        <w:rPr>
          <w:rFonts w:cs="Arial"/>
        </w:rPr>
      </w:pPr>
      <w:r>
        <w:rPr>
          <w:b/>
          <w:i/>
        </w:rPr>
        <w:t>Unicode</w:t>
      </w:r>
      <w:r>
        <w:t xml:space="preserve"> - A character set defined by the Unicode Consortium, and standardized at the International Standards Organization (ISO) as ISO</w:t>
      </w:r>
      <w:r w:rsidR="001D640E">
        <w:t xml:space="preserve"> </w:t>
      </w:r>
      <w:r>
        <w:t>10646.</w:t>
      </w:r>
      <w:r>
        <w:rPr>
          <w:rFonts w:cs="Arial"/>
        </w:rPr>
        <w:t xml:space="preserve">    </w:t>
      </w:r>
    </w:p>
    <w:p w14:paraId="54D2438A" w14:textId="77777777" w:rsidR="00B46A03" w:rsidRDefault="00B46A03" w:rsidP="00B46A03">
      <w:r>
        <w:rPr>
          <w:b/>
          <w:i/>
        </w:rPr>
        <w:t xml:space="preserve">Unit </w:t>
      </w:r>
      <w:r>
        <w:t>-</w:t>
      </w:r>
      <w:r>
        <w:rPr>
          <w:b/>
          <w:i/>
        </w:rPr>
        <w:t xml:space="preserve"> </w:t>
      </w:r>
      <w:r>
        <w:t>See Addressable Unit.</w:t>
      </w:r>
    </w:p>
    <w:p w14:paraId="2175F8C0" w14:textId="77777777" w:rsidR="00B46A03" w:rsidRDefault="00B46A03" w:rsidP="00B46A03">
      <w:pPr>
        <w:suppressAutoHyphens/>
      </w:pPr>
      <w:r>
        <w:rPr>
          <w:b/>
          <w:i/>
          <w:iCs/>
        </w:rPr>
        <w:t>Unpadded Length</w:t>
      </w:r>
      <w:r>
        <w:rPr>
          <w:iCs/>
        </w:rPr>
        <w:t xml:space="preserve"> -</w:t>
      </w:r>
      <w:r>
        <w:t xml:space="preserve"> This is the length of the content of an item of the Infoset, prior to any filling or padding which might be introduced due to dfdl:lengthKind "prefixed" or dfdl:lengthKind "explicit". It is equal to or smaller than the target length. </w:t>
      </w:r>
    </w:p>
    <w:p w14:paraId="45D49BA4" w14:textId="77777777" w:rsidR="00B46A03" w:rsidRDefault="00B46A03" w:rsidP="00F64D18">
      <w:pPr>
        <w:rPr>
          <w:ins w:id="12845" w:author="Mike Beckerle" w:date="2026-01-16T14:11:00Z" w16du:dateUtc="2026-01-16T19:11:00Z"/>
        </w:rPr>
      </w:pPr>
      <w:r w:rsidRPr="00FC60FB">
        <w:rPr>
          <w:b/>
          <w:bCs/>
          <w:i/>
          <w:iCs/>
        </w:rPr>
        <w:t>Unparse</w:t>
      </w:r>
      <w:r>
        <w:t xml:space="preserve"> - The process of recreating the data representation in a data stream of the Infoset according to its DFDL format description. The terms </w:t>
      </w:r>
      <w:r w:rsidRPr="00FC60FB">
        <w:rPr>
          <w:i/>
          <w:iCs/>
        </w:rPr>
        <w:t>marshalling</w:t>
      </w:r>
      <w:r>
        <w:t xml:space="preserve">, and data </w:t>
      </w:r>
      <w:r w:rsidRPr="00FC60FB">
        <w:rPr>
          <w:i/>
          <w:iCs/>
        </w:rPr>
        <w:t>serialization</w:t>
      </w:r>
      <w:r>
        <w:t xml:space="preserve"> are sometimes used, but they connote a sequentiality that is not necessarily the case when using DFDL. </w:t>
      </w:r>
    </w:p>
    <w:p w14:paraId="2ACBF477" w14:textId="6E13CC11" w:rsidR="00EC6B01" w:rsidRDefault="00EC6B01" w:rsidP="00F64D18">
      <w:ins w:id="12846" w:author="Mike Beckerle" w:date="2026-01-16T14:11:00Z" w16du:dateUtc="2026-01-16T19:11:00Z">
        <w:r>
          <w:rPr>
            <w:b/>
            <w:bCs/>
            <w:i/>
            <w:iCs/>
          </w:rPr>
          <w:t>Uns</w:t>
        </w:r>
        <w:r w:rsidRPr="004C742E">
          <w:rPr>
            <w:b/>
            <w:bCs/>
            <w:i/>
            <w:iCs/>
          </w:rPr>
          <w:t>igned Number</w:t>
        </w:r>
        <w:r>
          <w:t xml:space="preserve"> - </w:t>
        </w:r>
      </w:ins>
      <w:ins w:id="12847" w:author="Mike Beckerle" w:date="2026-01-16T14:12:00Z" w16du:dateUtc="2026-01-16T19:12:00Z">
        <w:r w:rsidRPr="00C2665C">
          <w:t>The unsigned number types have names beginning with "unsigned", as well as nonNegativeInteger.</w:t>
        </w:r>
        <w:r>
          <w:t xml:space="preserve"> (</w:t>
        </w:r>
      </w:ins>
      <w:ins w:id="12848" w:author="Mike Beckerle" w:date="2026-01-16T14:11:00Z" w16du:dateUtc="2026-01-16T19:11:00Z">
        <w:r w:rsidRPr="00C2665C">
          <w:t xml:space="preserve">The signed number types are byte, short, int, long, integer, float, </w:t>
        </w:r>
        <w:r>
          <w:t xml:space="preserve">and </w:t>
        </w:r>
        <w:r w:rsidRPr="00C2665C">
          <w:t>double</w:t>
        </w:r>
        <w:r>
          <w:t>.</w:t>
        </w:r>
      </w:ins>
      <w:ins w:id="12849" w:author="Mike Beckerle" w:date="2026-01-16T14:12:00Z" w16du:dateUtc="2026-01-16T19:12:00Z">
        <w:r>
          <w:t>)</w:t>
        </w:r>
      </w:ins>
      <w:ins w:id="12850" w:author="Mike Beckerle" w:date="2026-01-16T14:11:00Z" w16du:dateUtc="2026-01-16T19:11:00Z">
        <w:r>
          <w:t xml:space="preserve"> F</w:t>
        </w:r>
        <w:r w:rsidRPr="00C2665C">
          <w:t xml:space="preserve">or type xs:decimal the decimal is considered </w:t>
        </w:r>
      </w:ins>
      <w:ins w:id="12851" w:author="Mike Beckerle" w:date="2026-01-16T14:12:00Z" w16du:dateUtc="2026-01-16T19:12:00Z">
        <w:r>
          <w:t>un</w:t>
        </w:r>
      </w:ins>
      <w:ins w:id="12852" w:author="Mike Beckerle" w:date="2026-01-16T14:11:00Z" w16du:dateUtc="2026-01-16T19:11:00Z">
        <w:r w:rsidRPr="00C2665C">
          <w:t>signed if dfdl:decimalSigned="</w:t>
        </w:r>
      </w:ins>
      <w:ins w:id="12853" w:author="Mike Beckerle" w:date="2026-01-16T14:12:00Z" w16du:dateUtc="2026-01-16T19:12:00Z">
        <w:r>
          <w:t>no</w:t>
        </w:r>
      </w:ins>
      <w:ins w:id="12854" w:author="Mike Beckerle" w:date="2026-01-16T14:11:00Z" w16du:dateUtc="2026-01-16T19:11:00Z">
        <w:r w:rsidRPr="00C2665C">
          <w:t>" and signed if dfdl:decimalSigned="</w:t>
        </w:r>
      </w:ins>
      <w:ins w:id="12855" w:author="Mike Beckerle" w:date="2026-01-16T14:12:00Z" w16du:dateUtc="2026-01-16T19:12:00Z">
        <w:r>
          <w:t>yes</w:t>
        </w:r>
      </w:ins>
      <w:ins w:id="12856" w:author="Mike Beckerle" w:date="2026-01-16T14:11:00Z" w16du:dateUtc="2026-01-16T19:11:00Z">
        <w:r w:rsidRPr="00C2665C">
          <w:t xml:space="preserve">". </w:t>
        </w:r>
      </w:ins>
    </w:p>
    <w:p w14:paraId="0863BDC5" w14:textId="707D6876" w:rsidR="00B46A03" w:rsidRDefault="00B46A03" w:rsidP="00F64D18">
      <w:pPr>
        <w:rPr>
          <w:rFonts w:cs="Arial"/>
        </w:rPr>
      </w:pPr>
      <w:r>
        <w:rPr>
          <w:rFonts w:cs="Arial"/>
          <w:b/>
          <w:i/>
        </w:rPr>
        <w:t xml:space="preserve">Validity </w:t>
      </w:r>
      <w:r>
        <w:rPr>
          <w:rFonts w:cs="Arial"/>
        </w:rPr>
        <w:t xml:space="preserve">- A DFDL Infoset is said to be valid with respect to a DFDL schema if each Infoset item is valid with respect to its corresponding DFDL schema component. Validity is about the Infoset and the values it holds. It is independent of the data representation when parsing or unparsing. See Section </w:t>
      </w:r>
      <w:r>
        <w:rPr>
          <w:rStyle w:val="Hyperlink"/>
        </w:rPr>
        <w:fldChar w:fldCharType="begin"/>
      </w:r>
      <w:r>
        <w:rPr>
          <w:rFonts w:cs="Arial"/>
        </w:rPr>
        <w:instrText xml:space="preserve"> REF _Ref53080438 \r \h </w:instrText>
      </w:r>
      <w:r>
        <w:rPr>
          <w:rStyle w:val="Hyperlink"/>
        </w:rPr>
      </w:r>
      <w:r>
        <w:rPr>
          <w:rStyle w:val="Hyperlink"/>
        </w:rPr>
        <w:fldChar w:fldCharType="separate"/>
      </w:r>
      <w:r w:rsidR="009D1493">
        <w:rPr>
          <w:rFonts w:cs="Arial"/>
        </w:rPr>
        <w:t>9.6</w:t>
      </w:r>
      <w:r>
        <w:rPr>
          <w:rStyle w:val="Hyperlink"/>
        </w:rPr>
        <w:fldChar w:fldCharType="end"/>
      </w:r>
      <w:r>
        <w:rPr>
          <w:rStyle w:val="Hyperlink"/>
        </w:rPr>
        <w:t xml:space="preserve"> </w:t>
      </w:r>
      <w:hyperlink w:anchor="_Validation" w:history="1">
        <w:r w:rsidRPr="002C5EEA">
          <w:rPr>
            <w:rStyle w:val="Hyperlink"/>
          </w:rPr>
          <w:t>Validation</w:t>
        </w:r>
      </w:hyperlink>
      <w:r>
        <w:rPr>
          <w:rFonts w:cs="Arial"/>
        </w:rPr>
        <w:t>, for a list of the specific value checks that are performed when validating a DFDL Infoset against a DFDL schema.</w:t>
      </w:r>
    </w:p>
    <w:p w14:paraId="7573E436" w14:textId="77777777" w:rsidR="00B46A03" w:rsidRDefault="00B46A03" w:rsidP="00B46A03">
      <w:pPr>
        <w:suppressAutoHyphens/>
        <w:rPr>
          <w:rFonts w:cs="Arial"/>
        </w:rPr>
      </w:pPr>
      <w:r>
        <w:rPr>
          <w:rFonts w:cs="Arial"/>
          <w:b/>
          <w:i/>
        </w:rPr>
        <w:t>Variable-Width Character Encoding</w:t>
      </w:r>
      <w:r>
        <w:rPr>
          <w:rFonts w:cs="Arial"/>
        </w:rPr>
        <w:t xml:space="preserve"> - A character set encoding where characters are encoded using one or more code units for their representation depending on which specific character is being encoded. Examples with their ranges of varying width:</w:t>
      </w:r>
    </w:p>
    <w:p w14:paraId="7A06EDEA" w14:textId="77777777" w:rsidR="00B46A03" w:rsidRPr="008D5B43" w:rsidRDefault="00B46A03" w:rsidP="00EB2287">
      <w:pPr>
        <w:pStyle w:val="ListParagraph"/>
        <w:numPr>
          <w:ilvl w:val="0"/>
          <w:numId w:val="187"/>
        </w:numPr>
        <w:tabs>
          <w:tab w:val="clear" w:pos="403"/>
        </w:tabs>
        <w:spacing w:before="60" w:after="60" w:line="240" w:lineRule="auto"/>
        <w:jc w:val="left"/>
      </w:pPr>
      <w:r w:rsidRPr="008D5B43">
        <w:t>1 to 4 bytes: UTF-8</w:t>
      </w:r>
    </w:p>
    <w:p w14:paraId="76E22569" w14:textId="77777777" w:rsidR="00B46A03" w:rsidRPr="008D5B43" w:rsidRDefault="00B46A03" w:rsidP="00EB2287">
      <w:pPr>
        <w:pStyle w:val="ListParagraph"/>
        <w:numPr>
          <w:ilvl w:val="0"/>
          <w:numId w:val="187"/>
        </w:numPr>
        <w:tabs>
          <w:tab w:val="clear" w:pos="403"/>
        </w:tabs>
        <w:spacing w:before="60" w:after="60" w:line="240" w:lineRule="auto"/>
        <w:jc w:val="left"/>
      </w:pPr>
      <w:r w:rsidRPr="008D5B43">
        <w:t>1 or 2 16-bit code units: UTF-16 when property dfdl:utf16Width is 'variable'</w:t>
      </w:r>
    </w:p>
    <w:p w14:paraId="5CC233A4" w14:textId="77777777" w:rsidR="00B46A03" w:rsidRPr="008D5B43" w:rsidRDefault="00B46A03" w:rsidP="00EB2287">
      <w:pPr>
        <w:pStyle w:val="ListParagraph"/>
        <w:numPr>
          <w:ilvl w:val="0"/>
          <w:numId w:val="187"/>
        </w:numPr>
        <w:tabs>
          <w:tab w:val="clear" w:pos="403"/>
        </w:tabs>
        <w:spacing w:before="60" w:after="60" w:line="240" w:lineRule="auto"/>
        <w:jc w:val="left"/>
      </w:pPr>
      <w:r w:rsidRPr="008D5B43">
        <w:t>1 or 2 bytes: Shift-JIS</w:t>
      </w:r>
    </w:p>
    <w:p w14:paraId="2143F638" w14:textId="77777777" w:rsidR="00B46A03" w:rsidRDefault="00B46A03" w:rsidP="00B46A03">
      <w:pPr>
        <w:rPr>
          <w:rFonts w:cs="Arial"/>
        </w:rPr>
      </w:pPr>
      <w:r>
        <w:rPr>
          <w:rFonts w:cs="Arial"/>
          <w:b/>
          <w:i/>
        </w:rPr>
        <w:t>Well-Formed</w:t>
      </w:r>
      <w:r>
        <w:rPr>
          <w:rFonts w:cs="Arial"/>
        </w:rPr>
        <w:t xml:space="preserve"> – A data stream is said to be well-formed with respect to a DFDL schema if a DFDL processor can parse the data into a DFDL Infoset, or there exists a DFDL Infoset such that a DFDL processor can unparse to that data stream. The validity of values in the Infoset is not necessary for data to be well-formed.</w:t>
      </w:r>
    </w:p>
    <w:p w14:paraId="47497B70" w14:textId="77777777" w:rsidR="00B46A03" w:rsidRDefault="00B46A03" w:rsidP="00B46A03">
      <w:r>
        <w:rPr>
          <w:rFonts w:cs="Arial"/>
          <w:b/>
          <w:i/>
        </w:rPr>
        <w:t>Width</w:t>
      </w:r>
      <w:r>
        <w:rPr>
          <w:rFonts w:cs="Arial"/>
        </w:rPr>
        <w:t xml:space="preserve"> - See Character Width.</w:t>
      </w:r>
    </w:p>
    <w:p w14:paraId="69116142"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857" w:name="_Toc62570273"/>
      <w:bookmarkStart w:id="12858" w:name="_Toc210216995"/>
      <w:bookmarkStart w:id="12859" w:name="_Toc219441127"/>
      <w:r>
        <w:lastRenderedPageBreak/>
        <w:t>Appendix F: Specific Errors Classified</w:t>
      </w:r>
      <w:bookmarkEnd w:id="12857"/>
      <w:bookmarkEnd w:id="12858"/>
      <w:bookmarkEnd w:id="12859"/>
    </w:p>
    <w:p w14:paraId="5ACD1E8E" w14:textId="77777777" w:rsidR="00B46A03" w:rsidRDefault="00B46A03" w:rsidP="00B46A03">
      <w:pPr>
        <w:autoSpaceDE w:val="0"/>
        <w:autoSpaceDN w:val="0"/>
        <w:adjustRightInd w:val="0"/>
        <w:rPr>
          <w:rFonts w:cs="Arial"/>
          <w:lang w:eastAsia="en-GB"/>
        </w:rPr>
      </w:pPr>
      <w:r>
        <w:rPr>
          <w:rFonts w:cs="Arial"/>
          <w:lang w:eastAsia="en-GB"/>
        </w:rPr>
        <w:t>This appendix clarifies which errors are Schema Definition Errors and which are Processing Errors.</w:t>
      </w:r>
    </w:p>
    <w:p w14:paraId="0A1A17EA" w14:textId="77777777" w:rsidR="00B46A03" w:rsidRDefault="00B46A03" w:rsidP="00B46A03">
      <w:pPr>
        <w:rPr>
          <w:rFonts w:eastAsia="MS Mincho" w:cs="Arial"/>
          <w:lang w:eastAsia="ja-JP"/>
        </w:rPr>
      </w:pPr>
      <w:r>
        <w:rPr>
          <w:rFonts w:cs="Arial"/>
        </w:rPr>
        <w:t>The following are Processing Errors:</w:t>
      </w:r>
    </w:p>
    <w:p w14:paraId="261415D2" w14:textId="77777777" w:rsidR="00B46A03" w:rsidRPr="008D5B43" w:rsidRDefault="00B46A03" w:rsidP="00EB2287">
      <w:pPr>
        <w:pStyle w:val="ListParagraph"/>
        <w:numPr>
          <w:ilvl w:val="0"/>
          <w:numId w:val="188"/>
        </w:numPr>
        <w:tabs>
          <w:tab w:val="clear" w:pos="403"/>
        </w:tabs>
        <w:spacing w:before="60" w:after="60" w:line="240" w:lineRule="auto"/>
        <w:jc w:val="left"/>
      </w:pPr>
      <w:r w:rsidRPr="008D5B43">
        <w:t>Arithmetic Errors</w:t>
      </w:r>
    </w:p>
    <w:p w14:paraId="6B95DA66"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Division by zero</w:t>
      </w:r>
    </w:p>
    <w:p w14:paraId="6EE87556"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Integer Arithmetic Underflow</w:t>
      </w:r>
    </w:p>
    <w:p w14:paraId="66EA4EDD"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Integer Arithmetic Overflow</w:t>
      </w:r>
    </w:p>
    <w:p w14:paraId="45E06068"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 xml:space="preserve">Note: Floating point math can produce NaN (Not a Number) values. This is not an error, nor are properly typed operations on floating point NaN values. </w:t>
      </w:r>
    </w:p>
    <w:p w14:paraId="4BDF53BE" w14:textId="77777777" w:rsidR="00B46A03" w:rsidRPr="008D5B43" w:rsidRDefault="00B46A03" w:rsidP="00EB2287">
      <w:pPr>
        <w:pStyle w:val="ListParagraph"/>
        <w:numPr>
          <w:ilvl w:val="0"/>
          <w:numId w:val="188"/>
        </w:numPr>
        <w:tabs>
          <w:tab w:val="clear" w:pos="403"/>
        </w:tabs>
        <w:spacing w:before="60" w:after="60" w:line="240" w:lineRule="auto"/>
        <w:jc w:val="left"/>
      </w:pPr>
      <w:r w:rsidRPr="008D5B43">
        <w:t>Expression Errors</w:t>
      </w:r>
    </w:p>
    <w:p w14:paraId="519C7152"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Dynamic Type  Error – unable to convert expression result value to target type</w:t>
      </w:r>
    </w:p>
    <w:p w14:paraId="79B433B2" w14:textId="77777777" w:rsidR="00B46A03" w:rsidRPr="008D5B43" w:rsidRDefault="00B46A03" w:rsidP="00EB2287">
      <w:pPr>
        <w:pStyle w:val="ListParagraph"/>
        <w:numPr>
          <w:ilvl w:val="2"/>
          <w:numId w:val="188"/>
        </w:numPr>
        <w:tabs>
          <w:tab w:val="clear" w:pos="403"/>
        </w:tabs>
        <w:spacing w:before="60" w:after="60" w:line="240" w:lineRule="auto"/>
        <w:jc w:val="left"/>
      </w:pPr>
      <w:r w:rsidRPr="008D5B43">
        <w:t>Example: non-digits found in string argument to xs:int(…) constructor.</w:t>
      </w:r>
    </w:p>
    <w:p w14:paraId="11303CDC" w14:textId="77777777" w:rsidR="00B46A03" w:rsidRPr="008D5B43" w:rsidRDefault="00B46A03" w:rsidP="00EB2287">
      <w:pPr>
        <w:pStyle w:val="ListParagraph"/>
        <w:numPr>
          <w:ilvl w:val="2"/>
          <w:numId w:val="188"/>
        </w:numPr>
        <w:tabs>
          <w:tab w:val="clear" w:pos="403"/>
        </w:tabs>
        <w:spacing w:before="60" w:after="60" w:line="240" w:lineRule="auto"/>
        <w:jc w:val="left"/>
      </w:pPr>
      <w:r w:rsidRPr="008D5B43">
        <w:t>Note: if a DFDL Implementation cannot distinguish Dynamic Type Errors from Static Type Errors, then a Dynamic Type Error MUST cause a Schema Definition Error</w:t>
      </w:r>
    </w:p>
    <w:p w14:paraId="029B8DE1"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Index out of bounds error – index exceeds the number of occurrences or is less than 1.</w:t>
      </w:r>
    </w:p>
    <w:p w14:paraId="249EAEEE" w14:textId="77777777" w:rsidR="00B46A03" w:rsidRPr="008D5B43" w:rsidRDefault="00B46A03" w:rsidP="00EB2287">
      <w:pPr>
        <w:pStyle w:val="ListParagraph"/>
        <w:numPr>
          <w:ilvl w:val="2"/>
          <w:numId w:val="188"/>
        </w:numPr>
        <w:tabs>
          <w:tab w:val="clear" w:pos="403"/>
        </w:tabs>
        <w:spacing w:before="60" w:after="60" w:line="240" w:lineRule="auto"/>
        <w:jc w:val="left"/>
      </w:pPr>
      <w:r w:rsidRPr="008D5B43">
        <w:t>Note: same error for dfdl:testBit if bitPos is not 1..8, or for character positions in a string-value</w:t>
      </w:r>
    </w:p>
    <w:p w14:paraId="76A9B128"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Indexing of non-array non-optional element</w:t>
      </w:r>
    </w:p>
    <w:p w14:paraId="66FE546C" w14:textId="77777777" w:rsidR="00B46A03" w:rsidRPr="008D5B43" w:rsidRDefault="00B46A03" w:rsidP="00EB2287">
      <w:pPr>
        <w:pStyle w:val="ListParagraph"/>
        <w:numPr>
          <w:ilvl w:val="2"/>
          <w:numId w:val="188"/>
        </w:numPr>
        <w:tabs>
          <w:tab w:val="clear" w:pos="403"/>
        </w:tabs>
        <w:spacing w:before="60" w:after="60" w:line="240" w:lineRule="auto"/>
        <w:jc w:val="left"/>
      </w:pPr>
      <w:r w:rsidRPr="008D5B43">
        <w:t>Example: x[1] when x is declared and has both XSD minOccurs="1" and XSD maxOccurs="1" explicitly, or by not stating either or both of them.</w:t>
      </w:r>
    </w:p>
    <w:p w14:paraId="45F9AE0B"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Illegal argument value (correct type, illegal value)</w:t>
      </w:r>
    </w:p>
    <w:p w14:paraId="1696AAAC" w14:textId="77777777" w:rsidR="00B46A03" w:rsidRPr="008D5B43" w:rsidRDefault="00B46A03" w:rsidP="00EB2287">
      <w:pPr>
        <w:pStyle w:val="ListParagraph"/>
        <w:numPr>
          <w:ilvl w:val="0"/>
          <w:numId w:val="188"/>
        </w:numPr>
        <w:tabs>
          <w:tab w:val="clear" w:pos="403"/>
        </w:tabs>
        <w:spacing w:before="60" w:after="60" w:line="240" w:lineRule="auto"/>
        <w:jc w:val="left"/>
      </w:pPr>
      <w:r w:rsidRPr="008D5B43">
        <w:t>Parse Errors</w:t>
      </w:r>
    </w:p>
    <w:p w14:paraId="2D1E57AF"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Delimiter not found</w:t>
      </w:r>
    </w:p>
    <w:p w14:paraId="0016AE31"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Data from the data stream is not convertible to element type</w:t>
      </w:r>
    </w:p>
    <w:p w14:paraId="01254A92"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Assertion failed</w:t>
      </w:r>
    </w:p>
    <w:p w14:paraId="0EAA826F"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Discriminator failed</w:t>
      </w:r>
    </w:p>
    <w:p w14:paraId="3E5A90B8"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Required occurrence not found</w:t>
      </w:r>
    </w:p>
    <w:p w14:paraId="336EA80F"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All choice alternatives fail to parse</w:t>
      </w:r>
    </w:p>
    <w:p w14:paraId="373222DD"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Character set decoding failure and dfdl:encodingErrorPolicy is 'error'</w:t>
      </w:r>
    </w:p>
    <w:p w14:paraId="197042D7" w14:textId="77777777" w:rsidR="00B46A03" w:rsidRPr="008D5B43" w:rsidRDefault="00B46A03" w:rsidP="00EB2287">
      <w:pPr>
        <w:pStyle w:val="ListParagraph"/>
        <w:numPr>
          <w:ilvl w:val="0"/>
          <w:numId w:val="188"/>
        </w:numPr>
        <w:tabs>
          <w:tab w:val="clear" w:pos="403"/>
        </w:tabs>
        <w:spacing w:before="60" w:after="60" w:line="240" w:lineRule="auto"/>
        <w:jc w:val="left"/>
      </w:pPr>
      <w:r w:rsidRPr="008D5B43">
        <w:t>Unparse Errors</w:t>
      </w:r>
    </w:p>
    <w:p w14:paraId="02C101AF"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Truncation scenarios where truncation is being disallowed</w:t>
      </w:r>
    </w:p>
    <w:p w14:paraId="416A464E"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Rounding error – rounding needed but not allowed. (Unparsing)</w:t>
      </w:r>
    </w:p>
    <w:p w14:paraId="2517ECDD"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No choice alternative matching the Infoset can be identified for unparsing. Character set encoding failure and dfdl:encodingErrorPolicy is 'error'</w:t>
      </w:r>
    </w:p>
    <w:p w14:paraId="21E6B28E" w14:textId="77777777" w:rsidR="00B46A03" w:rsidRPr="008D5B43" w:rsidRDefault="00B46A03" w:rsidP="00EB2287">
      <w:pPr>
        <w:pStyle w:val="ListParagraph"/>
        <w:numPr>
          <w:ilvl w:val="0"/>
          <w:numId w:val="188"/>
        </w:numPr>
        <w:tabs>
          <w:tab w:val="clear" w:pos="403"/>
        </w:tabs>
        <w:spacing w:before="60" w:after="60" w:line="240" w:lineRule="auto"/>
        <w:jc w:val="left"/>
      </w:pPr>
      <w:r w:rsidRPr="008D5B43">
        <w:t>Implementation-defined Limit Errors - Implementations can have fixed or adjustable limits that some formats and some data may exceed at processing time. This specification does not further specify what these errors are, but some possible examples are:</w:t>
      </w:r>
    </w:p>
    <w:p w14:paraId="2A5CA404"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Data longer than allowed for representation of a given data type</w:t>
      </w:r>
    </w:p>
    <w:p w14:paraId="3F0CEA4C" w14:textId="77777777" w:rsidR="00B46A03" w:rsidRPr="008D5B43" w:rsidRDefault="00B46A03" w:rsidP="00EB2287">
      <w:pPr>
        <w:pStyle w:val="ListParagraph"/>
        <w:numPr>
          <w:ilvl w:val="2"/>
          <w:numId w:val="188"/>
        </w:numPr>
        <w:tabs>
          <w:tab w:val="clear" w:pos="403"/>
        </w:tabs>
        <w:spacing w:before="60" w:after="60" w:line="240" w:lineRule="auto"/>
        <w:jc w:val="left"/>
      </w:pPr>
      <w:r w:rsidRPr="008D5B43">
        <w:t xml:space="preserve">Example: exceed maximum length of representation of xs:decimal when dfdl:representation is "text". </w:t>
      </w:r>
    </w:p>
    <w:p w14:paraId="6D852BF7"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Expression references too far back into Infoset (parsing)</w:t>
      </w:r>
    </w:p>
    <w:p w14:paraId="28F49213"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Expression references too far forward into Infoset (unparsing)</w:t>
      </w:r>
    </w:p>
    <w:p w14:paraId="4994B9BE"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Number of array elements exceeds limit.</w:t>
      </w:r>
    </w:p>
    <w:p w14:paraId="69A69BDE" w14:textId="77777777" w:rsidR="00B46A03" w:rsidRPr="008D5B43" w:rsidRDefault="00B46A03" w:rsidP="00EB2287">
      <w:pPr>
        <w:pStyle w:val="ListParagraph"/>
        <w:numPr>
          <w:ilvl w:val="1"/>
          <w:numId w:val="188"/>
        </w:numPr>
        <w:tabs>
          <w:tab w:val="clear" w:pos="403"/>
        </w:tabs>
        <w:spacing w:before="60" w:after="60" w:line="240" w:lineRule="auto"/>
        <w:jc w:val="left"/>
      </w:pPr>
      <w:r w:rsidRPr="008D5B43">
        <w:t xml:space="preserve">Regular expression exceeds time limit </w:t>
      </w:r>
    </w:p>
    <w:p w14:paraId="37B6786E" w14:textId="77777777" w:rsidR="00B46A03" w:rsidRDefault="00B46A03" w:rsidP="00B46A03">
      <w:r>
        <w:t>The following are Schema Definition Errors, regardless of whether they are detected in advance of processing or once processing begins:</w:t>
      </w:r>
    </w:p>
    <w:p w14:paraId="6E36D333"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Errors in XML Schema Construction and Structure</w:t>
      </w:r>
    </w:p>
    <w:p w14:paraId="4851310E" w14:textId="7F5499F3" w:rsidR="00B46A03" w:rsidRPr="008D5B43" w:rsidRDefault="00B46A03" w:rsidP="00EB2287">
      <w:pPr>
        <w:pStyle w:val="ListParagraph"/>
        <w:numPr>
          <w:ilvl w:val="1"/>
          <w:numId w:val="189"/>
        </w:numPr>
        <w:tabs>
          <w:tab w:val="clear" w:pos="403"/>
        </w:tabs>
        <w:spacing w:before="60" w:after="60" w:line="240" w:lineRule="auto"/>
        <w:jc w:val="left"/>
      </w:pPr>
      <w:r w:rsidRPr="008D5B43">
        <w:t>See XML Schema Specification Part 1, Section 5.1 [</w:t>
      </w:r>
      <w:hyperlink w:anchor="a_XSDL_Part1" w:history="1">
        <w:r w:rsidRPr="008D5B43">
          <w:rPr>
            <w:rStyle w:val="Hyperlink"/>
          </w:rPr>
          <w:t>XSDLV1</w:t>
        </w:r>
      </w:hyperlink>
      <w:r w:rsidRPr="008D5B43">
        <w:t>]</w:t>
      </w:r>
    </w:p>
    <w:p w14:paraId="6DD3C4B8"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Use of XSD constructs outside of DFDL subset</w:t>
      </w:r>
    </w:p>
    <w:p w14:paraId="702EB07D"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 xml:space="preserve">Implementation-defined Limitations </w:t>
      </w:r>
    </w:p>
    <w:p w14:paraId="4A35B01C"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lastRenderedPageBreak/>
        <w:t>Use of DFDL schema constructs not supported by this implementation.</w:t>
      </w:r>
    </w:p>
    <w:p w14:paraId="08B1F007" w14:textId="6829F840" w:rsidR="00B46A03" w:rsidRPr="008D5B43" w:rsidRDefault="00B46A03" w:rsidP="00EB2287">
      <w:pPr>
        <w:pStyle w:val="ListParagraph"/>
        <w:numPr>
          <w:ilvl w:val="2"/>
          <w:numId w:val="189"/>
        </w:numPr>
        <w:tabs>
          <w:tab w:val="clear" w:pos="403"/>
        </w:tabs>
        <w:spacing w:before="60" w:after="60" w:line="240" w:lineRule="auto"/>
        <w:jc w:val="left"/>
      </w:pPr>
      <w:r w:rsidRPr="008D5B43">
        <w:t xml:space="preserve">Example: xs:choice is an optional part of the DFDL specification (see Section </w:t>
      </w:r>
      <w:r w:rsidRPr="008D5B43">
        <w:fldChar w:fldCharType="begin"/>
      </w:r>
      <w:r w:rsidRPr="008D5B43">
        <w:instrText xml:space="preserve"> REF _Ref273530851 \r \h </w:instrText>
      </w:r>
      <w:r w:rsidRPr="008D5B43">
        <w:fldChar w:fldCharType="separate"/>
      </w:r>
      <w:r w:rsidR="009D1493">
        <w:t>23</w:t>
      </w:r>
      <w:r w:rsidRPr="008D5B43">
        <w:fldChar w:fldCharType="end"/>
      </w:r>
      <w:r w:rsidRPr="008D5B43">
        <w:t xml:space="preserve">). If not supported, it MUST be rejected as a Schema Definition Error. </w:t>
      </w:r>
    </w:p>
    <w:p w14:paraId="2D51E575"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 xml:space="preserve">Example: use of packed-decimal when it is not supported by the implementation. </w:t>
      </w:r>
    </w:p>
    <w:p w14:paraId="39DC73B9" w14:textId="19D4464C" w:rsidR="00B46A03" w:rsidRPr="008D5B43" w:rsidRDefault="00B46A03" w:rsidP="00EB2287">
      <w:pPr>
        <w:pStyle w:val="ListParagraph"/>
        <w:numPr>
          <w:ilvl w:val="2"/>
          <w:numId w:val="189"/>
        </w:numPr>
        <w:tabs>
          <w:tab w:val="clear" w:pos="403"/>
        </w:tabs>
        <w:spacing w:before="60" w:after="60" w:line="240" w:lineRule="auto"/>
        <w:jc w:val="left"/>
      </w:pPr>
      <w:r w:rsidRPr="008D5B43">
        <w:t xml:space="preserve">Example: use of dfdl:assert when it is not supported by the implementation (See Spec Section </w:t>
      </w:r>
      <w:r w:rsidRPr="008D5B43">
        <w:fldChar w:fldCharType="begin"/>
      </w:r>
      <w:r w:rsidRPr="008D5B43">
        <w:instrText xml:space="preserve"> REF _Ref273530851 \r \h </w:instrText>
      </w:r>
      <w:r w:rsidRPr="008D5B43">
        <w:fldChar w:fldCharType="separate"/>
      </w:r>
      <w:r w:rsidR="009D1493">
        <w:t>23</w:t>
      </w:r>
      <w:r w:rsidRPr="008D5B43">
        <w:fldChar w:fldCharType="end"/>
      </w:r>
      <w:r w:rsidRPr="008D5B43">
        <w:t xml:space="preserve"> on DFDL Subsets)</w:t>
      </w:r>
    </w:p>
    <w:p w14:paraId="59505F37"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 xml:space="preserve">Note: Unrecognized DFDL properties or property values can produce a warning and an implementation can attempt to process data despite the warning. </w:t>
      </w:r>
    </w:p>
    <w:p w14:paraId="7B61A71B"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Exceeding implementation-dependent limits for schema size/complexity</w:t>
      </w:r>
    </w:p>
    <w:p w14:paraId="6C54A6C0"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Example: schema too large – simply a limit on how large the schema can be, how many files, how many top-level constructs, etc.</w:t>
      </w:r>
    </w:p>
    <w:p w14:paraId="068DFBFB"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 xml:space="preserve">Schema Not Valid </w:t>
      </w:r>
    </w:p>
    <w:p w14:paraId="100872C6" w14:textId="42C989AD" w:rsidR="00B46A03" w:rsidRPr="008D5B43" w:rsidRDefault="00B46A03" w:rsidP="00EB2287">
      <w:pPr>
        <w:pStyle w:val="ListParagraph"/>
        <w:numPr>
          <w:ilvl w:val="1"/>
          <w:numId w:val="189"/>
        </w:numPr>
        <w:tabs>
          <w:tab w:val="clear" w:pos="403"/>
        </w:tabs>
        <w:spacing w:before="60" w:after="60" w:line="240" w:lineRule="auto"/>
        <w:jc w:val="left"/>
      </w:pPr>
      <w:r w:rsidRPr="008D5B43">
        <w:t>See XML Schema Specification Part 1, Section 5.2 [</w:t>
      </w:r>
      <w:hyperlink w:anchor="a_XSDL_Part1" w:history="1">
        <w:r w:rsidRPr="008D5B43">
          <w:rPr>
            <w:rStyle w:val="Hyperlink"/>
          </w:rPr>
          <w:t>XSDLV1</w:t>
        </w:r>
      </w:hyperlink>
      <w:r w:rsidRPr="008D5B43">
        <w:t>]</w:t>
      </w:r>
    </w:p>
    <w:p w14:paraId="2F27DE50"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UPA violation (Unique Particle Attribution)</w:t>
      </w:r>
    </w:p>
    <w:p w14:paraId="2788685F"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Reference to DFDL global definition not found</w:t>
      </w:r>
    </w:p>
    <w:p w14:paraId="3718DF07"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Format definition (dfdl:defineFormat)</w:t>
      </w:r>
    </w:p>
    <w:p w14:paraId="5030D334"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Escape schema definition (dfdl:defineEscapeScheme)</w:t>
      </w:r>
    </w:p>
    <w:p w14:paraId="7C234C8D"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Variable Definition (dfdl:defineVariable)</w:t>
      </w:r>
    </w:p>
    <w:p w14:paraId="713CB52E"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DFDL Annotations not well-formed or not valid</w:t>
      </w:r>
    </w:p>
    <w:p w14:paraId="40FF9E92"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DFDL Annotations Incompatible</w:t>
      </w:r>
    </w:p>
    <w:p w14:paraId="2973206E"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E.g., dfdl:assert and dfdl:discriminator at same combined annotation point, or more than one format annotation at an annotation point.</w:t>
      </w:r>
    </w:p>
    <w:p w14:paraId="40AFEA30"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DFDL Properties and their values</w:t>
      </w:r>
    </w:p>
    <w:p w14:paraId="37B7FF31"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Property not applicable to DFDL annotation</w:t>
      </w:r>
    </w:p>
    <w:p w14:paraId="28C5C6C8"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Property value not suitable for property</w:t>
      </w:r>
    </w:p>
    <w:p w14:paraId="4667A12D"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Property conflict</w:t>
      </w:r>
    </w:p>
    <w:p w14:paraId="109F0FDF"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Between Element Reference and Element Declaration</w:t>
      </w:r>
    </w:p>
    <w:p w14:paraId="41308D4B"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Between Element Declaration and Simple Type Definition</w:t>
      </w:r>
    </w:p>
    <w:p w14:paraId="7EA94152"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Between Simple Type Definition and Base Simple Type Definition</w:t>
      </w:r>
    </w:p>
    <w:p w14:paraId="3E3BE724"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Between Group Reference and Sequence/Choice of Group Definition</w:t>
      </w:r>
    </w:p>
    <w:p w14:paraId="1B1F2FC4"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Required property not found</w:t>
      </w:r>
    </w:p>
    <w:p w14:paraId="167823F5"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Expressions</w:t>
      </w:r>
    </w:p>
    <w:p w14:paraId="1A0838DC"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Expression syntax error</w:t>
      </w:r>
    </w:p>
    <w:p w14:paraId="487A1501"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Named child element doesn't exist – E.g., /a/b, and there is no child b in existence.</w:t>
      </w:r>
    </w:p>
    <w:p w14:paraId="0E84B357"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 xml:space="preserve">Note: no child possible in the schema is a different error, but also a Schema Definition Error, as /a/b would not have a type in that case. </w:t>
      </w:r>
    </w:p>
    <w:p w14:paraId="13E0BA45"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Note: This is a Schema Definition Error, as schema authors are advised to use fn:exists(…) to test for existence of elements when it is possible that they not exist.</w:t>
      </w:r>
    </w:p>
    <w:p w14:paraId="2F569C3E"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Variable read but not defined</w:t>
      </w:r>
    </w:p>
    <w:p w14:paraId="28B4D2B0"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Variable assigned after read</w:t>
      </w:r>
    </w:p>
    <w:p w14:paraId="3C036D73"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Variable assigned more than once</w:t>
      </w:r>
    </w:p>
    <w:p w14:paraId="6A8AA180"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Static Type error – type is incorrect for usage</w:t>
      </w:r>
    </w:p>
    <w:p w14:paraId="6362ABB3" w14:textId="77777777" w:rsidR="00B46A03" w:rsidRPr="008D5B43" w:rsidRDefault="00B46A03" w:rsidP="00EB2287">
      <w:pPr>
        <w:pStyle w:val="ListParagraph"/>
        <w:numPr>
          <w:ilvl w:val="2"/>
          <w:numId w:val="189"/>
        </w:numPr>
        <w:tabs>
          <w:tab w:val="clear" w:pos="403"/>
        </w:tabs>
        <w:spacing w:before="60" w:after="60" w:line="240" w:lineRule="auto"/>
        <w:jc w:val="left"/>
      </w:pPr>
      <w:r w:rsidRPr="008D5B43">
        <w:t>Note: if an implementation is unable to distinguish Static Type Errors from Dynamic Type Errors, then both MUST cause Schema Definition Errors.</w:t>
      </w:r>
    </w:p>
    <w:p w14:paraId="5B61EA10"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Path step definition not found – e.g., /a/n:b but no definition for n:b as local or global element.</w:t>
      </w:r>
    </w:p>
    <w:p w14:paraId="565D4133"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Not enough arguments for function</w:t>
      </w:r>
    </w:p>
    <w:p w14:paraId="529B361D"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Expression value is not single node</w:t>
      </w:r>
    </w:p>
    <w:p w14:paraId="4D11C3DB" w14:textId="77777777" w:rsidR="00570251" w:rsidRDefault="00B46A03" w:rsidP="00EB2287">
      <w:pPr>
        <w:pStyle w:val="ListParagraph"/>
        <w:numPr>
          <w:ilvl w:val="2"/>
          <w:numId w:val="189"/>
        </w:numPr>
        <w:tabs>
          <w:tab w:val="clear" w:pos="403"/>
        </w:tabs>
        <w:spacing w:before="60" w:after="60" w:line="240" w:lineRule="auto"/>
        <w:jc w:val="left"/>
        <w:rPr>
          <w:ins w:id="12860" w:author="Beckerle, Mike" w:date="2025-12-29T19:27:00Z" w16du:dateUtc="2025-12-30T00:27:00Z"/>
        </w:rPr>
      </w:pPr>
      <w:r w:rsidRPr="008D5B43">
        <w:t xml:space="preserve">Most DFDL expression contexts require an expression to identify a single node, not </w:t>
      </w:r>
      <w:del w:id="12861" w:author="Beckerle, Mike" w:date="2025-12-29T19:26:00Z" w16du:dateUtc="2025-12-30T00:26:00Z">
        <w:r w:rsidRPr="008D5B43" w:rsidDel="00570251">
          <w:delText>an array (aka</w:delText>
        </w:r>
      </w:del>
      <w:ins w:id="12862" w:author="Beckerle, Mike" w:date="2025-12-29T19:26:00Z" w16du:dateUtc="2025-12-30T00:26:00Z">
        <w:r w:rsidR="00570251">
          <w:t>a</w:t>
        </w:r>
      </w:ins>
      <w:r w:rsidRPr="008D5B43">
        <w:t xml:space="preserve"> sequence of nodes</w:t>
      </w:r>
      <w:del w:id="12863" w:author="Beckerle, Mike" w:date="2025-12-29T19:26:00Z" w16du:dateUtc="2025-12-30T00:26:00Z">
        <w:r w:rsidRPr="008D5B43" w:rsidDel="00570251">
          <w:delText>)</w:delText>
        </w:r>
      </w:del>
      <w:r w:rsidRPr="008D5B43">
        <w:t xml:space="preserve">. </w:t>
      </w:r>
    </w:p>
    <w:p w14:paraId="2777E8A7" w14:textId="1F96C720" w:rsidR="00B46A03" w:rsidRPr="008D5B43" w:rsidRDefault="00B46A03" w:rsidP="00570251">
      <w:pPr>
        <w:pStyle w:val="ListParagraph"/>
        <w:numPr>
          <w:ilvl w:val="3"/>
          <w:numId w:val="189"/>
        </w:numPr>
        <w:tabs>
          <w:tab w:val="clear" w:pos="403"/>
        </w:tabs>
        <w:spacing w:before="60" w:after="60" w:line="240" w:lineRule="auto"/>
        <w:jc w:val="left"/>
      </w:pPr>
      <w:r w:rsidRPr="008D5B43">
        <w:t xml:space="preserve">There </w:t>
      </w:r>
      <w:del w:id="12864" w:author="Beckerle, Mike" w:date="2025-12-29T19:27:00Z" w16du:dateUtc="2025-12-30T00:27:00Z">
        <w:r w:rsidRPr="008D5B43" w:rsidDel="00570251">
          <w:delText>are a few</w:delText>
        </w:r>
      </w:del>
      <w:ins w:id="12865" w:author="Beckerle, Mike" w:date="2025-12-29T19:27:00Z" w16du:dateUtc="2025-12-30T00:27:00Z">
        <w:r w:rsidR="00570251">
          <w:t>is an</w:t>
        </w:r>
      </w:ins>
      <w:r w:rsidRPr="008D5B43">
        <w:t xml:space="preserve"> exception</w:t>
      </w:r>
      <w:del w:id="12866" w:author="Beckerle, Mike" w:date="2025-12-29T19:27:00Z" w16du:dateUtc="2025-12-30T00:27:00Z">
        <w:r w:rsidRPr="008D5B43" w:rsidDel="00570251">
          <w:delText>s such as</w:delText>
        </w:r>
      </w:del>
      <w:ins w:id="12867" w:author="Beckerle, Mike" w:date="2025-12-29T19:27:00Z" w16du:dateUtc="2025-12-30T00:27:00Z">
        <w:r w:rsidR="00570251">
          <w:t xml:space="preserve"> for</w:t>
        </w:r>
      </w:ins>
      <w:r w:rsidRPr="008D5B43">
        <w:t xml:space="preserve"> the fn:count(…) function, where the path expression must be to a</w:t>
      </w:r>
      <w:ins w:id="12868" w:author="Beckerle, Mike" w:date="2025-12-29T19:27:00Z" w16du:dateUtc="2025-12-30T00:27:00Z">
        <w:r w:rsidR="00570251">
          <w:t xml:space="preserve"> </w:t>
        </w:r>
      </w:ins>
      <w:r w:rsidRPr="008D5B43">
        <w:t>n</w:t>
      </w:r>
      <w:ins w:id="12869" w:author="Beckerle, Mike" w:date="2025-12-29T19:28:00Z" w16du:dateUtc="2025-12-30T00:28:00Z">
        <w:r w:rsidR="00570251">
          <w:t>ode sequence (usually an</w:t>
        </w:r>
      </w:ins>
      <w:r w:rsidRPr="008D5B43">
        <w:t xml:space="preserve"> array or optional element.</w:t>
      </w:r>
      <w:ins w:id="12870" w:author="Beckerle, Mike" w:date="2025-12-29T19:28:00Z" w16du:dateUtc="2025-12-30T00:28:00Z">
        <w:r w:rsidR="00570251">
          <w:t>)</w:t>
        </w:r>
      </w:ins>
      <w:r w:rsidRPr="008D5B43">
        <w:t xml:space="preserve"> </w:t>
      </w:r>
    </w:p>
    <w:p w14:paraId="3E251AA5" w14:textId="2BFCCC0A" w:rsidR="00B46A03" w:rsidRPr="008D5B43" w:rsidDel="002005A9" w:rsidRDefault="00B46A03" w:rsidP="00EB2287">
      <w:pPr>
        <w:pStyle w:val="ListParagraph"/>
        <w:numPr>
          <w:ilvl w:val="1"/>
          <w:numId w:val="189"/>
        </w:numPr>
        <w:tabs>
          <w:tab w:val="clear" w:pos="403"/>
        </w:tabs>
        <w:spacing w:before="60" w:after="60" w:line="240" w:lineRule="auto"/>
        <w:jc w:val="left"/>
        <w:rPr>
          <w:del w:id="12871" w:author="Beckerle, Mike" w:date="2025-12-29T19:26:00Z" w16du:dateUtc="2025-12-30T00:26:00Z"/>
        </w:rPr>
      </w:pPr>
      <w:del w:id="12872" w:author="Beckerle, Mike" w:date="2025-12-29T19:26:00Z" w16du:dateUtc="2025-12-30T00:26:00Z">
        <w:r w:rsidRPr="008D5B43" w:rsidDel="002005A9">
          <w:lastRenderedPageBreak/>
          <w:delText>Expression value is not array element or optional element.</w:delText>
        </w:r>
      </w:del>
    </w:p>
    <w:p w14:paraId="307C0CD3" w14:textId="6CE91F90" w:rsidR="00B46A03" w:rsidRPr="008D5B43" w:rsidDel="002005A9" w:rsidRDefault="00B46A03" w:rsidP="00EB2287">
      <w:pPr>
        <w:pStyle w:val="ListParagraph"/>
        <w:numPr>
          <w:ilvl w:val="2"/>
          <w:numId w:val="189"/>
        </w:numPr>
        <w:tabs>
          <w:tab w:val="clear" w:pos="403"/>
        </w:tabs>
        <w:spacing w:before="60" w:after="60" w:line="240" w:lineRule="auto"/>
        <w:jc w:val="left"/>
        <w:rPr>
          <w:del w:id="12873" w:author="Beckerle, Mike" w:date="2025-12-29T19:26:00Z" w16du:dateUtc="2025-12-30T00:26:00Z"/>
        </w:rPr>
      </w:pPr>
      <w:del w:id="12874" w:author="Beckerle, Mike" w:date="2025-12-29T19:26:00Z" w16du:dateUtc="2025-12-30T00:26:00Z">
        <w:r w:rsidRPr="008D5B43" w:rsidDel="002005A9">
          <w:delText>Some DFDL expression contexts require an array or an optional element.</w:delText>
        </w:r>
      </w:del>
    </w:p>
    <w:p w14:paraId="2204CF2C" w14:textId="56950BB8" w:rsidR="00B46A03" w:rsidRPr="008D5B43" w:rsidDel="002005A9" w:rsidRDefault="00B46A03" w:rsidP="00EB2287">
      <w:pPr>
        <w:pStyle w:val="ListParagraph"/>
        <w:numPr>
          <w:ilvl w:val="2"/>
          <w:numId w:val="189"/>
        </w:numPr>
        <w:tabs>
          <w:tab w:val="clear" w:pos="403"/>
        </w:tabs>
        <w:spacing w:before="60" w:after="60" w:line="240" w:lineRule="auto"/>
        <w:jc w:val="left"/>
        <w:rPr>
          <w:del w:id="12875" w:author="Beckerle, Mike" w:date="2025-12-29T19:26:00Z" w16du:dateUtc="2025-12-30T00:26:00Z"/>
        </w:rPr>
      </w:pPr>
      <w:del w:id="12876" w:author="Beckerle, Mike" w:date="2025-12-29T19:26:00Z" w16du:dateUtc="2025-12-30T00:26:00Z">
        <w:r w:rsidRPr="008D5B43" w:rsidDel="002005A9">
          <w:delText xml:space="preserve">Example: The fn:count(...) function argument must be to an array or optional element. It is a Schema Definition Error if the argument expression is otherwise. </w:delText>
        </w:r>
      </w:del>
    </w:p>
    <w:p w14:paraId="2D8CA0A1" w14:textId="77777777" w:rsidR="00B46A03" w:rsidRPr="008D5B43" w:rsidRDefault="00B46A03" w:rsidP="00EB2287">
      <w:pPr>
        <w:pStyle w:val="ListParagraph"/>
        <w:numPr>
          <w:ilvl w:val="0"/>
          <w:numId w:val="189"/>
        </w:numPr>
        <w:tabs>
          <w:tab w:val="clear" w:pos="403"/>
        </w:tabs>
        <w:spacing w:before="60" w:after="60" w:line="240" w:lineRule="auto"/>
        <w:jc w:val="left"/>
      </w:pPr>
      <w:r w:rsidRPr="008D5B43">
        <w:t>Regular Expressions</w:t>
      </w:r>
    </w:p>
    <w:p w14:paraId="06FB0B92" w14:textId="77777777" w:rsidR="00B46A03" w:rsidRPr="008D5B43" w:rsidRDefault="00B46A03" w:rsidP="00EB2287">
      <w:pPr>
        <w:pStyle w:val="ListParagraph"/>
        <w:numPr>
          <w:ilvl w:val="1"/>
          <w:numId w:val="189"/>
        </w:numPr>
        <w:tabs>
          <w:tab w:val="clear" w:pos="403"/>
        </w:tabs>
        <w:spacing w:before="60" w:after="60" w:line="240" w:lineRule="auto"/>
        <w:jc w:val="left"/>
      </w:pPr>
      <w:r w:rsidRPr="008D5B43">
        <w:t>Syntax error</w:t>
      </w:r>
    </w:p>
    <w:p w14:paraId="67F793AA" w14:textId="77777777" w:rsidR="00B46A03" w:rsidRPr="00E276B6" w:rsidRDefault="00B46A03" w:rsidP="00B46A03">
      <w:pPr>
        <w:spacing w:after="0"/>
      </w:pPr>
    </w:p>
    <w:p w14:paraId="3F28A74C" w14:textId="77777777" w:rsidR="00B46A03" w:rsidRDefault="00B46A03" w:rsidP="00B46A03">
      <w:pPr>
        <w:pStyle w:val="Heading1"/>
        <w:pageBreakBefore/>
        <w:tabs>
          <w:tab w:val="clear" w:pos="400"/>
          <w:tab w:val="clear" w:pos="432"/>
          <w:tab w:val="clear" w:pos="560"/>
        </w:tabs>
        <w:suppressAutoHyphens w:val="0"/>
        <w:spacing w:before="120" w:after="60" w:line="240" w:lineRule="auto"/>
      </w:pPr>
      <w:bookmarkStart w:id="12877" w:name="_Appendix_G:_Property"/>
      <w:bookmarkStart w:id="12878" w:name="_Toc62570274"/>
      <w:bookmarkStart w:id="12879" w:name="_Toc210216996"/>
      <w:bookmarkStart w:id="12880" w:name="_Toc219441128"/>
      <w:bookmarkEnd w:id="12877"/>
      <w:r>
        <w:lastRenderedPageBreak/>
        <w:t>Appendix G: Property Precedence</w:t>
      </w:r>
      <w:bookmarkEnd w:id="12878"/>
      <w:bookmarkEnd w:id="12879"/>
      <w:bookmarkEnd w:id="12880"/>
    </w:p>
    <w:p w14:paraId="15A6DD96"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2881" w:name="_Toc199516369"/>
      <w:bookmarkStart w:id="12882" w:name="_Toc194984030"/>
      <w:bookmarkStart w:id="12883" w:name="_Toc243112872"/>
      <w:bookmarkStart w:id="12884" w:name="_Toc349042831"/>
      <w:bookmarkStart w:id="12885" w:name="_Toc62570275"/>
      <w:bookmarkStart w:id="12886" w:name="_Toc210216997"/>
      <w:bookmarkStart w:id="12887" w:name="_Toc219441129"/>
      <w:r>
        <w:t>Parsing</w:t>
      </w:r>
      <w:bookmarkEnd w:id="12881"/>
      <w:bookmarkEnd w:id="12882"/>
      <w:bookmarkEnd w:id="12883"/>
      <w:bookmarkEnd w:id="12884"/>
      <w:bookmarkEnd w:id="12885"/>
      <w:bookmarkEnd w:id="12886"/>
      <w:bookmarkEnd w:id="12887"/>
    </w:p>
    <w:p w14:paraId="3D8F8834" w14:textId="77777777" w:rsidR="00B46A03" w:rsidRDefault="00B46A03" w:rsidP="00B46A03">
      <w:r>
        <w:rPr>
          <w:rFonts w:eastAsia="MS Mincho"/>
        </w:rPr>
        <w:t>The following list gives the order in which DFDL properties are examined when the DFDL parser is positioned at a particular component in the DFDL schema, and about to parse the bitstream modeled by that component.</w:t>
      </w:r>
    </w:p>
    <w:p w14:paraId="4668FC05"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888" w:name="_Toc322911728"/>
      <w:bookmarkStart w:id="12889" w:name="_Toc322912267"/>
      <w:bookmarkStart w:id="12890" w:name="_Toc329093128"/>
      <w:bookmarkStart w:id="12891" w:name="_Toc332701641"/>
      <w:bookmarkStart w:id="12892" w:name="_Toc332701945"/>
      <w:bookmarkStart w:id="12893" w:name="_Toc332711744"/>
      <w:bookmarkStart w:id="12894" w:name="_Toc332712046"/>
      <w:bookmarkStart w:id="12895" w:name="_Toc332712347"/>
      <w:bookmarkStart w:id="12896" w:name="_Toc332724263"/>
      <w:bookmarkStart w:id="12897" w:name="_Toc332724563"/>
      <w:bookmarkStart w:id="12898" w:name="_Toc341102859"/>
      <w:bookmarkStart w:id="12899" w:name="_Toc347241594"/>
      <w:bookmarkStart w:id="12900" w:name="_Toc347744787"/>
      <w:bookmarkStart w:id="12901" w:name="_Toc348984570"/>
      <w:bookmarkStart w:id="12902" w:name="_Toc348984875"/>
      <w:bookmarkStart w:id="12903" w:name="_Toc349038039"/>
      <w:bookmarkStart w:id="12904" w:name="_Toc349038341"/>
      <w:bookmarkStart w:id="12905" w:name="_Toc349042832"/>
      <w:bookmarkStart w:id="12906" w:name="_Toc351912954"/>
      <w:bookmarkStart w:id="12907" w:name="_Toc351914975"/>
      <w:bookmarkStart w:id="12908" w:name="_Toc351915441"/>
      <w:bookmarkStart w:id="12909" w:name="_Toc361231539"/>
      <w:bookmarkStart w:id="12910" w:name="_Toc361232065"/>
      <w:bookmarkStart w:id="12911" w:name="_Toc362445363"/>
      <w:bookmarkStart w:id="12912" w:name="_Toc363909330"/>
      <w:bookmarkStart w:id="12913" w:name="_Toc364463756"/>
      <w:bookmarkStart w:id="12914" w:name="_Toc366078360"/>
      <w:bookmarkStart w:id="12915" w:name="_Toc366078975"/>
      <w:bookmarkStart w:id="12916" w:name="_Toc366079960"/>
      <w:bookmarkStart w:id="12917" w:name="_Toc366080572"/>
      <w:bookmarkStart w:id="12918" w:name="_Toc366081181"/>
      <w:bookmarkStart w:id="12919" w:name="_Toc366505521"/>
      <w:bookmarkStart w:id="12920" w:name="_Toc366508890"/>
      <w:bookmarkStart w:id="12921" w:name="_Toc366513391"/>
      <w:bookmarkStart w:id="12922" w:name="_Toc366574580"/>
      <w:bookmarkStart w:id="12923" w:name="_Toc366578373"/>
      <w:bookmarkStart w:id="12924" w:name="_Toc366578967"/>
      <w:bookmarkStart w:id="12925" w:name="_Toc366579559"/>
      <w:bookmarkStart w:id="12926" w:name="_Toc366580150"/>
      <w:bookmarkStart w:id="12927" w:name="_Toc366580742"/>
      <w:bookmarkStart w:id="12928" w:name="_Toc366581333"/>
      <w:bookmarkStart w:id="12929" w:name="_Toc366581925"/>
      <w:bookmarkStart w:id="12930" w:name="_Toc243112873"/>
      <w:bookmarkStart w:id="12931" w:name="_Toc349042833"/>
      <w:bookmarkStart w:id="12932" w:name="_Toc62570276"/>
      <w:bookmarkStart w:id="12933" w:name="_Toc210216998"/>
      <w:bookmarkStart w:id="12934" w:name="_Toc219441130"/>
      <w:bookmarkEnd w:id="12888"/>
      <w:bookmarkEnd w:id="12889"/>
      <w:bookmarkEnd w:id="12890"/>
      <w:bookmarkEnd w:id="12891"/>
      <w:bookmarkEnd w:id="12892"/>
      <w:bookmarkEnd w:id="12893"/>
      <w:bookmarkEnd w:id="12894"/>
      <w:bookmarkEnd w:id="12895"/>
      <w:bookmarkEnd w:id="12896"/>
      <w:bookmarkEnd w:id="12897"/>
      <w:bookmarkEnd w:id="12898"/>
      <w:bookmarkEnd w:id="12899"/>
      <w:bookmarkEnd w:id="12900"/>
      <w:bookmarkEnd w:id="12901"/>
      <w:bookmarkEnd w:id="12902"/>
      <w:bookmarkEnd w:id="12903"/>
      <w:bookmarkEnd w:id="12904"/>
      <w:bookmarkEnd w:id="12905"/>
      <w:bookmarkEnd w:id="12906"/>
      <w:bookmarkEnd w:id="12907"/>
      <w:bookmarkEnd w:id="12908"/>
      <w:bookmarkEnd w:id="12909"/>
      <w:bookmarkEnd w:id="12910"/>
      <w:bookmarkEnd w:id="12911"/>
      <w:bookmarkEnd w:id="12912"/>
      <w:bookmarkEnd w:id="12913"/>
      <w:bookmarkEnd w:id="12914"/>
      <w:bookmarkEnd w:id="12915"/>
      <w:bookmarkEnd w:id="12916"/>
      <w:bookmarkEnd w:id="12917"/>
      <w:bookmarkEnd w:id="12918"/>
      <w:bookmarkEnd w:id="12919"/>
      <w:bookmarkEnd w:id="12920"/>
      <w:bookmarkEnd w:id="12921"/>
      <w:bookmarkEnd w:id="12922"/>
      <w:bookmarkEnd w:id="12923"/>
      <w:bookmarkEnd w:id="12924"/>
      <w:bookmarkEnd w:id="12925"/>
      <w:bookmarkEnd w:id="12926"/>
      <w:bookmarkEnd w:id="12927"/>
      <w:bookmarkEnd w:id="12928"/>
      <w:bookmarkEnd w:id="12929"/>
      <w:r>
        <w:rPr>
          <w:rFonts w:eastAsia="Times New Roman"/>
        </w:rPr>
        <w:t>dfdl:element (simple) and dfdl:simpleType</w:t>
      </w:r>
      <w:bookmarkEnd w:id="12930"/>
      <w:bookmarkEnd w:id="12931"/>
      <w:bookmarkEnd w:id="12932"/>
      <w:bookmarkEnd w:id="12933"/>
      <w:bookmarkEnd w:id="12934"/>
    </w:p>
    <w:p w14:paraId="44993072" w14:textId="77777777" w:rsidR="00B46A03" w:rsidRDefault="00B46A03" w:rsidP="00EB2287">
      <w:pPr>
        <w:numPr>
          <w:ilvl w:val="0"/>
          <w:numId w:val="101"/>
        </w:numPr>
        <w:tabs>
          <w:tab w:val="clear" w:pos="403"/>
        </w:tabs>
        <w:spacing w:before="60" w:after="60" w:line="240" w:lineRule="auto"/>
        <w:jc w:val="left"/>
        <w:rPr>
          <w:rStyle w:val="Emphasis"/>
        </w:rPr>
      </w:pPr>
      <w:r>
        <w:rPr>
          <w:rStyle w:val="Emphasis"/>
        </w:rPr>
        <w:t>Parsing: calculated value (does not apply to dfdl:simpleType or to global elements)</w:t>
      </w:r>
    </w:p>
    <w:p w14:paraId="43E45D15" w14:textId="77777777" w:rsidR="00B46A03" w:rsidRDefault="00B46A03" w:rsidP="00EB2287">
      <w:pPr>
        <w:numPr>
          <w:ilvl w:val="1"/>
          <w:numId w:val="102"/>
        </w:numPr>
        <w:tabs>
          <w:tab w:val="clear" w:pos="403"/>
        </w:tabs>
        <w:spacing w:before="60" w:after="60" w:line="240" w:lineRule="auto"/>
        <w:jc w:val="left"/>
      </w:pPr>
      <w:r>
        <w:t xml:space="preserve">dfdl:inputValueCalc </w:t>
      </w:r>
    </w:p>
    <w:p w14:paraId="2AD3B60A" w14:textId="77777777" w:rsidR="00B46A03" w:rsidRDefault="00B46A03" w:rsidP="00EB2287">
      <w:pPr>
        <w:numPr>
          <w:ilvl w:val="0"/>
          <w:numId w:val="102"/>
        </w:numPr>
        <w:tabs>
          <w:tab w:val="clear" w:pos="403"/>
        </w:tabs>
        <w:spacing w:before="60" w:after="60" w:line="240" w:lineRule="auto"/>
        <w:jc w:val="left"/>
        <w:rPr>
          <w:rStyle w:val="Emphasis"/>
        </w:rPr>
      </w:pPr>
      <w:r>
        <w:rPr>
          <w:rStyle w:val="Emphasis"/>
        </w:rPr>
        <w:t>Parsing: common</w:t>
      </w:r>
    </w:p>
    <w:p w14:paraId="16FB5515" w14:textId="77777777" w:rsidR="00B46A03" w:rsidRDefault="00B46A03" w:rsidP="00EB2287">
      <w:pPr>
        <w:numPr>
          <w:ilvl w:val="1"/>
          <w:numId w:val="102"/>
        </w:numPr>
        <w:tabs>
          <w:tab w:val="clear" w:pos="403"/>
        </w:tabs>
        <w:spacing w:before="60" w:after="60" w:line="240" w:lineRule="auto"/>
        <w:jc w:val="left"/>
      </w:pPr>
      <w:r>
        <w:t>dfdl:bitOrder</w:t>
      </w:r>
    </w:p>
    <w:p w14:paraId="42FBC9FD" w14:textId="77777777" w:rsidR="00B46A03" w:rsidRDefault="00B46A03" w:rsidP="00EB2287">
      <w:pPr>
        <w:numPr>
          <w:ilvl w:val="1"/>
          <w:numId w:val="102"/>
        </w:numPr>
        <w:tabs>
          <w:tab w:val="clear" w:pos="403"/>
        </w:tabs>
        <w:spacing w:before="60" w:after="60" w:line="240" w:lineRule="auto"/>
        <w:jc w:val="left"/>
      </w:pPr>
      <w:r>
        <w:t xml:space="preserve">dfdl:encoding </w:t>
      </w:r>
    </w:p>
    <w:p w14:paraId="5080D410" w14:textId="77777777" w:rsidR="00B46A03" w:rsidRDefault="00B46A03" w:rsidP="00EB2287">
      <w:pPr>
        <w:numPr>
          <w:ilvl w:val="2"/>
          <w:numId w:val="102"/>
        </w:numPr>
        <w:tabs>
          <w:tab w:val="clear" w:pos="403"/>
        </w:tabs>
        <w:spacing w:before="60" w:after="60" w:line="240" w:lineRule="auto"/>
        <w:jc w:val="left"/>
      </w:pPr>
      <w:r>
        <w:t>'UTF-16' 'UTF-16BE' 'UTF-16LE'</w:t>
      </w:r>
    </w:p>
    <w:p w14:paraId="79544BE4" w14:textId="77777777" w:rsidR="00B46A03" w:rsidRDefault="00B46A03" w:rsidP="00EB2287">
      <w:pPr>
        <w:numPr>
          <w:ilvl w:val="3"/>
          <w:numId w:val="102"/>
        </w:numPr>
        <w:tabs>
          <w:tab w:val="clear" w:pos="403"/>
        </w:tabs>
        <w:spacing w:before="60" w:after="60" w:line="240" w:lineRule="auto"/>
        <w:jc w:val="left"/>
      </w:pPr>
      <w:r>
        <w:t>dfdl:utf16Width</w:t>
      </w:r>
    </w:p>
    <w:p w14:paraId="31F0611D" w14:textId="77777777" w:rsidR="00B46A03" w:rsidRDefault="00B46A03" w:rsidP="00EB2287">
      <w:pPr>
        <w:numPr>
          <w:ilvl w:val="1"/>
          <w:numId w:val="102"/>
        </w:numPr>
        <w:tabs>
          <w:tab w:val="clear" w:pos="403"/>
        </w:tabs>
        <w:spacing w:before="60" w:after="60" w:line="240" w:lineRule="auto"/>
        <w:jc w:val="left"/>
      </w:pPr>
      <w:r>
        <w:t>dfdl:encodingErrorPolicy</w:t>
      </w:r>
    </w:p>
    <w:p w14:paraId="6DCA75F7" w14:textId="77777777" w:rsidR="00B46A03" w:rsidRDefault="00B46A03" w:rsidP="00EB2287">
      <w:pPr>
        <w:numPr>
          <w:ilvl w:val="1"/>
          <w:numId w:val="102"/>
        </w:numPr>
        <w:tabs>
          <w:tab w:val="clear" w:pos="403"/>
        </w:tabs>
        <w:spacing w:before="60" w:after="60" w:line="240" w:lineRule="auto"/>
        <w:jc w:val="left"/>
      </w:pPr>
      <w:r>
        <w:t>dfdl:ignoreCase</w:t>
      </w:r>
    </w:p>
    <w:p w14:paraId="0B1C7C2B" w14:textId="77777777" w:rsidR="00B46A03" w:rsidRDefault="00B46A03" w:rsidP="00EB2287">
      <w:pPr>
        <w:numPr>
          <w:ilvl w:val="0"/>
          <w:numId w:val="102"/>
        </w:numPr>
        <w:tabs>
          <w:tab w:val="clear" w:pos="403"/>
        </w:tabs>
        <w:spacing w:before="60" w:after="60" w:line="240" w:lineRule="auto"/>
        <w:jc w:val="left"/>
        <w:rPr>
          <w:rStyle w:val="Emphasis"/>
        </w:rPr>
      </w:pPr>
      <w:r>
        <w:rPr>
          <w:rStyle w:val="Emphasis"/>
        </w:rPr>
        <w:t xml:space="preserve">Parsing: nillable </w:t>
      </w:r>
    </w:p>
    <w:p w14:paraId="5ED445C7" w14:textId="77777777" w:rsidR="00B46A03" w:rsidRDefault="00B46A03" w:rsidP="00EB2287">
      <w:pPr>
        <w:numPr>
          <w:ilvl w:val="1"/>
          <w:numId w:val="102"/>
        </w:numPr>
        <w:tabs>
          <w:tab w:val="clear" w:pos="403"/>
        </w:tabs>
        <w:spacing w:before="60" w:after="60" w:line="240" w:lineRule="auto"/>
        <w:jc w:val="left"/>
      </w:pPr>
      <w:r>
        <w:t xml:space="preserve">XSD nillable </w:t>
      </w:r>
      <w:r>
        <w:rPr>
          <w:rStyle w:val="Emphasis"/>
        </w:rPr>
        <w:t>(does not apply to dfdl:simpleType)</w:t>
      </w:r>
    </w:p>
    <w:p w14:paraId="1085BA10" w14:textId="77777777" w:rsidR="00B46A03" w:rsidRDefault="00B46A03" w:rsidP="00EB2287">
      <w:pPr>
        <w:numPr>
          <w:ilvl w:val="2"/>
          <w:numId w:val="102"/>
        </w:numPr>
        <w:tabs>
          <w:tab w:val="clear" w:pos="403"/>
        </w:tabs>
        <w:spacing w:before="60" w:after="60" w:line="240" w:lineRule="auto"/>
        <w:jc w:val="left"/>
      </w:pPr>
      <w:r>
        <w:t xml:space="preserve">dfdl:nilKind </w:t>
      </w:r>
    </w:p>
    <w:p w14:paraId="753FB853"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"literalValue", "logicalValue", "literalCharacter" </w:t>
      </w:r>
    </w:p>
    <w:p w14:paraId="288F310E" w14:textId="77777777" w:rsidR="00B46A03" w:rsidRDefault="00B46A03" w:rsidP="00EB2287">
      <w:pPr>
        <w:numPr>
          <w:ilvl w:val="4"/>
          <w:numId w:val="102"/>
        </w:numPr>
        <w:tabs>
          <w:tab w:val="clear" w:pos="403"/>
        </w:tabs>
        <w:spacing w:before="60" w:after="60" w:line="240" w:lineRule="auto"/>
        <w:jc w:val="left"/>
      </w:pPr>
      <w:r>
        <w:t xml:space="preserve">dfdl:nilValue </w:t>
      </w:r>
    </w:p>
    <w:p w14:paraId="1859A4F4" w14:textId="77777777" w:rsidR="00B46A03" w:rsidRDefault="00B46A03" w:rsidP="00EB2287">
      <w:pPr>
        <w:numPr>
          <w:ilvl w:val="0"/>
          <w:numId w:val="102"/>
        </w:numPr>
        <w:tabs>
          <w:tab w:val="clear" w:pos="403"/>
        </w:tabs>
        <w:spacing w:before="60" w:after="60" w:line="240" w:lineRule="auto"/>
        <w:jc w:val="left"/>
        <w:rPr>
          <w:rStyle w:val="Emphasis"/>
        </w:rPr>
      </w:pPr>
      <w:r>
        <w:rPr>
          <w:rStyle w:val="Emphasis"/>
        </w:rPr>
        <w:t>Parsing: occurrences (does not apply to dfdl:simpleType)</w:t>
      </w:r>
    </w:p>
    <w:p w14:paraId="4219E754" w14:textId="77777777" w:rsidR="00B46A03" w:rsidRDefault="00B46A03" w:rsidP="00EB2287">
      <w:pPr>
        <w:numPr>
          <w:ilvl w:val="1"/>
          <w:numId w:val="102"/>
        </w:numPr>
        <w:tabs>
          <w:tab w:val="clear" w:pos="403"/>
        </w:tabs>
        <w:spacing w:before="60" w:after="60" w:line="240" w:lineRule="auto"/>
        <w:jc w:val="left"/>
      </w:pPr>
      <w:r>
        <w:rPr>
          <w:iCs/>
        </w:rPr>
        <w:t xml:space="preserve">dfdl:floating </w:t>
      </w:r>
    </w:p>
    <w:p w14:paraId="76CC4E50" w14:textId="77777777" w:rsidR="00B46A03" w:rsidRDefault="00B46A03" w:rsidP="00EB2287">
      <w:pPr>
        <w:numPr>
          <w:ilvl w:val="1"/>
          <w:numId w:val="102"/>
        </w:numPr>
        <w:tabs>
          <w:tab w:val="clear" w:pos="403"/>
        </w:tabs>
        <w:spacing w:before="60" w:after="60" w:line="240" w:lineRule="auto"/>
        <w:jc w:val="left"/>
      </w:pPr>
      <w:r>
        <w:t>(maxOccurs &gt; 1 or unbounded) or (XSD minOccurs = 0 and XSD maxOccurs = 1)</w:t>
      </w:r>
    </w:p>
    <w:p w14:paraId="16E55A3C" w14:textId="77777777" w:rsidR="00B46A03" w:rsidRDefault="00B46A03" w:rsidP="00EB2287">
      <w:pPr>
        <w:numPr>
          <w:ilvl w:val="2"/>
          <w:numId w:val="102"/>
        </w:numPr>
        <w:tabs>
          <w:tab w:val="clear" w:pos="403"/>
        </w:tabs>
        <w:spacing w:before="60" w:after="60" w:line="240" w:lineRule="auto"/>
        <w:jc w:val="left"/>
      </w:pPr>
      <w:r>
        <w:t xml:space="preserve">dfdl:occursCountKind </w:t>
      </w:r>
    </w:p>
    <w:p w14:paraId="77C37D58"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"expression" </w:t>
      </w:r>
    </w:p>
    <w:p w14:paraId="21AC9919" w14:textId="77777777" w:rsidR="00B46A03" w:rsidRDefault="00B46A03" w:rsidP="00EB2287">
      <w:pPr>
        <w:numPr>
          <w:ilvl w:val="4"/>
          <w:numId w:val="102"/>
        </w:numPr>
        <w:tabs>
          <w:tab w:val="clear" w:pos="403"/>
        </w:tabs>
        <w:spacing w:before="60" w:after="60" w:line="240" w:lineRule="auto"/>
        <w:jc w:val="left"/>
      </w:pPr>
      <w:r>
        <w:t xml:space="preserve">dfdl:occursCount </w:t>
      </w:r>
    </w:p>
    <w:p w14:paraId="757A1EEF"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"fixed", "implicit" </w:t>
      </w:r>
    </w:p>
    <w:p w14:paraId="6901A245" w14:textId="77777777" w:rsidR="00B46A03" w:rsidRDefault="00B46A03" w:rsidP="00EB2287">
      <w:pPr>
        <w:numPr>
          <w:ilvl w:val="4"/>
          <w:numId w:val="102"/>
        </w:numPr>
        <w:tabs>
          <w:tab w:val="clear" w:pos="403"/>
        </w:tabs>
        <w:spacing w:before="60" w:after="60" w:line="240" w:lineRule="auto"/>
        <w:jc w:val="left"/>
      </w:pPr>
      <w:r>
        <w:t>XSD minOccurs</w:t>
      </w:r>
    </w:p>
    <w:p w14:paraId="7EBB1D2F" w14:textId="77777777" w:rsidR="00B46A03" w:rsidRDefault="00B46A03" w:rsidP="00EB2287">
      <w:pPr>
        <w:numPr>
          <w:ilvl w:val="4"/>
          <w:numId w:val="102"/>
        </w:numPr>
        <w:tabs>
          <w:tab w:val="clear" w:pos="403"/>
        </w:tabs>
        <w:spacing w:before="60" w:after="60" w:line="240" w:lineRule="auto"/>
        <w:jc w:val="left"/>
      </w:pPr>
      <w:r>
        <w:t xml:space="preserve">XSD maxOccurs </w:t>
      </w:r>
    </w:p>
    <w:p w14:paraId="6B5B9865"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"parsed" </w:t>
      </w:r>
    </w:p>
    <w:p w14:paraId="33F25281"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"stopValue" </w:t>
      </w:r>
    </w:p>
    <w:p w14:paraId="7253E36C" w14:textId="77777777" w:rsidR="00B46A03" w:rsidRDefault="00B46A03" w:rsidP="00EB2287">
      <w:pPr>
        <w:numPr>
          <w:ilvl w:val="4"/>
          <w:numId w:val="102"/>
        </w:numPr>
        <w:tabs>
          <w:tab w:val="clear" w:pos="403"/>
        </w:tabs>
        <w:spacing w:before="60" w:after="60" w:line="240" w:lineRule="auto"/>
        <w:jc w:val="left"/>
      </w:pPr>
      <w:r>
        <w:t>dfdl:occursStopValue</w:t>
      </w:r>
    </w:p>
    <w:p w14:paraId="174887CB" w14:textId="77777777" w:rsidR="00B46A03" w:rsidRDefault="00B46A03" w:rsidP="00EB2287">
      <w:pPr>
        <w:numPr>
          <w:ilvl w:val="0"/>
          <w:numId w:val="102"/>
        </w:numPr>
        <w:tabs>
          <w:tab w:val="clear" w:pos="403"/>
        </w:tabs>
        <w:spacing w:before="60" w:after="60" w:line="240" w:lineRule="auto"/>
        <w:jc w:val="left"/>
        <w:rPr>
          <w:rStyle w:val="Emphasis"/>
        </w:rPr>
      </w:pPr>
      <w:r>
        <w:rPr>
          <w:rStyle w:val="Emphasis"/>
        </w:rPr>
        <w:t xml:space="preserve">Parsing: identification, framing &amp; extraction  </w:t>
      </w:r>
    </w:p>
    <w:p w14:paraId="548E3D67" w14:textId="77777777" w:rsidR="00B46A03" w:rsidRDefault="00B46A03" w:rsidP="00EB2287">
      <w:pPr>
        <w:numPr>
          <w:ilvl w:val="1"/>
          <w:numId w:val="102"/>
        </w:numPr>
        <w:tabs>
          <w:tab w:val="clear" w:pos="403"/>
        </w:tabs>
        <w:spacing w:before="60" w:after="60" w:line="240" w:lineRule="auto"/>
        <w:jc w:val="left"/>
      </w:pPr>
      <w:r>
        <w:t>dfdl:leadingSkip</w:t>
      </w:r>
    </w:p>
    <w:p w14:paraId="6FD67D45" w14:textId="77777777" w:rsidR="00B46A03" w:rsidRDefault="00B46A03" w:rsidP="00EB2287">
      <w:pPr>
        <w:numPr>
          <w:ilvl w:val="2"/>
          <w:numId w:val="102"/>
        </w:numPr>
        <w:tabs>
          <w:tab w:val="clear" w:pos="403"/>
        </w:tabs>
        <w:spacing w:before="60" w:after="60" w:line="240" w:lineRule="auto"/>
        <w:jc w:val="left"/>
      </w:pPr>
      <w:r>
        <w:t xml:space="preserve">dfdl:alignmentUnits </w:t>
      </w:r>
    </w:p>
    <w:p w14:paraId="1290ACA4" w14:textId="77777777" w:rsidR="00B46A03" w:rsidRDefault="00B46A03" w:rsidP="00EB2287">
      <w:pPr>
        <w:numPr>
          <w:ilvl w:val="1"/>
          <w:numId w:val="102"/>
        </w:numPr>
        <w:tabs>
          <w:tab w:val="clear" w:pos="403"/>
        </w:tabs>
        <w:spacing w:before="60" w:after="60" w:line="240" w:lineRule="auto"/>
        <w:jc w:val="left"/>
      </w:pPr>
      <w:r>
        <w:t xml:space="preserve">dfdl:alignment </w:t>
      </w:r>
    </w:p>
    <w:p w14:paraId="533BCAB2" w14:textId="77777777" w:rsidR="00B46A03" w:rsidRDefault="00B46A03" w:rsidP="00EB2287">
      <w:pPr>
        <w:numPr>
          <w:ilvl w:val="2"/>
          <w:numId w:val="102"/>
        </w:numPr>
        <w:tabs>
          <w:tab w:val="clear" w:pos="403"/>
        </w:tabs>
        <w:spacing w:before="60" w:after="60" w:line="240" w:lineRule="auto"/>
        <w:jc w:val="left"/>
      </w:pPr>
      <w:r>
        <w:t xml:space="preserve">dfdl:alignmentUnits </w:t>
      </w:r>
    </w:p>
    <w:p w14:paraId="37DBF491" w14:textId="77777777" w:rsidR="00B46A03" w:rsidRDefault="00B46A03" w:rsidP="00EB2287">
      <w:pPr>
        <w:numPr>
          <w:ilvl w:val="1"/>
          <w:numId w:val="102"/>
        </w:numPr>
        <w:tabs>
          <w:tab w:val="clear" w:pos="403"/>
        </w:tabs>
        <w:spacing w:before="60" w:after="60" w:line="240" w:lineRule="auto"/>
        <w:jc w:val="left"/>
      </w:pPr>
      <w:r>
        <w:lastRenderedPageBreak/>
        <w:t>dfdl:initiator</w:t>
      </w:r>
    </w:p>
    <w:p w14:paraId="0C4239B8" w14:textId="77777777" w:rsidR="00B46A03" w:rsidRDefault="00B46A03" w:rsidP="00EB2287">
      <w:pPr>
        <w:numPr>
          <w:ilvl w:val="2"/>
          <w:numId w:val="102"/>
        </w:numPr>
        <w:tabs>
          <w:tab w:val="clear" w:pos="403"/>
        </w:tabs>
        <w:spacing w:before="60" w:after="60" w:line="240" w:lineRule="auto"/>
        <w:jc w:val="left"/>
      </w:pPr>
      <w:r>
        <w:t xml:space="preserve">dfdl:nilValueDelimiterPolicy </w:t>
      </w:r>
      <w:r>
        <w:rPr>
          <w:rStyle w:val="Emphasis"/>
        </w:rPr>
        <w:t>(does not apply to dfdl:simpleType)</w:t>
      </w:r>
    </w:p>
    <w:p w14:paraId="63ACEF8E" w14:textId="77777777" w:rsidR="00B46A03" w:rsidRDefault="00B46A03" w:rsidP="00EB2287">
      <w:pPr>
        <w:numPr>
          <w:ilvl w:val="2"/>
          <w:numId w:val="102"/>
        </w:numPr>
        <w:tabs>
          <w:tab w:val="clear" w:pos="403"/>
        </w:tabs>
        <w:spacing w:before="60" w:after="60" w:line="240" w:lineRule="auto"/>
        <w:jc w:val="left"/>
      </w:pPr>
      <w:r>
        <w:t xml:space="preserve">dfdl:emptyValueDelimiterPolicy </w:t>
      </w:r>
    </w:p>
    <w:p w14:paraId="7C6EFEC3" w14:textId="77777777" w:rsidR="00B46A03" w:rsidRDefault="00B46A03" w:rsidP="00EB2287">
      <w:pPr>
        <w:numPr>
          <w:ilvl w:val="1"/>
          <w:numId w:val="102"/>
        </w:numPr>
        <w:tabs>
          <w:tab w:val="clear" w:pos="403"/>
        </w:tabs>
        <w:spacing w:before="60" w:after="60" w:line="240" w:lineRule="auto"/>
        <w:jc w:val="left"/>
        <w:rPr>
          <w:rStyle w:val="Emphasis"/>
        </w:rPr>
      </w:pPr>
      <w:r>
        <w:t>dfdl:representation</w:t>
      </w:r>
      <w:r>
        <w:rPr>
          <w:rStyle w:val="Emphasis"/>
        </w:rPr>
        <w:t xml:space="preserve"> "text" or xs:simpleType is 'string'</w:t>
      </w:r>
    </w:p>
    <w:p w14:paraId="4930796C" w14:textId="77777777" w:rsidR="00B46A03" w:rsidRDefault="00B46A03" w:rsidP="00EB2287">
      <w:pPr>
        <w:numPr>
          <w:ilvl w:val="2"/>
          <w:numId w:val="102"/>
        </w:numPr>
        <w:tabs>
          <w:tab w:val="clear" w:pos="403"/>
        </w:tabs>
        <w:spacing w:before="60" w:after="60" w:line="240" w:lineRule="auto"/>
        <w:jc w:val="left"/>
      </w:pPr>
      <w:r>
        <w:t xml:space="preserve">dfdl:lengthKind </w:t>
      </w:r>
    </w:p>
    <w:p w14:paraId="63AF045E"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"implicit" </w:t>
      </w:r>
    </w:p>
    <w:p w14:paraId="4C4765B6" w14:textId="77777777" w:rsidR="00B46A03" w:rsidRDefault="00B46A03" w:rsidP="00EB2287">
      <w:pPr>
        <w:numPr>
          <w:ilvl w:val="4"/>
          <w:numId w:val="102"/>
        </w:numPr>
        <w:tabs>
          <w:tab w:val="clear" w:pos="403"/>
        </w:tabs>
        <w:spacing w:before="60" w:after="60" w:line="240" w:lineRule="auto"/>
        <w:jc w:val="left"/>
      </w:pPr>
      <w:r>
        <w:t xml:space="preserve">XSD maxLength </w:t>
      </w:r>
      <w:r>
        <w:rPr>
          <w:rStyle w:val="Emphasis"/>
        </w:rPr>
        <w:t>or</w:t>
      </w:r>
      <w:r>
        <w:t xml:space="preserve"> dfdl:textBooleanTrueRep/dfdl:textBooleanFalseRep</w:t>
      </w:r>
    </w:p>
    <w:p w14:paraId="6A15CF9B" w14:textId="77777777" w:rsidR="00B46A03" w:rsidRDefault="00B46A03" w:rsidP="00EB2287">
      <w:pPr>
        <w:numPr>
          <w:ilvl w:val="4"/>
          <w:numId w:val="102"/>
        </w:numPr>
        <w:tabs>
          <w:tab w:val="clear" w:pos="403"/>
        </w:tabs>
        <w:spacing w:before="60" w:after="60" w:line="240" w:lineRule="auto"/>
        <w:jc w:val="left"/>
      </w:pPr>
      <w:r>
        <w:t xml:space="preserve">dfdl:lengthUnits </w:t>
      </w:r>
    </w:p>
    <w:p w14:paraId="61CA5B00"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"explicit"</w:t>
      </w:r>
    </w:p>
    <w:p w14:paraId="2B120C35" w14:textId="77777777" w:rsidR="00B46A03" w:rsidRDefault="00B46A03" w:rsidP="00EB2287">
      <w:pPr>
        <w:numPr>
          <w:ilvl w:val="4"/>
          <w:numId w:val="102"/>
        </w:numPr>
        <w:tabs>
          <w:tab w:val="clear" w:pos="403"/>
        </w:tabs>
        <w:spacing w:before="60" w:after="60" w:line="240" w:lineRule="auto"/>
        <w:jc w:val="left"/>
      </w:pPr>
      <w:r>
        <w:t xml:space="preserve">dfdl:length </w:t>
      </w:r>
    </w:p>
    <w:p w14:paraId="6E6B14BC" w14:textId="77777777" w:rsidR="00B46A03" w:rsidRDefault="00B46A03" w:rsidP="00EB2287">
      <w:pPr>
        <w:numPr>
          <w:ilvl w:val="4"/>
          <w:numId w:val="102"/>
        </w:numPr>
        <w:tabs>
          <w:tab w:val="clear" w:pos="403"/>
        </w:tabs>
        <w:spacing w:before="60" w:after="60" w:line="240" w:lineRule="auto"/>
        <w:jc w:val="left"/>
      </w:pPr>
      <w:r>
        <w:t xml:space="preserve">dfdl:lengthUnits </w:t>
      </w:r>
    </w:p>
    <w:p w14:paraId="1D075514"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"prefixed" </w:t>
      </w:r>
    </w:p>
    <w:p w14:paraId="3D579F95" w14:textId="77777777" w:rsidR="00B46A03" w:rsidRDefault="00B46A03" w:rsidP="00EB2287">
      <w:pPr>
        <w:numPr>
          <w:ilvl w:val="4"/>
          <w:numId w:val="102"/>
        </w:numPr>
        <w:tabs>
          <w:tab w:val="clear" w:pos="403"/>
        </w:tabs>
        <w:spacing w:before="60" w:after="60" w:line="240" w:lineRule="auto"/>
        <w:jc w:val="left"/>
      </w:pPr>
      <w:r>
        <w:t xml:space="preserve">dfdl:prefixLengthType </w:t>
      </w:r>
    </w:p>
    <w:p w14:paraId="6591DD43" w14:textId="77777777" w:rsidR="00B46A03" w:rsidRDefault="00B46A03" w:rsidP="00EB2287">
      <w:pPr>
        <w:numPr>
          <w:ilvl w:val="4"/>
          <w:numId w:val="102"/>
        </w:numPr>
        <w:tabs>
          <w:tab w:val="clear" w:pos="403"/>
        </w:tabs>
        <w:spacing w:before="60" w:after="60" w:line="240" w:lineRule="auto"/>
        <w:jc w:val="left"/>
      </w:pPr>
      <w:r>
        <w:t xml:space="preserve">dfdl:prefixIncludesPrefixLength </w:t>
      </w:r>
    </w:p>
    <w:p w14:paraId="27E22DC8" w14:textId="77777777" w:rsidR="00B46A03" w:rsidRDefault="00B46A03" w:rsidP="00EB2287">
      <w:pPr>
        <w:numPr>
          <w:ilvl w:val="4"/>
          <w:numId w:val="102"/>
        </w:numPr>
        <w:tabs>
          <w:tab w:val="clear" w:pos="403"/>
        </w:tabs>
        <w:spacing w:before="60" w:after="60" w:line="240" w:lineRule="auto"/>
        <w:jc w:val="left"/>
      </w:pPr>
      <w:r>
        <w:t xml:space="preserve">dfdl:lengthUnits </w:t>
      </w:r>
    </w:p>
    <w:p w14:paraId="2B030E5A"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"pattern"</w:t>
      </w:r>
    </w:p>
    <w:p w14:paraId="2F4A4B1E" w14:textId="77777777" w:rsidR="00B46A03" w:rsidRDefault="00B46A03" w:rsidP="00EB2287">
      <w:pPr>
        <w:numPr>
          <w:ilvl w:val="4"/>
          <w:numId w:val="102"/>
        </w:numPr>
        <w:tabs>
          <w:tab w:val="clear" w:pos="403"/>
        </w:tabs>
        <w:spacing w:before="60" w:after="60" w:line="240" w:lineRule="auto"/>
        <w:jc w:val="left"/>
      </w:pPr>
      <w:r>
        <w:t>dfdl:lengthPattern</w:t>
      </w:r>
    </w:p>
    <w:p w14:paraId="50308F1F" w14:textId="77777777" w:rsidR="00B46A03" w:rsidRDefault="00B46A03" w:rsidP="00EB2287">
      <w:pPr>
        <w:numPr>
          <w:ilvl w:val="3"/>
          <w:numId w:val="102"/>
        </w:numPr>
        <w:tabs>
          <w:tab w:val="clear" w:pos="403"/>
        </w:tabs>
        <w:spacing w:before="60" w:after="60" w:line="240" w:lineRule="auto"/>
        <w:jc w:val="left"/>
      </w:pPr>
      <w:r>
        <w:rPr>
          <w:rStyle w:val="Emphasis"/>
        </w:rPr>
        <w:t>"delimited",</w:t>
      </w:r>
      <w:r>
        <w:t xml:space="preserve"> </w:t>
      </w:r>
      <w:r>
        <w:rPr>
          <w:rStyle w:val="Emphasis"/>
        </w:rPr>
        <w:t>"endOfParent"</w:t>
      </w:r>
      <w:r>
        <w:t xml:space="preserve"> </w:t>
      </w:r>
    </w:p>
    <w:p w14:paraId="71EF6E34" w14:textId="77777777" w:rsidR="00B46A03" w:rsidRDefault="00B46A03" w:rsidP="00EB2287">
      <w:pPr>
        <w:numPr>
          <w:ilvl w:val="4"/>
          <w:numId w:val="102"/>
        </w:numPr>
        <w:tabs>
          <w:tab w:val="clear" w:pos="403"/>
        </w:tabs>
        <w:spacing w:before="60" w:after="60" w:line="240" w:lineRule="auto"/>
        <w:jc w:val="left"/>
        <w:rPr>
          <w:rStyle w:val="Emphasis"/>
        </w:rPr>
      </w:pPr>
      <w:r>
        <w:rPr>
          <w:rStyle w:val="Emphasis"/>
        </w:rPr>
        <w:t>None</w:t>
      </w:r>
    </w:p>
    <w:p w14:paraId="0963A7D9" w14:textId="77777777" w:rsidR="00B46A03" w:rsidRDefault="00B46A03" w:rsidP="00EB2287">
      <w:pPr>
        <w:numPr>
          <w:ilvl w:val="2"/>
          <w:numId w:val="102"/>
        </w:numPr>
        <w:tabs>
          <w:tab w:val="clear" w:pos="403"/>
        </w:tabs>
        <w:spacing w:before="60" w:after="60" w:line="240" w:lineRule="auto"/>
        <w:jc w:val="left"/>
      </w:pPr>
      <w:r>
        <w:t xml:space="preserve">dfdl:textTrimKind </w:t>
      </w:r>
    </w:p>
    <w:p w14:paraId="4F2AD31F" w14:textId="77777777" w:rsidR="00B46A03" w:rsidRDefault="00B46A03" w:rsidP="00EB2287">
      <w:pPr>
        <w:numPr>
          <w:ilvl w:val="3"/>
          <w:numId w:val="102"/>
        </w:numPr>
        <w:tabs>
          <w:tab w:val="clear" w:pos="403"/>
        </w:tabs>
        <w:spacing w:before="60" w:after="60" w:line="240" w:lineRule="auto"/>
        <w:jc w:val="left"/>
      </w:pPr>
      <w:r>
        <w:t xml:space="preserve">dfdl:textStringPadCharacter, dfdl:textNumberPadCharacter, dfdl:textBooleanPadCharacter or dfdl:textCalendarPadCharacter  </w:t>
      </w:r>
    </w:p>
    <w:p w14:paraId="38F23B4E" w14:textId="77777777" w:rsidR="00B46A03" w:rsidRDefault="00B46A03" w:rsidP="00EB2287">
      <w:pPr>
        <w:numPr>
          <w:ilvl w:val="3"/>
          <w:numId w:val="102"/>
        </w:numPr>
        <w:tabs>
          <w:tab w:val="clear" w:pos="403"/>
        </w:tabs>
        <w:spacing w:before="60" w:after="60" w:line="240" w:lineRule="auto"/>
        <w:jc w:val="left"/>
        <w:rPr>
          <w:rStyle w:val="Emphasis"/>
        </w:rPr>
      </w:pPr>
      <w:r>
        <w:t xml:space="preserve">dfdl:textStringJustification, dfdl:textNumberJustification, dfdl:textBooleanJustification or dfdl:textCalendarJustification </w:t>
      </w:r>
    </w:p>
    <w:p w14:paraId="3FDA0085" w14:textId="77777777" w:rsidR="00B46A03" w:rsidRDefault="00B46A03" w:rsidP="00EB2287">
      <w:pPr>
        <w:numPr>
          <w:ilvl w:val="2"/>
          <w:numId w:val="102"/>
        </w:numPr>
        <w:tabs>
          <w:tab w:val="clear" w:pos="403"/>
        </w:tabs>
        <w:spacing w:before="60" w:after="60" w:line="240" w:lineRule="auto"/>
        <w:jc w:val="left"/>
        <w:rPr>
          <w:rStyle w:val="Emphasis"/>
        </w:rPr>
      </w:pPr>
      <w:r>
        <w:t>dfdl:escapeSchemeRef</w:t>
      </w:r>
    </w:p>
    <w:p w14:paraId="2952B859" w14:textId="77777777" w:rsidR="00B46A03" w:rsidRDefault="00B46A03" w:rsidP="00EB2287">
      <w:pPr>
        <w:numPr>
          <w:ilvl w:val="1"/>
          <w:numId w:val="102"/>
        </w:numPr>
        <w:tabs>
          <w:tab w:val="clear" w:pos="403"/>
        </w:tabs>
        <w:spacing w:before="60" w:after="60" w:line="240" w:lineRule="auto"/>
        <w:jc w:val="left"/>
        <w:rPr>
          <w:rStyle w:val="Emphasis"/>
        </w:rPr>
      </w:pPr>
      <w:r>
        <w:t>dfdl:representation</w:t>
      </w:r>
      <w:r>
        <w:rPr>
          <w:rStyle w:val="Emphasis"/>
        </w:rPr>
        <w:t xml:space="preserve"> "binary" or xs:simpleType is 'hexBinary'</w:t>
      </w:r>
    </w:p>
    <w:p w14:paraId="6576F37D" w14:textId="77777777" w:rsidR="00B46A03" w:rsidRDefault="00B46A03" w:rsidP="00EB2287">
      <w:pPr>
        <w:numPr>
          <w:ilvl w:val="2"/>
          <w:numId w:val="102"/>
        </w:numPr>
        <w:tabs>
          <w:tab w:val="clear" w:pos="403"/>
        </w:tabs>
        <w:spacing w:before="60" w:after="60" w:line="240" w:lineRule="auto"/>
        <w:jc w:val="left"/>
      </w:pPr>
      <w:r>
        <w:t xml:space="preserve">dfdl:lengthKind </w:t>
      </w:r>
    </w:p>
    <w:p w14:paraId="1F67F55A"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"implicit" </w:t>
      </w:r>
    </w:p>
    <w:p w14:paraId="723C4998" w14:textId="77777777" w:rsidR="00B46A03" w:rsidRDefault="00B46A03" w:rsidP="00EB2287">
      <w:pPr>
        <w:numPr>
          <w:ilvl w:val="4"/>
          <w:numId w:val="102"/>
        </w:numPr>
        <w:tabs>
          <w:tab w:val="clear" w:pos="403"/>
        </w:tabs>
        <w:spacing w:before="60" w:after="60" w:line="240" w:lineRule="auto"/>
        <w:jc w:val="left"/>
      </w:pPr>
      <w:r>
        <w:t xml:space="preserve">XSD maxLength </w:t>
      </w:r>
      <w:r>
        <w:rPr>
          <w:rStyle w:val="Emphasis"/>
        </w:rPr>
        <w:t>or</w:t>
      </w:r>
      <w:r>
        <w:t xml:space="preserve"> xs:simpleType</w:t>
      </w:r>
    </w:p>
    <w:p w14:paraId="0DE04C80" w14:textId="77777777" w:rsidR="00B46A03" w:rsidRDefault="00B46A03" w:rsidP="00EB2287">
      <w:pPr>
        <w:numPr>
          <w:ilvl w:val="4"/>
          <w:numId w:val="102"/>
        </w:numPr>
        <w:tabs>
          <w:tab w:val="clear" w:pos="403"/>
        </w:tabs>
        <w:spacing w:before="60" w:after="60" w:line="240" w:lineRule="auto"/>
        <w:jc w:val="left"/>
      </w:pPr>
      <w:r>
        <w:t xml:space="preserve">dfdl:lengthUnits </w:t>
      </w:r>
    </w:p>
    <w:p w14:paraId="70E37CC6"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"explicit"</w:t>
      </w:r>
    </w:p>
    <w:p w14:paraId="6236B38F" w14:textId="77777777" w:rsidR="00B46A03" w:rsidRDefault="00B46A03" w:rsidP="00EB2287">
      <w:pPr>
        <w:numPr>
          <w:ilvl w:val="4"/>
          <w:numId w:val="102"/>
        </w:numPr>
        <w:tabs>
          <w:tab w:val="clear" w:pos="403"/>
        </w:tabs>
        <w:spacing w:before="60" w:after="60" w:line="240" w:lineRule="auto"/>
        <w:jc w:val="left"/>
      </w:pPr>
      <w:r>
        <w:t xml:space="preserve">dfdl:length </w:t>
      </w:r>
    </w:p>
    <w:p w14:paraId="67936A0F" w14:textId="77777777" w:rsidR="00B46A03" w:rsidRDefault="00B46A03" w:rsidP="00EB2287">
      <w:pPr>
        <w:numPr>
          <w:ilvl w:val="4"/>
          <w:numId w:val="102"/>
        </w:numPr>
        <w:tabs>
          <w:tab w:val="clear" w:pos="403"/>
        </w:tabs>
        <w:spacing w:before="60" w:after="60" w:line="240" w:lineRule="auto"/>
        <w:jc w:val="left"/>
      </w:pPr>
      <w:r>
        <w:t xml:space="preserve">dfdl:lengthUnits </w:t>
      </w:r>
    </w:p>
    <w:p w14:paraId="1D58BDFC"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"prefixed" </w:t>
      </w:r>
    </w:p>
    <w:p w14:paraId="707D1BAD" w14:textId="77777777" w:rsidR="00B46A03" w:rsidRDefault="00B46A03" w:rsidP="00EB2287">
      <w:pPr>
        <w:numPr>
          <w:ilvl w:val="4"/>
          <w:numId w:val="102"/>
        </w:numPr>
        <w:tabs>
          <w:tab w:val="clear" w:pos="403"/>
        </w:tabs>
        <w:spacing w:before="60" w:after="60" w:line="240" w:lineRule="auto"/>
        <w:jc w:val="left"/>
      </w:pPr>
      <w:r>
        <w:t xml:space="preserve">dfdl:prefixLengthType </w:t>
      </w:r>
    </w:p>
    <w:p w14:paraId="0A9B9F5B" w14:textId="77777777" w:rsidR="00B46A03" w:rsidRDefault="00B46A03" w:rsidP="00EB2287">
      <w:pPr>
        <w:numPr>
          <w:ilvl w:val="4"/>
          <w:numId w:val="102"/>
        </w:numPr>
        <w:tabs>
          <w:tab w:val="clear" w:pos="403"/>
        </w:tabs>
        <w:spacing w:before="60" w:after="60" w:line="240" w:lineRule="auto"/>
        <w:jc w:val="left"/>
      </w:pPr>
      <w:r>
        <w:t xml:space="preserve">dfdl:prefixIncludesPrefixLength </w:t>
      </w:r>
    </w:p>
    <w:p w14:paraId="0F3D21EE" w14:textId="77777777" w:rsidR="00B46A03" w:rsidRDefault="00B46A03" w:rsidP="00EB2287">
      <w:pPr>
        <w:numPr>
          <w:ilvl w:val="4"/>
          <w:numId w:val="102"/>
        </w:numPr>
        <w:tabs>
          <w:tab w:val="clear" w:pos="403"/>
        </w:tabs>
        <w:spacing w:before="60" w:after="60" w:line="240" w:lineRule="auto"/>
        <w:jc w:val="left"/>
      </w:pPr>
      <w:r>
        <w:lastRenderedPageBreak/>
        <w:t xml:space="preserve">dfdl:lengthUnits </w:t>
      </w:r>
    </w:p>
    <w:p w14:paraId="374B5FF5" w14:textId="77777777" w:rsidR="00B46A03" w:rsidRDefault="00B46A03" w:rsidP="00EB2287">
      <w:pPr>
        <w:numPr>
          <w:ilvl w:val="3"/>
          <w:numId w:val="102"/>
        </w:numPr>
        <w:tabs>
          <w:tab w:val="clear" w:pos="403"/>
        </w:tabs>
        <w:spacing w:before="60" w:after="60" w:line="240" w:lineRule="auto"/>
        <w:jc w:val="left"/>
        <w:rPr>
          <w:rStyle w:val="Emphasis"/>
        </w:rPr>
      </w:pPr>
      <w:r>
        <w:rPr>
          <w:rStyle w:val="Emphasis"/>
        </w:rPr>
        <w:t xml:space="preserve">"delimited", "endOfParent" </w:t>
      </w:r>
    </w:p>
    <w:p w14:paraId="61AD1231" w14:textId="77777777" w:rsidR="00B46A03" w:rsidRDefault="00B46A03" w:rsidP="00EB2287">
      <w:pPr>
        <w:numPr>
          <w:ilvl w:val="4"/>
          <w:numId w:val="102"/>
        </w:numPr>
        <w:tabs>
          <w:tab w:val="clear" w:pos="403"/>
        </w:tabs>
        <w:spacing w:before="60" w:after="60" w:line="240" w:lineRule="auto"/>
        <w:jc w:val="left"/>
        <w:rPr>
          <w:rStyle w:val="Emphasis"/>
        </w:rPr>
      </w:pPr>
      <w:r>
        <w:rPr>
          <w:rStyle w:val="Emphasis"/>
        </w:rPr>
        <w:t>None</w:t>
      </w:r>
    </w:p>
    <w:p w14:paraId="479FD9FC" w14:textId="77777777" w:rsidR="00B46A03" w:rsidRDefault="00B46A03" w:rsidP="00EB2287">
      <w:pPr>
        <w:numPr>
          <w:ilvl w:val="1"/>
          <w:numId w:val="102"/>
        </w:numPr>
        <w:tabs>
          <w:tab w:val="clear" w:pos="403"/>
        </w:tabs>
        <w:spacing w:before="60" w:after="60" w:line="240" w:lineRule="auto"/>
        <w:jc w:val="left"/>
      </w:pPr>
      <w:r>
        <w:t xml:space="preserve">dfdl:terminator </w:t>
      </w:r>
    </w:p>
    <w:p w14:paraId="5A7A7FDF" w14:textId="77777777" w:rsidR="00B46A03" w:rsidRDefault="00B46A03" w:rsidP="00EB2287">
      <w:pPr>
        <w:numPr>
          <w:ilvl w:val="2"/>
          <w:numId w:val="102"/>
        </w:numPr>
        <w:tabs>
          <w:tab w:val="clear" w:pos="403"/>
        </w:tabs>
        <w:spacing w:before="60" w:after="60" w:line="240" w:lineRule="auto"/>
        <w:jc w:val="left"/>
      </w:pPr>
      <w:r>
        <w:t xml:space="preserve">dfdl:nilValueDelimiterPolicy </w:t>
      </w:r>
      <w:r>
        <w:rPr>
          <w:rStyle w:val="Emphasis"/>
        </w:rPr>
        <w:t>(does not apply to dfdl:simpleType)</w:t>
      </w:r>
    </w:p>
    <w:p w14:paraId="28887A5C" w14:textId="77777777" w:rsidR="00B46A03" w:rsidRDefault="00B46A03" w:rsidP="00EB2287">
      <w:pPr>
        <w:numPr>
          <w:ilvl w:val="2"/>
          <w:numId w:val="102"/>
        </w:numPr>
        <w:tabs>
          <w:tab w:val="clear" w:pos="403"/>
        </w:tabs>
        <w:spacing w:before="60" w:after="60" w:line="240" w:lineRule="auto"/>
        <w:jc w:val="left"/>
      </w:pPr>
      <w:r>
        <w:t xml:space="preserve">dfdl:emptyValueDelimiterPolicy </w:t>
      </w:r>
    </w:p>
    <w:p w14:paraId="16CAE7ED" w14:textId="77777777" w:rsidR="00B46A03" w:rsidRDefault="00B46A03" w:rsidP="00EB2287">
      <w:pPr>
        <w:numPr>
          <w:ilvl w:val="2"/>
          <w:numId w:val="102"/>
        </w:numPr>
        <w:tabs>
          <w:tab w:val="clear" w:pos="403"/>
        </w:tabs>
        <w:spacing w:before="60" w:after="60" w:line="240" w:lineRule="auto"/>
        <w:jc w:val="left"/>
      </w:pPr>
      <w:r>
        <w:t xml:space="preserve">dfdl:documentFinalTerminatorCanBeMissing </w:t>
      </w:r>
    </w:p>
    <w:p w14:paraId="01303409" w14:textId="77777777" w:rsidR="00B46A03" w:rsidRDefault="00B46A03" w:rsidP="00EB2287">
      <w:pPr>
        <w:numPr>
          <w:ilvl w:val="1"/>
          <w:numId w:val="102"/>
        </w:numPr>
        <w:tabs>
          <w:tab w:val="clear" w:pos="403"/>
        </w:tabs>
        <w:spacing w:before="60" w:after="60" w:line="240" w:lineRule="auto"/>
        <w:jc w:val="left"/>
      </w:pPr>
      <w:r>
        <w:t>dfdl:trailingSkip</w:t>
      </w:r>
    </w:p>
    <w:p w14:paraId="3148F4F1" w14:textId="77777777" w:rsidR="00B46A03" w:rsidRDefault="00B46A03" w:rsidP="00EB2287">
      <w:pPr>
        <w:numPr>
          <w:ilvl w:val="2"/>
          <w:numId w:val="102"/>
        </w:numPr>
        <w:tabs>
          <w:tab w:val="clear" w:pos="403"/>
        </w:tabs>
        <w:spacing w:before="60" w:after="60" w:line="240" w:lineRule="auto"/>
        <w:jc w:val="left"/>
      </w:pPr>
      <w:r>
        <w:t xml:space="preserve">dfdl:alignmentUnits   </w:t>
      </w:r>
    </w:p>
    <w:p w14:paraId="56E999D1" w14:textId="77777777" w:rsidR="00B46A03" w:rsidRDefault="00B46A03" w:rsidP="00EB2287">
      <w:pPr>
        <w:numPr>
          <w:ilvl w:val="0"/>
          <w:numId w:val="102"/>
        </w:numPr>
        <w:tabs>
          <w:tab w:val="clear" w:pos="403"/>
        </w:tabs>
        <w:spacing w:before="60" w:after="60" w:line="240" w:lineRule="auto"/>
        <w:jc w:val="left"/>
        <w:rPr>
          <w:rStyle w:val="Emphasis"/>
        </w:rPr>
      </w:pPr>
      <w:r>
        <w:rPr>
          <w:rStyle w:val="Emphasis"/>
        </w:rPr>
        <w:t xml:space="preserve">Parsing: conversion </w:t>
      </w:r>
    </w:p>
    <w:p w14:paraId="5ABECB37" w14:textId="77777777" w:rsidR="00B46A03" w:rsidRDefault="00B46A03" w:rsidP="00EB2287">
      <w:pPr>
        <w:numPr>
          <w:ilvl w:val="1"/>
          <w:numId w:val="102"/>
        </w:numPr>
        <w:tabs>
          <w:tab w:val="clear" w:pos="403"/>
        </w:tabs>
        <w:spacing w:before="60" w:after="60" w:line="240" w:lineRule="auto"/>
        <w:jc w:val="left"/>
      </w:pPr>
      <w:r>
        <w:t>XSD type property</w:t>
      </w:r>
    </w:p>
    <w:p w14:paraId="6486EEDF" w14:textId="77777777" w:rsidR="00B46A03" w:rsidRDefault="00B46A03" w:rsidP="00EB2287">
      <w:pPr>
        <w:numPr>
          <w:ilvl w:val="2"/>
          <w:numId w:val="102"/>
        </w:numPr>
        <w:tabs>
          <w:tab w:val="clear" w:pos="403"/>
        </w:tabs>
        <w:spacing w:before="60" w:after="60" w:line="240" w:lineRule="auto"/>
        <w:jc w:val="left"/>
        <w:rPr>
          <w:rStyle w:val="Emphasis"/>
        </w:rPr>
      </w:pPr>
      <w:r>
        <w:rPr>
          <w:rStyle w:val="Emphasis"/>
        </w:rPr>
        <w:t xml:space="preserve">"Number" </w:t>
      </w:r>
    </w:p>
    <w:p w14:paraId="2786BE73" w14:textId="77777777" w:rsidR="00B46A03" w:rsidRDefault="00B46A03" w:rsidP="00EB2287">
      <w:pPr>
        <w:numPr>
          <w:ilvl w:val="3"/>
          <w:numId w:val="102"/>
        </w:numPr>
        <w:tabs>
          <w:tab w:val="clear" w:pos="403"/>
        </w:tabs>
        <w:spacing w:before="60" w:after="60" w:line="240" w:lineRule="auto"/>
        <w:jc w:val="left"/>
      </w:pPr>
      <w:r>
        <w:t>dfdl:</w:t>
      </w:r>
      <w:r>
        <w:rPr>
          <w:rFonts w:cs="Arial"/>
        </w:rPr>
        <w:t xml:space="preserve"> decimalSigned</w:t>
      </w:r>
    </w:p>
    <w:p w14:paraId="774508A8" w14:textId="77777777" w:rsidR="00B46A03" w:rsidRDefault="00B46A03" w:rsidP="00EB2287">
      <w:pPr>
        <w:numPr>
          <w:ilvl w:val="3"/>
          <w:numId w:val="102"/>
        </w:numPr>
        <w:tabs>
          <w:tab w:val="clear" w:pos="403"/>
        </w:tabs>
        <w:spacing w:before="60" w:after="60" w:line="240" w:lineRule="auto"/>
        <w:jc w:val="left"/>
      </w:pPr>
      <w:r>
        <w:t xml:space="preserve">dfdl:representation </w:t>
      </w:r>
    </w:p>
    <w:p w14:paraId="2E6A0ECB" w14:textId="77777777" w:rsidR="00B46A03" w:rsidRDefault="00B46A03" w:rsidP="00EB2287">
      <w:pPr>
        <w:numPr>
          <w:ilvl w:val="4"/>
          <w:numId w:val="102"/>
        </w:numPr>
        <w:tabs>
          <w:tab w:val="clear" w:pos="403"/>
        </w:tabs>
        <w:spacing w:before="60" w:after="60" w:line="240" w:lineRule="auto"/>
        <w:jc w:val="left"/>
        <w:rPr>
          <w:rStyle w:val="Emphasis"/>
        </w:rPr>
      </w:pPr>
      <w:r>
        <w:rPr>
          <w:rStyle w:val="Emphasis"/>
        </w:rPr>
        <w:t xml:space="preserve">"text" </w:t>
      </w:r>
    </w:p>
    <w:p w14:paraId="35C63BAB" w14:textId="77777777" w:rsidR="00B46A03" w:rsidRDefault="00B46A03" w:rsidP="00EB2287">
      <w:pPr>
        <w:numPr>
          <w:ilvl w:val="5"/>
          <w:numId w:val="102"/>
        </w:numPr>
        <w:tabs>
          <w:tab w:val="clear" w:pos="403"/>
        </w:tabs>
        <w:spacing w:before="60" w:after="60" w:line="240" w:lineRule="auto"/>
        <w:jc w:val="left"/>
      </w:pPr>
      <w:r>
        <w:t>dfdl:textNumberRep</w:t>
      </w:r>
    </w:p>
    <w:p w14:paraId="10EBD243" w14:textId="77777777" w:rsidR="00B46A03" w:rsidRDefault="00B46A03" w:rsidP="00EB2287">
      <w:pPr>
        <w:numPr>
          <w:ilvl w:val="6"/>
          <w:numId w:val="102"/>
        </w:numPr>
        <w:tabs>
          <w:tab w:val="clear" w:pos="403"/>
        </w:tabs>
        <w:spacing w:before="60" w:after="60" w:line="240" w:lineRule="auto"/>
        <w:jc w:val="left"/>
        <w:rPr>
          <w:rStyle w:val="Emphasis"/>
        </w:rPr>
      </w:pPr>
      <w:r>
        <w:rPr>
          <w:rStyle w:val="Emphasis"/>
        </w:rPr>
        <w:t>"standard"</w:t>
      </w:r>
    </w:p>
    <w:p w14:paraId="41EDFE3A" w14:textId="77777777" w:rsidR="00B46A03" w:rsidRDefault="00B46A03" w:rsidP="00EB2287">
      <w:pPr>
        <w:numPr>
          <w:ilvl w:val="7"/>
          <w:numId w:val="102"/>
        </w:numPr>
        <w:tabs>
          <w:tab w:val="clear" w:pos="403"/>
        </w:tabs>
        <w:spacing w:before="60" w:after="60" w:line="240" w:lineRule="auto"/>
        <w:jc w:val="left"/>
      </w:pPr>
      <w:r>
        <w:t>dfdl:textNumberPattern</w:t>
      </w:r>
    </w:p>
    <w:p w14:paraId="623EBF26" w14:textId="77777777" w:rsidR="00B46A03" w:rsidRDefault="00B46A03" w:rsidP="00EB2287">
      <w:pPr>
        <w:numPr>
          <w:ilvl w:val="7"/>
          <w:numId w:val="102"/>
        </w:numPr>
        <w:tabs>
          <w:tab w:val="clear" w:pos="403"/>
        </w:tabs>
        <w:spacing w:before="60" w:after="60" w:line="240" w:lineRule="auto"/>
        <w:jc w:val="left"/>
      </w:pPr>
      <w:r>
        <w:t>dfdl:textStandardDecimalSeparator</w:t>
      </w:r>
    </w:p>
    <w:p w14:paraId="1C380AF8" w14:textId="77777777" w:rsidR="00B46A03" w:rsidRDefault="00B46A03" w:rsidP="00EB2287">
      <w:pPr>
        <w:numPr>
          <w:ilvl w:val="7"/>
          <w:numId w:val="102"/>
        </w:numPr>
        <w:tabs>
          <w:tab w:val="clear" w:pos="403"/>
        </w:tabs>
        <w:spacing w:before="60" w:after="60" w:line="240" w:lineRule="auto"/>
        <w:jc w:val="left"/>
      </w:pPr>
      <w:r>
        <w:t>dfdl:textStandardGroupingSeparator</w:t>
      </w:r>
    </w:p>
    <w:p w14:paraId="2D0990BB" w14:textId="77777777" w:rsidR="00B46A03" w:rsidRDefault="00B46A03" w:rsidP="00EB2287">
      <w:pPr>
        <w:numPr>
          <w:ilvl w:val="7"/>
          <w:numId w:val="102"/>
        </w:numPr>
        <w:tabs>
          <w:tab w:val="clear" w:pos="403"/>
        </w:tabs>
        <w:spacing w:before="60" w:after="60" w:line="240" w:lineRule="auto"/>
        <w:jc w:val="left"/>
      </w:pPr>
      <w:r>
        <w:t>dfdl:textStandardExponentRep</w:t>
      </w:r>
    </w:p>
    <w:p w14:paraId="63021818" w14:textId="77777777" w:rsidR="00B46A03" w:rsidRDefault="00B46A03" w:rsidP="00EB2287">
      <w:pPr>
        <w:numPr>
          <w:ilvl w:val="7"/>
          <w:numId w:val="102"/>
        </w:numPr>
        <w:tabs>
          <w:tab w:val="clear" w:pos="403"/>
        </w:tabs>
        <w:spacing w:before="60" w:after="60" w:line="240" w:lineRule="auto"/>
        <w:jc w:val="left"/>
      </w:pPr>
      <w:r>
        <w:t>dfdl:textNumberCheckPolicy</w:t>
      </w:r>
    </w:p>
    <w:p w14:paraId="62633977" w14:textId="77777777" w:rsidR="00B46A03" w:rsidRDefault="00B46A03" w:rsidP="00EB2287">
      <w:pPr>
        <w:numPr>
          <w:ilvl w:val="7"/>
          <w:numId w:val="102"/>
        </w:numPr>
        <w:tabs>
          <w:tab w:val="clear" w:pos="403"/>
        </w:tabs>
        <w:spacing w:before="60" w:after="60" w:line="240" w:lineRule="auto"/>
        <w:jc w:val="left"/>
      </w:pPr>
      <w:r>
        <w:t>dfdl:textStandardInfinityRep</w:t>
      </w:r>
    </w:p>
    <w:p w14:paraId="13A087E3" w14:textId="77777777" w:rsidR="00B46A03" w:rsidRDefault="00B46A03" w:rsidP="00EB2287">
      <w:pPr>
        <w:numPr>
          <w:ilvl w:val="7"/>
          <w:numId w:val="102"/>
        </w:numPr>
        <w:tabs>
          <w:tab w:val="clear" w:pos="403"/>
        </w:tabs>
        <w:spacing w:before="60" w:after="60" w:line="240" w:lineRule="auto"/>
        <w:jc w:val="left"/>
      </w:pPr>
      <w:r>
        <w:t>dfdl:textStandardNaNRep</w:t>
      </w:r>
    </w:p>
    <w:p w14:paraId="1089DA65" w14:textId="77777777" w:rsidR="00B46A03" w:rsidRDefault="00B46A03" w:rsidP="00EB2287">
      <w:pPr>
        <w:numPr>
          <w:ilvl w:val="7"/>
          <w:numId w:val="102"/>
        </w:numPr>
        <w:tabs>
          <w:tab w:val="clear" w:pos="403"/>
        </w:tabs>
        <w:spacing w:before="60" w:after="60" w:line="240" w:lineRule="auto"/>
        <w:jc w:val="left"/>
      </w:pPr>
      <w:r>
        <w:t>dfdl:textNumberRounding</w:t>
      </w:r>
    </w:p>
    <w:p w14:paraId="138C20BF" w14:textId="77777777" w:rsidR="00B46A03" w:rsidRDefault="00B46A03" w:rsidP="00EB2287">
      <w:pPr>
        <w:numPr>
          <w:ilvl w:val="8"/>
          <w:numId w:val="102"/>
        </w:numPr>
        <w:tabs>
          <w:tab w:val="clear" w:pos="403"/>
        </w:tabs>
        <w:spacing w:before="60" w:after="60" w:line="240" w:lineRule="auto"/>
        <w:jc w:val="left"/>
        <w:rPr>
          <w:rStyle w:val="Emphasis"/>
        </w:rPr>
      </w:pPr>
      <w:r>
        <w:rPr>
          <w:rStyle w:val="Emphasis"/>
        </w:rPr>
        <w:t>"explicit"</w:t>
      </w:r>
    </w:p>
    <w:p w14:paraId="01D100E1" w14:textId="77777777" w:rsidR="00B46A03" w:rsidRDefault="00B46A03" w:rsidP="00EB2287">
      <w:pPr>
        <w:pStyle w:val="ListParagraph"/>
        <w:numPr>
          <w:ilvl w:val="0"/>
          <w:numId w:val="125"/>
        </w:numPr>
        <w:tabs>
          <w:tab w:val="clear" w:pos="403"/>
        </w:tabs>
        <w:spacing w:before="60" w:after="60" w:line="240" w:lineRule="auto"/>
        <w:jc w:val="left"/>
      </w:pPr>
      <w:r>
        <w:t>dfdl:textNumberRoundingMode</w:t>
      </w:r>
    </w:p>
    <w:p w14:paraId="4A1B61C6" w14:textId="77777777" w:rsidR="00B46A03" w:rsidRDefault="00B46A03" w:rsidP="00EB2287">
      <w:pPr>
        <w:pStyle w:val="ListParagraph"/>
        <w:numPr>
          <w:ilvl w:val="0"/>
          <w:numId w:val="125"/>
        </w:numPr>
        <w:tabs>
          <w:tab w:val="clear" w:pos="403"/>
        </w:tabs>
        <w:spacing w:before="60" w:after="60" w:line="240" w:lineRule="auto"/>
        <w:jc w:val="left"/>
      </w:pPr>
      <w:r>
        <w:t>dfdl:textNumberRoundingIncrement</w:t>
      </w:r>
    </w:p>
    <w:p w14:paraId="1782BEF4" w14:textId="77777777" w:rsidR="00B46A03" w:rsidRDefault="00B46A03" w:rsidP="00EB2287">
      <w:pPr>
        <w:numPr>
          <w:ilvl w:val="7"/>
          <w:numId w:val="102"/>
        </w:numPr>
        <w:tabs>
          <w:tab w:val="clear" w:pos="403"/>
        </w:tabs>
        <w:spacing w:before="60" w:after="60" w:line="240" w:lineRule="auto"/>
        <w:jc w:val="left"/>
      </w:pPr>
      <w:r>
        <w:t>dfdl:textStandardZeroRep</w:t>
      </w:r>
    </w:p>
    <w:p w14:paraId="0DE44ED7" w14:textId="77777777" w:rsidR="00B46A03" w:rsidRDefault="00B46A03" w:rsidP="00EB2287">
      <w:pPr>
        <w:numPr>
          <w:ilvl w:val="7"/>
          <w:numId w:val="102"/>
        </w:numPr>
        <w:tabs>
          <w:tab w:val="clear" w:pos="403"/>
        </w:tabs>
        <w:spacing w:before="60" w:after="60" w:line="240" w:lineRule="auto"/>
        <w:jc w:val="left"/>
      </w:pPr>
      <w:r>
        <w:t>dfdl:textStandardBase</w:t>
      </w:r>
    </w:p>
    <w:p w14:paraId="0AB14A6D" w14:textId="77777777" w:rsidR="00B46A03" w:rsidRDefault="00B46A03" w:rsidP="00EB2287">
      <w:pPr>
        <w:numPr>
          <w:ilvl w:val="6"/>
          <w:numId w:val="102"/>
        </w:numPr>
        <w:tabs>
          <w:tab w:val="clear" w:pos="403"/>
        </w:tabs>
        <w:spacing w:before="60" w:after="60" w:line="240" w:lineRule="auto"/>
        <w:jc w:val="left"/>
        <w:rPr>
          <w:rStyle w:val="Emphasis"/>
        </w:rPr>
      </w:pPr>
      <w:r>
        <w:rPr>
          <w:rStyle w:val="Emphasis"/>
        </w:rPr>
        <w:t>"zoned"</w:t>
      </w:r>
    </w:p>
    <w:p w14:paraId="4E80F38A" w14:textId="77777777" w:rsidR="00B46A03" w:rsidRDefault="00B46A03" w:rsidP="00EB2287">
      <w:pPr>
        <w:numPr>
          <w:ilvl w:val="7"/>
          <w:numId w:val="102"/>
        </w:numPr>
        <w:tabs>
          <w:tab w:val="clear" w:pos="403"/>
        </w:tabs>
        <w:spacing w:before="60" w:after="60" w:line="240" w:lineRule="auto"/>
        <w:jc w:val="left"/>
      </w:pPr>
      <w:r>
        <w:rPr>
          <w:rStyle w:val="Emphasis"/>
        </w:rPr>
        <w:t>d</w:t>
      </w:r>
      <w:r>
        <w:t>fdl:textNumberPattern</w:t>
      </w:r>
    </w:p>
    <w:p w14:paraId="440BDAF6" w14:textId="77777777" w:rsidR="00B46A03" w:rsidRDefault="00B46A03" w:rsidP="00EB2287">
      <w:pPr>
        <w:numPr>
          <w:ilvl w:val="7"/>
          <w:numId w:val="102"/>
        </w:numPr>
        <w:tabs>
          <w:tab w:val="clear" w:pos="403"/>
        </w:tabs>
        <w:spacing w:before="60" w:after="60" w:line="240" w:lineRule="auto"/>
        <w:jc w:val="left"/>
        <w:rPr>
          <w:rFonts w:cs="Arial"/>
        </w:rPr>
      </w:pPr>
      <w:r>
        <w:rPr>
          <w:rFonts w:cs="Arial"/>
        </w:rPr>
        <w:t>dfdl:textNumberCheckPolicy</w:t>
      </w:r>
    </w:p>
    <w:p w14:paraId="15DBE371" w14:textId="77777777" w:rsidR="00B46A03" w:rsidRDefault="00B46A03" w:rsidP="00EB2287">
      <w:pPr>
        <w:numPr>
          <w:ilvl w:val="7"/>
          <w:numId w:val="102"/>
        </w:numPr>
        <w:tabs>
          <w:tab w:val="clear" w:pos="403"/>
        </w:tabs>
        <w:spacing w:before="60" w:after="60" w:line="240" w:lineRule="auto"/>
        <w:jc w:val="left"/>
        <w:rPr>
          <w:rFonts w:cs="Arial"/>
        </w:rPr>
      </w:pPr>
      <w:r>
        <w:rPr>
          <w:rFonts w:cs="Arial"/>
        </w:rPr>
        <w:t>dfdl:textNumberRounding</w:t>
      </w:r>
    </w:p>
    <w:p w14:paraId="2FB111E3" w14:textId="77777777" w:rsidR="00B46A03" w:rsidRDefault="00B46A03" w:rsidP="00EB2287">
      <w:pPr>
        <w:numPr>
          <w:ilvl w:val="8"/>
          <w:numId w:val="102"/>
        </w:numPr>
        <w:tabs>
          <w:tab w:val="clear" w:pos="403"/>
        </w:tabs>
        <w:spacing w:before="60" w:after="60" w:line="240" w:lineRule="auto"/>
        <w:jc w:val="left"/>
        <w:rPr>
          <w:rStyle w:val="Emphasis"/>
        </w:rPr>
      </w:pPr>
      <w:r>
        <w:rPr>
          <w:rStyle w:val="Emphasis"/>
        </w:rPr>
        <w:t>"explicit"</w:t>
      </w:r>
    </w:p>
    <w:p w14:paraId="3707EEE8" w14:textId="77777777" w:rsidR="00B46A03" w:rsidRPr="00F31291" w:rsidRDefault="00B46A03" w:rsidP="00EB2287">
      <w:pPr>
        <w:pStyle w:val="ListParagraph"/>
        <w:numPr>
          <w:ilvl w:val="0"/>
          <w:numId w:val="126"/>
        </w:numPr>
        <w:tabs>
          <w:tab w:val="clear" w:pos="403"/>
        </w:tabs>
        <w:spacing w:before="60" w:after="60" w:line="240" w:lineRule="auto"/>
        <w:jc w:val="left"/>
        <w:rPr>
          <w:rFonts w:cs="Arial"/>
        </w:rPr>
      </w:pPr>
      <w:r w:rsidRPr="00F31291">
        <w:rPr>
          <w:rFonts w:cs="Arial"/>
        </w:rPr>
        <w:t>dfdl:textNumberRoundingMode</w:t>
      </w:r>
    </w:p>
    <w:p w14:paraId="46651206" w14:textId="77777777" w:rsidR="00B46A03" w:rsidRPr="00F31291" w:rsidRDefault="00B46A03" w:rsidP="00EB2287">
      <w:pPr>
        <w:pStyle w:val="ListParagraph"/>
        <w:numPr>
          <w:ilvl w:val="0"/>
          <w:numId w:val="126"/>
        </w:numPr>
        <w:tabs>
          <w:tab w:val="clear" w:pos="403"/>
        </w:tabs>
        <w:spacing w:before="60" w:after="60" w:line="240" w:lineRule="auto"/>
        <w:jc w:val="left"/>
        <w:rPr>
          <w:rFonts w:cs="Arial"/>
        </w:rPr>
      </w:pPr>
      <w:r w:rsidRPr="00F31291">
        <w:rPr>
          <w:rFonts w:cs="Arial"/>
        </w:rPr>
        <w:lastRenderedPageBreak/>
        <w:t>dfdl:textNumberRoundingIncrement</w:t>
      </w:r>
    </w:p>
    <w:p w14:paraId="2E713E8E" w14:textId="77777777" w:rsidR="00B46A03" w:rsidRDefault="00B46A03" w:rsidP="00EB2287">
      <w:pPr>
        <w:numPr>
          <w:ilvl w:val="7"/>
          <w:numId w:val="102"/>
        </w:numPr>
        <w:tabs>
          <w:tab w:val="clear" w:pos="403"/>
        </w:tabs>
        <w:spacing w:before="60" w:after="60" w:line="240" w:lineRule="auto"/>
        <w:jc w:val="left"/>
        <w:rPr>
          <w:rStyle w:val="Emphasis"/>
        </w:rPr>
      </w:pPr>
      <w:r>
        <w:rPr>
          <w:rFonts w:cs="Arial"/>
        </w:rPr>
        <w:t>dfdl:textZonedSignStyle</w:t>
      </w:r>
    </w:p>
    <w:p w14:paraId="4979A746" w14:textId="77777777" w:rsidR="00B46A03" w:rsidRDefault="00B46A03" w:rsidP="00EB2287">
      <w:pPr>
        <w:numPr>
          <w:ilvl w:val="4"/>
          <w:numId w:val="102"/>
        </w:numPr>
        <w:tabs>
          <w:tab w:val="clear" w:pos="403"/>
        </w:tabs>
        <w:spacing w:before="60" w:after="60" w:line="240" w:lineRule="auto"/>
        <w:jc w:val="left"/>
      </w:pPr>
      <w:r>
        <w:rPr>
          <w:rStyle w:val="Emphasis"/>
        </w:rPr>
        <w:t>"binary"</w:t>
      </w:r>
      <w:r>
        <w:t xml:space="preserve"> </w:t>
      </w:r>
    </w:p>
    <w:p w14:paraId="5B131287" w14:textId="77777777" w:rsidR="00B46A03" w:rsidRDefault="00B46A03" w:rsidP="00EB2287">
      <w:pPr>
        <w:numPr>
          <w:ilvl w:val="5"/>
          <w:numId w:val="102"/>
        </w:numPr>
        <w:tabs>
          <w:tab w:val="clear" w:pos="403"/>
        </w:tabs>
        <w:spacing w:before="60" w:after="60" w:line="240" w:lineRule="auto"/>
        <w:jc w:val="left"/>
      </w:pPr>
      <w:r>
        <w:t>dfdl:byteOrder</w:t>
      </w:r>
    </w:p>
    <w:p w14:paraId="05BAA6AE" w14:textId="77777777" w:rsidR="00B46A03" w:rsidRDefault="00B46A03" w:rsidP="00EB2287">
      <w:pPr>
        <w:numPr>
          <w:ilvl w:val="5"/>
          <w:numId w:val="102"/>
        </w:numPr>
        <w:tabs>
          <w:tab w:val="clear" w:pos="403"/>
        </w:tabs>
        <w:spacing w:before="60" w:after="60" w:line="240" w:lineRule="auto"/>
        <w:jc w:val="left"/>
        <w:rPr>
          <w:rStyle w:val="Emphasis"/>
        </w:rPr>
      </w:pPr>
      <w:r>
        <w:rPr>
          <w:rStyle w:val="Emphasis"/>
        </w:rPr>
        <w:t>xs:decimal and restrictions</w:t>
      </w:r>
    </w:p>
    <w:p w14:paraId="64990852" w14:textId="77777777" w:rsidR="00B46A03" w:rsidRDefault="00B46A03" w:rsidP="00EB2287">
      <w:pPr>
        <w:numPr>
          <w:ilvl w:val="6"/>
          <w:numId w:val="102"/>
        </w:numPr>
        <w:tabs>
          <w:tab w:val="clear" w:pos="403"/>
        </w:tabs>
        <w:spacing w:before="60" w:after="60" w:line="240" w:lineRule="auto"/>
        <w:jc w:val="left"/>
      </w:pPr>
      <w:r>
        <w:t>dfdl:binaryNumberRep</w:t>
      </w:r>
    </w:p>
    <w:p w14:paraId="5DE12AF2" w14:textId="77777777" w:rsidR="00B46A03" w:rsidRDefault="00B46A03" w:rsidP="00EB2287">
      <w:pPr>
        <w:numPr>
          <w:ilvl w:val="7"/>
          <w:numId w:val="102"/>
        </w:numPr>
        <w:tabs>
          <w:tab w:val="clear" w:pos="403"/>
        </w:tabs>
        <w:spacing w:before="60" w:after="60" w:line="240" w:lineRule="auto"/>
        <w:jc w:val="left"/>
        <w:rPr>
          <w:rStyle w:val="Emphasis"/>
        </w:rPr>
      </w:pPr>
      <w:r>
        <w:rPr>
          <w:rStyle w:val="Emphasis"/>
        </w:rPr>
        <w:t>"packed"</w:t>
      </w:r>
    </w:p>
    <w:p w14:paraId="22397B1B" w14:textId="77777777" w:rsidR="00B46A03" w:rsidRDefault="00B46A03" w:rsidP="00EB2287">
      <w:pPr>
        <w:numPr>
          <w:ilvl w:val="8"/>
          <w:numId w:val="102"/>
        </w:numPr>
        <w:tabs>
          <w:tab w:val="clear" w:pos="403"/>
        </w:tabs>
        <w:spacing w:before="60" w:after="60" w:line="240" w:lineRule="auto"/>
        <w:jc w:val="left"/>
      </w:pPr>
      <w:r>
        <w:t>dfdl:binaryPackedSignCodes</w:t>
      </w:r>
    </w:p>
    <w:p w14:paraId="12347196" w14:textId="77777777" w:rsidR="00B46A03" w:rsidRDefault="00B46A03" w:rsidP="00EB2287">
      <w:pPr>
        <w:numPr>
          <w:ilvl w:val="8"/>
          <w:numId w:val="102"/>
        </w:numPr>
        <w:tabs>
          <w:tab w:val="clear" w:pos="403"/>
        </w:tabs>
        <w:spacing w:before="60" w:after="60" w:line="240" w:lineRule="auto"/>
        <w:jc w:val="left"/>
      </w:pPr>
      <w:r>
        <w:t>dfdl:binaryDecimalVirtualPoint</w:t>
      </w:r>
    </w:p>
    <w:p w14:paraId="00F63281" w14:textId="77777777" w:rsidR="00B46A03" w:rsidRDefault="00B46A03" w:rsidP="00EB2287">
      <w:pPr>
        <w:numPr>
          <w:ilvl w:val="8"/>
          <w:numId w:val="102"/>
        </w:numPr>
        <w:tabs>
          <w:tab w:val="clear" w:pos="403"/>
        </w:tabs>
        <w:spacing w:before="60" w:after="60" w:line="240" w:lineRule="auto"/>
        <w:jc w:val="left"/>
      </w:pPr>
      <w:r>
        <w:t>dfdl:binaryNumberCheckPolicy</w:t>
      </w:r>
    </w:p>
    <w:p w14:paraId="7FFC3C60" w14:textId="77777777" w:rsidR="00B46A03" w:rsidRDefault="00B46A03" w:rsidP="00EB2287">
      <w:pPr>
        <w:numPr>
          <w:ilvl w:val="7"/>
          <w:numId w:val="102"/>
        </w:numPr>
        <w:tabs>
          <w:tab w:val="clear" w:pos="403"/>
        </w:tabs>
        <w:spacing w:before="60" w:after="60" w:line="240" w:lineRule="auto"/>
        <w:jc w:val="left"/>
        <w:rPr>
          <w:rStyle w:val="Emphasis"/>
        </w:rPr>
      </w:pPr>
      <w:r>
        <w:rPr>
          <w:rStyle w:val="Emphasis"/>
        </w:rPr>
        <w:t>"bcd", "ibm4690Packed"</w:t>
      </w:r>
    </w:p>
    <w:p w14:paraId="0AA533F4" w14:textId="77777777" w:rsidR="00B46A03" w:rsidRDefault="00B46A03" w:rsidP="00EB2287">
      <w:pPr>
        <w:numPr>
          <w:ilvl w:val="8"/>
          <w:numId w:val="102"/>
        </w:numPr>
        <w:tabs>
          <w:tab w:val="clear" w:pos="403"/>
        </w:tabs>
        <w:spacing w:before="60" w:after="60" w:line="240" w:lineRule="auto"/>
        <w:jc w:val="left"/>
        <w:rPr>
          <w:rStyle w:val="Emphasis"/>
        </w:rPr>
      </w:pPr>
      <w:r>
        <w:t>dfdl:binaryDecimalVirtualPoint</w:t>
      </w:r>
    </w:p>
    <w:p w14:paraId="7EC6C711" w14:textId="77777777" w:rsidR="00B46A03" w:rsidRDefault="00B46A03" w:rsidP="00EB2287">
      <w:pPr>
        <w:numPr>
          <w:ilvl w:val="8"/>
          <w:numId w:val="102"/>
        </w:numPr>
        <w:tabs>
          <w:tab w:val="clear" w:pos="403"/>
        </w:tabs>
        <w:spacing w:before="60" w:after="60" w:line="240" w:lineRule="auto"/>
        <w:jc w:val="left"/>
        <w:rPr>
          <w:rStyle w:val="Emphasis"/>
        </w:rPr>
      </w:pPr>
      <w:r>
        <w:t>dfdl:binaryNumberCheckPolicy</w:t>
      </w:r>
    </w:p>
    <w:p w14:paraId="2ACFD68E" w14:textId="77777777" w:rsidR="00B46A03" w:rsidRDefault="00B46A03" w:rsidP="00EB2287">
      <w:pPr>
        <w:numPr>
          <w:ilvl w:val="7"/>
          <w:numId w:val="102"/>
        </w:numPr>
        <w:tabs>
          <w:tab w:val="clear" w:pos="403"/>
        </w:tabs>
        <w:spacing w:before="60" w:after="60" w:line="240" w:lineRule="auto"/>
        <w:jc w:val="left"/>
        <w:rPr>
          <w:rStyle w:val="Emphasis"/>
        </w:rPr>
      </w:pPr>
      <w:r>
        <w:rPr>
          <w:rStyle w:val="Emphasis"/>
        </w:rPr>
        <w:t>"binary"</w:t>
      </w:r>
    </w:p>
    <w:p w14:paraId="0266D756" w14:textId="77777777" w:rsidR="00B46A03" w:rsidRDefault="00B46A03" w:rsidP="00EB2287">
      <w:pPr>
        <w:numPr>
          <w:ilvl w:val="8"/>
          <w:numId w:val="102"/>
        </w:numPr>
        <w:tabs>
          <w:tab w:val="clear" w:pos="403"/>
        </w:tabs>
        <w:spacing w:before="60" w:after="60" w:line="240" w:lineRule="auto"/>
        <w:jc w:val="left"/>
        <w:rPr>
          <w:rStyle w:val="Emphasis"/>
        </w:rPr>
      </w:pPr>
      <w:r>
        <w:t>dfdl:binaryDecimalVirtualPoint</w:t>
      </w:r>
    </w:p>
    <w:p w14:paraId="3E5FB83D" w14:textId="77777777" w:rsidR="00B46A03" w:rsidRDefault="00B46A03" w:rsidP="00EB2287">
      <w:pPr>
        <w:numPr>
          <w:ilvl w:val="5"/>
          <w:numId w:val="102"/>
        </w:numPr>
        <w:tabs>
          <w:tab w:val="clear" w:pos="403"/>
        </w:tabs>
        <w:spacing w:before="60" w:after="60" w:line="240" w:lineRule="auto"/>
        <w:jc w:val="left"/>
        <w:rPr>
          <w:rStyle w:val="Emphasis"/>
        </w:rPr>
      </w:pPr>
      <w:r>
        <w:rPr>
          <w:rStyle w:val="Emphasis"/>
        </w:rPr>
        <w:t>xs:float, xs:double</w:t>
      </w:r>
    </w:p>
    <w:p w14:paraId="792BC643" w14:textId="77777777" w:rsidR="00B46A03" w:rsidRDefault="00B46A03" w:rsidP="00EB2287">
      <w:pPr>
        <w:numPr>
          <w:ilvl w:val="6"/>
          <w:numId w:val="102"/>
        </w:numPr>
        <w:tabs>
          <w:tab w:val="clear" w:pos="403"/>
        </w:tabs>
        <w:spacing w:before="60" w:after="60" w:line="240" w:lineRule="auto"/>
        <w:jc w:val="left"/>
      </w:pPr>
      <w:r>
        <w:t xml:space="preserve">dfdl:binaryFloatRep </w:t>
      </w:r>
    </w:p>
    <w:p w14:paraId="1F6201D6" w14:textId="77777777" w:rsidR="00B46A03" w:rsidRDefault="00B46A03" w:rsidP="00EB2287">
      <w:pPr>
        <w:numPr>
          <w:ilvl w:val="2"/>
          <w:numId w:val="102"/>
        </w:numPr>
        <w:tabs>
          <w:tab w:val="clear" w:pos="403"/>
        </w:tabs>
        <w:spacing w:before="60" w:after="60" w:line="240" w:lineRule="auto"/>
        <w:jc w:val="left"/>
        <w:rPr>
          <w:rStyle w:val="Emphasis"/>
        </w:rPr>
      </w:pPr>
      <w:r>
        <w:rPr>
          <w:rStyle w:val="Emphasis"/>
        </w:rPr>
        <w:t xml:space="preserve">"String" </w:t>
      </w:r>
    </w:p>
    <w:p w14:paraId="0DED2E36" w14:textId="77777777" w:rsidR="00B46A03" w:rsidRDefault="00B46A03" w:rsidP="00EB2287">
      <w:pPr>
        <w:numPr>
          <w:ilvl w:val="2"/>
          <w:numId w:val="102"/>
        </w:numPr>
        <w:tabs>
          <w:tab w:val="clear" w:pos="403"/>
        </w:tabs>
        <w:spacing w:before="60" w:after="60" w:line="240" w:lineRule="auto"/>
        <w:jc w:val="left"/>
        <w:rPr>
          <w:rStyle w:val="Emphasis"/>
        </w:rPr>
      </w:pPr>
      <w:r>
        <w:rPr>
          <w:rStyle w:val="Emphasis"/>
        </w:rPr>
        <w:t xml:space="preserve">"Calendar" </w:t>
      </w:r>
    </w:p>
    <w:p w14:paraId="5F127B52" w14:textId="77777777" w:rsidR="00B46A03" w:rsidRDefault="00B46A03" w:rsidP="00EB2287">
      <w:pPr>
        <w:numPr>
          <w:ilvl w:val="3"/>
          <w:numId w:val="102"/>
        </w:numPr>
        <w:tabs>
          <w:tab w:val="clear" w:pos="403"/>
        </w:tabs>
        <w:spacing w:before="60" w:after="60" w:line="240" w:lineRule="auto"/>
        <w:jc w:val="left"/>
      </w:pPr>
      <w:r>
        <w:t xml:space="preserve">dfdl:representation </w:t>
      </w:r>
    </w:p>
    <w:p w14:paraId="6311F159" w14:textId="77777777" w:rsidR="00B46A03" w:rsidRDefault="00B46A03" w:rsidP="00EB2287">
      <w:pPr>
        <w:numPr>
          <w:ilvl w:val="4"/>
          <w:numId w:val="102"/>
        </w:numPr>
        <w:tabs>
          <w:tab w:val="clear" w:pos="403"/>
        </w:tabs>
        <w:spacing w:before="60" w:after="60" w:line="240" w:lineRule="auto"/>
        <w:jc w:val="left"/>
        <w:rPr>
          <w:rStyle w:val="Emphasis"/>
        </w:rPr>
      </w:pPr>
      <w:r>
        <w:rPr>
          <w:rStyle w:val="Emphasis"/>
        </w:rPr>
        <w:t xml:space="preserve">"text" </w:t>
      </w:r>
    </w:p>
    <w:p w14:paraId="4264C723" w14:textId="77777777" w:rsidR="00B46A03" w:rsidRDefault="00B46A03" w:rsidP="00EB2287">
      <w:pPr>
        <w:numPr>
          <w:ilvl w:val="5"/>
          <w:numId w:val="102"/>
        </w:numPr>
        <w:tabs>
          <w:tab w:val="clear" w:pos="403"/>
        </w:tabs>
        <w:spacing w:before="60" w:after="60" w:line="240" w:lineRule="auto"/>
        <w:jc w:val="left"/>
      </w:pPr>
      <w:r>
        <w:t xml:space="preserve">dfdl:calendarPatternKind </w:t>
      </w:r>
    </w:p>
    <w:p w14:paraId="2F386175" w14:textId="77777777" w:rsidR="00B46A03" w:rsidRDefault="00B46A03" w:rsidP="00EB2287">
      <w:pPr>
        <w:numPr>
          <w:ilvl w:val="6"/>
          <w:numId w:val="102"/>
        </w:numPr>
        <w:tabs>
          <w:tab w:val="clear" w:pos="403"/>
        </w:tabs>
        <w:spacing w:before="60" w:after="60" w:line="240" w:lineRule="auto"/>
        <w:jc w:val="left"/>
      </w:pPr>
      <w:r>
        <w:t>"</w:t>
      </w:r>
      <w:r>
        <w:rPr>
          <w:rStyle w:val="Emphasis"/>
        </w:rPr>
        <w:t>explicit</w:t>
      </w:r>
      <w:r>
        <w:t>"</w:t>
      </w:r>
    </w:p>
    <w:p w14:paraId="20FF93E2" w14:textId="77777777" w:rsidR="00B46A03" w:rsidRDefault="00B46A03" w:rsidP="00EB2287">
      <w:pPr>
        <w:numPr>
          <w:ilvl w:val="7"/>
          <w:numId w:val="102"/>
        </w:numPr>
        <w:tabs>
          <w:tab w:val="clear" w:pos="403"/>
        </w:tabs>
        <w:spacing w:before="60" w:after="60" w:line="240" w:lineRule="auto"/>
        <w:jc w:val="left"/>
      </w:pPr>
      <w:r>
        <w:t>dfdl:calendarPattern</w:t>
      </w:r>
    </w:p>
    <w:p w14:paraId="07D8F86E" w14:textId="77777777" w:rsidR="00B46A03" w:rsidRDefault="00B46A03" w:rsidP="00EB2287">
      <w:pPr>
        <w:numPr>
          <w:ilvl w:val="5"/>
          <w:numId w:val="102"/>
        </w:numPr>
        <w:tabs>
          <w:tab w:val="clear" w:pos="403"/>
        </w:tabs>
        <w:spacing w:before="60" w:after="60" w:line="240" w:lineRule="auto"/>
        <w:jc w:val="left"/>
      </w:pPr>
      <w:r>
        <w:t>dfdl:calendarCheckPolicy</w:t>
      </w:r>
    </w:p>
    <w:p w14:paraId="29BF57B3" w14:textId="77777777" w:rsidR="00B46A03" w:rsidRDefault="00B46A03" w:rsidP="00EB2287">
      <w:pPr>
        <w:numPr>
          <w:ilvl w:val="5"/>
          <w:numId w:val="102"/>
        </w:numPr>
        <w:tabs>
          <w:tab w:val="clear" w:pos="403"/>
        </w:tabs>
        <w:spacing w:before="60" w:after="60" w:line="240" w:lineRule="auto"/>
        <w:jc w:val="left"/>
      </w:pPr>
      <w:r>
        <w:t>dfdl:calendarTimeZone</w:t>
      </w:r>
    </w:p>
    <w:p w14:paraId="2C94294C" w14:textId="77777777" w:rsidR="00B46A03" w:rsidRDefault="00B46A03" w:rsidP="00EB2287">
      <w:pPr>
        <w:numPr>
          <w:ilvl w:val="5"/>
          <w:numId w:val="102"/>
        </w:numPr>
        <w:tabs>
          <w:tab w:val="clear" w:pos="403"/>
        </w:tabs>
        <w:spacing w:before="60" w:after="60" w:line="240" w:lineRule="auto"/>
        <w:jc w:val="left"/>
      </w:pPr>
      <w:r>
        <w:t>dfdl:calendarObserveDST</w:t>
      </w:r>
    </w:p>
    <w:p w14:paraId="4B011616" w14:textId="77777777" w:rsidR="00B46A03" w:rsidRDefault="00B46A03" w:rsidP="00EB2287">
      <w:pPr>
        <w:numPr>
          <w:ilvl w:val="5"/>
          <w:numId w:val="102"/>
        </w:numPr>
        <w:tabs>
          <w:tab w:val="clear" w:pos="403"/>
        </w:tabs>
        <w:spacing w:before="60" w:after="60" w:line="240" w:lineRule="auto"/>
        <w:jc w:val="left"/>
      </w:pPr>
      <w:r>
        <w:t>dfdl:calendarFirstDayOfWeek</w:t>
      </w:r>
    </w:p>
    <w:p w14:paraId="03B91CCB" w14:textId="77777777" w:rsidR="00B46A03" w:rsidRDefault="00B46A03" w:rsidP="00EB2287">
      <w:pPr>
        <w:numPr>
          <w:ilvl w:val="5"/>
          <w:numId w:val="102"/>
        </w:numPr>
        <w:tabs>
          <w:tab w:val="clear" w:pos="403"/>
        </w:tabs>
        <w:spacing w:before="60" w:after="60" w:line="240" w:lineRule="auto"/>
        <w:jc w:val="left"/>
      </w:pPr>
      <w:r>
        <w:t>dfdl:calendarDaysInFirstWeek</w:t>
      </w:r>
    </w:p>
    <w:p w14:paraId="6F924034" w14:textId="77777777" w:rsidR="00B46A03" w:rsidRDefault="00B46A03" w:rsidP="00EB2287">
      <w:pPr>
        <w:numPr>
          <w:ilvl w:val="5"/>
          <w:numId w:val="102"/>
        </w:numPr>
        <w:tabs>
          <w:tab w:val="clear" w:pos="403"/>
        </w:tabs>
        <w:spacing w:before="60" w:after="60" w:line="240" w:lineRule="auto"/>
        <w:jc w:val="left"/>
      </w:pPr>
      <w:r>
        <w:t>dfdl:calendarCenturyStart</w:t>
      </w:r>
    </w:p>
    <w:p w14:paraId="58B60E63" w14:textId="77777777" w:rsidR="00B46A03" w:rsidRDefault="00B46A03" w:rsidP="00EB2287">
      <w:pPr>
        <w:numPr>
          <w:ilvl w:val="5"/>
          <w:numId w:val="102"/>
        </w:numPr>
        <w:tabs>
          <w:tab w:val="clear" w:pos="403"/>
        </w:tabs>
        <w:spacing w:before="60" w:after="60" w:line="240" w:lineRule="auto"/>
        <w:jc w:val="left"/>
      </w:pPr>
      <w:r>
        <w:t>dfdl:calendarLanguage</w:t>
      </w:r>
    </w:p>
    <w:p w14:paraId="5B52E3C6" w14:textId="77777777" w:rsidR="00B46A03" w:rsidRDefault="00B46A03" w:rsidP="00EB2287">
      <w:pPr>
        <w:numPr>
          <w:ilvl w:val="4"/>
          <w:numId w:val="102"/>
        </w:numPr>
        <w:tabs>
          <w:tab w:val="clear" w:pos="403"/>
        </w:tabs>
        <w:spacing w:before="60" w:after="60" w:line="240" w:lineRule="auto"/>
        <w:jc w:val="left"/>
        <w:rPr>
          <w:rStyle w:val="Emphasis"/>
        </w:rPr>
      </w:pPr>
      <w:r>
        <w:rPr>
          <w:rStyle w:val="Emphasis"/>
        </w:rPr>
        <w:t xml:space="preserve">"binary" </w:t>
      </w:r>
    </w:p>
    <w:p w14:paraId="15F90DC8" w14:textId="77777777" w:rsidR="00B46A03" w:rsidRDefault="00B46A03" w:rsidP="00EB2287">
      <w:pPr>
        <w:numPr>
          <w:ilvl w:val="5"/>
          <w:numId w:val="102"/>
        </w:numPr>
        <w:tabs>
          <w:tab w:val="clear" w:pos="403"/>
        </w:tabs>
        <w:spacing w:before="60" w:after="60" w:line="240" w:lineRule="auto"/>
        <w:jc w:val="left"/>
      </w:pPr>
      <w:r>
        <w:t>dfdl:byteOrder</w:t>
      </w:r>
    </w:p>
    <w:p w14:paraId="0E9265E2" w14:textId="77777777" w:rsidR="00B46A03" w:rsidRDefault="00B46A03" w:rsidP="00EB2287">
      <w:pPr>
        <w:numPr>
          <w:ilvl w:val="5"/>
          <w:numId w:val="102"/>
        </w:numPr>
        <w:tabs>
          <w:tab w:val="clear" w:pos="403"/>
        </w:tabs>
        <w:spacing w:before="60" w:after="60" w:line="240" w:lineRule="auto"/>
        <w:jc w:val="left"/>
      </w:pPr>
      <w:r>
        <w:t>dfdl:binaryCalendarRep</w:t>
      </w:r>
    </w:p>
    <w:p w14:paraId="215B59BB" w14:textId="77777777" w:rsidR="00B46A03" w:rsidRDefault="00B46A03" w:rsidP="00EB2287">
      <w:pPr>
        <w:numPr>
          <w:ilvl w:val="6"/>
          <w:numId w:val="102"/>
        </w:numPr>
        <w:tabs>
          <w:tab w:val="clear" w:pos="403"/>
        </w:tabs>
        <w:spacing w:before="60" w:after="60" w:line="240" w:lineRule="auto"/>
        <w:jc w:val="left"/>
        <w:rPr>
          <w:rStyle w:val="Emphasis"/>
        </w:rPr>
      </w:pPr>
      <w:r>
        <w:rPr>
          <w:rStyle w:val="Emphasis"/>
        </w:rPr>
        <w:t>"packed"</w:t>
      </w:r>
    </w:p>
    <w:p w14:paraId="488E317A" w14:textId="711CA7BA" w:rsidR="00B46A03" w:rsidRDefault="00B46A03" w:rsidP="00EB2287">
      <w:pPr>
        <w:numPr>
          <w:ilvl w:val="7"/>
          <w:numId w:val="102"/>
        </w:numPr>
        <w:tabs>
          <w:tab w:val="clear" w:pos="403"/>
        </w:tabs>
        <w:spacing w:before="60" w:after="60" w:line="240" w:lineRule="auto"/>
        <w:jc w:val="left"/>
      </w:pPr>
      <w:r>
        <w:t>dfdl:</w:t>
      </w:r>
      <w:r w:rsidR="00A06A17">
        <w:t>binaryPacked</w:t>
      </w:r>
      <w:r>
        <w:t>SignCodes</w:t>
      </w:r>
    </w:p>
    <w:p w14:paraId="120CE74C" w14:textId="77777777" w:rsidR="00B46A03" w:rsidRDefault="00B46A03" w:rsidP="00EB2287">
      <w:pPr>
        <w:numPr>
          <w:ilvl w:val="7"/>
          <w:numId w:val="102"/>
        </w:numPr>
        <w:tabs>
          <w:tab w:val="clear" w:pos="403"/>
        </w:tabs>
        <w:spacing w:before="60" w:after="60" w:line="240" w:lineRule="auto"/>
        <w:jc w:val="left"/>
      </w:pPr>
      <w:r>
        <w:lastRenderedPageBreak/>
        <w:t>dfdl:binaryNumberCheckPolicy</w:t>
      </w:r>
    </w:p>
    <w:p w14:paraId="1411F726" w14:textId="77777777" w:rsidR="00B46A03" w:rsidRDefault="00B46A03" w:rsidP="00EB2287">
      <w:pPr>
        <w:numPr>
          <w:ilvl w:val="7"/>
          <w:numId w:val="102"/>
        </w:numPr>
        <w:tabs>
          <w:tab w:val="clear" w:pos="403"/>
        </w:tabs>
        <w:spacing w:before="60" w:after="60" w:line="240" w:lineRule="auto"/>
        <w:jc w:val="left"/>
      </w:pPr>
      <w:r>
        <w:t>dfdl:calendarPatternKind</w:t>
      </w:r>
    </w:p>
    <w:p w14:paraId="10432A8D" w14:textId="77777777" w:rsidR="00B46A03" w:rsidRDefault="00B46A03" w:rsidP="00EB2287">
      <w:pPr>
        <w:numPr>
          <w:ilvl w:val="8"/>
          <w:numId w:val="102"/>
        </w:numPr>
        <w:tabs>
          <w:tab w:val="clear" w:pos="403"/>
        </w:tabs>
        <w:spacing w:before="60" w:after="60" w:line="240" w:lineRule="auto"/>
        <w:jc w:val="left"/>
      </w:pPr>
      <w:r>
        <w:t>"</w:t>
      </w:r>
      <w:r>
        <w:rPr>
          <w:rStyle w:val="Emphasis"/>
        </w:rPr>
        <w:t>explicit</w:t>
      </w:r>
      <w:r>
        <w:t>"</w:t>
      </w:r>
    </w:p>
    <w:p w14:paraId="7BC40A1B" w14:textId="77777777" w:rsidR="00B46A03" w:rsidRDefault="00B46A03" w:rsidP="00EB2287">
      <w:pPr>
        <w:pStyle w:val="ListParagraph"/>
        <w:numPr>
          <w:ilvl w:val="0"/>
          <w:numId w:val="127"/>
        </w:numPr>
        <w:tabs>
          <w:tab w:val="clear" w:pos="403"/>
        </w:tabs>
        <w:spacing w:before="60" w:after="60" w:line="240" w:lineRule="auto"/>
        <w:jc w:val="left"/>
      </w:pPr>
      <w:r>
        <w:t>dfdl:calendarPattern</w:t>
      </w:r>
    </w:p>
    <w:p w14:paraId="2AC4B86D" w14:textId="77777777" w:rsidR="00B46A03" w:rsidRDefault="00B46A03" w:rsidP="00EB2287">
      <w:pPr>
        <w:numPr>
          <w:ilvl w:val="7"/>
          <w:numId w:val="103"/>
        </w:numPr>
        <w:tabs>
          <w:tab w:val="clear" w:pos="403"/>
        </w:tabs>
        <w:spacing w:before="60" w:after="60" w:line="240" w:lineRule="auto"/>
        <w:jc w:val="left"/>
      </w:pPr>
      <w:r>
        <w:t>dfdl:calendarCheckPolicy</w:t>
      </w:r>
    </w:p>
    <w:p w14:paraId="57E408EF" w14:textId="77777777" w:rsidR="00B46A03" w:rsidRDefault="00B46A03" w:rsidP="00EB2287">
      <w:pPr>
        <w:numPr>
          <w:ilvl w:val="7"/>
          <w:numId w:val="103"/>
        </w:numPr>
        <w:tabs>
          <w:tab w:val="clear" w:pos="403"/>
        </w:tabs>
        <w:spacing w:before="60" w:after="60" w:line="240" w:lineRule="auto"/>
        <w:jc w:val="left"/>
      </w:pPr>
      <w:r>
        <w:t>dfdl:calendarTimeZone</w:t>
      </w:r>
    </w:p>
    <w:p w14:paraId="6237A2C5" w14:textId="77777777" w:rsidR="00B46A03" w:rsidRDefault="00B46A03" w:rsidP="00EB2287">
      <w:pPr>
        <w:numPr>
          <w:ilvl w:val="7"/>
          <w:numId w:val="103"/>
        </w:numPr>
        <w:tabs>
          <w:tab w:val="clear" w:pos="403"/>
        </w:tabs>
        <w:spacing w:before="60" w:after="60" w:line="240" w:lineRule="auto"/>
        <w:jc w:val="left"/>
      </w:pPr>
      <w:r>
        <w:t>dfdl:calendarObserveDST</w:t>
      </w:r>
    </w:p>
    <w:p w14:paraId="0B6C59A1" w14:textId="77777777" w:rsidR="00B46A03" w:rsidRDefault="00B46A03" w:rsidP="00EB2287">
      <w:pPr>
        <w:numPr>
          <w:ilvl w:val="7"/>
          <w:numId w:val="103"/>
        </w:numPr>
        <w:tabs>
          <w:tab w:val="clear" w:pos="403"/>
        </w:tabs>
        <w:spacing w:before="60" w:after="60" w:line="240" w:lineRule="auto"/>
        <w:jc w:val="left"/>
      </w:pPr>
      <w:r>
        <w:t>dfdl:calendarFirstDayOfWeek</w:t>
      </w:r>
    </w:p>
    <w:p w14:paraId="56B724D8" w14:textId="77777777" w:rsidR="00B46A03" w:rsidRDefault="00B46A03" w:rsidP="00EB2287">
      <w:pPr>
        <w:numPr>
          <w:ilvl w:val="7"/>
          <w:numId w:val="103"/>
        </w:numPr>
        <w:tabs>
          <w:tab w:val="clear" w:pos="403"/>
        </w:tabs>
        <w:spacing w:before="60" w:after="60" w:line="240" w:lineRule="auto"/>
        <w:jc w:val="left"/>
      </w:pPr>
      <w:r>
        <w:t>dfdl:calendarDaysInFirstWeek</w:t>
      </w:r>
    </w:p>
    <w:p w14:paraId="4B0D4484" w14:textId="77777777" w:rsidR="00B46A03" w:rsidRDefault="00B46A03" w:rsidP="00EB2287">
      <w:pPr>
        <w:numPr>
          <w:ilvl w:val="7"/>
          <w:numId w:val="103"/>
        </w:numPr>
        <w:tabs>
          <w:tab w:val="clear" w:pos="403"/>
        </w:tabs>
        <w:spacing w:before="60" w:after="60" w:line="240" w:lineRule="auto"/>
        <w:jc w:val="left"/>
      </w:pPr>
      <w:r>
        <w:t>dfdl:calendarCenturyStart</w:t>
      </w:r>
    </w:p>
    <w:p w14:paraId="570A51D2" w14:textId="77777777" w:rsidR="00B46A03" w:rsidRDefault="00B46A03" w:rsidP="00EB2287">
      <w:pPr>
        <w:numPr>
          <w:ilvl w:val="6"/>
          <w:numId w:val="103"/>
        </w:numPr>
        <w:tabs>
          <w:tab w:val="clear" w:pos="403"/>
        </w:tabs>
        <w:spacing w:before="60" w:after="60" w:line="240" w:lineRule="auto"/>
        <w:jc w:val="left"/>
        <w:rPr>
          <w:rStyle w:val="Emphasis"/>
        </w:rPr>
      </w:pPr>
      <w:r>
        <w:rPr>
          <w:rStyle w:val="Emphasis"/>
        </w:rPr>
        <w:t xml:space="preserve"> "bcd", "ibm4690Packed"</w:t>
      </w:r>
    </w:p>
    <w:p w14:paraId="41F1C546" w14:textId="77777777" w:rsidR="00B46A03" w:rsidRDefault="00B46A03" w:rsidP="00EB2287">
      <w:pPr>
        <w:numPr>
          <w:ilvl w:val="7"/>
          <w:numId w:val="103"/>
        </w:numPr>
        <w:tabs>
          <w:tab w:val="clear" w:pos="403"/>
        </w:tabs>
        <w:spacing w:before="60" w:after="60" w:line="240" w:lineRule="auto"/>
        <w:jc w:val="left"/>
      </w:pPr>
      <w:r>
        <w:t>dfdl:binaryNumberCheckPolicy</w:t>
      </w:r>
    </w:p>
    <w:p w14:paraId="7329DC0D" w14:textId="77777777" w:rsidR="00B46A03" w:rsidRDefault="00B46A03" w:rsidP="00EB2287">
      <w:pPr>
        <w:numPr>
          <w:ilvl w:val="7"/>
          <w:numId w:val="103"/>
        </w:numPr>
        <w:tabs>
          <w:tab w:val="clear" w:pos="403"/>
        </w:tabs>
        <w:spacing w:before="60" w:after="60" w:line="240" w:lineRule="auto"/>
        <w:jc w:val="left"/>
      </w:pPr>
      <w:r>
        <w:t>dfdl:calendarPatternKind</w:t>
      </w:r>
    </w:p>
    <w:p w14:paraId="27EBE5D2" w14:textId="77777777" w:rsidR="00B46A03" w:rsidRDefault="00B46A03" w:rsidP="00EB2287">
      <w:pPr>
        <w:numPr>
          <w:ilvl w:val="8"/>
          <w:numId w:val="103"/>
        </w:numPr>
        <w:tabs>
          <w:tab w:val="clear" w:pos="403"/>
        </w:tabs>
        <w:spacing w:before="60" w:after="60" w:line="240" w:lineRule="auto"/>
        <w:jc w:val="left"/>
      </w:pPr>
      <w:r>
        <w:t>"</w:t>
      </w:r>
      <w:r>
        <w:rPr>
          <w:rStyle w:val="Emphasis"/>
        </w:rPr>
        <w:t>explicit</w:t>
      </w:r>
      <w:r>
        <w:t>"</w:t>
      </w:r>
    </w:p>
    <w:p w14:paraId="1FDC6FF3" w14:textId="77777777" w:rsidR="00B46A03" w:rsidRDefault="00B46A03" w:rsidP="00EB2287">
      <w:pPr>
        <w:pStyle w:val="ListParagraph"/>
        <w:numPr>
          <w:ilvl w:val="0"/>
          <w:numId w:val="127"/>
        </w:numPr>
        <w:tabs>
          <w:tab w:val="clear" w:pos="403"/>
        </w:tabs>
        <w:spacing w:before="60" w:after="60" w:line="240" w:lineRule="auto"/>
        <w:jc w:val="left"/>
      </w:pPr>
      <w:r>
        <w:t>dfdl:calendarPattern</w:t>
      </w:r>
    </w:p>
    <w:p w14:paraId="66BF7BC4" w14:textId="77777777" w:rsidR="00B46A03" w:rsidRDefault="00B46A03" w:rsidP="00EB2287">
      <w:pPr>
        <w:numPr>
          <w:ilvl w:val="7"/>
          <w:numId w:val="103"/>
        </w:numPr>
        <w:tabs>
          <w:tab w:val="clear" w:pos="403"/>
        </w:tabs>
        <w:spacing w:before="60" w:after="60" w:line="240" w:lineRule="auto"/>
        <w:jc w:val="left"/>
      </w:pPr>
      <w:r>
        <w:t>dfdl:calendarCheckPolicy</w:t>
      </w:r>
    </w:p>
    <w:p w14:paraId="5AFBFAC6" w14:textId="77777777" w:rsidR="00B46A03" w:rsidRDefault="00B46A03" w:rsidP="00EB2287">
      <w:pPr>
        <w:numPr>
          <w:ilvl w:val="7"/>
          <w:numId w:val="103"/>
        </w:numPr>
        <w:tabs>
          <w:tab w:val="clear" w:pos="403"/>
        </w:tabs>
        <w:spacing w:before="60" w:after="60" w:line="240" w:lineRule="auto"/>
        <w:jc w:val="left"/>
      </w:pPr>
      <w:r>
        <w:t>dfdl:calendarTimeZone</w:t>
      </w:r>
    </w:p>
    <w:p w14:paraId="0FD05F57" w14:textId="77777777" w:rsidR="00B46A03" w:rsidRDefault="00B46A03" w:rsidP="00EB2287">
      <w:pPr>
        <w:numPr>
          <w:ilvl w:val="7"/>
          <w:numId w:val="103"/>
        </w:numPr>
        <w:tabs>
          <w:tab w:val="clear" w:pos="403"/>
        </w:tabs>
        <w:spacing w:before="60" w:after="60" w:line="240" w:lineRule="auto"/>
        <w:jc w:val="left"/>
      </w:pPr>
      <w:r>
        <w:t>dfdl:calendarObserveDST</w:t>
      </w:r>
    </w:p>
    <w:p w14:paraId="47E6452D" w14:textId="77777777" w:rsidR="00B46A03" w:rsidRDefault="00B46A03" w:rsidP="00EB2287">
      <w:pPr>
        <w:numPr>
          <w:ilvl w:val="7"/>
          <w:numId w:val="103"/>
        </w:numPr>
        <w:tabs>
          <w:tab w:val="clear" w:pos="403"/>
        </w:tabs>
        <w:spacing w:before="60" w:after="60" w:line="240" w:lineRule="auto"/>
        <w:jc w:val="left"/>
      </w:pPr>
      <w:r>
        <w:t>dfdl:calendarFirstDayOfWeek</w:t>
      </w:r>
    </w:p>
    <w:p w14:paraId="67F8AE81" w14:textId="77777777" w:rsidR="00B46A03" w:rsidRDefault="00B46A03" w:rsidP="00EB2287">
      <w:pPr>
        <w:numPr>
          <w:ilvl w:val="7"/>
          <w:numId w:val="103"/>
        </w:numPr>
        <w:tabs>
          <w:tab w:val="clear" w:pos="403"/>
        </w:tabs>
        <w:spacing w:before="60" w:after="60" w:line="240" w:lineRule="auto"/>
        <w:jc w:val="left"/>
      </w:pPr>
      <w:r>
        <w:t>dfdl:calendarDaysInFirstWeek</w:t>
      </w:r>
    </w:p>
    <w:p w14:paraId="4A4B7EED" w14:textId="77777777" w:rsidR="00B46A03" w:rsidRDefault="00B46A03" w:rsidP="00EB2287">
      <w:pPr>
        <w:numPr>
          <w:ilvl w:val="7"/>
          <w:numId w:val="103"/>
        </w:numPr>
        <w:tabs>
          <w:tab w:val="clear" w:pos="403"/>
        </w:tabs>
        <w:spacing w:before="60" w:after="60" w:line="240" w:lineRule="auto"/>
        <w:jc w:val="left"/>
      </w:pPr>
      <w:r>
        <w:t>dfdl:calendarCenturyStart</w:t>
      </w:r>
    </w:p>
    <w:p w14:paraId="4D5131CC" w14:textId="77777777" w:rsidR="00B46A03" w:rsidRDefault="00B46A03" w:rsidP="00EB2287">
      <w:pPr>
        <w:numPr>
          <w:ilvl w:val="6"/>
          <w:numId w:val="103"/>
        </w:numPr>
        <w:tabs>
          <w:tab w:val="clear" w:pos="403"/>
        </w:tabs>
        <w:spacing w:before="60" w:after="60" w:line="240" w:lineRule="auto"/>
        <w:jc w:val="left"/>
        <w:rPr>
          <w:rStyle w:val="Emphasis"/>
        </w:rPr>
      </w:pPr>
      <w:r>
        <w:rPr>
          <w:rStyle w:val="Emphasis"/>
        </w:rPr>
        <w:t>"binarySeconds", "binaryMilliseconds"</w:t>
      </w:r>
    </w:p>
    <w:p w14:paraId="3EF047EF" w14:textId="77777777" w:rsidR="00B46A03" w:rsidRDefault="00B46A03" w:rsidP="00EB2287">
      <w:pPr>
        <w:numPr>
          <w:ilvl w:val="7"/>
          <w:numId w:val="103"/>
        </w:numPr>
        <w:tabs>
          <w:tab w:val="clear" w:pos="403"/>
        </w:tabs>
        <w:spacing w:before="60" w:after="60" w:line="240" w:lineRule="auto"/>
        <w:jc w:val="left"/>
      </w:pPr>
      <w:r>
        <w:t>dfdl:binaryCalendarEpoch</w:t>
      </w:r>
    </w:p>
    <w:p w14:paraId="23047A16" w14:textId="77777777" w:rsidR="00B46A03" w:rsidRDefault="00B46A03" w:rsidP="00EB2287">
      <w:pPr>
        <w:numPr>
          <w:ilvl w:val="2"/>
          <w:numId w:val="103"/>
        </w:numPr>
        <w:tabs>
          <w:tab w:val="clear" w:pos="403"/>
        </w:tabs>
        <w:spacing w:before="60" w:after="60" w:line="240" w:lineRule="auto"/>
        <w:jc w:val="left"/>
        <w:rPr>
          <w:rStyle w:val="Emphasis"/>
        </w:rPr>
      </w:pPr>
      <w:r>
        <w:rPr>
          <w:rStyle w:val="Emphasis"/>
        </w:rPr>
        <w:t xml:space="preserve">"Opaque" </w:t>
      </w:r>
    </w:p>
    <w:p w14:paraId="7DCC64CC" w14:textId="77777777" w:rsidR="00B46A03" w:rsidRDefault="00B46A03" w:rsidP="00EB2287">
      <w:pPr>
        <w:numPr>
          <w:ilvl w:val="2"/>
          <w:numId w:val="103"/>
        </w:numPr>
        <w:tabs>
          <w:tab w:val="clear" w:pos="403"/>
        </w:tabs>
        <w:spacing w:before="60" w:after="60" w:line="240" w:lineRule="auto"/>
        <w:jc w:val="left"/>
        <w:rPr>
          <w:rStyle w:val="Emphasis"/>
        </w:rPr>
      </w:pPr>
      <w:r>
        <w:rPr>
          <w:rStyle w:val="Emphasis"/>
        </w:rPr>
        <w:t xml:space="preserve">"Boolean" </w:t>
      </w:r>
    </w:p>
    <w:p w14:paraId="2543D8E7" w14:textId="77777777" w:rsidR="00B46A03" w:rsidRDefault="00B46A03" w:rsidP="00EB2287">
      <w:pPr>
        <w:numPr>
          <w:ilvl w:val="3"/>
          <w:numId w:val="103"/>
        </w:numPr>
        <w:tabs>
          <w:tab w:val="clear" w:pos="403"/>
        </w:tabs>
        <w:spacing w:before="60" w:after="60" w:line="240" w:lineRule="auto"/>
        <w:jc w:val="left"/>
      </w:pPr>
      <w:r>
        <w:t xml:space="preserve">dfdl:representation </w:t>
      </w:r>
    </w:p>
    <w:p w14:paraId="36E4D3E2" w14:textId="77777777" w:rsidR="00B46A03" w:rsidRDefault="00B46A03" w:rsidP="00EB2287">
      <w:pPr>
        <w:numPr>
          <w:ilvl w:val="4"/>
          <w:numId w:val="103"/>
        </w:numPr>
        <w:tabs>
          <w:tab w:val="clear" w:pos="403"/>
        </w:tabs>
        <w:spacing w:before="60" w:after="60" w:line="240" w:lineRule="auto"/>
        <w:jc w:val="left"/>
        <w:rPr>
          <w:rStyle w:val="Emphasis"/>
        </w:rPr>
      </w:pPr>
      <w:r>
        <w:rPr>
          <w:rStyle w:val="Emphasis"/>
        </w:rPr>
        <w:t xml:space="preserve">"text" </w:t>
      </w:r>
    </w:p>
    <w:p w14:paraId="03A16743" w14:textId="77777777" w:rsidR="00B46A03" w:rsidRDefault="00B46A03" w:rsidP="00EB2287">
      <w:pPr>
        <w:numPr>
          <w:ilvl w:val="5"/>
          <w:numId w:val="103"/>
        </w:numPr>
        <w:tabs>
          <w:tab w:val="clear" w:pos="403"/>
        </w:tabs>
        <w:spacing w:before="60" w:after="60" w:line="240" w:lineRule="auto"/>
        <w:jc w:val="left"/>
      </w:pPr>
      <w:r>
        <w:t xml:space="preserve">dfdl:textBooleanTrueRep </w:t>
      </w:r>
    </w:p>
    <w:p w14:paraId="620326DE" w14:textId="77777777" w:rsidR="00B46A03" w:rsidRDefault="00B46A03" w:rsidP="00EB2287">
      <w:pPr>
        <w:numPr>
          <w:ilvl w:val="5"/>
          <w:numId w:val="103"/>
        </w:numPr>
        <w:tabs>
          <w:tab w:val="clear" w:pos="403"/>
        </w:tabs>
        <w:spacing w:before="60" w:after="60" w:line="240" w:lineRule="auto"/>
        <w:jc w:val="left"/>
      </w:pPr>
      <w:r>
        <w:t xml:space="preserve">dfdl:textBooleanFalseRep </w:t>
      </w:r>
    </w:p>
    <w:p w14:paraId="2DF6EEF6" w14:textId="77777777" w:rsidR="00B46A03" w:rsidRDefault="00B46A03" w:rsidP="00EB2287">
      <w:pPr>
        <w:numPr>
          <w:ilvl w:val="4"/>
          <w:numId w:val="103"/>
        </w:numPr>
        <w:tabs>
          <w:tab w:val="clear" w:pos="403"/>
        </w:tabs>
        <w:spacing w:before="60" w:after="60" w:line="240" w:lineRule="auto"/>
        <w:jc w:val="left"/>
        <w:rPr>
          <w:rStyle w:val="Emphasis"/>
        </w:rPr>
      </w:pPr>
      <w:r>
        <w:rPr>
          <w:rStyle w:val="Emphasis"/>
        </w:rPr>
        <w:t xml:space="preserve">"binary" </w:t>
      </w:r>
    </w:p>
    <w:p w14:paraId="753A24D0" w14:textId="77777777" w:rsidR="00B46A03" w:rsidRDefault="00B46A03" w:rsidP="00EB2287">
      <w:pPr>
        <w:numPr>
          <w:ilvl w:val="5"/>
          <w:numId w:val="103"/>
        </w:numPr>
        <w:tabs>
          <w:tab w:val="clear" w:pos="403"/>
        </w:tabs>
        <w:spacing w:before="60" w:after="60" w:line="240" w:lineRule="auto"/>
        <w:jc w:val="left"/>
      </w:pPr>
      <w:r>
        <w:t>dfdl:byteOrder</w:t>
      </w:r>
    </w:p>
    <w:p w14:paraId="52A32A69" w14:textId="77777777" w:rsidR="00B46A03" w:rsidRDefault="00B46A03" w:rsidP="00EB2287">
      <w:pPr>
        <w:numPr>
          <w:ilvl w:val="5"/>
          <w:numId w:val="103"/>
        </w:numPr>
        <w:tabs>
          <w:tab w:val="clear" w:pos="403"/>
        </w:tabs>
        <w:spacing w:before="60" w:after="60" w:line="240" w:lineRule="auto"/>
        <w:jc w:val="left"/>
      </w:pPr>
      <w:r>
        <w:t xml:space="preserve">dfdl:binaryBooleanTrueRep </w:t>
      </w:r>
    </w:p>
    <w:p w14:paraId="589ED8E2" w14:textId="77777777" w:rsidR="00B46A03" w:rsidRDefault="00B46A03" w:rsidP="00EB2287">
      <w:pPr>
        <w:numPr>
          <w:ilvl w:val="5"/>
          <w:numId w:val="103"/>
        </w:numPr>
        <w:tabs>
          <w:tab w:val="clear" w:pos="403"/>
        </w:tabs>
        <w:spacing w:before="60" w:after="60" w:line="240" w:lineRule="auto"/>
        <w:jc w:val="left"/>
      </w:pPr>
      <w:r>
        <w:t xml:space="preserve">dfdl:binaryBooleanFalseRep </w:t>
      </w:r>
    </w:p>
    <w:p w14:paraId="60F32EAA" w14:textId="77777777" w:rsidR="00B46A03" w:rsidRDefault="00B46A03" w:rsidP="00EB2287">
      <w:pPr>
        <w:numPr>
          <w:ilvl w:val="1"/>
          <w:numId w:val="103"/>
        </w:numPr>
        <w:tabs>
          <w:tab w:val="clear" w:pos="403"/>
        </w:tabs>
        <w:spacing w:before="60" w:after="60" w:line="240" w:lineRule="auto"/>
        <w:jc w:val="left"/>
      </w:pPr>
      <w:r>
        <w:t xml:space="preserve">dfdl:useNilForDefault </w:t>
      </w:r>
      <w:r>
        <w:rPr>
          <w:rStyle w:val="Emphasis"/>
        </w:rPr>
        <w:t>(does not apply to dfdl:simpleType)</w:t>
      </w:r>
    </w:p>
    <w:p w14:paraId="6C52246B" w14:textId="77777777" w:rsidR="00B46A03" w:rsidRDefault="00B46A03" w:rsidP="00EB2287">
      <w:pPr>
        <w:numPr>
          <w:ilvl w:val="2"/>
          <w:numId w:val="103"/>
        </w:numPr>
        <w:tabs>
          <w:tab w:val="clear" w:pos="403"/>
        </w:tabs>
        <w:spacing w:before="60" w:after="60" w:line="240" w:lineRule="auto"/>
        <w:jc w:val="left"/>
        <w:rPr>
          <w:rStyle w:val="Emphasis"/>
        </w:rPr>
      </w:pPr>
      <w:r>
        <w:rPr>
          <w:rStyle w:val="Emphasis"/>
        </w:rPr>
        <w:t>"true"</w:t>
      </w:r>
    </w:p>
    <w:p w14:paraId="264C15F5" w14:textId="77777777" w:rsidR="00B46A03" w:rsidRDefault="00B46A03" w:rsidP="00EB2287">
      <w:pPr>
        <w:numPr>
          <w:ilvl w:val="3"/>
          <w:numId w:val="103"/>
        </w:numPr>
        <w:tabs>
          <w:tab w:val="clear" w:pos="403"/>
        </w:tabs>
        <w:spacing w:before="60" w:after="60" w:line="240" w:lineRule="auto"/>
        <w:jc w:val="left"/>
        <w:rPr>
          <w:rStyle w:val="Emphasis"/>
        </w:rPr>
      </w:pPr>
      <w:r>
        <w:rPr>
          <w:rStyle w:val="Emphasis"/>
        </w:rPr>
        <w:t>None</w:t>
      </w:r>
    </w:p>
    <w:p w14:paraId="4FF31FDC" w14:textId="77777777" w:rsidR="00B46A03" w:rsidRDefault="00B46A03" w:rsidP="00EB2287">
      <w:pPr>
        <w:numPr>
          <w:ilvl w:val="2"/>
          <w:numId w:val="103"/>
        </w:numPr>
        <w:tabs>
          <w:tab w:val="clear" w:pos="403"/>
        </w:tabs>
        <w:spacing w:before="60" w:after="60" w:line="240" w:lineRule="auto"/>
        <w:jc w:val="left"/>
        <w:rPr>
          <w:rStyle w:val="Emphasis"/>
        </w:rPr>
      </w:pPr>
      <w:r>
        <w:rPr>
          <w:rStyle w:val="Emphasis"/>
        </w:rPr>
        <w:lastRenderedPageBreak/>
        <w:t>"false"</w:t>
      </w:r>
    </w:p>
    <w:p w14:paraId="3D1A1C2E" w14:textId="77777777" w:rsidR="00B46A03" w:rsidRDefault="00B46A03" w:rsidP="00EB2287">
      <w:pPr>
        <w:numPr>
          <w:ilvl w:val="3"/>
          <w:numId w:val="103"/>
        </w:numPr>
        <w:tabs>
          <w:tab w:val="clear" w:pos="403"/>
        </w:tabs>
        <w:spacing w:before="60" w:after="60" w:line="240" w:lineRule="auto"/>
        <w:jc w:val="left"/>
      </w:pPr>
      <w:r>
        <w:t>XSD default or XSD fixed</w:t>
      </w:r>
    </w:p>
    <w:p w14:paraId="2DB7E1B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2935" w:name="_Toc322911730"/>
      <w:bookmarkStart w:id="12936" w:name="_Toc322912269"/>
      <w:bookmarkStart w:id="12937" w:name="_Toc329093130"/>
      <w:bookmarkStart w:id="12938" w:name="_Toc332701643"/>
      <w:bookmarkStart w:id="12939" w:name="_Toc332701947"/>
      <w:bookmarkStart w:id="12940" w:name="_Toc332711746"/>
      <w:bookmarkStart w:id="12941" w:name="_Toc332712048"/>
      <w:bookmarkStart w:id="12942" w:name="_Toc332712349"/>
      <w:bookmarkStart w:id="12943" w:name="_Toc332724265"/>
      <w:bookmarkStart w:id="12944" w:name="_Toc332724565"/>
      <w:bookmarkStart w:id="12945" w:name="_Toc341102861"/>
      <w:bookmarkStart w:id="12946" w:name="_Toc347241596"/>
      <w:bookmarkStart w:id="12947" w:name="_Toc347744789"/>
      <w:bookmarkStart w:id="12948" w:name="_Toc348984572"/>
      <w:bookmarkStart w:id="12949" w:name="_Toc348984877"/>
      <w:bookmarkStart w:id="12950" w:name="_Toc349038041"/>
      <w:bookmarkStart w:id="12951" w:name="_Toc349038343"/>
      <w:bookmarkStart w:id="12952" w:name="_Toc349042834"/>
      <w:bookmarkStart w:id="12953" w:name="_Toc351912956"/>
      <w:bookmarkStart w:id="12954" w:name="_Toc351914977"/>
      <w:bookmarkStart w:id="12955" w:name="_Toc351915443"/>
      <w:bookmarkStart w:id="12956" w:name="_Toc361231541"/>
      <w:bookmarkStart w:id="12957" w:name="_Toc361232067"/>
      <w:bookmarkStart w:id="12958" w:name="_Toc362445365"/>
      <w:bookmarkStart w:id="12959" w:name="_Toc363909332"/>
      <w:bookmarkStart w:id="12960" w:name="_Toc364463758"/>
      <w:bookmarkStart w:id="12961" w:name="_Toc366078362"/>
      <w:bookmarkStart w:id="12962" w:name="_Toc366078977"/>
      <w:bookmarkStart w:id="12963" w:name="_Toc366079962"/>
      <w:bookmarkStart w:id="12964" w:name="_Toc366080574"/>
      <w:bookmarkStart w:id="12965" w:name="_Toc366081183"/>
      <w:bookmarkStart w:id="12966" w:name="_Toc366505523"/>
      <w:bookmarkStart w:id="12967" w:name="_Toc366508892"/>
      <w:bookmarkStart w:id="12968" w:name="_Toc366513393"/>
      <w:bookmarkStart w:id="12969" w:name="_Toc366574582"/>
      <w:bookmarkStart w:id="12970" w:name="_Toc366578375"/>
      <w:bookmarkStart w:id="12971" w:name="_Toc366578969"/>
      <w:bookmarkStart w:id="12972" w:name="_Toc366579561"/>
      <w:bookmarkStart w:id="12973" w:name="_Toc366580152"/>
      <w:bookmarkStart w:id="12974" w:name="_Toc366580744"/>
      <w:bookmarkStart w:id="12975" w:name="_Toc366581335"/>
      <w:bookmarkStart w:id="12976" w:name="_Toc366581927"/>
      <w:bookmarkStart w:id="12977" w:name="_Toc322912270"/>
      <w:bookmarkStart w:id="12978" w:name="_Toc329093131"/>
      <w:bookmarkStart w:id="12979" w:name="_Toc332701644"/>
      <w:bookmarkStart w:id="12980" w:name="_Toc332701948"/>
      <w:bookmarkStart w:id="12981" w:name="_Toc332711747"/>
      <w:bookmarkStart w:id="12982" w:name="_Toc332712049"/>
      <w:bookmarkStart w:id="12983" w:name="_Toc332712350"/>
      <w:bookmarkStart w:id="12984" w:name="_Toc332724266"/>
      <w:bookmarkStart w:id="12985" w:name="_Toc332724566"/>
      <w:bookmarkStart w:id="12986" w:name="_Toc341102862"/>
      <w:bookmarkStart w:id="12987" w:name="_Toc347241597"/>
      <w:bookmarkStart w:id="12988" w:name="_Toc347744790"/>
      <w:bookmarkStart w:id="12989" w:name="_Toc348984573"/>
      <w:bookmarkStart w:id="12990" w:name="_Toc348984878"/>
      <w:bookmarkStart w:id="12991" w:name="_Toc349038042"/>
      <w:bookmarkStart w:id="12992" w:name="_Toc349038344"/>
      <w:bookmarkStart w:id="12993" w:name="_Toc349042835"/>
      <w:bookmarkStart w:id="12994" w:name="_Toc351912957"/>
      <w:bookmarkStart w:id="12995" w:name="_Toc351914978"/>
      <w:bookmarkStart w:id="12996" w:name="_Toc351915444"/>
      <w:bookmarkStart w:id="12997" w:name="_Toc361231542"/>
      <w:bookmarkStart w:id="12998" w:name="_Toc361232068"/>
      <w:bookmarkStart w:id="12999" w:name="_Toc362445366"/>
      <w:bookmarkStart w:id="13000" w:name="_Toc363909333"/>
      <w:bookmarkStart w:id="13001" w:name="_Toc364463759"/>
      <w:bookmarkStart w:id="13002" w:name="_Toc366078363"/>
      <w:bookmarkStart w:id="13003" w:name="_Toc366078978"/>
      <w:bookmarkStart w:id="13004" w:name="_Toc366079963"/>
      <w:bookmarkStart w:id="13005" w:name="_Toc366080575"/>
      <w:bookmarkStart w:id="13006" w:name="_Toc366081184"/>
      <w:bookmarkStart w:id="13007" w:name="_Toc366505524"/>
      <w:bookmarkStart w:id="13008" w:name="_Toc366508893"/>
      <w:bookmarkStart w:id="13009" w:name="_Toc366513394"/>
      <w:bookmarkStart w:id="13010" w:name="_Toc366574583"/>
      <w:bookmarkStart w:id="13011" w:name="_Toc366578376"/>
      <w:bookmarkStart w:id="13012" w:name="_Toc366578970"/>
      <w:bookmarkStart w:id="13013" w:name="_Toc366579562"/>
      <w:bookmarkStart w:id="13014" w:name="_Toc366580153"/>
      <w:bookmarkStart w:id="13015" w:name="_Toc366580745"/>
      <w:bookmarkStart w:id="13016" w:name="_Toc366581336"/>
      <w:bookmarkStart w:id="13017" w:name="_Toc366581928"/>
      <w:bookmarkStart w:id="13018" w:name="_Toc349042836"/>
      <w:bookmarkStart w:id="13019" w:name="_Toc62570277"/>
      <w:bookmarkStart w:id="13020" w:name="_Toc210216999"/>
      <w:bookmarkStart w:id="13021" w:name="_Toc219441131"/>
      <w:bookmarkEnd w:id="12935"/>
      <w:bookmarkEnd w:id="12936"/>
      <w:bookmarkEnd w:id="12937"/>
      <w:bookmarkEnd w:id="12938"/>
      <w:bookmarkEnd w:id="12939"/>
      <w:bookmarkEnd w:id="12940"/>
      <w:bookmarkEnd w:id="12941"/>
      <w:bookmarkEnd w:id="12942"/>
      <w:bookmarkEnd w:id="12943"/>
      <w:bookmarkEnd w:id="12944"/>
      <w:bookmarkEnd w:id="12945"/>
      <w:bookmarkEnd w:id="12946"/>
      <w:bookmarkEnd w:id="12947"/>
      <w:bookmarkEnd w:id="12948"/>
      <w:bookmarkEnd w:id="12949"/>
      <w:bookmarkEnd w:id="12950"/>
      <w:bookmarkEnd w:id="12951"/>
      <w:bookmarkEnd w:id="12952"/>
      <w:bookmarkEnd w:id="12953"/>
      <w:bookmarkEnd w:id="12954"/>
      <w:bookmarkEnd w:id="12955"/>
      <w:bookmarkEnd w:id="12956"/>
      <w:bookmarkEnd w:id="12957"/>
      <w:bookmarkEnd w:id="12958"/>
      <w:bookmarkEnd w:id="12959"/>
      <w:bookmarkEnd w:id="12960"/>
      <w:bookmarkEnd w:id="12961"/>
      <w:bookmarkEnd w:id="12962"/>
      <w:bookmarkEnd w:id="12963"/>
      <w:bookmarkEnd w:id="12964"/>
      <w:bookmarkEnd w:id="12965"/>
      <w:bookmarkEnd w:id="12966"/>
      <w:bookmarkEnd w:id="12967"/>
      <w:bookmarkEnd w:id="12968"/>
      <w:bookmarkEnd w:id="12969"/>
      <w:bookmarkEnd w:id="12970"/>
      <w:bookmarkEnd w:id="12971"/>
      <w:bookmarkEnd w:id="12972"/>
      <w:bookmarkEnd w:id="12973"/>
      <w:bookmarkEnd w:id="12974"/>
      <w:bookmarkEnd w:id="12975"/>
      <w:bookmarkEnd w:id="12976"/>
      <w:bookmarkEnd w:id="12977"/>
      <w:bookmarkEnd w:id="12978"/>
      <w:bookmarkEnd w:id="12979"/>
      <w:bookmarkEnd w:id="12980"/>
      <w:bookmarkEnd w:id="12981"/>
      <w:bookmarkEnd w:id="12982"/>
      <w:bookmarkEnd w:id="12983"/>
      <w:bookmarkEnd w:id="12984"/>
      <w:bookmarkEnd w:id="12985"/>
      <w:bookmarkEnd w:id="12986"/>
      <w:bookmarkEnd w:id="12987"/>
      <w:bookmarkEnd w:id="12988"/>
      <w:bookmarkEnd w:id="12989"/>
      <w:bookmarkEnd w:id="12990"/>
      <w:bookmarkEnd w:id="12991"/>
      <w:bookmarkEnd w:id="12992"/>
      <w:bookmarkEnd w:id="12993"/>
      <w:bookmarkEnd w:id="12994"/>
      <w:bookmarkEnd w:id="12995"/>
      <w:bookmarkEnd w:id="12996"/>
      <w:bookmarkEnd w:id="12997"/>
      <w:bookmarkEnd w:id="12998"/>
      <w:bookmarkEnd w:id="12999"/>
      <w:bookmarkEnd w:id="13000"/>
      <w:bookmarkEnd w:id="13001"/>
      <w:bookmarkEnd w:id="13002"/>
      <w:bookmarkEnd w:id="13003"/>
      <w:bookmarkEnd w:id="13004"/>
      <w:bookmarkEnd w:id="13005"/>
      <w:bookmarkEnd w:id="13006"/>
      <w:bookmarkEnd w:id="13007"/>
      <w:bookmarkEnd w:id="13008"/>
      <w:bookmarkEnd w:id="13009"/>
      <w:bookmarkEnd w:id="13010"/>
      <w:bookmarkEnd w:id="13011"/>
      <w:bookmarkEnd w:id="13012"/>
      <w:bookmarkEnd w:id="13013"/>
      <w:bookmarkEnd w:id="13014"/>
      <w:bookmarkEnd w:id="13015"/>
      <w:bookmarkEnd w:id="13016"/>
      <w:bookmarkEnd w:id="13017"/>
      <w:r>
        <w:rPr>
          <w:rFonts w:eastAsia="Times New Roman"/>
        </w:rPr>
        <w:t>dfdl:element (complex)</w:t>
      </w:r>
      <w:bookmarkEnd w:id="13018"/>
      <w:bookmarkEnd w:id="13019"/>
      <w:bookmarkEnd w:id="13020"/>
      <w:bookmarkEnd w:id="13021"/>
    </w:p>
    <w:p w14:paraId="025AC429" w14:textId="77777777" w:rsidR="00B46A03" w:rsidRDefault="00B46A03" w:rsidP="00EB2287">
      <w:pPr>
        <w:numPr>
          <w:ilvl w:val="0"/>
          <w:numId w:val="104"/>
        </w:numPr>
        <w:tabs>
          <w:tab w:val="clear" w:pos="403"/>
        </w:tabs>
        <w:spacing w:before="60" w:after="60" w:line="240" w:lineRule="auto"/>
        <w:jc w:val="left"/>
        <w:rPr>
          <w:rStyle w:val="Emphasis"/>
        </w:rPr>
      </w:pPr>
      <w:r>
        <w:rPr>
          <w:rStyle w:val="Emphasis"/>
        </w:rPr>
        <w:t xml:space="preserve">Parsing: common </w:t>
      </w:r>
    </w:p>
    <w:p w14:paraId="6F23FF7B" w14:textId="77777777" w:rsidR="00B46A03" w:rsidRDefault="00B46A03" w:rsidP="00EB2287">
      <w:pPr>
        <w:numPr>
          <w:ilvl w:val="1"/>
          <w:numId w:val="104"/>
        </w:numPr>
        <w:tabs>
          <w:tab w:val="clear" w:pos="403"/>
        </w:tabs>
        <w:spacing w:before="60" w:after="60" w:line="240" w:lineRule="auto"/>
        <w:jc w:val="left"/>
      </w:pPr>
      <w:r>
        <w:t>dfdl:bitOrder</w:t>
      </w:r>
    </w:p>
    <w:p w14:paraId="530D006E" w14:textId="77777777" w:rsidR="00B46A03" w:rsidRDefault="00B46A03" w:rsidP="00EB2287">
      <w:pPr>
        <w:numPr>
          <w:ilvl w:val="1"/>
          <w:numId w:val="104"/>
        </w:numPr>
        <w:tabs>
          <w:tab w:val="clear" w:pos="403"/>
        </w:tabs>
        <w:spacing w:before="60" w:after="60" w:line="240" w:lineRule="auto"/>
        <w:jc w:val="left"/>
      </w:pPr>
      <w:r>
        <w:t xml:space="preserve">dfdl:encoding </w:t>
      </w:r>
    </w:p>
    <w:p w14:paraId="34D65859" w14:textId="77777777" w:rsidR="00B46A03" w:rsidRDefault="00B46A03" w:rsidP="00EB2287">
      <w:pPr>
        <w:numPr>
          <w:ilvl w:val="2"/>
          <w:numId w:val="104"/>
        </w:numPr>
        <w:tabs>
          <w:tab w:val="clear" w:pos="403"/>
        </w:tabs>
        <w:spacing w:before="60" w:after="60" w:line="240" w:lineRule="auto"/>
        <w:jc w:val="left"/>
      </w:pPr>
      <w:r>
        <w:t>'UTF-16' 'UTF-16BE' 'UTF-16LE'</w:t>
      </w:r>
    </w:p>
    <w:p w14:paraId="1E0826C0" w14:textId="77777777" w:rsidR="00B46A03" w:rsidRDefault="00B46A03" w:rsidP="00EB2287">
      <w:pPr>
        <w:numPr>
          <w:ilvl w:val="3"/>
          <w:numId w:val="104"/>
        </w:numPr>
        <w:tabs>
          <w:tab w:val="clear" w:pos="403"/>
        </w:tabs>
        <w:spacing w:before="60" w:after="60" w:line="240" w:lineRule="auto"/>
        <w:jc w:val="left"/>
      </w:pPr>
      <w:r>
        <w:t>dfdl:utf16Width</w:t>
      </w:r>
    </w:p>
    <w:p w14:paraId="39C3541D" w14:textId="77777777" w:rsidR="00B46A03" w:rsidRDefault="00B46A03" w:rsidP="00EB2287">
      <w:pPr>
        <w:numPr>
          <w:ilvl w:val="1"/>
          <w:numId w:val="104"/>
        </w:numPr>
        <w:tabs>
          <w:tab w:val="clear" w:pos="403"/>
        </w:tabs>
        <w:spacing w:before="60" w:after="60" w:line="240" w:lineRule="auto"/>
        <w:jc w:val="left"/>
      </w:pPr>
      <w:r>
        <w:t>dfdl:encodingErrorPolicy</w:t>
      </w:r>
    </w:p>
    <w:p w14:paraId="157EB780" w14:textId="77777777" w:rsidR="00B46A03" w:rsidRDefault="00B46A03" w:rsidP="00EB2287">
      <w:pPr>
        <w:numPr>
          <w:ilvl w:val="1"/>
          <w:numId w:val="104"/>
        </w:numPr>
        <w:tabs>
          <w:tab w:val="clear" w:pos="403"/>
        </w:tabs>
        <w:spacing w:before="60" w:after="60" w:line="240" w:lineRule="auto"/>
        <w:jc w:val="left"/>
      </w:pPr>
      <w:r>
        <w:t>dfdl:ignoreCase</w:t>
      </w:r>
    </w:p>
    <w:p w14:paraId="3952709C" w14:textId="77777777" w:rsidR="00B46A03" w:rsidRDefault="00B46A03" w:rsidP="00EB2287">
      <w:pPr>
        <w:numPr>
          <w:ilvl w:val="0"/>
          <w:numId w:val="104"/>
        </w:numPr>
        <w:tabs>
          <w:tab w:val="clear" w:pos="403"/>
        </w:tabs>
        <w:spacing w:before="60" w:after="60" w:line="240" w:lineRule="auto"/>
        <w:jc w:val="left"/>
        <w:rPr>
          <w:rStyle w:val="Emphasis"/>
        </w:rPr>
      </w:pPr>
      <w:r>
        <w:rPr>
          <w:rStyle w:val="Emphasis"/>
        </w:rPr>
        <w:t xml:space="preserve">Parsing: nillable </w:t>
      </w:r>
    </w:p>
    <w:p w14:paraId="2AB6D29C" w14:textId="77777777" w:rsidR="00B46A03" w:rsidRDefault="00B46A03" w:rsidP="00EB2287">
      <w:pPr>
        <w:numPr>
          <w:ilvl w:val="1"/>
          <w:numId w:val="104"/>
        </w:numPr>
        <w:tabs>
          <w:tab w:val="clear" w:pos="403"/>
        </w:tabs>
        <w:spacing w:before="60" w:after="60" w:line="240" w:lineRule="auto"/>
        <w:jc w:val="left"/>
      </w:pPr>
      <w:r>
        <w:t>XSD nillable</w:t>
      </w:r>
    </w:p>
    <w:p w14:paraId="42BA7E84" w14:textId="77777777" w:rsidR="00B46A03" w:rsidRDefault="00B46A03" w:rsidP="00EB2287">
      <w:pPr>
        <w:numPr>
          <w:ilvl w:val="2"/>
          <w:numId w:val="104"/>
        </w:numPr>
        <w:tabs>
          <w:tab w:val="clear" w:pos="403"/>
        </w:tabs>
        <w:spacing w:before="60" w:after="60" w:line="240" w:lineRule="auto"/>
        <w:jc w:val="left"/>
      </w:pPr>
      <w:r>
        <w:t xml:space="preserve">dfdl:nilKind </w:t>
      </w:r>
    </w:p>
    <w:p w14:paraId="0794719D" w14:textId="77777777" w:rsidR="00B46A03" w:rsidRDefault="00B46A03" w:rsidP="00EB2287">
      <w:pPr>
        <w:numPr>
          <w:ilvl w:val="3"/>
          <w:numId w:val="104"/>
        </w:numPr>
        <w:tabs>
          <w:tab w:val="clear" w:pos="403"/>
        </w:tabs>
        <w:spacing w:before="60" w:after="60" w:line="240" w:lineRule="auto"/>
        <w:jc w:val="left"/>
        <w:rPr>
          <w:rStyle w:val="Emphasis"/>
        </w:rPr>
      </w:pPr>
      <w:r>
        <w:rPr>
          <w:rStyle w:val="Emphasis"/>
        </w:rPr>
        <w:t xml:space="preserve">"literalValue" </w:t>
      </w:r>
    </w:p>
    <w:p w14:paraId="64D73779" w14:textId="77777777" w:rsidR="00B46A03" w:rsidRDefault="00B46A03" w:rsidP="00EB2287">
      <w:pPr>
        <w:numPr>
          <w:ilvl w:val="4"/>
          <w:numId w:val="104"/>
        </w:numPr>
        <w:tabs>
          <w:tab w:val="clear" w:pos="403"/>
        </w:tabs>
        <w:spacing w:before="60" w:after="60" w:line="240" w:lineRule="auto"/>
        <w:jc w:val="left"/>
      </w:pPr>
      <w:r>
        <w:t>dfdl:nilValue (must be "%ES;")</w:t>
      </w:r>
    </w:p>
    <w:p w14:paraId="2F7819F0" w14:textId="77777777" w:rsidR="00B46A03" w:rsidRDefault="00B46A03" w:rsidP="00EB2287">
      <w:pPr>
        <w:numPr>
          <w:ilvl w:val="0"/>
          <w:numId w:val="104"/>
        </w:numPr>
        <w:tabs>
          <w:tab w:val="clear" w:pos="403"/>
        </w:tabs>
        <w:spacing w:before="60" w:after="60" w:line="240" w:lineRule="auto"/>
        <w:jc w:val="left"/>
        <w:rPr>
          <w:rStyle w:val="Emphasis"/>
        </w:rPr>
      </w:pPr>
      <w:r>
        <w:rPr>
          <w:rStyle w:val="Emphasis"/>
        </w:rPr>
        <w:t xml:space="preserve">Parsing: occurrences </w:t>
      </w:r>
    </w:p>
    <w:p w14:paraId="2D87E521" w14:textId="77777777" w:rsidR="00B46A03" w:rsidRDefault="00B46A03" w:rsidP="00EB2287">
      <w:pPr>
        <w:numPr>
          <w:ilvl w:val="1"/>
          <w:numId w:val="104"/>
        </w:numPr>
        <w:tabs>
          <w:tab w:val="clear" w:pos="403"/>
        </w:tabs>
        <w:spacing w:before="60" w:after="60" w:line="240" w:lineRule="auto"/>
        <w:jc w:val="left"/>
        <w:rPr>
          <w:rStyle w:val="Emphasis"/>
        </w:rPr>
      </w:pPr>
      <w:r>
        <w:rPr>
          <w:iCs/>
        </w:rPr>
        <w:t>dfdl:floating</w:t>
      </w:r>
      <w:r>
        <w:rPr>
          <w:rStyle w:val="Emphasis"/>
        </w:rPr>
        <w:t xml:space="preserve"> </w:t>
      </w:r>
    </w:p>
    <w:p w14:paraId="516DEDC4" w14:textId="77777777" w:rsidR="00B46A03" w:rsidRDefault="00B46A03" w:rsidP="00EB2287">
      <w:pPr>
        <w:numPr>
          <w:ilvl w:val="1"/>
          <w:numId w:val="104"/>
        </w:numPr>
        <w:tabs>
          <w:tab w:val="clear" w:pos="403"/>
        </w:tabs>
        <w:spacing w:before="60" w:after="60" w:line="240" w:lineRule="auto"/>
        <w:jc w:val="left"/>
      </w:pPr>
      <w:r>
        <w:t>(maxOccurs &gt; 1 or unbounded) or (XSD minOccurs = 0 and XSD maxOccurs = 1)</w:t>
      </w:r>
    </w:p>
    <w:p w14:paraId="01475CB0" w14:textId="77777777" w:rsidR="00B46A03" w:rsidRDefault="00B46A03" w:rsidP="00EB2287">
      <w:pPr>
        <w:numPr>
          <w:ilvl w:val="2"/>
          <w:numId w:val="104"/>
        </w:numPr>
        <w:tabs>
          <w:tab w:val="clear" w:pos="403"/>
        </w:tabs>
        <w:spacing w:before="60" w:after="60" w:line="240" w:lineRule="auto"/>
        <w:jc w:val="left"/>
      </w:pPr>
      <w:r>
        <w:t xml:space="preserve">dfdl:occursCountKind </w:t>
      </w:r>
    </w:p>
    <w:p w14:paraId="29BB6F4E" w14:textId="77777777" w:rsidR="00B46A03" w:rsidRDefault="00B46A03" w:rsidP="00EB2287">
      <w:pPr>
        <w:numPr>
          <w:ilvl w:val="3"/>
          <w:numId w:val="104"/>
        </w:numPr>
        <w:tabs>
          <w:tab w:val="clear" w:pos="403"/>
        </w:tabs>
        <w:spacing w:before="60" w:after="60" w:line="240" w:lineRule="auto"/>
        <w:jc w:val="left"/>
        <w:rPr>
          <w:rStyle w:val="Emphasis"/>
        </w:rPr>
      </w:pPr>
      <w:r>
        <w:rPr>
          <w:rStyle w:val="Emphasis"/>
        </w:rPr>
        <w:t xml:space="preserve">"expression" </w:t>
      </w:r>
    </w:p>
    <w:p w14:paraId="16A9D2FD" w14:textId="77777777" w:rsidR="00B46A03" w:rsidRDefault="00B46A03" w:rsidP="00EB2287">
      <w:pPr>
        <w:numPr>
          <w:ilvl w:val="4"/>
          <w:numId w:val="104"/>
        </w:numPr>
        <w:tabs>
          <w:tab w:val="clear" w:pos="403"/>
        </w:tabs>
        <w:spacing w:before="60" w:after="60" w:line="240" w:lineRule="auto"/>
        <w:jc w:val="left"/>
      </w:pPr>
      <w:r>
        <w:t xml:space="preserve">dfdl:occursCount </w:t>
      </w:r>
    </w:p>
    <w:p w14:paraId="0C0FF61D" w14:textId="77777777" w:rsidR="00B46A03" w:rsidRDefault="00B46A03" w:rsidP="00EB2287">
      <w:pPr>
        <w:numPr>
          <w:ilvl w:val="3"/>
          <w:numId w:val="104"/>
        </w:numPr>
        <w:tabs>
          <w:tab w:val="clear" w:pos="403"/>
        </w:tabs>
        <w:spacing w:before="60" w:after="60" w:line="240" w:lineRule="auto"/>
        <w:jc w:val="left"/>
      </w:pPr>
      <w:r>
        <w:rPr>
          <w:rStyle w:val="Emphasis"/>
        </w:rPr>
        <w:t>"fixed" ,</w:t>
      </w:r>
      <w:r>
        <w:t xml:space="preserve"> "</w:t>
      </w:r>
      <w:r>
        <w:rPr>
          <w:rStyle w:val="Emphasis"/>
        </w:rPr>
        <w:t>implicit</w:t>
      </w:r>
      <w:r>
        <w:t>"</w:t>
      </w:r>
    </w:p>
    <w:p w14:paraId="5B616939" w14:textId="77777777" w:rsidR="00B46A03" w:rsidRDefault="00B46A03" w:rsidP="00EB2287">
      <w:pPr>
        <w:numPr>
          <w:ilvl w:val="4"/>
          <w:numId w:val="104"/>
        </w:numPr>
        <w:tabs>
          <w:tab w:val="clear" w:pos="403"/>
        </w:tabs>
        <w:spacing w:before="60" w:after="60" w:line="240" w:lineRule="auto"/>
        <w:jc w:val="left"/>
      </w:pPr>
      <w:r>
        <w:t>XSD minOccurs</w:t>
      </w:r>
    </w:p>
    <w:p w14:paraId="430E981F" w14:textId="77777777" w:rsidR="00B46A03" w:rsidRDefault="00B46A03" w:rsidP="00EB2287">
      <w:pPr>
        <w:numPr>
          <w:ilvl w:val="4"/>
          <w:numId w:val="104"/>
        </w:numPr>
        <w:tabs>
          <w:tab w:val="clear" w:pos="403"/>
        </w:tabs>
        <w:spacing w:before="60" w:after="60" w:line="240" w:lineRule="auto"/>
        <w:jc w:val="left"/>
      </w:pPr>
      <w:r>
        <w:t xml:space="preserve">XSD maxOccurs </w:t>
      </w:r>
    </w:p>
    <w:p w14:paraId="21EEA858" w14:textId="77777777" w:rsidR="00B46A03" w:rsidRDefault="00B46A03" w:rsidP="00EB2287">
      <w:pPr>
        <w:numPr>
          <w:ilvl w:val="3"/>
          <w:numId w:val="104"/>
        </w:numPr>
        <w:tabs>
          <w:tab w:val="clear" w:pos="403"/>
        </w:tabs>
        <w:spacing w:before="60" w:after="60" w:line="240" w:lineRule="auto"/>
        <w:jc w:val="left"/>
        <w:rPr>
          <w:rStyle w:val="Emphasis"/>
        </w:rPr>
      </w:pPr>
      <w:r>
        <w:rPr>
          <w:rStyle w:val="Emphasis"/>
        </w:rPr>
        <w:t xml:space="preserve">"parsed" </w:t>
      </w:r>
    </w:p>
    <w:p w14:paraId="5BBCEB98" w14:textId="77777777" w:rsidR="00B46A03" w:rsidRDefault="00B46A03" w:rsidP="00EB2287">
      <w:pPr>
        <w:numPr>
          <w:ilvl w:val="0"/>
          <w:numId w:val="104"/>
        </w:numPr>
        <w:tabs>
          <w:tab w:val="clear" w:pos="403"/>
        </w:tabs>
        <w:spacing w:before="60" w:after="60" w:line="240" w:lineRule="auto"/>
        <w:jc w:val="left"/>
        <w:rPr>
          <w:rStyle w:val="Emphasis"/>
        </w:rPr>
      </w:pPr>
      <w:r>
        <w:rPr>
          <w:rStyle w:val="Emphasis"/>
        </w:rPr>
        <w:t xml:space="preserve">Parsing: identification, framing &amp; extraction </w:t>
      </w:r>
    </w:p>
    <w:p w14:paraId="79A705D3" w14:textId="77777777" w:rsidR="00B46A03" w:rsidRDefault="00B46A03" w:rsidP="00EB2287">
      <w:pPr>
        <w:numPr>
          <w:ilvl w:val="1"/>
          <w:numId w:val="104"/>
        </w:numPr>
        <w:tabs>
          <w:tab w:val="clear" w:pos="403"/>
        </w:tabs>
        <w:spacing w:before="60" w:after="60" w:line="240" w:lineRule="auto"/>
        <w:jc w:val="left"/>
      </w:pPr>
      <w:r>
        <w:t xml:space="preserve">dfdl:leadingSkip </w:t>
      </w:r>
    </w:p>
    <w:p w14:paraId="1797672A" w14:textId="77777777" w:rsidR="00B46A03" w:rsidRDefault="00B46A03" w:rsidP="00EB2287">
      <w:pPr>
        <w:numPr>
          <w:ilvl w:val="2"/>
          <w:numId w:val="104"/>
        </w:numPr>
        <w:tabs>
          <w:tab w:val="clear" w:pos="403"/>
        </w:tabs>
        <w:spacing w:before="60" w:after="60" w:line="240" w:lineRule="auto"/>
        <w:jc w:val="left"/>
      </w:pPr>
      <w:r>
        <w:t>dfdl:alignmentUnits</w:t>
      </w:r>
    </w:p>
    <w:p w14:paraId="265D854F" w14:textId="77777777" w:rsidR="00B46A03" w:rsidRDefault="00B46A03" w:rsidP="00EB2287">
      <w:pPr>
        <w:numPr>
          <w:ilvl w:val="1"/>
          <w:numId w:val="104"/>
        </w:numPr>
        <w:tabs>
          <w:tab w:val="clear" w:pos="403"/>
        </w:tabs>
        <w:spacing w:before="60" w:after="60" w:line="240" w:lineRule="auto"/>
        <w:jc w:val="left"/>
      </w:pPr>
      <w:r>
        <w:t>dfdl:alignment</w:t>
      </w:r>
    </w:p>
    <w:p w14:paraId="6CCFF360" w14:textId="77777777" w:rsidR="00B46A03" w:rsidRDefault="00B46A03" w:rsidP="00EB2287">
      <w:pPr>
        <w:numPr>
          <w:ilvl w:val="2"/>
          <w:numId w:val="104"/>
        </w:numPr>
        <w:tabs>
          <w:tab w:val="clear" w:pos="403"/>
        </w:tabs>
        <w:spacing w:before="60" w:after="60" w:line="240" w:lineRule="auto"/>
        <w:jc w:val="left"/>
      </w:pPr>
      <w:r>
        <w:t xml:space="preserve">not </w:t>
      </w:r>
      <w:r>
        <w:rPr>
          <w:rStyle w:val="Emphasis"/>
        </w:rPr>
        <w:t>"implicit"</w:t>
      </w:r>
      <w:r>
        <w:t xml:space="preserve"> </w:t>
      </w:r>
    </w:p>
    <w:p w14:paraId="00B89540" w14:textId="77777777" w:rsidR="00B46A03" w:rsidRDefault="00B46A03" w:rsidP="00EB2287">
      <w:pPr>
        <w:numPr>
          <w:ilvl w:val="3"/>
          <w:numId w:val="104"/>
        </w:numPr>
        <w:tabs>
          <w:tab w:val="clear" w:pos="403"/>
        </w:tabs>
        <w:spacing w:before="60" w:after="60" w:line="240" w:lineRule="auto"/>
        <w:jc w:val="left"/>
      </w:pPr>
      <w:r>
        <w:t xml:space="preserve">dfdl:alignmentUnits </w:t>
      </w:r>
    </w:p>
    <w:p w14:paraId="444276F7" w14:textId="77777777" w:rsidR="00B46A03" w:rsidRDefault="00B46A03" w:rsidP="00EB2287">
      <w:pPr>
        <w:numPr>
          <w:ilvl w:val="1"/>
          <w:numId w:val="104"/>
        </w:numPr>
        <w:tabs>
          <w:tab w:val="clear" w:pos="403"/>
        </w:tabs>
        <w:spacing w:before="60" w:after="60" w:line="240" w:lineRule="auto"/>
        <w:jc w:val="left"/>
      </w:pPr>
      <w:r>
        <w:t>dfdl:initiator</w:t>
      </w:r>
    </w:p>
    <w:p w14:paraId="44DABCD8" w14:textId="77777777" w:rsidR="00B46A03" w:rsidRDefault="00B46A03" w:rsidP="00EB2287">
      <w:pPr>
        <w:numPr>
          <w:ilvl w:val="2"/>
          <w:numId w:val="104"/>
        </w:numPr>
        <w:tabs>
          <w:tab w:val="clear" w:pos="403"/>
        </w:tabs>
        <w:spacing w:before="60" w:after="60" w:line="240" w:lineRule="auto"/>
        <w:jc w:val="left"/>
      </w:pPr>
      <w:r>
        <w:t>dfdl:nilValueDelimiterPolicy</w:t>
      </w:r>
    </w:p>
    <w:p w14:paraId="168B8AFB" w14:textId="77777777" w:rsidR="00B46A03" w:rsidRDefault="00B46A03" w:rsidP="00EB2287">
      <w:pPr>
        <w:numPr>
          <w:ilvl w:val="2"/>
          <w:numId w:val="104"/>
        </w:numPr>
        <w:tabs>
          <w:tab w:val="clear" w:pos="403"/>
        </w:tabs>
        <w:spacing w:before="60" w:after="60" w:line="240" w:lineRule="auto"/>
        <w:jc w:val="left"/>
      </w:pPr>
      <w:r>
        <w:t xml:space="preserve">dfdl:emptyValueDelimiterPolicy </w:t>
      </w:r>
    </w:p>
    <w:p w14:paraId="025F70DD" w14:textId="77777777" w:rsidR="00B46A03" w:rsidRDefault="00B46A03" w:rsidP="00EB2287">
      <w:pPr>
        <w:numPr>
          <w:ilvl w:val="1"/>
          <w:numId w:val="104"/>
        </w:numPr>
        <w:tabs>
          <w:tab w:val="clear" w:pos="403"/>
        </w:tabs>
        <w:spacing w:before="60" w:after="60" w:line="240" w:lineRule="auto"/>
        <w:jc w:val="left"/>
      </w:pPr>
      <w:r>
        <w:t xml:space="preserve">dfdl:lengthKind </w:t>
      </w:r>
    </w:p>
    <w:p w14:paraId="2279922C" w14:textId="77777777" w:rsidR="00B46A03" w:rsidRDefault="00B46A03" w:rsidP="00EB2287">
      <w:pPr>
        <w:numPr>
          <w:ilvl w:val="2"/>
          <w:numId w:val="104"/>
        </w:numPr>
        <w:tabs>
          <w:tab w:val="clear" w:pos="403"/>
        </w:tabs>
        <w:spacing w:before="60" w:after="60" w:line="240" w:lineRule="auto"/>
        <w:jc w:val="left"/>
        <w:rPr>
          <w:rStyle w:val="Emphasis"/>
        </w:rPr>
      </w:pPr>
      <w:r>
        <w:rPr>
          <w:rStyle w:val="Emphasis"/>
        </w:rPr>
        <w:t>"explicit"</w:t>
      </w:r>
    </w:p>
    <w:p w14:paraId="2CE96B31" w14:textId="77777777" w:rsidR="00B46A03" w:rsidRDefault="00B46A03" w:rsidP="00EB2287">
      <w:pPr>
        <w:numPr>
          <w:ilvl w:val="3"/>
          <w:numId w:val="104"/>
        </w:numPr>
        <w:tabs>
          <w:tab w:val="clear" w:pos="403"/>
        </w:tabs>
        <w:spacing w:before="60" w:after="60" w:line="240" w:lineRule="auto"/>
        <w:jc w:val="left"/>
      </w:pPr>
      <w:r>
        <w:lastRenderedPageBreak/>
        <w:t xml:space="preserve">dfdl:length </w:t>
      </w:r>
    </w:p>
    <w:p w14:paraId="11C2130A" w14:textId="77777777" w:rsidR="00B46A03" w:rsidRDefault="00B46A03" w:rsidP="00EB2287">
      <w:pPr>
        <w:numPr>
          <w:ilvl w:val="3"/>
          <w:numId w:val="104"/>
        </w:numPr>
        <w:tabs>
          <w:tab w:val="clear" w:pos="403"/>
        </w:tabs>
        <w:spacing w:before="60" w:after="60" w:line="240" w:lineRule="auto"/>
        <w:jc w:val="left"/>
      </w:pPr>
      <w:r>
        <w:t xml:space="preserve">dfdl:lengthUnits </w:t>
      </w:r>
    </w:p>
    <w:p w14:paraId="5D61311C" w14:textId="77777777" w:rsidR="00B46A03" w:rsidRDefault="00B46A03" w:rsidP="00EB2287">
      <w:pPr>
        <w:numPr>
          <w:ilvl w:val="2"/>
          <w:numId w:val="104"/>
        </w:numPr>
        <w:tabs>
          <w:tab w:val="clear" w:pos="403"/>
        </w:tabs>
        <w:spacing w:before="60" w:after="60" w:line="240" w:lineRule="auto"/>
        <w:jc w:val="left"/>
        <w:rPr>
          <w:rStyle w:val="Emphasis"/>
        </w:rPr>
      </w:pPr>
      <w:r>
        <w:rPr>
          <w:rStyle w:val="Emphasis"/>
        </w:rPr>
        <w:t xml:space="preserve">"prefixed" </w:t>
      </w:r>
    </w:p>
    <w:p w14:paraId="74A5EE23" w14:textId="77777777" w:rsidR="00B46A03" w:rsidRDefault="00B46A03" w:rsidP="00EB2287">
      <w:pPr>
        <w:numPr>
          <w:ilvl w:val="3"/>
          <w:numId w:val="104"/>
        </w:numPr>
        <w:tabs>
          <w:tab w:val="clear" w:pos="403"/>
        </w:tabs>
        <w:spacing w:before="60" w:after="60" w:line="240" w:lineRule="auto"/>
        <w:jc w:val="left"/>
      </w:pPr>
      <w:r>
        <w:t xml:space="preserve">dfdl:prefixLengthType </w:t>
      </w:r>
    </w:p>
    <w:p w14:paraId="1CADB54B" w14:textId="77777777" w:rsidR="00B46A03" w:rsidRDefault="00B46A03" w:rsidP="00EB2287">
      <w:pPr>
        <w:numPr>
          <w:ilvl w:val="3"/>
          <w:numId w:val="104"/>
        </w:numPr>
        <w:tabs>
          <w:tab w:val="clear" w:pos="403"/>
        </w:tabs>
        <w:spacing w:before="60" w:after="60" w:line="240" w:lineRule="auto"/>
        <w:jc w:val="left"/>
      </w:pPr>
      <w:r>
        <w:t xml:space="preserve">dfdl:prefixIncludesPrefixLength </w:t>
      </w:r>
    </w:p>
    <w:p w14:paraId="4F10CC65" w14:textId="77777777" w:rsidR="00B46A03" w:rsidRDefault="00B46A03" w:rsidP="00EB2287">
      <w:pPr>
        <w:numPr>
          <w:ilvl w:val="3"/>
          <w:numId w:val="104"/>
        </w:numPr>
        <w:tabs>
          <w:tab w:val="clear" w:pos="403"/>
        </w:tabs>
        <w:spacing w:before="60" w:after="60" w:line="240" w:lineRule="auto"/>
        <w:jc w:val="left"/>
      </w:pPr>
      <w:r>
        <w:t xml:space="preserve">dfdl:lengthUnits </w:t>
      </w:r>
    </w:p>
    <w:p w14:paraId="527E29D7" w14:textId="77777777" w:rsidR="00B46A03" w:rsidRDefault="00B46A03" w:rsidP="00EB2287">
      <w:pPr>
        <w:numPr>
          <w:ilvl w:val="2"/>
          <w:numId w:val="104"/>
        </w:numPr>
        <w:tabs>
          <w:tab w:val="clear" w:pos="403"/>
        </w:tabs>
        <w:spacing w:before="60" w:after="60" w:line="240" w:lineRule="auto"/>
        <w:jc w:val="left"/>
        <w:rPr>
          <w:rStyle w:val="Emphasis"/>
        </w:rPr>
      </w:pPr>
      <w:r>
        <w:rPr>
          <w:rStyle w:val="Emphasis"/>
        </w:rPr>
        <w:t>"pattern"</w:t>
      </w:r>
    </w:p>
    <w:p w14:paraId="4D17ED34" w14:textId="77777777" w:rsidR="00B46A03" w:rsidRDefault="00B46A03" w:rsidP="00EB2287">
      <w:pPr>
        <w:numPr>
          <w:ilvl w:val="3"/>
          <w:numId w:val="104"/>
        </w:numPr>
        <w:tabs>
          <w:tab w:val="clear" w:pos="403"/>
        </w:tabs>
        <w:spacing w:before="60" w:after="60" w:line="240" w:lineRule="auto"/>
        <w:jc w:val="left"/>
      </w:pPr>
      <w:r>
        <w:t>dfdl:lengthPattern</w:t>
      </w:r>
    </w:p>
    <w:p w14:paraId="29F3C466" w14:textId="77777777" w:rsidR="00B46A03" w:rsidRDefault="00B46A03" w:rsidP="00EB2287">
      <w:pPr>
        <w:numPr>
          <w:ilvl w:val="2"/>
          <w:numId w:val="104"/>
        </w:numPr>
        <w:tabs>
          <w:tab w:val="clear" w:pos="403"/>
        </w:tabs>
        <w:spacing w:before="60" w:after="60" w:line="240" w:lineRule="auto"/>
        <w:jc w:val="left"/>
        <w:rPr>
          <w:rStyle w:val="Emphasis"/>
        </w:rPr>
      </w:pPr>
      <w:r>
        <w:rPr>
          <w:rStyle w:val="Emphasis"/>
        </w:rPr>
        <w:t xml:space="preserve">"implicit", "delimited", "endOfParent"  </w:t>
      </w:r>
    </w:p>
    <w:p w14:paraId="07C25519" w14:textId="77777777" w:rsidR="00B46A03" w:rsidRDefault="00B46A03" w:rsidP="00EB2287">
      <w:pPr>
        <w:numPr>
          <w:ilvl w:val="3"/>
          <w:numId w:val="104"/>
        </w:numPr>
        <w:tabs>
          <w:tab w:val="clear" w:pos="403"/>
        </w:tabs>
        <w:spacing w:before="60" w:after="60" w:line="240" w:lineRule="auto"/>
        <w:jc w:val="left"/>
        <w:rPr>
          <w:rStyle w:val="Emphasis"/>
        </w:rPr>
      </w:pPr>
      <w:r>
        <w:rPr>
          <w:rStyle w:val="Emphasis"/>
        </w:rPr>
        <w:t>None</w:t>
      </w:r>
    </w:p>
    <w:p w14:paraId="454763F8" w14:textId="77777777" w:rsidR="00B46A03" w:rsidRDefault="00B46A03" w:rsidP="00EB2287">
      <w:pPr>
        <w:numPr>
          <w:ilvl w:val="1"/>
          <w:numId w:val="104"/>
        </w:numPr>
        <w:tabs>
          <w:tab w:val="clear" w:pos="403"/>
        </w:tabs>
        <w:spacing w:before="60" w:after="60" w:line="240" w:lineRule="auto"/>
        <w:jc w:val="left"/>
      </w:pPr>
      <w:r>
        <w:t xml:space="preserve">dfdl:terminator </w:t>
      </w:r>
    </w:p>
    <w:p w14:paraId="5ED2EA4C" w14:textId="77777777" w:rsidR="00B46A03" w:rsidRDefault="00B46A03" w:rsidP="00EB2287">
      <w:pPr>
        <w:numPr>
          <w:ilvl w:val="2"/>
          <w:numId w:val="104"/>
        </w:numPr>
        <w:tabs>
          <w:tab w:val="clear" w:pos="403"/>
        </w:tabs>
        <w:spacing w:before="60" w:after="60" w:line="240" w:lineRule="auto"/>
        <w:jc w:val="left"/>
      </w:pPr>
      <w:r>
        <w:t>dfdl:nilValueDelimiterPolicy</w:t>
      </w:r>
    </w:p>
    <w:p w14:paraId="5C735134" w14:textId="77777777" w:rsidR="00B46A03" w:rsidRDefault="00B46A03" w:rsidP="00EB2287">
      <w:pPr>
        <w:numPr>
          <w:ilvl w:val="2"/>
          <w:numId w:val="104"/>
        </w:numPr>
        <w:tabs>
          <w:tab w:val="clear" w:pos="403"/>
        </w:tabs>
        <w:spacing w:before="60" w:after="60" w:line="240" w:lineRule="auto"/>
        <w:jc w:val="left"/>
      </w:pPr>
      <w:r>
        <w:t xml:space="preserve">dfdl:emptyValueDelimiterPolicy </w:t>
      </w:r>
    </w:p>
    <w:p w14:paraId="4EFF31CC" w14:textId="77777777" w:rsidR="00B46A03" w:rsidRDefault="00B46A03" w:rsidP="00EB2287">
      <w:pPr>
        <w:numPr>
          <w:ilvl w:val="2"/>
          <w:numId w:val="104"/>
        </w:numPr>
        <w:tabs>
          <w:tab w:val="clear" w:pos="403"/>
        </w:tabs>
        <w:spacing w:before="60" w:after="60" w:line="240" w:lineRule="auto"/>
        <w:jc w:val="left"/>
      </w:pPr>
      <w:r>
        <w:t xml:space="preserve">dfdl:documentFinalTerminatorCanBeMissing </w:t>
      </w:r>
    </w:p>
    <w:p w14:paraId="2F264D41" w14:textId="77777777" w:rsidR="00B46A03" w:rsidRDefault="00B46A03" w:rsidP="00EB2287">
      <w:pPr>
        <w:numPr>
          <w:ilvl w:val="1"/>
          <w:numId w:val="104"/>
        </w:numPr>
        <w:tabs>
          <w:tab w:val="clear" w:pos="403"/>
        </w:tabs>
        <w:spacing w:before="60" w:after="60" w:line="240" w:lineRule="auto"/>
        <w:jc w:val="left"/>
      </w:pPr>
      <w:r>
        <w:t xml:space="preserve">dfdl:trailingSkip </w:t>
      </w:r>
    </w:p>
    <w:p w14:paraId="6B6E90E6" w14:textId="77777777" w:rsidR="00B46A03" w:rsidRDefault="00B46A03" w:rsidP="00EB2287">
      <w:pPr>
        <w:numPr>
          <w:ilvl w:val="2"/>
          <w:numId w:val="105"/>
        </w:numPr>
        <w:tabs>
          <w:tab w:val="clear" w:pos="403"/>
        </w:tabs>
        <w:spacing w:before="60" w:after="60" w:line="240" w:lineRule="auto"/>
        <w:jc w:val="left"/>
      </w:pPr>
      <w:r>
        <w:t xml:space="preserve">dfdl:alignmentUnits  </w:t>
      </w:r>
    </w:p>
    <w:p w14:paraId="0BB9C30A"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022" w:name="_Toc322912272"/>
      <w:bookmarkStart w:id="13023" w:name="_Toc329093133"/>
      <w:bookmarkStart w:id="13024" w:name="_Toc332701646"/>
      <w:bookmarkStart w:id="13025" w:name="_Toc332701950"/>
      <w:bookmarkStart w:id="13026" w:name="_Toc332711749"/>
      <w:bookmarkStart w:id="13027" w:name="_Toc332712051"/>
      <w:bookmarkStart w:id="13028" w:name="_Toc332712352"/>
      <w:bookmarkStart w:id="13029" w:name="_Toc332724268"/>
      <w:bookmarkStart w:id="13030" w:name="_Toc332724568"/>
      <w:bookmarkStart w:id="13031" w:name="_Toc341102864"/>
      <w:bookmarkStart w:id="13032" w:name="_Toc347241599"/>
      <w:bookmarkStart w:id="13033" w:name="_Toc347744792"/>
      <w:bookmarkStart w:id="13034" w:name="_Toc348984575"/>
      <w:bookmarkStart w:id="13035" w:name="_Toc348984880"/>
      <w:bookmarkStart w:id="13036" w:name="_Toc349038044"/>
      <w:bookmarkStart w:id="13037" w:name="_Toc349038346"/>
      <w:bookmarkStart w:id="13038" w:name="_Toc349042837"/>
      <w:bookmarkStart w:id="13039" w:name="_Toc351912959"/>
      <w:bookmarkStart w:id="13040" w:name="_Toc351914980"/>
      <w:bookmarkStart w:id="13041" w:name="_Toc351915446"/>
      <w:bookmarkStart w:id="13042" w:name="_Toc361231544"/>
      <w:bookmarkStart w:id="13043" w:name="_Toc361232070"/>
      <w:bookmarkStart w:id="13044" w:name="_Toc362445368"/>
      <w:bookmarkStart w:id="13045" w:name="_Toc363909335"/>
      <w:bookmarkStart w:id="13046" w:name="_Toc364463761"/>
      <w:bookmarkStart w:id="13047" w:name="_Toc366078365"/>
      <w:bookmarkStart w:id="13048" w:name="_Toc366078980"/>
      <w:bookmarkStart w:id="13049" w:name="_Toc366079965"/>
      <w:bookmarkStart w:id="13050" w:name="_Toc366080577"/>
      <w:bookmarkStart w:id="13051" w:name="_Toc366081186"/>
      <w:bookmarkStart w:id="13052" w:name="_Toc366505526"/>
      <w:bookmarkStart w:id="13053" w:name="_Toc366508895"/>
      <w:bookmarkStart w:id="13054" w:name="_Toc366513396"/>
      <w:bookmarkStart w:id="13055" w:name="_Toc366574585"/>
      <w:bookmarkStart w:id="13056" w:name="_Toc366578378"/>
      <w:bookmarkStart w:id="13057" w:name="_Toc366578972"/>
      <w:bookmarkStart w:id="13058" w:name="_Toc366579564"/>
      <w:bookmarkStart w:id="13059" w:name="_Toc366580155"/>
      <w:bookmarkStart w:id="13060" w:name="_Toc366580747"/>
      <w:bookmarkStart w:id="13061" w:name="_Toc366581338"/>
      <w:bookmarkStart w:id="13062" w:name="_Toc366581930"/>
      <w:bookmarkStart w:id="13063" w:name="_Toc349042838"/>
      <w:bookmarkStart w:id="13064" w:name="_Toc62570278"/>
      <w:bookmarkStart w:id="13065" w:name="_Toc210217000"/>
      <w:bookmarkStart w:id="13066" w:name="_Toc219441132"/>
      <w:bookmarkEnd w:id="13022"/>
      <w:bookmarkEnd w:id="13023"/>
      <w:bookmarkEnd w:id="13024"/>
      <w:bookmarkEnd w:id="13025"/>
      <w:bookmarkEnd w:id="13026"/>
      <w:bookmarkEnd w:id="13027"/>
      <w:bookmarkEnd w:id="13028"/>
      <w:bookmarkEnd w:id="13029"/>
      <w:bookmarkEnd w:id="13030"/>
      <w:bookmarkEnd w:id="13031"/>
      <w:bookmarkEnd w:id="13032"/>
      <w:bookmarkEnd w:id="13033"/>
      <w:bookmarkEnd w:id="13034"/>
      <w:bookmarkEnd w:id="13035"/>
      <w:bookmarkEnd w:id="13036"/>
      <w:bookmarkEnd w:id="13037"/>
      <w:bookmarkEnd w:id="13038"/>
      <w:bookmarkEnd w:id="13039"/>
      <w:bookmarkEnd w:id="13040"/>
      <w:bookmarkEnd w:id="13041"/>
      <w:bookmarkEnd w:id="13042"/>
      <w:bookmarkEnd w:id="13043"/>
      <w:bookmarkEnd w:id="13044"/>
      <w:bookmarkEnd w:id="13045"/>
      <w:bookmarkEnd w:id="13046"/>
      <w:bookmarkEnd w:id="13047"/>
      <w:bookmarkEnd w:id="13048"/>
      <w:bookmarkEnd w:id="13049"/>
      <w:bookmarkEnd w:id="13050"/>
      <w:bookmarkEnd w:id="13051"/>
      <w:bookmarkEnd w:id="13052"/>
      <w:bookmarkEnd w:id="13053"/>
      <w:bookmarkEnd w:id="13054"/>
      <w:bookmarkEnd w:id="13055"/>
      <w:bookmarkEnd w:id="13056"/>
      <w:bookmarkEnd w:id="13057"/>
      <w:bookmarkEnd w:id="13058"/>
      <w:bookmarkEnd w:id="13059"/>
      <w:bookmarkEnd w:id="13060"/>
      <w:bookmarkEnd w:id="13061"/>
      <w:bookmarkEnd w:id="13062"/>
      <w:r>
        <w:rPr>
          <w:rFonts w:eastAsia="Times New Roman"/>
        </w:rPr>
        <w:t>dfdl:sequence and dfdl:group (when reference is to a sequence)</w:t>
      </w:r>
      <w:bookmarkEnd w:id="13063"/>
      <w:bookmarkEnd w:id="13064"/>
      <w:bookmarkEnd w:id="13065"/>
      <w:bookmarkEnd w:id="13066"/>
    </w:p>
    <w:p w14:paraId="707C174B" w14:textId="77777777" w:rsidR="00B46A03" w:rsidRDefault="00B46A03" w:rsidP="00EB2287">
      <w:pPr>
        <w:numPr>
          <w:ilvl w:val="0"/>
          <w:numId w:val="106"/>
        </w:numPr>
        <w:tabs>
          <w:tab w:val="clear" w:pos="403"/>
        </w:tabs>
        <w:spacing w:before="60" w:after="60" w:line="240" w:lineRule="auto"/>
        <w:jc w:val="left"/>
        <w:rPr>
          <w:rStyle w:val="Emphasis"/>
        </w:rPr>
      </w:pPr>
      <w:r>
        <w:rPr>
          <w:rStyle w:val="Emphasis"/>
        </w:rPr>
        <w:t>Parsing: hidden (xs:sequence only)</w:t>
      </w:r>
    </w:p>
    <w:p w14:paraId="63968F15" w14:textId="77777777" w:rsidR="00B46A03" w:rsidRDefault="00B46A03" w:rsidP="00EB2287">
      <w:pPr>
        <w:numPr>
          <w:ilvl w:val="1"/>
          <w:numId w:val="106"/>
        </w:numPr>
        <w:tabs>
          <w:tab w:val="clear" w:pos="403"/>
        </w:tabs>
        <w:spacing w:before="60" w:after="60" w:line="240" w:lineRule="auto"/>
        <w:jc w:val="left"/>
      </w:pPr>
      <w:r>
        <w:t>dfdl:hiddenGroupRef</w:t>
      </w:r>
    </w:p>
    <w:p w14:paraId="21FBF5C4" w14:textId="77777777" w:rsidR="00B46A03" w:rsidRDefault="00B46A03" w:rsidP="00EB2287">
      <w:pPr>
        <w:numPr>
          <w:ilvl w:val="0"/>
          <w:numId w:val="106"/>
        </w:numPr>
        <w:tabs>
          <w:tab w:val="clear" w:pos="403"/>
        </w:tabs>
        <w:spacing w:before="60" w:after="60" w:line="240" w:lineRule="auto"/>
        <w:jc w:val="left"/>
        <w:rPr>
          <w:rStyle w:val="Emphasis"/>
        </w:rPr>
      </w:pPr>
      <w:r>
        <w:rPr>
          <w:rStyle w:val="Emphasis"/>
        </w:rPr>
        <w:t>Parsing: common</w:t>
      </w:r>
    </w:p>
    <w:p w14:paraId="5A103193" w14:textId="77777777" w:rsidR="00B46A03" w:rsidRDefault="00B46A03" w:rsidP="00EB2287">
      <w:pPr>
        <w:numPr>
          <w:ilvl w:val="1"/>
          <w:numId w:val="106"/>
        </w:numPr>
        <w:tabs>
          <w:tab w:val="clear" w:pos="403"/>
        </w:tabs>
        <w:spacing w:before="60" w:after="60" w:line="240" w:lineRule="auto"/>
        <w:jc w:val="left"/>
      </w:pPr>
      <w:r>
        <w:t>dfdl:bitOrder</w:t>
      </w:r>
    </w:p>
    <w:p w14:paraId="3A4AB848" w14:textId="77777777" w:rsidR="00B46A03" w:rsidRDefault="00B46A03" w:rsidP="00EB2287">
      <w:pPr>
        <w:numPr>
          <w:ilvl w:val="1"/>
          <w:numId w:val="106"/>
        </w:numPr>
        <w:tabs>
          <w:tab w:val="clear" w:pos="403"/>
        </w:tabs>
        <w:spacing w:before="60" w:after="60" w:line="240" w:lineRule="auto"/>
        <w:jc w:val="left"/>
      </w:pPr>
      <w:r>
        <w:t xml:space="preserve">dfdl:encoding </w:t>
      </w:r>
    </w:p>
    <w:p w14:paraId="5F8C80DD" w14:textId="77777777" w:rsidR="00B46A03" w:rsidRDefault="00B46A03" w:rsidP="00EB2287">
      <w:pPr>
        <w:numPr>
          <w:ilvl w:val="2"/>
          <w:numId w:val="106"/>
        </w:numPr>
        <w:tabs>
          <w:tab w:val="clear" w:pos="403"/>
        </w:tabs>
        <w:spacing w:before="60" w:after="60" w:line="240" w:lineRule="auto"/>
        <w:jc w:val="left"/>
      </w:pPr>
      <w:r>
        <w:t>'UTF-16' 'UTF-16BE' 'UTF-16LE'</w:t>
      </w:r>
    </w:p>
    <w:p w14:paraId="2C388EE7" w14:textId="77777777" w:rsidR="00B46A03" w:rsidRDefault="00B46A03" w:rsidP="00EB2287">
      <w:pPr>
        <w:numPr>
          <w:ilvl w:val="3"/>
          <w:numId w:val="106"/>
        </w:numPr>
        <w:tabs>
          <w:tab w:val="clear" w:pos="403"/>
        </w:tabs>
        <w:spacing w:before="60" w:after="60" w:line="240" w:lineRule="auto"/>
        <w:jc w:val="left"/>
      </w:pPr>
      <w:r>
        <w:t>dfdl:utf16Width</w:t>
      </w:r>
    </w:p>
    <w:p w14:paraId="10CF0DFC" w14:textId="77777777" w:rsidR="00B46A03" w:rsidRDefault="00B46A03" w:rsidP="00EB2287">
      <w:pPr>
        <w:numPr>
          <w:ilvl w:val="1"/>
          <w:numId w:val="106"/>
        </w:numPr>
        <w:tabs>
          <w:tab w:val="clear" w:pos="403"/>
        </w:tabs>
        <w:spacing w:before="60" w:after="60" w:line="240" w:lineRule="auto"/>
        <w:jc w:val="left"/>
      </w:pPr>
      <w:r>
        <w:t>dfdl:encodingErrorPolicy</w:t>
      </w:r>
    </w:p>
    <w:p w14:paraId="72583CC2" w14:textId="77777777" w:rsidR="00B46A03" w:rsidRDefault="00B46A03" w:rsidP="00EB2287">
      <w:pPr>
        <w:numPr>
          <w:ilvl w:val="1"/>
          <w:numId w:val="106"/>
        </w:numPr>
        <w:tabs>
          <w:tab w:val="clear" w:pos="403"/>
        </w:tabs>
        <w:spacing w:before="60" w:after="60" w:line="240" w:lineRule="auto"/>
        <w:jc w:val="left"/>
      </w:pPr>
      <w:r>
        <w:t>dfdl:ignoreCase</w:t>
      </w:r>
    </w:p>
    <w:p w14:paraId="3E1FD1DE" w14:textId="77777777" w:rsidR="00B46A03" w:rsidRDefault="00B46A03" w:rsidP="00EB2287">
      <w:pPr>
        <w:numPr>
          <w:ilvl w:val="0"/>
          <w:numId w:val="106"/>
        </w:numPr>
        <w:tabs>
          <w:tab w:val="clear" w:pos="403"/>
        </w:tabs>
        <w:spacing w:before="60" w:after="60" w:line="240" w:lineRule="auto"/>
        <w:jc w:val="left"/>
        <w:rPr>
          <w:rStyle w:val="Emphasis"/>
        </w:rPr>
      </w:pPr>
      <w:r>
        <w:rPr>
          <w:rStyle w:val="Emphasis"/>
        </w:rPr>
        <w:t xml:space="preserve">Parsing: identification, framing &amp; extraction </w:t>
      </w:r>
    </w:p>
    <w:p w14:paraId="65C300FF" w14:textId="77777777" w:rsidR="00B46A03" w:rsidRDefault="00B46A03" w:rsidP="00EB2287">
      <w:pPr>
        <w:numPr>
          <w:ilvl w:val="1"/>
          <w:numId w:val="106"/>
        </w:numPr>
        <w:tabs>
          <w:tab w:val="clear" w:pos="403"/>
        </w:tabs>
        <w:spacing w:before="60" w:after="60" w:line="240" w:lineRule="auto"/>
        <w:jc w:val="left"/>
      </w:pPr>
      <w:r>
        <w:t xml:space="preserve">dfdl:leadingSkip </w:t>
      </w:r>
    </w:p>
    <w:p w14:paraId="050A1E31" w14:textId="77777777" w:rsidR="00B46A03" w:rsidRDefault="00B46A03" w:rsidP="00EB2287">
      <w:pPr>
        <w:numPr>
          <w:ilvl w:val="2"/>
          <w:numId w:val="106"/>
        </w:numPr>
        <w:tabs>
          <w:tab w:val="clear" w:pos="403"/>
        </w:tabs>
        <w:spacing w:before="60" w:after="60" w:line="240" w:lineRule="auto"/>
        <w:jc w:val="left"/>
      </w:pPr>
      <w:r>
        <w:t>dfdl:alignmentUnits</w:t>
      </w:r>
    </w:p>
    <w:p w14:paraId="7034F253" w14:textId="77777777" w:rsidR="00B46A03" w:rsidRDefault="00B46A03" w:rsidP="00EB2287">
      <w:pPr>
        <w:numPr>
          <w:ilvl w:val="1"/>
          <w:numId w:val="106"/>
        </w:numPr>
        <w:tabs>
          <w:tab w:val="clear" w:pos="403"/>
        </w:tabs>
        <w:spacing w:before="60" w:after="60" w:line="240" w:lineRule="auto"/>
        <w:jc w:val="left"/>
      </w:pPr>
      <w:r>
        <w:t xml:space="preserve">dfdl:alignment </w:t>
      </w:r>
    </w:p>
    <w:p w14:paraId="3A4140A8" w14:textId="77777777" w:rsidR="00B46A03" w:rsidRDefault="00B46A03" w:rsidP="00EB2287">
      <w:pPr>
        <w:numPr>
          <w:ilvl w:val="2"/>
          <w:numId w:val="106"/>
        </w:numPr>
        <w:tabs>
          <w:tab w:val="clear" w:pos="403"/>
        </w:tabs>
        <w:spacing w:before="60" w:after="60" w:line="240" w:lineRule="auto"/>
        <w:jc w:val="left"/>
        <w:rPr>
          <w:rStyle w:val="Emphasis"/>
        </w:rPr>
      </w:pPr>
      <w:r>
        <w:rPr>
          <w:rStyle w:val="Emphasis"/>
        </w:rPr>
        <w:t>not "implicit"</w:t>
      </w:r>
    </w:p>
    <w:p w14:paraId="745A3316" w14:textId="77777777" w:rsidR="00B46A03" w:rsidRDefault="00B46A03" w:rsidP="00EB2287">
      <w:pPr>
        <w:numPr>
          <w:ilvl w:val="3"/>
          <w:numId w:val="106"/>
        </w:numPr>
        <w:tabs>
          <w:tab w:val="clear" w:pos="403"/>
        </w:tabs>
        <w:spacing w:before="60" w:after="60" w:line="240" w:lineRule="auto"/>
        <w:jc w:val="left"/>
      </w:pPr>
      <w:r>
        <w:t xml:space="preserve">dfdl:alignmentUnits </w:t>
      </w:r>
    </w:p>
    <w:p w14:paraId="4366CCD3" w14:textId="77777777" w:rsidR="00B46A03" w:rsidRDefault="00B46A03" w:rsidP="00EB2287">
      <w:pPr>
        <w:numPr>
          <w:ilvl w:val="1"/>
          <w:numId w:val="106"/>
        </w:numPr>
        <w:tabs>
          <w:tab w:val="clear" w:pos="403"/>
        </w:tabs>
        <w:spacing w:before="60" w:after="60" w:line="240" w:lineRule="auto"/>
        <w:jc w:val="left"/>
      </w:pPr>
      <w:r>
        <w:t xml:space="preserve">dfdl:initiator </w:t>
      </w:r>
    </w:p>
    <w:p w14:paraId="59CCA1FA" w14:textId="77777777" w:rsidR="00B46A03" w:rsidRDefault="00B46A03" w:rsidP="00EB2287">
      <w:pPr>
        <w:numPr>
          <w:ilvl w:val="1"/>
          <w:numId w:val="106"/>
        </w:numPr>
        <w:tabs>
          <w:tab w:val="clear" w:pos="403"/>
        </w:tabs>
        <w:spacing w:before="60" w:after="60" w:line="240" w:lineRule="auto"/>
        <w:jc w:val="left"/>
      </w:pPr>
      <w:r>
        <w:t xml:space="preserve">dfdl:sequenceKind </w:t>
      </w:r>
    </w:p>
    <w:p w14:paraId="1A6EE02B" w14:textId="77777777" w:rsidR="00B46A03" w:rsidRDefault="00B46A03" w:rsidP="00EB2287">
      <w:pPr>
        <w:numPr>
          <w:ilvl w:val="1"/>
          <w:numId w:val="106"/>
        </w:numPr>
        <w:tabs>
          <w:tab w:val="clear" w:pos="403"/>
        </w:tabs>
        <w:spacing w:before="60" w:after="60" w:line="240" w:lineRule="auto"/>
        <w:jc w:val="left"/>
      </w:pPr>
      <w:r>
        <w:t>dfdl:initiatedContent</w:t>
      </w:r>
    </w:p>
    <w:p w14:paraId="2A9A9E20" w14:textId="77777777" w:rsidR="00B46A03" w:rsidRDefault="00B46A03" w:rsidP="00EB2287">
      <w:pPr>
        <w:numPr>
          <w:ilvl w:val="1"/>
          <w:numId w:val="106"/>
        </w:numPr>
        <w:tabs>
          <w:tab w:val="clear" w:pos="403"/>
        </w:tabs>
        <w:spacing w:before="60" w:after="60" w:line="240" w:lineRule="auto"/>
        <w:jc w:val="left"/>
      </w:pPr>
      <w:r>
        <w:t xml:space="preserve">dfdl:separator </w:t>
      </w:r>
    </w:p>
    <w:p w14:paraId="08B0F690" w14:textId="77777777" w:rsidR="00B46A03" w:rsidRDefault="00B46A03" w:rsidP="00EB2287">
      <w:pPr>
        <w:numPr>
          <w:ilvl w:val="2"/>
          <w:numId w:val="106"/>
        </w:numPr>
        <w:tabs>
          <w:tab w:val="clear" w:pos="403"/>
        </w:tabs>
        <w:spacing w:before="60" w:after="60" w:line="240" w:lineRule="auto"/>
        <w:jc w:val="left"/>
      </w:pPr>
      <w:r>
        <w:lastRenderedPageBreak/>
        <w:t>dfdl:separatorPosition</w:t>
      </w:r>
    </w:p>
    <w:p w14:paraId="07EFA9FD" w14:textId="77777777" w:rsidR="00B46A03" w:rsidRDefault="00B46A03" w:rsidP="00EB2287">
      <w:pPr>
        <w:numPr>
          <w:ilvl w:val="2"/>
          <w:numId w:val="106"/>
        </w:numPr>
        <w:tabs>
          <w:tab w:val="clear" w:pos="403"/>
        </w:tabs>
        <w:spacing w:before="60" w:after="60" w:line="240" w:lineRule="auto"/>
        <w:jc w:val="left"/>
      </w:pPr>
      <w:r>
        <w:t>dfdl:separatorSuppressionPolicy</w:t>
      </w:r>
    </w:p>
    <w:p w14:paraId="105900D1" w14:textId="77777777" w:rsidR="00B46A03" w:rsidRDefault="00B46A03" w:rsidP="00EB2287">
      <w:pPr>
        <w:numPr>
          <w:ilvl w:val="1"/>
          <w:numId w:val="106"/>
        </w:numPr>
        <w:tabs>
          <w:tab w:val="clear" w:pos="403"/>
        </w:tabs>
        <w:spacing w:before="60" w:after="60" w:line="240" w:lineRule="auto"/>
        <w:jc w:val="left"/>
      </w:pPr>
      <w:r>
        <w:t xml:space="preserve">dfdl:terminator </w:t>
      </w:r>
    </w:p>
    <w:p w14:paraId="4181045A" w14:textId="77777777" w:rsidR="00B46A03" w:rsidRDefault="00B46A03" w:rsidP="00EB2287">
      <w:pPr>
        <w:numPr>
          <w:ilvl w:val="2"/>
          <w:numId w:val="106"/>
        </w:numPr>
        <w:tabs>
          <w:tab w:val="clear" w:pos="403"/>
        </w:tabs>
        <w:spacing w:before="60" w:after="60" w:line="240" w:lineRule="auto"/>
        <w:jc w:val="left"/>
      </w:pPr>
      <w:r>
        <w:t xml:space="preserve">dfdl:documentFinalTerminatorCanBeMissing </w:t>
      </w:r>
    </w:p>
    <w:p w14:paraId="0D90D3E7" w14:textId="77777777" w:rsidR="00B46A03" w:rsidRDefault="00B46A03" w:rsidP="00EB2287">
      <w:pPr>
        <w:numPr>
          <w:ilvl w:val="1"/>
          <w:numId w:val="106"/>
        </w:numPr>
        <w:tabs>
          <w:tab w:val="clear" w:pos="403"/>
        </w:tabs>
        <w:spacing w:before="60" w:after="60" w:line="240" w:lineRule="auto"/>
        <w:jc w:val="left"/>
      </w:pPr>
      <w:r>
        <w:t>dfdl:trailingSkip</w:t>
      </w:r>
    </w:p>
    <w:p w14:paraId="081E0B48" w14:textId="77777777" w:rsidR="00B46A03" w:rsidRDefault="00B46A03" w:rsidP="00EB2287">
      <w:pPr>
        <w:numPr>
          <w:ilvl w:val="2"/>
          <w:numId w:val="105"/>
        </w:numPr>
        <w:tabs>
          <w:tab w:val="clear" w:pos="403"/>
        </w:tabs>
        <w:spacing w:before="60" w:after="60" w:line="240" w:lineRule="auto"/>
        <w:jc w:val="left"/>
      </w:pPr>
      <w:r>
        <w:t xml:space="preserve">dfdl:alignmentUnits </w:t>
      </w:r>
    </w:p>
    <w:p w14:paraId="03A36BC7"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067" w:name="_Toc243112876"/>
      <w:bookmarkStart w:id="13068" w:name="_Toc349042839"/>
      <w:bookmarkStart w:id="13069" w:name="_Toc62570279"/>
      <w:bookmarkStart w:id="13070" w:name="_Toc210217001"/>
      <w:bookmarkStart w:id="13071" w:name="_Toc219441133"/>
      <w:r>
        <w:rPr>
          <w:rFonts w:eastAsia="Times New Roman"/>
        </w:rPr>
        <w:t>dfdl:choice and dfdl:group (when reference is to a choice)</w:t>
      </w:r>
      <w:bookmarkEnd w:id="13067"/>
      <w:bookmarkEnd w:id="13068"/>
      <w:bookmarkEnd w:id="13069"/>
      <w:bookmarkEnd w:id="13070"/>
      <w:bookmarkEnd w:id="13071"/>
    </w:p>
    <w:p w14:paraId="2F6A61A0" w14:textId="77777777" w:rsidR="00B46A03" w:rsidRDefault="00B46A03" w:rsidP="00EB2287">
      <w:pPr>
        <w:numPr>
          <w:ilvl w:val="0"/>
          <w:numId w:val="107"/>
        </w:numPr>
        <w:tabs>
          <w:tab w:val="clear" w:pos="403"/>
        </w:tabs>
        <w:spacing w:before="60" w:after="60" w:line="240" w:lineRule="auto"/>
        <w:jc w:val="left"/>
        <w:rPr>
          <w:rStyle w:val="Emphasis"/>
        </w:rPr>
      </w:pPr>
      <w:r>
        <w:rPr>
          <w:rStyle w:val="Emphasis"/>
        </w:rPr>
        <w:t>Parsing: common</w:t>
      </w:r>
    </w:p>
    <w:p w14:paraId="1F2FF0AC" w14:textId="77777777" w:rsidR="00B46A03" w:rsidRDefault="00B46A03" w:rsidP="00EB2287">
      <w:pPr>
        <w:numPr>
          <w:ilvl w:val="1"/>
          <w:numId w:val="107"/>
        </w:numPr>
        <w:tabs>
          <w:tab w:val="clear" w:pos="403"/>
        </w:tabs>
        <w:spacing w:before="60" w:after="60" w:line="240" w:lineRule="auto"/>
        <w:jc w:val="left"/>
      </w:pPr>
      <w:r>
        <w:t>dfdl:bitOrder</w:t>
      </w:r>
    </w:p>
    <w:p w14:paraId="0D30BD25" w14:textId="77777777" w:rsidR="00B46A03" w:rsidRDefault="00B46A03" w:rsidP="00EB2287">
      <w:pPr>
        <w:numPr>
          <w:ilvl w:val="1"/>
          <w:numId w:val="107"/>
        </w:numPr>
        <w:tabs>
          <w:tab w:val="clear" w:pos="403"/>
        </w:tabs>
        <w:spacing w:before="60" w:after="60" w:line="240" w:lineRule="auto"/>
        <w:jc w:val="left"/>
      </w:pPr>
      <w:r>
        <w:t xml:space="preserve">dfdl:encoding </w:t>
      </w:r>
    </w:p>
    <w:p w14:paraId="21D4F2EF" w14:textId="77777777" w:rsidR="00B46A03" w:rsidRDefault="00B46A03" w:rsidP="00EB2287">
      <w:pPr>
        <w:numPr>
          <w:ilvl w:val="2"/>
          <w:numId w:val="107"/>
        </w:numPr>
        <w:tabs>
          <w:tab w:val="clear" w:pos="403"/>
        </w:tabs>
        <w:spacing w:before="60" w:after="60" w:line="240" w:lineRule="auto"/>
        <w:jc w:val="left"/>
      </w:pPr>
      <w:r>
        <w:t>'UTF-16' 'UTF-16BE' 'UTF-16LE'</w:t>
      </w:r>
    </w:p>
    <w:p w14:paraId="01788109" w14:textId="77777777" w:rsidR="00B46A03" w:rsidRDefault="00B46A03" w:rsidP="00EB2287">
      <w:pPr>
        <w:numPr>
          <w:ilvl w:val="3"/>
          <w:numId w:val="107"/>
        </w:numPr>
        <w:tabs>
          <w:tab w:val="clear" w:pos="403"/>
        </w:tabs>
        <w:spacing w:before="60" w:after="60" w:line="240" w:lineRule="auto"/>
        <w:jc w:val="left"/>
      </w:pPr>
      <w:r>
        <w:t>dfdl:utf16Width</w:t>
      </w:r>
    </w:p>
    <w:p w14:paraId="06FAF151" w14:textId="77777777" w:rsidR="00B46A03" w:rsidRDefault="00B46A03" w:rsidP="00EB2287">
      <w:pPr>
        <w:numPr>
          <w:ilvl w:val="1"/>
          <w:numId w:val="107"/>
        </w:numPr>
        <w:tabs>
          <w:tab w:val="clear" w:pos="403"/>
        </w:tabs>
        <w:spacing w:before="60" w:after="60" w:line="240" w:lineRule="auto"/>
        <w:jc w:val="left"/>
      </w:pPr>
      <w:r>
        <w:t>dfdl:encodingErrorPolicy</w:t>
      </w:r>
    </w:p>
    <w:p w14:paraId="640868FF" w14:textId="77777777" w:rsidR="00B46A03" w:rsidRDefault="00B46A03" w:rsidP="00EB2287">
      <w:pPr>
        <w:numPr>
          <w:ilvl w:val="1"/>
          <w:numId w:val="107"/>
        </w:numPr>
        <w:tabs>
          <w:tab w:val="clear" w:pos="403"/>
        </w:tabs>
        <w:spacing w:before="60" w:after="60" w:line="240" w:lineRule="auto"/>
        <w:jc w:val="left"/>
      </w:pPr>
      <w:r>
        <w:t>dfdl:ignoreCase</w:t>
      </w:r>
    </w:p>
    <w:p w14:paraId="31B0E94C" w14:textId="77777777" w:rsidR="00B46A03" w:rsidRDefault="00B46A03" w:rsidP="00EB2287">
      <w:pPr>
        <w:numPr>
          <w:ilvl w:val="0"/>
          <w:numId w:val="107"/>
        </w:numPr>
        <w:tabs>
          <w:tab w:val="clear" w:pos="403"/>
        </w:tabs>
        <w:spacing w:before="60" w:after="60" w:line="240" w:lineRule="auto"/>
        <w:jc w:val="left"/>
        <w:rPr>
          <w:rStyle w:val="Emphasis"/>
        </w:rPr>
      </w:pPr>
      <w:r>
        <w:rPr>
          <w:rStyle w:val="Emphasis"/>
        </w:rPr>
        <w:t xml:space="preserve">Parsing: identification, framing &amp; extraction </w:t>
      </w:r>
    </w:p>
    <w:p w14:paraId="6AF2E4EB" w14:textId="77777777" w:rsidR="00B46A03" w:rsidRDefault="00B46A03" w:rsidP="00EB2287">
      <w:pPr>
        <w:numPr>
          <w:ilvl w:val="1"/>
          <w:numId w:val="107"/>
        </w:numPr>
        <w:tabs>
          <w:tab w:val="clear" w:pos="403"/>
        </w:tabs>
        <w:spacing w:before="60" w:after="60" w:line="240" w:lineRule="auto"/>
        <w:jc w:val="left"/>
      </w:pPr>
      <w:r>
        <w:t>dfdl:leadingSkip</w:t>
      </w:r>
    </w:p>
    <w:p w14:paraId="0345032F" w14:textId="77777777" w:rsidR="00B46A03" w:rsidRDefault="00B46A03" w:rsidP="00EB2287">
      <w:pPr>
        <w:numPr>
          <w:ilvl w:val="2"/>
          <w:numId w:val="107"/>
        </w:numPr>
        <w:tabs>
          <w:tab w:val="clear" w:pos="403"/>
        </w:tabs>
        <w:spacing w:before="60" w:after="60" w:line="240" w:lineRule="auto"/>
        <w:jc w:val="left"/>
      </w:pPr>
      <w:r>
        <w:t xml:space="preserve">dfdl:alignmentUnits </w:t>
      </w:r>
    </w:p>
    <w:p w14:paraId="0997E6A3" w14:textId="77777777" w:rsidR="00B46A03" w:rsidRDefault="00B46A03" w:rsidP="00EB2287">
      <w:pPr>
        <w:numPr>
          <w:ilvl w:val="1"/>
          <w:numId w:val="107"/>
        </w:numPr>
        <w:tabs>
          <w:tab w:val="clear" w:pos="403"/>
        </w:tabs>
        <w:spacing w:before="60" w:after="60" w:line="240" w:lineRule="auto"/>
        <w:jc w:val="left"/>
      </w:pPr>
      <w:r>
        <w:t>dfdl:alignment</w:t>
      </w:r>
    </w:p>
    <w:p w14:paraId="2377B66A" w14:textId="77777777" w:rsidR="00B46A03" w:rsidRDefault="00B46A03" w:rsidP="00EB2287">
      <w:pPr>
        <w:numPr>
          <w:ilvl w:val="2"/>
          <w:numId w:val="107"/>
        </w:numPr>
        <w:tabs>
          <w:tab w:val="clear" w:pos="403"/>
        </w:tabs>
        <w:spacing w:before="60" w:after="60" w:line="240" w:lineRule="auto"/>
        <w:jc w:val="left"/>
        <w:rPr>
          <w:rStyle w:val="Emphasis"/>
        </w:rPr>
      </w:pPr>
      <w:r>
        <w:rPr>
          <w:rStyle w:val="Emphasis"/>
        </w:rPr>
        <w:t xml:space="preserve">not "implicit" </w:t>
      </w:r>
    </w:p>
    <w:p w14:paraId="429DB7A5" w14:textId="77777777" w:rsidR="00B46A03" w:rsidRDefault="00B46A03" w:rsidP="00EB2287">
      <w:pPr>
        <w:numPr>
          <w:ilvl w:val="3"/>
          <w:numId w:val="107"/>
        </w:numPr>
        <w:tabs>
          <w:tab w:val="clear" w:pos="403"/>
        </w:tabs>
        <w:spacing w:before="60" w:after="60" w:line="240" w:lineRule="auto"/>
        <w:jc w:val="left"/>
      </w:pPr>
      <w:r>
        <w:t xml:space="preserve">dfdl:alignmentUnits </w:t>
      </w:r>
    </w:p>
    <w:p w14:paraId="379B19E8" w14:textId="77777777" w:rsidR="00B46A03" w:rsidRDefault="00B46A03" w:rsidP="00EB2287">
      <w:pPr>
        <w:numPr>
          <w:ilvl w:val="1"/>
          <w:numId w:val="107"/>
        </w:numPr>
        <w:tabs>
          <w:tab w:val="clear" w:pos="403"/>
        </w:tabs>
        <w:spacing w:before="60" w:after="60" w:line="240" w:lineRule="auto"/>
        <w:jc w:val="left"/>
      </w:pPr>
      <w:r>
        <w:t xml:space="preserve">dfdl:initiator </w:t>
      </w:r>
    </w:p>
    <w:p w14:paraId="543DBD16" w14:textId="77777777" w:rsidR="00B46A03" w:rsidRDefault="00B46A03" w:rsidP="00EB2287">
      <w:pPr>
        <w:numPr>
          <w:ilvl w:val="1"/>
          <w:numId w:val="107"/>
        </w:numPr>
        <w:tabs>
          <w:tab w:val="clear" w:pos="403"/>
        </w:tabs>
        <w:spacing w:before="60" w:after="60" w:line="240" w:lineRule="auto"/>
        <w:jc w:val="left"/>
      </w:pPr>
      <w:r>
        <w:t>dfdl:choiceLengthKind</w:t>
      </w:r>
    </w:p>
    <w:p w14:paraId="5F8BCCBB" w14:textId="77777777" w:rsidR="00B46A03" w:rsidRDefault="00B46A03" w:rsidP="00EB2287">
      <w:pPr>
        <w:numPr>
          <w:ilvl w:val="2"/>
          <w:numId w:val="107"/>
        </w:numPr>
        <w:tabs>
          <w:tab w:val="clear" w:pos="403"/>
        </w:tabs>
        <w:spacing w:before="60" w:after="60" w:line="240" w:lineRule="auto"/>
        <w:jc w:val="left"/>
        <w:rPr>
          <w:rStyle w:val="Emphasis"/>
        </w:rPr>
      </w:pPr>
      <w:r>
        <w:rPr>
          <w:rStyle w:val="Emphasis"/>
        </w:rPr>
        <w:t>"explicit"</w:t>
      </w:r>
    </w:p>
    <w:p w14:paraId="113A16AD" w14:textId="77777777" w:rsidR="00B46A03" w:rsidRDefault="00B46A03" w:rsidP="00EB2287">
      <w:pPr>
        <w:numPr>
          <w:ilvl w:val="3"/>
          <w:numId w:val="107"/>
        </w:numPr>
        <w:tabs>
          <w:tab w:val="clear" w:pos="403"/>
        </w:tabs>
        <w:spacing w:before="60" w:after="60" w:line="240" w:lineRule="auto"/>
        <w:jc w:val="left"/>
      </w:pPr>
      <w:r>
        <w:t>dfdl:choiceLength</w:t>
      </w:r>
    </w:p>
    <w:p w14:paraId="7C849E2C" w14:textId="77777777" w:rsidR="00B46A03" w:rsidRDefault="00B46A03" w:rsidP="00EB2287">
      <w:pPr>
        <w:numPr>
          <w:ilvl w:val="1"/>
          <w:numId w:val="107"/>
        </w:numPr>
        <w:tabs>
          <w:tab w:val="clear" w:pos="403"/>
        </w:tabs>
        <w:spacing w:before="60" w:after="60" w:line="240" w:lineRule="auto"/>
        <w:jc w:val="left"/>
      </w:pPr>
      <w:r>
        <w:t>dfdl:initiatedContent</w:t>
      </w:r>
    </w:p>
    <w:p w14:paraId="06B4E816" w14:textId="77777777" w:rsidR="00B46A03" w:rsidRDefault="00B46A03" w:rsidP="00EB2287">
      <w:pPr>
        <w:numPr>
          <w:ilvl w:val="1"/>
          <w:numId w:val="107"/>
        </w:numPr>
        <w:tabs>
          <w:tab w:val="clear" w:pos="403"/>
        </w:tabs>
        <w:spacing w:before="60" w:after="60" w:line="240" w:lineRule="auto"/>
        <w:jc w:val="left"/>
      </w:pPr>
      <w:r>
        <w:t>dfdl:choiceDispatchKey</w:t>
      </w:r>
    </w:p>
    <w:p w14:paraId="65384F42" w14:textId="77777777" w:rsidR="00B46A03" w:rsidRDefault="00B46A03" w:rsidP="00EB2287">
      <w:pPr>
        <w:numPr>
          <w:ilvl w:val="1"/>
          <w:numId w:val="107"/>
        </w:numPr>
        <w:tabs>
          <w:tab w:val="clear" w:pos="403"/>
        </w:tabs>
        <w:spacing w:before="60" w:after="60" w:line="240" w:lineRule="auto"/>
        <w:jc w:val="left"/>
      </w:pPr>
      <w:r>
        <w:t>dfdl:choiceBranchKey (on elements)</w:t>
      </w:r>
    </w:p>
    <w:p w14:paraId="3C458AD1" w14:textId="77777777" w:rsidR="00B46A03" w:rsidRDefault="00B46A03" w:rsidP="00EB2287">
      <w:pPr>
        <w:numPr>
          <w:ilvl w:val="1"/>
          <w:numId w:val="107"/>
        </w:numPr>
        <w:tabs>
          <w:tab w:val="clear" w:pos="403"/>
        </w:tabs>
        <w:spacing w:before="60" w:after="60" w:line="240" w:lineRule="auto"/>
        <w:jc w:val="left"/>
      </w:pPr>
      <w:r>
        <w:t xml:space="preserve">dfdl:terminator </w:t>
      </w:r>
    </w:p>
    <w:p w14:paraId="52EB46B9" w14:textId="77777777" w:rsidR="00B46A03" w:rsidRDefault="00B46A03" w:rsidP="00EB2287">
      <w:pPr>
        <w:numPr>
          <w:ilvl w:val="2"/>
          <w:numId w:val="107"/>
        </w:numPr>
        <w:tabs>
          <w:tab w:val="clear" w:pos="403"/>
        </w:tabs>
        <w:spacing w:before="60" w:after="60" w:line="240" w:lineRule="auto"/>
        <w:jc w:val="left"/>
      </w:pPr>
      <w:r>
        <w:t xml:space="preserve">dfdl:documentFinalTerminatorCanBeMissing </w:t>
      </w:r>
    </w:p>
    <w:p w14:paraId="2704F609" w14:textId="77777777" w:rsidR="00B46A03" w:rsidRDefault="00B46A03" w:rsidP="00EB2287">
      <w:pPr>
        <w:numPr>
          <w:ilvl w:val="1"/>
          <w:numId w:val="107"/>
        </w:numPr>
        <w:tabs>
          <w:tab w:val="clear" w:pos="403"/>
        </w:tabs>
        <w:spacing w:before="60" w:after="60" w:line="240" w:lineRule="auto"/>
        <w:jc w:val="left"/>
      </w:pPr>
      <w:r>
        <w:t>dfdl:trailingSkip</w:t>
      </w:r>
    </w:p>
    <w:p w14:paraId="045F6E0C" w14:textId="77777777" w:rsidR="00B46A03" w:rsidRDefault="00B46A03" w:rsidP="00EB2287">
      <w:pPr>
        <w:numPr>
          <w:ilvl w:val="2"/>
          <w:numId w:val="107"/>
        </w:numPr>
        <w:tabs>
          <w:tab w:val="clear" w:pos="403"/>
        </w:tabs>
        <w:spacing w:before="60" w:after="60" w:line="240" w:lineRule="auto"/>
        <w:jc w:val="left"/>
      </w:pPr>
      <w:r>
        <w:t>dfdl:alignmentUnits</w:t>
      </w:r>
    </w:p>
    <w:p w14:paraId="5C0D6D5E" w14:textId="77777777" w:rsidR="00B46A03" w:rsidRDefault="00B46A03" w:rsidP="00B46A03">
      <w:pPr>
        <w:pStyle w:val="Heading2"/>
        <w:tabs>
          <w:tab w:val="clear" w:pos="540"/>
          <w:tab w:val="clear" w:pos="700"/>
        </w:tabs>
        <w:suppressAutoHyphens w:val="0"/>
        <w:spacing w:before="120" w:after="60" w:line="240" w:lineRule="auto"/>
        <w:ind w:left="576" w:hanging="576"/>
      </w:pPr>
      <w:bookmarkStart w:id="13072" w:name="_Toc322911736"/>
      <w:bookmarkStart w:id="13073" w:name="_Toc322912275"/>
      <w:bookmarkStart w:id="13074" w:name="_Toc329093136"/>
      <w:bookmarkStart w:id="13075" w:name="_Toc332701649"/>
      <w:bookmarkStart w:id="13076" w:name="_Toc332701953"/>
      <w:bookmarkStart w:id="13077" w:name="_Toc332711752"/>
      <w:bookmarkStart w:id="13078" w:name="_Toc332712054"/>
      <w:bookmarkStart w:id="13079" w:name="_Toc332712355"/>
      <w:bookmarkStart w:id="13080" w:name="_Toc332724271"/>
      <w:bookmarkStart w:id="13081" w:name="_Toc332724571"/>
      <w:bookmarkStart w:id="13082" w:name="_Toc341102867"/>
      <w:bookmarkStart w:id="13083" w:name="_Toc347241602"/>
      <w:bookmarkStart w:id="13084" w:name="_Toc347744795"/>
      <w:bookmarkStart w:id="13085" w:name="_Toc348984578"/>
      <w:bookmarkStart w:id="13086" w:name="_Toc348984883"/>
      <w:bookmarkStart w:id="13087" w:name="_Toc349038047"/>
      <w:bookmarkStart w:id="13088" w:name="_Toc349038349"/>
      <w:bookmarkStart w:id="13089" w:name="_Toc349042840"/>
      <w:bookmarkStart w:id="13090" w:name="_Toc349642251"/>
      <w:bookmarkStart w:id="13091" w:name="_Toc351912962"/>
      <w:bookmarkStart w:id="13092" w:name="_Toc351914983"/>
      <w:bookmarkStart w:id="13093" w:name="_Toc351915449"/>
      <w:bookmarkStart w:id="13094" w:name="_Toc361231547"/>
      <w:bookmarkStart w:id="13095" w:name="_Toc361232073"/>
      <w:bookmarkStart w:id="13096" w:name="_Toc362445371"/>
      <w:bookmarkStart w:id="13097" w:name="_Toc363909338"/>
      <w:bookmarkStart w:id="13098" w:name="_Toc364463764"/>
      <w:bookmarkStart w:id="13099" w:name="_Toc366078368"/>
      <w:bookmarkStart w:id="13100" w:name="_Toc366078983"/>
      <w:bookmarkStart w:id="13101" w:name="_Toc366079968"/>
      <w:bookmarkStart w:id="13102" w:name="_Toc366080580"/>
      <w:bookmarkStart w:id="13103" w:name="_Toc366081189"/>
      <w:bookmarkStart w:id="13104" w:name="_Toc366505529"/>
      <w:bookmarkStart w:id="13105" w:name="_Toc366508898"/>
      <w:bookmarkStart w:id="13106" w:name="_Toc366513399"/>
      <w:bookmarkStart w:id="13107" w:name="_Toc366574588"/>
      <w:bookmarkStart w:id="13108" w:name="_Toc366578381"/>
      <w:bookmarkStart w:id="13109" w:name="_Toc366578975"/>
      <w:bookmarkStart w:id="13110" w:name="_Toc366579567"/>
      <w:bookmarkStart w:id="13111" w:name="_Toc366580158"/>
      <w:bookmarkStart w:id="13112" w:name="_Toc366580750"/>
      <w:bookmarkStart w:id="13113" w:name="_Toc366581341"/>
      <w:bookmarkStart w:id="13114" w:name="_Toc366581933"/>
      <w:bookmarkStart w:id="13115" w:name="_Toc322911737"/>
      <w:bookmarkStart w:id="13116" w:name="_Toc322912276"/>
      <w:bookmarkStart w:id="13117" w:name="_Toc329093137"/>
      <w:bookmarkStart w:id="13118" w:name="_Toc332701650"/>
      <w:bookmarkStart w:id="13119" w:name="_Toc332701954"/>
      <w:bookmarkStart w:id="13120" w:name="_Toc332711753"/>
      <w:bookmarkStart w:id="13121" w:name="_Toc332712055"/>
      <w:bookmarkStart w:id="13122" w:name="_Toc332712356"/>
      <w:bookmarkStart w:id="13123" w:name="_Toc332724272"/>
      <w:bookmarkStart w:id="13124" w:name="_Toc332724572"/>
      <w:bookmarkStart w:id="13125" w:name="_Toc341102868"/>
      <w:bookmarkStart w:id="13126" w:name="_Toc347241603"/>
      <w:bookmarkStart w:id="13127" w:name="_Toc347744796"/>
      <w:bookmarkStart w:id="13128" w:name="_Toc348984579"/>
      <w:bookmarkStart w:id="13129" w:name="_Toc348984884"/>
      <w:bookmarkStart w:id="13130" w:name="_Toc349038048"/>
      <w:bookmarkStart w:id="13131" w:name="_Toc349038350"/>
      <w:bookmarkStart w:id="13132" w:name="_Toc349042841"/>
      <w:bookmarkStart w:id="13133" w:name="_Toc349642252"/>
      <w:bookmarkStart w:id="13134" w:name="_Toc351912963"/>
      <w:bookmarkStart w:id="13135" w:name="_Toc351914984"/>
      <w:bookmarkStart w:id="13136" w:name="_Toc351915450"/>
      <w:bookmarkStart w:id="13137" w:name="_Toc361231548"/>
      <w:bookmarkStart w:id="13138" w:name="_Toc361232074"/>
      <w:bookmarkStart w:id="13139" w:name="_Toc362445372"/>
      <w:bookmarkStart w:id="13140" w:name="_Toc363909339"/>
      <w:bookmarkStart w:id="13141" w:name="_Toc364463765"/>
      <w:bookmarkStart w:id="13142" w:name="_Toc366078369"/>
      <w:bookmarkStart w:id="13143" w:name="_Toc366078984"/>
      <w:bookmarkStart w:id="13144" w:name="_Toc366079969"/>
      <w:bookmarkStart w:id="13145" w:name="_Toc366080581"/>
      <w:bookmarkStart w:id="13146" w:name="_Toc366081190"/>
      <w:bookmarkStart w:id="13147" w:name="_Toc366505530"/>
      <w:bookmarkStart w:id="13148" w:name="_Toc366508899"/>
      <w:bookmarkStart w:id="13149" w:name="_Toc366513400"/>
      <w:bookmarkStart w:id="13150" w:name="_Toc366574589"/>
      <w:bookmarkStart w:id="13151" w:name="_Toc366578382"/>
      <w:bookmarkStart w:id="13152" w:name="_Toc366578976"/>
      <w:bookmarkStart w:id="13153" w:name="_Toc366579568"/>
      <w:bookmarkStart w:id="13154" w:name="_Toc366580159"/>
      <w:bookmarkStart w:id="13155" w:name="_Toc366580751"/>
      <w:bookmarkStart w:id="13156" w:name="_Toc366581342"/>
      <w:bookmarkStart w:id="13157" w:name="_Toc366581934"/>
      <w:bookmarkStart w:id="13158" w:name="_Toc322911738"/>
      <w:bookmarkStart w:id="13159" w:name="_Toc322912277"/>
      <w:bookmarkStart w:id="13160" w:name="_Toc329093138"/>
      <w:bookmarkStart w:id="13161" w:name="_Toc332701651"/>
      <w:bookmarkStart w:id="13162" w:name="_Toc332701955"/>
      <w:bookmarkStart w:id="13163" w:name="_Toc332711754"/>
      <w:bookmarkStart w:id="13164" w:name="_Toc332712056"/>
      <w:bookmarkStart w:id="13165" w:name="_Toc332712357"/>
      <w:bookmarkStart w:id="13166" w:name="_Toc332724273"/>
      <w:bookmarkStart w:id="13167" w:name="_Toc332724573"/>
      <w:bookmarkStart w:id="13168" w:name="_Toc341102869"/>
      <w:bookmarkStart w:id="13169" w:name="_Toc347241604"/>
      <w:bookmarkStart w:id="13170" w:name="_Toc347744797"/>
      <w:bookmarkStart w:id="13171" w:name="_Toc348984580"/>
      <w:bookmarkStart w:id="13172" w:name="_Toc348984885"/>
      <w:bookmarkStart w:id="13173" w:name="_Toc349038049"/>
      <w:bookmarkStart w:id="13174" w:name="_Toc349038351"/>
      <w:bookmarkStart w:id="13175" w:name="_Toc349042842"/>
      <w:bookmarkStart w:id="13176" w:name="_Toc349642253"/>
      <w:bookmarkStart w:id="13177" w:name="_Toc351912964"/>
      <w:bookmarkStart w:id="13178" w:name="_Toc351914985"/>
      <w:bookmarkStart w:id="13179" w:name="_Toc351915451"/>
      <w:bookmarkStart w:id="13180" w:name="_Toc361231549"/>
      <w:bookmarkStart w:id="13181" w:name="_Toc361232075"/>
      <w:bookmarkStart w:id="13182" w:name="_Toc362445373"/>
      <w:bookmarkStart w:id="13183" w:name="_Toc363909340"/>
      <w:bookmarkStart w:id="13184" w:name="_Toc364463766"/>
      <w:bookmarkStart w:id="13185" w:name="_Toc366078370"/>
      <w:bookmarkStart w:id="13186" w:name="_Toc366078985"/>
      <w:bookmarkStart w:id="13187" w:name="_Toc366079970"/>
      <w:bookmarkStart w:id="13188" w:name="_Toc366080582"/>
      <w:bookmarkStart w:id="13189" w:name="_Toc366081191"/>
      <w:bookmarkStart w:id="13190" w:name="_Toc366505531"/>
      <w:bookmarkStart w:id="13191" w:name="_Toc366508900"/>
      <w:bookmarkStart w:id="13192" w:name="_Toc366513401"/>
      <w:bookmarkStart w:id="13193" w:name="_Toc366574590"/>
      <w:bookmarkStart w:id="13194" w:name="_Toc366578383"/>
      <w:bookmarkStart w:id="13195" w:name="_Toc366578977"/>
      <w:bookmarkStart w:id="13196" w:name="_Toc366579569"/>
      <w:bookmarkStart w:id="13197" w:name="_Toc366580160"/>
      <w:bookmarkStart w:id="13198" w:name="_Toc366580752"/>
      <w:bookmarkStart w:id="13199" w:name="_Toc366581343"/>
      <w:bookmarkStart w:id="13200" w:name="_Toc366581935"/>
      <w:bookmarkStart w:id="13201" w:name="_Toc199516370"/>
      <w:bookmarkStart w:id="13202" w:name="_Toc194984031"/>
      <w:bookmarkStart w:id="13203" w:name="_Toc243112877"/>
      <w:bookmarkStart w:id="13204" w:name="_Toc349042843"/>
      <w:bookmarkStart w:id="13205" w:name="_Toc62570280"/>
      <w:bookmarkStart w:id="13206" w:name="_Toc210217002"/>
      <w:bookmarkStart w:id="13207" w:name="_Toc219441134"/>
      <w:bookmarkEnd w:id="13072"/>
      <w:bookmarkEnd w:id="13073"/>
      <w:bookmarkEnd w:id="13074"/>
      <w:bookmarkEnd w:id="13075"/>
      <w:bookmarkEnd w:id="13076"/>
      <w:bookmarkEnd w:id="13077"/>
      <w:bookmarkEnd w:id="13078"/>
      <w:bookmarkEnd w:id="13079"/>
      <w:bookmarkEnd w:id="13080"/>
      <w:bookmarkEnd w:id="13081"/>
      <w:bookmarkEnd w:id="13082"/>
      <w:bookmarkEnd w:id="13083"/>
      <w:bookmarkEnd w:id="13084"/>
      <w:bookmarkEnd w:id="13085"/>
      <w:bookmarkEnd w:id="13086"/>
      <w:bookmarkEnd w:id="13087"/>
      <w:bookmarkEnd w:id="13088"/>
      <w:bookmarkEnd w:id="13089"/>
      <w:bookmarkEnd w:id="13090"/>
      <w:bookmarkEnd w:id="13091"/>
      <w:bookmarkEnd w:id="13092"/>
      <w:bookmarkEnd w:id="13093"/>
      <w:bookmarkEnd w:id="13094"/>
      <w:bookmarkEnd w:id="13095"/>
      <w:bookmarkEnd w:id="13096"/>
      <w:bookmarkEnd w:id="13097"/>
      <w:bookmarkEnd w:id="13098"/>
      <w:bookmarkEnd w:id="13099"/>
      <w:bookmarkEnd w:id="13100"/>
      <w:bookmarkEnd w:id="13101"/>
      <w:bookmarkEnd w:id="13102"/>
      <w:bookmarkEnd w:id="13103"/>
      <w:bookmarkEnd w:id="13104"/>
      <w:bookmarkEnd w:id="13105"/>
      <w:bookmarkEnd w:id="13106"/>
      <w:bookmarkEnd w:id="13107"/>
      <w:bookmarkEnd w:id="13108"/>
      <w:bookmarkEnd w:id="13109"/>
      <w:bookmarkEnd w:id="13110"/>
      <w:bookmarkEnd w:id="13111"/>
      <w:bookmarkEnd w:id="13112"/>
      <w:bookmarkEnd w:id="13113"/>
      <w:bookmarkEnd w:id="13114"/>
      <w:bookmarkEnd w:id="13115"/>
      <w:bookmarkEnd w:id="13116"/>
      <w:bookmarkEnd w:id="13117"/>
      <w:bookmarkEnd w:id="13118"/>
      <w:bookmarkEnd w:id="13119"/>
      <w:bookmarkEnd w:id="13120"/>
      <w:bookmarkEnd w:id="13121"/>
      <w:bookmarkEnd w:id="13122"/>
      <w:bookmarkEnd w:id="13123"/>
      <w:bookmarkEnd w:id="13124"/>
      <w:bookmarkEnd w:id="13125"/>
      <w:bookmarkEnd w:id="13126"/>
      <w:bookmarkEnd w:id="13127"/>
      <w:bookmarkEnd w:id="13128"/>
      <w:bookmarkEnd w:id="13129"/>
      <w:bookmarkEnd w:id="13130"/>
      <w:bookmarkEnd w:id="13131"/>
      <w:bookmarkEnd w:id="13132"/>
      <w:bookmarkEnd w:id="13133"/>
      <w:bookmarkEnd w:id="13134"/>
      <w:bookmarkEnd w:id="13135"/>
      <w:bookmarkEnd w:id="13136"/>
      <w:bookmarkEnd w:id="13137"/>
      <w:bookmarkEnd w:id="13138"/>
      <w:bookmarkEnd w:id="13139"/>
      <w:bookmarkEnd w:id="13140"/>
      <w:bookmarkEnd w:id="13141"/>
      <w:bookmarkEnd w:id="13142"/>
      <w:bookmarkEnd w:id="13143"/>
      <w:bookmarkEnd w:id="13144"/>
      <w:bookmarkEnd w:id="13145"/>
      <w:bookmarkEnd w:id="13146"/>
      <w:bookmarkEnd w:id="13147"/>
      <w:bookmarkEnd w:id="13148"/>
      <w:bookmarkEnd w:id="13149"/>
      <w:bookmarkEnd w:id="13150"/>
      <w:bookmarkEnd w:id="13151"/>
      <w:bookmarkEnd w:id="13152"/>
      <w:bookmarkEnd w:id="13153"/>
      <w:bookmarkEnd w:id="13154"/>
      <w:bookmarkEnd w:id="13155"/>
      <w:bookmarkEnd w:id="13156"/>
      <w:bookmarkEnd w:id="13157"/>
      <w:bookmarkEnd w:id="13158"/>
      <w:bookmarkEnd w:id="13159"/>
      <w:bookmarkEnd w:id="13160"/>
      <w:bookmarkEnd w:id="13161"/>
      <w:bookmarkEnd w:id="13162"/>
      <w:bookmarkEnd w:id="13163"/>
      <w:bookmarkEnd w:id="13164"/>
      <w:bookmarkEnd w:id="13165"/>
      <w:bookmarkEnd w:id="13166"/>
      <w:bookmarkEnd w:id="13167"/>
      <w:bookmarkEnd w:id="13168"/>
      <w:bookmarkEnd w:id="13169"/>
      <w:bookmarkEnd w:id="13170"/>
      <w:bookmarkEnd w:id="13171"/>
      <w:bookmarkEnd w:id="13172"/>
      <w:bookmarkEnd w:id="13173"/>
      <w:bookmarkEnd w:id="13174"/>
      <w:bookmarkEnd w:id="13175"/>
      <w:bookmarkEnd w:id="13176"/>
      <w:bookmarkEnd w:id="13177"/>
      <w:bookmarkEnd w:id="13178"/>
      <w:bookmarkEnd w:id="13179"/>
      <w:bookmarkEnd w:id="13180"/>
      <w:bookmarkEnd w:id="13181"/>
      <w:bookmarkEnd w:id="13182"/>
      <w:bookmarkEnd w:id="13183"/>
      <w:bookmarkEnd w:id="13184"/>
      <w:bookmarkEnd w:id="13185"/>
      <w:bookmarkEnd w:id="13186"/>
      <w:bookmarkEnd w:id="13187"/>
      <w:bookmarkEnd w:id="13188"/>
      <w:bookmarkEnd w:id="13189"/>
      <w:bookmarkEnd w:id="13190"/>
      <w:bookmarkEnd w:id="13191"/>
      <w:bookmarkEnd w:id="13192"/>
      <w:bookmarkEnd w:id="13193"/>
      <w:bookmarkEnd w:id="13194"/>
      <w:bookmarkEnd w:id="13195"/>
      <w:bookmarkEnd w:id="13196"/>
      <w:bookmarkEnd w:id="13197"/>
      <w:bookmarkEnd w:id="13198"/>
      <w:bookmarkEnd w:id="13199"/>
      <w:bookmarkEnd w:id="13200"/>
      <w:r>
        <w:t>Unparsing</w:t>
      </w:r>
      <w:bookmarkEnd w:id="13201"/>
      <w:bookmarkEnd w:id="13202"/>
      <w:bookmarkEnd w:id="13203"/>
      <w:bookmarkEnd w:id="13204"/>
      <w:bookmarkEnd w:id="13205"/>
      <w:bookmarkEnd w:id="13206"/>
      <w:bookmarkEnd w:id="13207"/>
    </w:p>
    <w:p w14:paraId="0A299308" w14:textId="77777777" w:rsidR="00B46A03" w:rsidRDefault="00B46A03" w:rsidP="00B46A03">
      <w:pPr>
        <w:rPr>
          <w:rFonts w:eastAsia="MS Mincho"/>
        </w:rPr>
      </w:pPr>
      <w:r>
        <w:rPr>
          <w:rFonts w:eastAsia="MS Mincho"/>
        </w:rPr>
        <w:t>The following list gives the order in which DFDL properties are examined when the DFDL unparser is positioned at a particular component in the DFDL Infoset, and about to unparse and thereby create the bitstream which is the representation of that component.</w:t>
      </w:r>
    </w:p>
    <w:p w14:paraId="77FA5240"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208" w:name="_Toc322911740"/>
      <w:bookmarkStart w:id="13209" w:name="_Toc322912279"/>
      <w:bookmarkStart w:id="13210" w:name="_Toc329093140"/>
      <w:bookmarkStart w:id="13211" w:name="_Toc332701653"/>
      <w:bookmarkStart w:id="13212" w:name="_Toc332701957"/>
      <w:bookmarkStart w:id="13213" w:name="_Toc332711756"/>
      <w:bookmarkStart w:id="13214" w:name="_Toc332712058"/>
      <w:bookmarkStart w:id="13215" w:name="_Toc332712359"/>
      <w:bookmarkStart w:id="13216" w:name="_Toc332724275"/>
      <w:bookmarkStart w:id="13217" w:name="_Toc332724575"/>
      <w:bookmarkStart w:id="13218" w:name="_Toc341102871"/>
      <w:bookmarkStart w:id="13219" w:name="_Toc347241606"/>
      <w:bookmarkStart w:id="13220" w:name="_Toc347744799"/>
      <w:bookmarkStart w:id="13221" w:name="_Toc348984582"/>
      <w:bookmarkStart w:id="13222" w:name="_Toc348984887"/>
      <w:bookmarkStart w:id="13223" w:name="_Toc349038051"/>
      <w:bookmarkStart w:id="13224" w:name="_Toc349038353"/>
      <w:bookmarkStart w:id="13225" w:name="_Toc349042844"/>
      <w:bookmarkStart w:id="13226" w:name="_Toc351912966"/>
      <w:bookmarkStart w:id="13227" w:name="_Toc351914987"/>
      <w:bookmarkStart w:id="13228" w:name="_Toc351915453"/>
      <w:bookmarkStart w:id="13229" w:name="_Toc361231551"/>
      <w:bookmarkStart w:id="13230" w:name="_Toc361232077"/>
      <w:bookmarkStart w:id="13231" w:name="_Toc362445375"/>
      <w:bookmarkStart w:id="13232" w:name="_Toc363909342"/>
      <w:bookmarkStart w:id="13233" w:name="_Toc364463768"/>
      <w:bookmarkStart w:id="13234" w:name="_Toc366078372"/>
      <w:bookmarkStart w:id="13235" w:name="_Toc366078987"/>
      <w:bookmarkStart w:id="13236" w:name="_Toc366079972"/>
      <w:bookmarkStart w:id="13237" w:name="_Toc366080584"/>
      <w:bookmarkStart w:id="13238" w:name="_Toc366081193"/>
      <w:bookmarkStart w:id="13239" w:name="_Toc366505533"/>
      <w:bookmarkStart w:id="13240" w:name="_Toc366508902"/>
      <w:bookmarkStart w:id="13241" w:name="_Toc366513403"/>
      <w:bookmarkStart w:id="13242" w:name="_Toc366574592"/>
      <w:bookmarkStart w:id="13243" w:name="_Toc366578385"/>
      <w:bookmarkStart w:id="13244" w:name="_Toc366578979"/>
      <w:bookmarkStart w:id="13245" w:name="_Toc366579571"/>
      <w:bookmarkStart w:id="13246" w:name="_Toc366580162"/>
      <w:bookmarkStart w:id="13247" w:name="_Toc366580754"/>
      <w:bookmarkStart w:id="13248" w:name="_Toc366581345"/>
      <w:bookmarkStart w:id="13249" w:name="_Toc366581937"/>
      <w:bookmarkStart w:id="13250" w:name="_Toc243112878"/>
      <w:bookmarkStart w:id="13251" w:name="_Toc349042845"/>
      <w:bookmarkStart w:id="13252" w:name="_Toc62570281"/>
      <w:bookmarkStart w:id="13253" w:name="_Toc210217003"/>
      <w:bookmarkStart w:id="13254" w:name="_Toc219441135"/>
      <w:bookmarkEnd w:id="13208"/>
      <w:bookmarkEnd w:id="13209"/>
      <w:bookmarkEnd w:id="13210"/>
      <w:bookmarkEnd w:id="13211"/>
      <w:bookmarkEnd w:id="13212"/>
      <w:bookmarkEnd w:id="13213"/>
      <w:bookmarkEnd w:id="13214"/>
      <w:bookmarkEnd w:id="13215"/>
      <w:bookmarkEnd w:id="13216"/>
      <w:bookmarkEnd w:id="13217"/>
      <w:bookmarkEnd w:id="13218"/>
      <w:bookmarkEnd w:id="13219"/>
      <w:bookmarkEnd w:id="13220"/>
      <w:bookmarkEnd w:id="13221"/>
      <w:bookmarkEnd w:id="13222"/>
      <w:bookmarkEnd w:id="13223"/>
      <w:bookmarkEnd w:id="13224"/>
      <w:bookmarkEnd w:id="13225"/>
      <w:bookmarkEnd w:id="13226"/>
      <w:bookmarkEnd w:id="13227"/>
      <w:bookmarkEnd w:id="13228"/>
      <w:bookmarkEnd w:id="13229"/>
      <w:bookmarkEnd w:id="13230"/>
      <w:bookmarkEnd w:id="13231"/>
      <w:bookmarkEnd w:id="13232"/>
      <w:bookmarkEnd w:id="13233"/>
      <w:bookmarkEnd w:id="13234"/>
      <w:bookmarkEnd w:id="13235"/>
      <w:bookmarkEnd w:id="13236"/>
      <w:bookmarkEnd w:id="13237"/>
      <w:bookmarkEnd w:id="13238"/>
      <w:bookmarkEnd w:id="13239"/>
      <w:bookmarkEnd w:id="13240"/>
      <w:bookmarkEnd w:id="13241"/>
      <w:bookmarkEnd w:id="13242"/>
      <w:bookmarkEnd w:id="13243"/>
      <w:bookmarkEnd w:id="13244"/>
      <w:bookmarkEnd w:id="13245"/>
      <w:bookmarkEnd w:id="13246"/>
      <w:bookmarkEnd w:id="13247"/>
      <w:bookmarkEnd w:id="13248"/>
      <w:bookmarkEnd w:id="13249"/>
      <w:r>
        <w:rPr>
          <w:rFonts w:eastAsia="Times New Roman"/>
        </w:rPr>
        <w:t>dfdl:element (simple) and dfdl:simpleType</w:t>
      </w:r>
      <w:bookmarkEnd w:id="13250"/>
      <w:bookmarkEnd w:id="13251"/>
      <w:bookmarkEnd w:id="13252"/>
      <w:bookmarkEnd w:id="13253"/>
      <w:bookmarkEnd w:id="13254"/>
    </w:p>
    <w:p w14:paraId="593251DE" w14:textId="77777777" w:rsidR="00B46A03" w:rsidRDefault="00B46A03" w:rsidP="00404546">
      <w:pPr>
        <w:pStyle w:val="nobreak"/>
        <w:numPr>
          <w:ilvl w:val="0"/>
          <w:numId w:val="108"/>
        </w:numPr>
      </w:pPr>
      <w:r>
        <w:t>Unparsing: calculated value (does not apply to dfdl:simpleType or to global elements)</w:t>
      </w:r>
    </w:p>
    <w:p w14:paraId="7A7B8BC9" w14:textId="77777777" w:rsidR="00B46A03" w:rsidRDefault="00B46A03" w:rsidP="00404546">
      <w:pPr>
        <w:pStyle w:val="nobreak"/>
        <w:numPr>
          <w:ilvl w:val="1"/>
          <w:numId w:val="108"/>
        </w:numPr>
      </w:pPr>
      <w:r>
        <w:lastRenderedPageBreak/>
        <w:t>dfdl:inputValueCalc (if set then element is ignored)</w:t>
      </w:r>
    </w:p>
    <w:p w14:paraId="70AE8B90" w14:textId="77777777" w:rsidR="00B46A03" w:rsidRDefault="00B46A03" w:rsidP="00404546">
      <w:pPr>
        <w:pStyle w:val="nobreak"/>
        <w:numPr>
          <w:ilvl w:val="1"/>
          <w:numId w:val="108"/>
        </w:numPr>
      </w:pPr>
      <w:r>
        <w:t>dfdl:outputValueCalc</w:t>
      </w:r>
    </w:p>
    <w:p w14:paraId="732D02BA" w14:textId="77777777" w:rsidR="00B46A03" w:rsidRDefault="00B46A03" w:rsidP="00EB2287">
      <w:pPr>
        <w:numPr>
          <w:ilvl w:val="0"/>
          <w:numId w:val="108"/>
        </w:numPr>
        <w:tabs>
          <w:tab w:val="clear" w:pos="403"/>
        </w:tabs>
        <w:spacing w:before="60" w:after="60" w:line="240" w:lineRule="auto"/>
        <w:jc w:val="left"/>
        <w:rPr>
          <w:rStyle w:val="Emphasis"/>
        </w:rPr>
      </w:pPr>
      <w:r>
        <w:rPr>
          <w:rStyle w:val="Emphasis"/>
        </w:rPr>
        <w:t>Unparsing: common</w:t>
      </w:r>
    </w:p>
    <w:p w14:paraId="20CE9DAC" w14:textId="77777777" w:rsidR="00B46A03" w:rsidRDefault="00B46A03" w:rsidP="00EB2287">
      <w:pPr>
        <w:numPr>
          <w:ilvl w:val="1"/>
          <w:numId w:val="108"/>
        </w:numPr>
        <w:tabs>
          <w:tab w:val="clear" w:pos="403"/>
        </w:tabs>
        <w:spacing w:before="60" w:after="60" w:line="240" w:lineRule="auto"/>
        <w:jc w:val="left"/>
      </w:pPr>
      <w:r>
        <w:t>dfdl:outputNewLine</w:t>
      </w:r>
    </w:p>
    <w:p w14:paraId="31838BF4" w14:textId="77777777" w:rsidR="00B46A03" w:rsidRDefault="00B46A03" w:rsidP="00404546">
      <w:pPr>
        <w:pStyle w:val="nobreak"/>
        <w:numPr>
          <w:ilvl w:val="1"/>
          <w:numId w:val="108"/>
        </w:numPr>
      </w:pPr>
      <w:r>
        <w:t>dfdl:bitOrder</w:t>
      </w:r>
    </w:p>
    <w:p w14:paraId="1E9CD986" w14:textId="77777777" w:rsidR="00B46A03" w:rsidRDefault="00B46A03" w:rsidP="00404546">
      <w:pPr>
        <w:pStyle w:val="nobreak"/>
        <w:numPr>
          <w:ilvl w:val="1"/>
          <w:numId w:val="108"/>
        </w:numPr>
      </w:pPr>
      <w:r>
        <w:t xml:space="preserve">dfdl:encoding </w:t>
      </w:r>
    </w:p>
    <w:p w14:paraId="0251A0E8" w14:textId="77777777" w:rsidR="00B46A03" w:rsidRDefault="00B46A03" w:rsidP="00EB2287">
      <w:pPr>
        <w:numPr>
          <w:ilvl w:val="2"/>
          <w:numId w:val="108"/>
        </w:numPr>
        <w:tabs>
          <w:tab w:val="clear" w:pos="403"/>
        </w:tabs>
        <w:spacing w:before="60" w:after="60" w:line="240" w:lineRule="auto"/>
        <w:jc w:val="left"/>
      </w:pPr>
      <w:r>
        <w:t>'UTF-16' 'UTF-16BE' 'UTF-16LE'</w:t>
      </w:r>
    </w:p>
    <w:p w14:paraId="109692BD" w14:textId="77777777" w:rsidR="00B46A03" w:rsidRDefault="00B46A03" w:rsidP="00EB2287">
      <w:pPr>
        <w:numPr>
          <w:ilvl w:val="3"/>
          <w:numId w:val="108"/>
        </w:numPr>
        <w:tabs>
          <w:tab w:val="clear" w:pos="403"/>
        </w:tabs>
        <w:spacing w:before="60" w:after="60" w:line="240" w:lineRule="auto"/>
        <w:jc w:val="left"/>
      </w:pPr>
      <w:r>
        <w:t>dfdl:utf16Width</w:t>
      </w:r>
    </w:p>
    <w:p w14:paraId="7B8827D0" w14:textId="77777777" w:rsidR="00B46A03" w:rsidRDefault="00B46A03" w:rsidP="00EB2287">
      <w:pPr>
        <w:numPr>
          <w:ilvl w:val="1"/>
          <w:numId w:val="108"/>
        </w:numPr>
        <w:tabs>
          <w:tab w:val="clear" w:pos="403"/>
        </w:tabs>
        <w:spacing w:before="60" w:after="60" w:line="240" w:lineRule="auto"/>
        <w:jc w:val="left"/>
      </w:pPr>
      <w:r>
        <w:t>dfdl:encodingErrorPolicy</w:t>
      </w:r>
    </w:p>
    <w:p w14:paraId="316C4E86" w14:textId="77777777" w:rsidR="00B46A03" w:rsidRDefault="00B46A03" w:rsidP="00EB2287">
      <w:pPr>
        <w:numPr>
          <w:ilvl w:val="1"/>
          <w:numId w:val="108"/>
        </w:numPr>
        <w:tabs>
          <w:tab w:val="clear" w:pos="403"/>
        </w:tabs>
        <w:spacing w:before="60" w:after="60" w:line="240" w:lineRule="auto"/>
        <w:jc w:val="left"/>
      </w:pPr>
      <w:r>
        <w:t>dfdl:fillByte</w:t>
      </w:r>
    </w:p>
    <w:p w14:paraId="230D3D2E" w14:textId="77777777" w:rsidR="00B46A03" w:rsidRDefault="00B46A03" w:rsidP="00EB2287">
      <w:pPr>
        <w:numPr>
          <w:ilvl w:val="0"/>
          <w:numId w:val="108"/>
        </w:numPr>
        <w:tabs>
          <w:tab w:val="clear" w:pos="403"/>
        </w:tabs>
        <w:spacing w:before="60" w:after="60" w:line="240" w:lineRule="auto"/>
        <w:jc w:val="left"/>
        <w:rPr>
          <w:rStyle w:val="Emphasis"/>
        </w:rPr>
      </w:pPr>
      <w:r>
        <w:rPr>
          <w:rStyle w:val="Emphasis"/>
        </w:rPr>
        <w:t>Unparsing: occurrences (does not apply to dfdl:simpleType)</w:t>
      </w:r>
    </w:p>
    <w:p w14:paraId="4DF0C0A9" w14:textId="77777777" w:rsidR="00B46A03" w:rsidRDefault="00B46A03" w:rsidP="00EB2287">
      <w:pPr>
        <w:numPr>
          <w:ilvl w:val="1"/>
          <w:numId w:val="108"/>
        </w:numPr>
        <w:tabs>
          <w:tab w:val="clear" w:pos="403"/>
        </w:tabs>
        <w:spacing w:before="60" w:after="60" w:line="240" w:lineRule="auto"/>
        <w:jc w:val="left"/>
      </w:pPr>
      <w:r>
        <w:t>(maxOccurs &gt; 1 or unbounded) or (XSD minOccurs = 0 and XSD maxOccurs = 1)</w:t>
      </w:r>
    </w:p>
    <w:p w14:paraId="281C0104" w14:textId="77777777" w:rsidR="00B46A03" w:rsidRDefault="00B46A03" w:rsidP="00EB2287">
      <w:pPr>
        <w:numPr>
          <w:ilvl w:val="2"/>
          <w:numId w:val="108"/>
        </w:numPr>
        <w:tabs>
          <w:tab w:val="clear" w:pos="403"/>
        </w:tabs>
        <w:spacing w:before="60" w:after="60" w:line="240" w:lineRule="auto"/>
        <w:jc w:val="left"/>
      </w:pPr>
      <w:r>
        <w:t xml:space="preserve">dfdl:occursCountKind </w:t>
      </w:r>
    </w:p>
    <w:p w14:paraId="555FC653" w14:textId="77777777" w:rsidR="00B46A03" w:rsidRDefault="00B46A03" w:rsidP="00EB2287">
      <w:pPr>
        <w:numPr>
          <w:ilvl w:val="3"/>
          <w:numId w:val="108"/>
        </w:numPr>
        <w:tabs>
          <w:tab w:val="clear" w:pos="403"/>
        </w:tabs>
        <w:spacing w:before="60" w:after="60" w:line="240" w:lineRule="auto"/>
        <w:jc w:val="left"/>
        <w:rPr>
          <w:rStyle w:val="Emphasis"/>
        </w:rPr>
      </w:pPr>
      <w:r>
        <w:rPr>
          <w:rStyle w:val="Emphasis"/>
        </w:rPr>
        <w:t xml:space="preserve">"expression" </w:t>
      </w:r>
    </w:p>
    <w:p w14:paraId="5648501E" w14:textId="77777777" w:rsidR="00B46A03" w:rsidRDefault="00B46A03" w:rsidP="00EB2287">
      <w:pPr>
        <w:numPr>
          <w:ilvl w:val="4"/>
          <w:numId w:val="108"/>
        </w:numPr>
        <w:tabs>
          <w:tab w:val="clear" w:pos="403"/>
        </w:tabs>
        <w:spacing w:before="60" w:after="60" w:line="240" w:lineRule="auto"/>
        <w:jc w:val="left"/>
      </w:pPr>
      <w:r>
        <w:t xml:space="preserve">dfdl:occursCount </w:t>
      </w:r>
    </w:p>
    <w:p w14:paraId="2F36734E" w14:textId="77777777" w:rsidR="00B46A03" w:rsidRDefault="00B46A03" w:rsidP="00EB2287">
      <w:pPr>
        <w:numPr>
          <w:ilvl w:val="3"/>
          <w:numId w:val="108"/>
        </w:numPr>
        <w:tabs>
          <w:tab w:val="clear" w:pos="403"/>
        </w:tabs>
        <w:spacing w:before="60" w:after="60" w:line="240" w:lineRule="auto"/>
        <w:jc w:val="left"/>
        <w:rPr>
          <w:rStyle w:val="Emphasis"/>
        </w:rPr>
      </w:pPr>
      <w:r>
        <w:rPr>
          <w:rStyle w:val="Emphasis"/>
        </w:rPr>
        <w:t xml:space="preserve">"fixed", "implicit" </w:t>
      </w:r>
    </w:p>
    <w:p w14:paraId="56F23A19" w14:textId="77777777" w:rsidR="00B46A03" w:rsidRDefault="00B46A03" w:rsidP="00EB2287">
      <w:pPr>
        <w:numPr>
          <w:ilvl w:val="4"/>
          <w:numId w:val="108"/>
        </w:numPr>
        <w:tabs>
          <w:tab w:val="clear" w:pos="403"/>
        </w:tabs>
        <w:spacing w:before="60" w:after="60" w:line="240" w:lineRule="auto"/>
        <w:jc w:val="left"/>
      </w:pPr>
      <w:r>
        <w:t>XSD minOccurs</w:t>
      </w:r>
    </w:p>
    <w:p w14:paraId="25ABA4DB" w14:textId="77777777" w:rsidR="00B46A03" w:rsidRDefault="00B46A03" w:rsidP="00EB2287">
      <w:pPr>
        <w:numPr>
          <w:ilvl w:val="4"/>
          <w:numId w:val="108"/>
        </w:numPr>
        <w:tabs>
          <w:tab w:val="clear" w:pos="403"/>
        </w:tabs>
        <w:spacing w:before="60" w:after="60" w:line="240" w:lineRule="auto"/>
        <w:jc w:val="left"/>
      </w:pPr>
      <w:r>
        <w:t xml:space="preserve">XSD maxOccurs </w:t>
      </w:r>
    </w:p>
    <w:p w14:paraId="44E01BE2" w14:textId="77777777" w:rsidR="00B46A03" w:rsidRDefault="00B46A03" w:rsidP="00EB2287">
      <w:pPr>
        <w:numPr>
          <w:ilvl w:val="3"/>
          <w:numId w:val="108"/>
        </w:numPr>
        <w:tabs>
          <w:tab w:val="clear" w:pos="403"/>
        </w:tabs>
        <w:spacing w:before="60" w:after="60" w:line="240" w:lineRule="auto"/>
        <w:jc w:val="left"/>
        <w:rPr>
          <w:rStyle w:val="Emphasis"/>
        </w:rPr>
      </w:pPr>
      <w:r>
        <w:rPr>
          <w:rStyle w:val="Emphasis"/>
        </w:rPr>
        <w:t xml:space="preserve">"parsed" </w:t>
      </w:r>
    </w:p>
    <w:p w14:paraId="649A7B06" w14:textId="77777777" w:rsidR="00B46A03" w:rsidRDefault="00B46A03" w:rsidP="00EB2287">
      <w:pPr>
        <w:numPr>
          <w:ilvl w:val="3"/>
          <w:numId w:val="108"/>
        </w:numPr>
        <w:tabs>
          <w:tab w:val="clear" w:pos="403"/>
        </w:tabs>
        <w:spacing w:before="60" w:after="60" w:line="240" w:lineRule="auto"/>
        <w:jc w:val="left"/>
        <w:rPr>
          <w:rStyle w:val="Emphasis"/>
        </w:rPr>
      </w:pPr>
      <w:r>
        <w:rPr>
          <w:rStyle w:val="Emphasis"/>
        </w:rPr>
        <w:t xml:space="preserve">"stopValue" </w:t>
      </w:r>
    </w:p>
    <w:p w14:paraId="156E91CA" w14:textId="77777777" w:rsidR="00B46A03" w:rsidRDefault="00B46A03" w:rsidP="00EB2287">
      <w:pPr>
        <w:numPr>
          <w:ilvl w:val="4"/>
          <w:numId w:val="108"/>
        </w:numPr>
        <w:tabs>
          <w:tab w:val="clear" w:pos="403"/>
        </w:tabs>
        <w:spacing w:before="60" w:after="60" w:line="240" w:lineRule="auto"/>
        <w:jc w:val="left"/>
      </w:pPr>
      <w:r>
        <w:t>dfdl:occursStopValue</w:t>
      </w:r>
    </w:p>
    <w:p w14:paraId="4DDBA87B" w14:textId="77777777" w:rsidR="00B46A03" w:rsidRDefault="00B46A03" w:rsidP="00404546">
      <w:pPr>
        <w:pStyle w:val="nobreak"/>
        <w:numPr>
          <w:ilvl w:val="0"/>
          <w:numId w:val="109"/>
        </w:numPr>
      </w:pPr>
      <w:r>
        <w:t xml:space="preserve">Unparsing: conversion </w:t>
      </w:r>
    </w:p>
    <w:p w14:paraId="7EDB5610" w14:textId="77777777" w:rsidR="00B46A03" w:rsidRDefault="00B46A03" w:rsidP="00404546">
      <w:pPr>
        <w:pStyle w:val="nobreak"/>
        <w:numPr>
          <w:ilvl w:val="1"/>
          <w:numId w:val="109"/>
        </w:numPr>
      </w:pPr>
      <w:r>
        <w:t>dfdl:useNilForDefault (does not apply to dfdl:simpleType)</w:t>
      </w:r>
    </w:p>
    <w:p w14:paraId="3F81ACC8" w14:textId="77777777" w:rsidR="00B46A03" w:rsidRDefault="00B46A03" w:rsidP="00EB2287">
      <w:pPr>
        <w:numPr>
          <w:ilvl w:val="2"/>
          <w:numId w:val="109"/>
        </w:numPr>
        <w:tabs>
          <w:tab w:val="clear" w:pos="403"/>
        </w:tabs>
        <w:spacing w:before="60" w:after="60" w:line="240" w:lineRule="auto"/>
        <w:jc w:val="left"/>
      </w:pPr>
      <w:r>
        <w:t>"true"</w:t>
      </w:r>
    </w:p>
    <w:p w14:paraId="6CCE4FFE" w14:textId="77777777" w:rsidR="00B46A03" w:rsidRDefault="00B46A03" w:rsidP="00EB2287">
      <w:pPr>
        <w:numPr>
          <w:ilvl w:val="3"/>
          <w:numId w:val="109"/>
        </w:numPr>
        <w:tabs>
          <w:tab w:val="clear" w:pos="403"/>
        </w:tabs>
        <w:spacing w:before="60" w:after="60" w:line="240" w:lineRule="auto"/>
        <w:jc w:val="left"/>
      </w:pPr>
      <w:r>
        <w:t>None</w:t>
      </w:r>
    </w:p>
    <w:p w14:paraId="41DFAD39" w14:textId="77777777" w:rsidR="00B46A03" w:rsidRDefault="00B46A03" w:rsidP="00EB2287">
      <w:pPr>
        <w:numPr>
          <w:ilvl w:val="2"/>
          <w:numId w:val="109"/>
        </w:numPr>
        <w:tabs>
          <w:tab w:val="clear" w:pos="403"/>
        </w:tabs>
        <w:spacing w:before="60" w:after="60" w:line="240" w:lineRule="auto"/>
        <w:jc w:val="left"/>
      </w:pPr>
      <w:r>
        <w:t>"false"</w:t>
      </w:r>
    </w:p>
    <w:p w14:paraId="3D05378D" w14:textId="77777777" w:rsidR="00B46A03" w:rsidRDefault="00B46A03" w:rsidP="00EB2287">
      <w:pPr>
        <w:numPr>
          <w:ilvl w:val="3"/>
          <w:numId w:val="109"/>
        </w:numPr>
        <w:tabs>
          <w:tab w:val="clear" w:pos="403"/>
        </w:tabs>
        <w:spacing w:before="60" w:after="60" w:line="240" w:lineRule="auto"/>
        <w:jc w:val="left"/>
      </w:pPr>
      <w:r>
        <w:t>XSD default or XSD fixed</w:t>
      </w:r>
    </w:p>
    <w:p w14:paraId="0C30FFE1" w14:textId="77777777" w:rsidR="00B46A03" w:rsidRDefault="00B46A03" w:rsidP="00EB2287">
      <w:pPr>
        <w:numPr>
          <w:ilvl w:val="1"/>
          <w:numId w:val="109"/>
        </w:numPr>
        <w:tabs>
          <w:tab w:val="clear" w:pos="403"/>
        </w:tabs>
        <w:spacing w:before="60" w:after="60" w:line="240" w:lineRule="auto"/>
        <w:jc w:val="left"/>
      </w:pPr>
      <w:r>
        <w:t>XSD nillable (does not apply to dfdl:simpleType)</w:t>
      </w:r>
    </w:p>
    <w:p w14:paraId="4ED5248B" w14:textId="77777777" w:rsidR="00B46A03" w:rsidRDefault="00B46A03" w:rsidP="00EB2287">
      <w:pPr>
        <w:numPr>
          <w:ilvl w:val="2"/>
          <w:numId w:val="109"/>
        </w:numPr>
        <w:tabs>
          <w:tab w:val="clear" w:pos="403"/>
        </w:tabs>
        <w:spacing w:before="60" w:after="60" w:line="240" w:lineRule="auto"/>
        <w:jc w:val="left"/>
      </w:pPr>
      <w:r>
        <w:t xml:space="preserve">dfdl:nilKind </w:t>
      </w:r>
    </w:p>
    <w:p w14:paraId="61E7BF1D" w14:textId="77777777" w:rsidR="00B46A03" w:rsidRDefault="00B46A03" w:rsidP="00EB2287">
      <w:pPr>
        <w:numPr>
          <w:ilvl w:val="3"/>
          <w:numId w:val="109"/>
        </w:numPr>
        <w:tabs>
          <w:tab w:val="clear" w:pos="403"/>
        </w:tabs>
        <w:spacing w:before="60" w:after="60" w:line="240" w:lineRule="auto"/>
        <w:jc w:val="left"/>
      </w:pPr>
      <w:r>
        <w:t xml:space="preserve">"literalValue", "logicalValue", "literalCharacter" </w:t>
      </w:r>
    </w:p>
    <w:p w14:paraId="129B947A" w14:textId="77777777" w:rsidR="00B46A03" w:rsidRDefault="00B46A03" w:rsidP="00EB2287">
      <w:pPr>
        <w:numPr>
          <w:ilvl w:val="4"/>
          <w:numId w:val="109"/>
        </w:numPr>
        <w:tabs>
          <w:tab w:val="clear" w:pos="403"/>
        </w:tabs>
        <w:spacing w:before="60" w:after="60" w:line="240" w:lineRule="auto"/>
        <w:jc w:val="left"/>
      </w:pPr>
      <w:r>
        <w:t xml:space="preserve">dfdl:nilValue </w:t>
      </w:r>
    </w:p>
    <w:p w14:paraId="759BD719" w14:textId="77777777" w:rsidR="00B46A03" w:rsidRDefault="00B46A03" w:rsidP="00EB2287">
      <w:pPr>
        <w:numPr>
          <w:ilvl w:val="1"/>
          <w:numId w:val="109"/>
        </w:numPr>
        <w:tabs>
          <w:tab w:val="clear" w:pos="403"/>
        </w:tabs>
        <w:spacing w:before="60" w:after="60" w:line="240" w:lineRule="auto"/>
        <w:jc w:val="left"/>
      </w:pPr>
      <w:r>
        <w:t xml:space="preserve">XSD type property </w:t>
      </w:r>
    </w:p>
    <w:p w14:paraId="7697BE8F" w14:textId="77777777" w:rsidR="00B46A03" w:rsidRDefault="00B46A03" w:rsidP="00EB2287">
      <w:pPr>
        <w:numPr>
          <w:ilvl w:val="2"/>
          <w:numId w:val="109"/>
        </w:numPr>
        <w:tabs>
          <w:tab w:val="clear" w:pos="403"/>
        </w:tabs>
        <w:spacing w:before="60" w:after="60" w:line="240" w:lineRule="auto"/>
        <w:jc w:val="left"/>
        <w:rPr>
          <w:rStyle w:val="Emphasis"/>
        </w:rPr>
      </w:pPr>
      <w:r>
        <w:rPr>
          <w:rStyle w:val="Emphasis"/>
        </w:rPr>
        <w:t xml:space="preserve">"Number" </w:t>
      </w:r>
    </w:p>
    <w:p w14:paraId="3676641E" w14:textId="77777777" w:rsidR="00B46A03" w:rsidRDefault="00B46A03" w:rsidP="00EB2287">
      <w:pPr>
        <w:numPr>
          <w:ilvl w:val="3"/>
          <w:numId w:val="109"/>
        </w:numPr>
        <w:tabs>
          <w:tab w:val="clear" w:pos="403"/>
        </w:tabs>
        <w:spacing w:before="60" w:after="60" w:line="240" w:lineRule="auto"/>
        <w:jc w:val="left"/>
      </w:pPr>
      <w:r>
        <w:t>dfdl:</w:t>
      </w:r>
      <w:r>
        <w:rPr>
          <w:rFonts w:cs="Arial"/>
        </w:rPr>
        <w:t>decimalSigned</w:t>
      </w:r>
    </w:p>
    <w:p w14:paraId="76EBA996" w14:textId="77777777" w:rsidR="00B46A03" w:rsidRDefault="00B46A03" w:rsidP="00EB2287">
      <w:pPr>
        <w:numPr>
          <w:ilvl w:val="3"/>
          <w:numId w:val="109"/>
        </w:numPr>
        <w:tabs>
          <w:tab w:val="clear" w:pos="403"/>
        </w:tabs>
        <w:spacing w:before="60" w:after="60" w:line="240" w:lineRule="auto"/>
        <w:jc w:val="left"/>
      </w:pPr>
      <w:r>
        <w:t xml:space="preserve">dfdl:representation </w:t>
      </w:r>
    </w:p>
    <w:p w14:paraId="49D5E5C3"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 xml:space="preserve">"text" </w:t>
      </w:r>
    </w:p>
    <w:p w14:paraId="2DDC56DD" w14:textId="77777777" w:rsidR="00B46A03" w:rsidRDefault="00B46A03" w:rsidP="00EB2287">
      <w:pPr>
        <w:numPr>
          <w:ilvl w:val="5"/>
          <w:numId w:val="109"/>
        </w:numPr>
        <w:tabs>
          <w:tab w:val="clear" w:pos="403"/>
        </w:tabs>
        <w:spacing w:before="60" w:after="60" w:line="240" w:lineRule="auto"/>
        <w:jc w:val="left"/>
      </w:pPr>
      <w:r>
        <w:lastRenderedPageBreak/>
        <w:t>dfdl:textNumberRep</w:t>
      </w:r>
    </w:p>
    <w:p w14:paraId="78FD1AC6" w14:textId="77777777" w:rsidR="00B46A03" w:rsidRDefault="00B46A03" w:rsidP="00EB2287">
      <w:pPr>
        <w:numPr>
          <w:ilvl w:val="6"/>
          <w:numId w:val="109"/>
        </w:numPr>
        <w:tabs>
          <w:tab w:val="clear" w:pos="403"/>
        </w:tabs>
        <w:spacing w:before="60" w:after="60" w:line="240" w:lineRule="auto"/>
        <w:jc w:val="left"/>
        <w:rPr>
          <w:rStyle w:val="Emphasis"/>
        </w:rPr>
      </w:pPr>
      <w:r>
        <w:rPr>
          <w:rStyle w:val="Emphasis"/>
        </w:rPr>
        <w:t>"standard"</w:t>
      </w:r>
    </w:p>
    <w:p w14:paraId="20F90A81" w14:textId="77777777" w:rsidR="00B46A03" w:rsidRDefault="00B46A03" w:rsidP="00EB2287">
      <w:pPr>
        <w:numPr>
          <w:ilvl w:val="7"/>
          <w:numId w:val="109"/>
        </w:numPr>
        <w:tabs>
          <w:tab w:val="clear" w:pos="403"/>
        </w:tabs>
        <w:spacing w:before="60" w:after="60" w:line="240" w:lineRule="auto"/>
        <w:jc w:val="left"/>
      </w:pPr>
      <w:r>
        <w:t>dfdl:textNumberPattern</w:t>
      </w:r>
    </w:p>
    <w:p w14:paraId="0D14B1FC" w14:textId="77777777" w:rsidR="00B46A03" w:rsidRDefault="00B46A03" w:rsidP="00EB2287">
      <w:pPr>
        <w:numPr>
          <w:ilvl w:val="7"/>
          <w:numId w:val="109"/>
        </w:numPr>
        <w:tabs>
          <w:tab w:val="clear" w:pos="403"/>
        </w:tabs>
        <w:spacing w:before="60" w:after="60" w:line="240" w:lineRule="auto"/>
        <w:jc w:val="left"/>
      </w:pPr>
      <w:r>
        <w:t>dfdl:textStandardBase</w:t>
      </w:r>
    </w:p>
    <w:p w14:paraId="6DFCD015" w14:textId="77777777" w:rsidR="00B46A03" w:rsidRDefault="00B46A03" w:rsidP="00EB2287">
      <w:pPr>
        <w:numPr>
          <w:ilvl w:val="7"/>
          <w:numId w:val="109"/>
        </w:numPr>
        <w:tabs>
          <w:tab w:val="clear" w:pos="403"/>
        </w:tabs>
        <w:spacing w:before="60" w:after="60" w:line="240" w:lineRule="auto"/>
        <w:jc w:val="left"/>
      </w:pPr>
      <w:r>
        <w:t>dfdl:textStandardDecimalSeparator</w:t>
      </w:r>
    </w:p>
    <w:p w14:paraId="16C7B708" w14:textId="77777777" w:rsidR="00B46A03" w:rsidRDefault="00B46A03" w:rsidP="00EB2287">
      <w:pPr>
        <w:numPr>
          <w:ilvl w:val="7"/>
          <w:numId w:val="109"/>
        </w:numPr>
        <w:tabs>
          <w:tab w:val="clear" w:pos="403"/>
        </w:tabs>
        <w:spacing w:before="60" w:after="60" w:line="240" w:lineRule="auto"/>
        <w:jc w:val="left"/>
      </w:pPr>
      <w:r>
        <w:t>dfdl:textStandardGroupingSeparator</w:t>
      </w:r>
    </w:p>
    <w:p w14:paraId="06C57C0F" w14:textId="77777777" w:rsidR="00B46A03" w:rsidRDefault="00B46A03" w:rsidP="00EB2287">
      <w:pPr>
        <w:numPr>
          <w:ilvl w:val="7"/>
          <w:numId w:val="109"/>
        </w:numPr>
        <w:tabs>
          <w:tab w:val="clear" w:pos="403"/>
        </w:tabs>
        <w:spacing w:before="60" w:after="60" w:line="240" w:lineRule="auto"/>
        <w:jc w:val="left"/>
      </w:pPr>
      <w:r>
        <w:t>dfdl:textStandardExponentRep</w:t>
      </w:r>
    </w:p>
    <w:p w14:paraId="6135103B" w14:textId="77777777" w:rsidR="00B46A03" w:rsidRDefault="00B46A03" w:rsidP="00EB2287">
      <w:pPr>
        <w:numPr>
          <w:ilvl w:val="7"/>
          <w:numId w:val="109"/>
        </w:numPr>
        <w:tabs>
          <w:tab w:val="clear" w:pos="403"/>
        </w:tabs>
        <w:spacing w:before="60" w:after="60" w:line="240" w:lineRule="auto"/>
        <w:jc w:val="left"/>
      </w:pPr>
      <w:r>
        <w:t>dfdl:textNumberCheckPolicy</w:t>
      </w:r>
    </w:p>
    <w:p w14:paraId="4BBC9DE5" w14:textId="77777777" w:rsidR="00B46A03" w:rsidRDefault="00B46A03" w:rsidP="00EB2287">
      <w:pPr>
        <w:numPr>
          <w:ilvl w:val="7"/>
          <w:numId w:val="109"/>
        </w:numPr>
        <w:tabs>
          <w:tab w:val="clear" w:pos="403"/>
        </w:tabs>
        <w:spacing w:before="60" w:after="60" w:line="240" w:lineRule="auto"/>
        <w:jc w:val="left"/>
      </w:pPr>
      <w:r>
        <w:t>dfdl:textStandardInfinityRep</w:t>
      </w:r>
    </w:p>
    <w:p w14:paraId="1E023AB4" w14:textId="77777777" w:rsidR="00B46A03" w:rsidRDefault="00B46A03" w:rsidP="00EB2287">
      <w:pPr>
        <w:numPr>
          <w:ilvl w:val="7"/>
          <w:numId w:val="109"/>
        </w:numPr>
        <w:tabs>
          <w:tab w:val="clear" w:pos="403"/>
        </w:tabs>
        <w:spacing w:before="60" w:after="60" w:line="240" w:lineRule="auto"/>
        <w:jc w:val="left"/>
      </w:pPr>
      <w:r>
        <w:t>dfdl:textStandardNaNRep</w:t>
      </w:r>
    </w:p>
    <w:p w14:paraId="5692BD11" w14:textId="77777777" w:rsidR="00B46A03" w:rsidRDefault="00B46A03" w:rsidP="00EB2287">
      <w:pPr>
        <w:numPr>
          <w:ilvl w:val="7"/>
          <w:numId w:val="109"/>
        </w:numPr>
        <w:tabs>
          <w:tab w:val="clear" w:pos="403"/>
        </w:tabs>
        <w:spacing w:before="60" w:after="60" w:line="240" w:lineRule="auto"/>
        <w:jc w:val="left"/>
      </w:pPr>
      <w:r>
        <w:t>dfdl:textNumberRounding</w:t>
      </w:r>
    </w:p>
    <w:p w14:paraId="566C1F6C" w14:textId="77777777" w:rsidR="00B46A03" w:rsidRDefault="00B46A03" w:rsidP="00EB2287">
      <w:pPr>
        <w:numPr>
          <w:ilvl w:val="8"/>
          <w:numId w:val="109"/>
        </w:numPr>
        <w:tabs>
          <w:tab w:val="clear" w:pos="403"/>
        </w:tabs>
        <w:spacing w:before="60" w:after="60" w:line="240" w:lineRule="auto"/>
        <w:jc w:val="left"/>
        <w:rPr>
          <w:rStyle w:val="Emphasis"/>
        </w:rPr>
      </w:pPr>
      <w:r>
        <w:rPr>
          <w:rStyle w:val="Emphasis"/>
        </w:rPr>
        <w:t>"explicit"</w:t>
      </w:r>
    </w:p>
    <w:p w14:paraId="0CFE61CE" w14:textId="77777777" w:rsidR="00B46A03" w:rsidRDefault="00B46A03" w:rsidP="00EB2287">
      <w:pPr>
        <w:pStyle w:val="ListParagraph"/>
        <w:numPr>
          <w:ilvl w:val="0"/>
          <w:numId w:val="128"/>
        </w:numPr>
        <w:tabs>
          <w:tab w:val="clear" w:pos="403"/>
        </w:tabs>
        <w:spacing w:before="60" w:after="60" w:line="240" w:lineRule="auto"/>
        <w:jc w:val="left"/>
      </w:pPr>
      <w:r>
        <w:t>dfdl:textNumberRoundingMode</w:t>
      </w:r>
    </w:p>
    <w:p w14:paraId="15FAE113" w14:textId="77777777" w:rsidR="00B46A03" w:rsidRDefault="00B46A03" w:rsidP="00EB2287">
      <w:pPr>
        <w:pStyle w:val="ListParagraph"/>
        <w:numPr>
          <w:ilvl w:val="0"/>
          <w:numId w:val="128"/>
        </w:numPr>
        <w:tabs>
          <w:tab w:val="clear" w:pos="403"/>
        </w:tabs>
        <w:spacing w:before="60" w:after="60" w:line="240" w:lineRule="auto"/>
        <w:jc w:val="left"/>
      </w:pPr>
      <w:r>
        <w:t>dfdl:textNumberRoundingIncrement</w:t>
      </w:r>
    </w:p>
    <w:p w14:paraId="54994315" w14:textId="77777777" w:rsidR="00B46A03" w:rsidRDefault="00B46A03" w:rsidP="00EB2287">
      <w:pPr>
        <w:numPr>
          <w:ilvl w:val="7"/>
          <w:numId w:val="109"/>
        </w:numPr>
        <w:tabs>
          <w:tab w:val="clear" w:pos="403"/>
        </w:tabs>
        <w:spacing w:before="60" w:after="60" w:line="240" w:lineRule="auto"/>
        <w:jc w:val="left"/>
        <w:rPr>
          <w:rFonts w:cs="Arial"/>
        </w:rPr>
      </w:pPr>
      <w:r>
        <w:rPr>
          <w:rFonts w:cs="Arial"/>
        </w:rPr>
        <w:t>dfdl:textStandardZeroRep</w:t>
      </w:r>
    </w:p>
    <w:p w14:paraId="16AF6AC7" w14:textId="77777777" w:rsidR="00B46A03" w:rsidRDefault="00B46A03" w:rsidP="00EB2287">
      <w:pPr>
        <w:numPr>
          <w:ilvl w:val="6"/>
          <w:numId w:val="109"/>
        </w:numPr>
        <w:tabs>
          <w:tab w:val="clear" w:pos="403"/>
        </w:tabs>
        <w:spacing w:before="60" w:after="60" w:line="240" w:lineRule="auto"/>
        <w:jc w:val="left"/>
        <w:rPr>
          <w:rStyle w:val="Emphasis"/>
        </w:rPr>
      </w:pPr>
      <w:r>
        <w:rPr>
          <w:rStyle w:val="Emphasis"/>
        </w:rPr>
        <w:t>"zoned"</w:t>
      </w:r>
    </w:p>
    <w:p w14:paraId="62A00837" w14:textId="77777777" w:rsidR="00B46A03" w:rsidRDefault="00B46A03" w:rsidP="00EB2287">
      <w:pPr>
        <w:numPr>
          <w:ilvl w:val="7"/>
          <w:numId w:val="109"/>
        </w:numPr>
        <w:tabs>
          <w:tab w:val="clear" w:pos="403"/>
        </w:tabs>
        <w:spacing w:before="60" w:after="60" w:line="240" w:lineRule="auto"/>
        <w:jc w:val="left"/>
      </w:pPr>
      <w:r>
        <w:rPr>
          <w:rStyle w:val="Emphasis"/>
        </w:rPr>
        <w:t>d</w:t>
      </w:r>
      <w:r>
        <w:t>fdl:textNumberPattern</w:t>
      </w:r>
    </w:p>
    <w:p w14:paraId="30682177" w14:textId="77777777" w:rsidR="00B46A03" w:rsidRDefault="00B46A03" w:rsidP="00EB2287">
      <w:pPr>
        <w:numPr>
          <w:ilvl w:val="7"/>
          <w:numId w:val="109"/>
        </w:numPr>
        <w:tabs>
          <w:tab w:val="clear" w:pos="403"/>
        </w:tabs>
        <w:spacing w:before="60" w:after="60" w:line="240" w:lineRule="auto"/>
        <w:jc w:val="left"/>
      </w:pPr>
      <w:r>
        <w:rPr>
          <w:rFonts w:cs="Arial"/>
        </w:rPr>
        <w:t>dfdl:textNumberCheckPolicy</w:t>
      </w:r>
    </w:p>
    <w:p w14:paraId="25D892E5" w14:textId="77777777" w:rsidR="00B46A03" w:rsidRDefault="00B46A03" w:rsidP="00EB2287">
      <w:pPr>
        <w:numPr>
          <w:ilvl w:val="7"/>
          <w:numId w:val="109"/>
        </w:numPr>
        <w:tabs>
          <w:tab w:val="clear" w:pos="403"/>
        </w:tabs>
        <w:spacing w:before="60" w:after="60" w:line="240" w:lineRule="auto"/>
        <w:jc w:val="left"/>
        <w:rPr>
          <w:rFonts w:cs="Arial"/>
        </w:rPr>
      </w:pPr>
      <w:r>
        <w:rPr>
          <w:rFonts w:cs="Arial"/>
        </w:rPr>
        <w:t>dfdl:textNumberRounding</w:t>
      </w:r>
    </w:p>
    <w:p w14:paraId="00882BAB" w14:textId="77777777" w:rsidR="00B46A03" w:rsidRDefault="00B46A03" w:rsidP="00EB2287">
      <w:pPr>
        <w:numPr>
          <w:ilvl w:val="8"/>
          <w:numId w:val="109"/>
        </w:numPr>
        <w:tabs>
          <w:tab w:val="clear" w:pos="403"/>
        </w:tabs>
        <w:spacing w:before="60" w:after="60" w:line="240" w:lineRule="auto"/>
        <w:jc w:val="left"/>
        <w:rPr>
          <w:rStyle w:val="Emphasis"/>
        </w:rPr>
      </w:pPr>
      <w:r>
        <w:rPr>
          <w:rStyle w:val="Emphasis"/>
        </w:rPr>
        <w:t>"explicit"</w:t>
      </w:r>
    </w:p>
    <w:p w14:paraId="02FFF5BF" w14:textId="77777777" w:rsidR="00B46A03" w:rsidRPr="00F31291" w:rsidRDefault="00B46A03" w:rsidP="00EB2287">
      <w:pPr>
        <w:pStyle w:val="ListParagraph"/>
        <w:numPr>
          <w:ilvl w:val="0"/>
          <w:numId w:val="129"/>
        </w:numPr>
        <w:tabs>
          <w:tab w:val="clear" w:pos="403"/>
        </w:tabs>
        <w:spacing w:before="60" w:after="60" w:line="240" w:lineRule="auto"/>
        <w:jc w:val="left"/>
        <w:rPr>
          <w:rFonts w:cs="Arial"/>
        </w:rPr>
      </w:pPr>
      <w:r w:rsidRPr="00F31291">
        <w:rPr>
          <w:rFonts w:cs="Arial"/>
        </w:rPr>
        <w:t>dfdl:textNumberRoundingMode</w:t>
      </w:r>
    </w:p>
    <w:p w14:paraId="308363D3" w14:textId="77777777" w:rsidR="00B46A03" w:rsidRPr="00F31291" w:rsidRDefault="00B46A03" w:rsidP="00EB2287">
      <w:pPr>
        <w:pStyle w:val="ListParagraph"/>
        <w:numPr>
          <w:ilvl w:val="0"/>
          <w:numId w:val="129"/>
        </w:numPr>
        <w:tabs>
          <w:tab w:val="clear" w:pos="403"/>
        </w:tabs>
        <w:spacing w:before="60" w:after="60" w:line="240" w:lineRule="auto"/>
        <w:jc w:val="left"/>
        <w:rPr>
          <w:rFonts w:cs="Arial"/>
        </w:rPr>
      </w:pPr>
      <w:r w:rsidRPr="00F31291">
        <w:rPr>
          <w:rFonts w:cs="Arial"/>
        </w:rPr>
        <w:t>dfdl:textNumberRoundingIncrement</w:t>
      </w:r>
    </w:p>
    <w:p w14:paraId="3B9966E9" w14:textId="77777777" w:rsidR="00B46A03" w:rsidRDefault="00B46A03" w:rsidP="00EB2287">
      <w:pPr>
        <w:numPr>
          <w:ilvl w:val="7"/>
          <w:numId w:val="109"/>
        </w:numPr>
        <w:tabs>
          <w:tab w:val="clear" w:pos="403"/>
        </w:tabs>
        <w:spacing w:before="60" w:after="60" w:line="240" w:lineRule="auto"/>
        <w:jc w:val="left"/>
      </w:pPr>
      <w:r>
        <w:rPr>
          <w:rFonts w:cs="Arial"/>
        </w:rPr>
        <w:t>dfdl:textZonedSignStyle</w:t>
      </w:r>
    </w:p>
    <w:p w14:paraId="070DCE41" w14:textId="77777777" w:rsidR="00B46A03" w:rsidRDefault="00B46A03" w:rsidP="00EB2287">
      <w:pPr>
        <w:numPr>
          <w:ilvl w:val="4"/>
          <w:numId w:val="109"/>
        </w:numPr>
        <w:tabs>
          <w:tab w:val="clear" w:pos="403"/>
        </w:tabs>
        <w:spacing w:before="60" w:after="60" w:line="240" w:lineRule="auto"/>
        <w:jc w:val="left"/>
      </w:pPr>
      <w:r>
        <w:rPr>
          <w:rStyle w:val="Emphasis"/>
        </w:rPr>
        <w:t>"binary"</w:t>
      </w:r>
      <w:r>
        <w:t xml:space="preserve"> </w:t>
      </w:r>
    </w:p>
    <w:p w14:paraId="37AE4810" w14:textId="77777777" w:rsidR="00B46A03" w:rsidRDefault="00B46A03" w:rsidP="00404546">
      <w:pPr>
        <w:pStyle w:val="nobreak"/>
        <w:numPr>
          <w:ilvl w:val="5"/>
          <w:numId w:val="109"/>
        </w:numPr>
      </w:pPr>
      <w:r>
        <w:t xml:space="preserve">dfdl:byteOrder </w:t>
      </w:r>
    </w:p>
    <w:p w14:paraId="340F6D59" w14:textId="77777777" w:rsidR="00B46A03" w:rsidRDefault="00B46A03" w:rsidP="00EB2287">
      <w:pPr>
        <w:numPr>
          <w:ilvl w:val="5"/>
          <w:numId w:val="109"/>
        </w:numPr>
        <w:tabs>
          <w:tab w:val="clear" w:pos="403"/>
        </w:tabs>
        <w:spacing w:before="60" w:after="60" w:line="240" w:lineRule="auto"/>
        <w:jc w:val="left"/>
        <w:rPr>
          <w:rStyle w:val="Emphasis"/>
        </w:rPr>
      </w:pPr>
      <w:r>
        <w:rPr>
          <w:rStyle w:val="Emphasis"/>
        </w:rPr>
        <w:t>xs:decimal and restrictions</w:t>
      </w:r>
    </w:p>
    <w:p w14:paraId="4EE2B983" w14:textId="77777777" w:rsidR="00B46A03" w:rsidRDefault="00B46A03" w:rsidP="00EB2287">
      <w:pPr>
        <w:numPr>
          <w:ilvl w:val="6"/>
          <w:numId w:val="109"/>
        </w:numPr>
        <w:tabs>
          <w:tab w:val="clear" w:pos="403"/>
        </w:tabs>
        <w:spacing w:before="60" w:after="60" w:line="240" w:lineRule="auto"/>
        <w:jc w:val="left"/>
      </w:pPr>
      <w:r>
        <w:t>dfdl:binaryNumberRep</w:t>
      </w:r>
    </w:p>
    <w:p w14:paraId="6AF3A9AF" w14:textId="77777777" w:rsidR="00B46A03" w:rsidRDefault="00B46A03" w:rsidP="00EB2287">
      <w:pPr>
        <w:numPr>
          <w:ilvl w:val="7"/>
          <w:numId w:val="109"/>
        </w:numPr>
        <w:tabs>
          <w:tab w:val="clear" w:pos="403"/>
        </w:tabs>
        <w:spacing w:before="60" w:after="60" w:line="240" w:lineRule="auto"/>
        <w:jc w:val="left"/>
        <w:rPr>
          <w:rStyle w:val="Emphasis"/>
        </w:rPr>
      </w:pPr>
      <w:r>
        <w:rPr>
          <w:rStyle w:val="Emphasis"/>
        </w:rPr>
        <w:t>"packed"</w:t>
      </w:r>
    </w:p>
    <w:p w14:paraId="20C18946" w14:textId="77777777" w:rsidR="00B46A03" w:rsidRDefault="00B46A03" w:rsidP="00EB2287">
      <w:pPr>
        <w:numPr>
          <w:ilvl w:val="8"/>
          <w:numId w:val="109"/>
        </w:numPr>
        <w:tabs>
          <w:tab w:val="clear" w:pos="403"/>
        </w:tabs>
        <w:spacing w:before="60" w:after="60" w:line="240" w:lineRule="auto"/>
        <w:jc w:val="left"/>
      </w:pPr>
      <w:r>
        <w:t>dfdl:binaryPackedSignCodes</w:t>
      </w:r>
    </w:p>
    <w:p w14:paraId="3BBC0F15" w14:textId="77777777" w:rsidR="00B46A03" w:rsidRDefault="00B46A03" w:rsidP="00EB2287">
      <w:pPr>
        <w:numPr>
          <w:ilvl w:val="8"/>
          <w:numId w:val="109"/>
        </w:numPr>
        <w:tabs>
          <w:tab w:val="clear" w:pos="403"/>
        </w:tabs>
        <w:spacing w:before="60" w:after="60" w:line="240" w:lineRule="auto"/>
        <w:jc w:val="left"/>
      </w:pPr>
      <w:r>
        <w:t>dfdl:binaryDecimalVirtualPoint</w:t>
      </w:r>
    </w:p>
    <w:p w14:paraId="389B6B80" w14:textId="77777777" w:rsidR="00B46A03" w:rsidRDefault="00B46A03" w:rsidP="00EB2287">
      <w:pPr>
        <w:numPr>
          <w:ilvl w:val="7"/>
          <w:numId w:val="109"/>
        </w:numPr>
        <w:tabs>
          <w:tab w:val="clear" w:pos="403"/>
        </w:tabs>
        <w:spacing w:before="60" w:after="60" w:line="240" w:lineRule="auto"/>
        <w:jc w:val="left"/>
        <w:rPr>
          <w:rStyle w:val="Emphasis"/>
        </w:rPr>
      </w:pPr>
      <w:r>
        <w:rPr>
          <w:rStyle w:val="Emphasis"/>
        </w:rPr>
        <w:t>"bcd", "ibm4690Packed"</w:t>
      </w:r>
    </w:p>
    <w:p w14:paraId="3D77E34B" w14:textId="77777777" w:rsidR="00B46A03" w:rsidRDefault="00B46A03" w:rsidP="00EB2287">
      <w:pPr>
        <w:numPr>
          <w:ilvl w:val="8"/>
          <w:numId w:val="109"/>
        </w:numPr>
        <w:tabs>
          <w:tab w:val="clear" w:pos="403"/>
        </w:tabs>
        <w:spacing w:before="60" w:after="60" w:line="240" w:lineRule="auto"/>
        <w:jc w:val="left"/>
        <w:rPr>
          <w:rStyle w:val="Emphasis"/>
        </w:rPr>
      </w:pPr>
      <w:r>
        <w:t>dfdl:binaryDecimalVirtualPoint</w:t>
      </w:r>
    </w:p>
    <w:p w14:paraId="3B578D43" w14:textId="77777777" w:rsidR="00B46A03" w:rsidRDefault="00B46A03" w:rsidP="00EB2287">
      <w:pPr>
        <w:numPr>
          <w:ilvl w:val="7"/>
          <w:numId w:val="109"/>
        </w:numPr>
        <w:tabs>
          <w:tab w:val="clear" w:pos="403"/>
        </w:tabs>
        <w:spacing w:before="60" w:after="60" w:line="240" w:lineRule="auto"/>
        <w:jc w:val="left"/>
        <w:rPr>
          <w:rStyle w:val="Emphasis"/>
        </w:rPr>
      </w:pPr>
      <w:r>
        <w:rPr>
          <w:rStyle w:val="Emphasis"/>
        </w:rPr>
        <w:t>"binary"</w:t>
      </w:r>
    </w:p>
    <w:p w14:paraId="28D31517" w14:textId="77777777" w:rsidR="00B46A03" w:rsidRDefault="00B46A03" w:rsidP="00EB2287">
      <w:pPr>
        <w:numPr>
          <w:ilvl w:val="8"/>
          <w:numId w:val="109"/>
        </w:numPr>
        <w:tabs>
          <w:tab w:val="clear" w:pos="403"/>
        </w:tabs>
        <w:spacing w:before="60" w:after="60" w:line="240" w:lineRule="auto"/>
        <w:jc w:val="left"/>
        <w:rPr>
          <w:rStyle w:val="Emphasis"/>
        </w:rPr>
      </w:pPr>
      <w:r>
        <w:t>dfdl:binaryDecimalVirtualPoint</w:t>
      </w:r>
    </w:p>
    <w:p w14:paraId="44DCCD5A" w14:textId="77777777" w:rsidR="00B46A03" w:rsidRDefault="00B46A03" w:rsidP="00EB2287">
      <w:pPr>
        <w:numPr>
          <w:ilvl w:val="5"/>
          <w:numId w:val="109"/>
        </w:numPr>
        <w:tabs>
          <w:tab w:val="clear" w:pos="403"/>
        </w:tabs>
        <w:spacing w:before="60" w:after="60" w:line="240" w:lineRule="auto"/>
        <w:jc w:val="left"/>
        <w:rPr>
          <w:rStyle w:val="Emphasis"/>
        </w:rPr>
      </w:pPr>
      <w:r>
        <w:rPr>
          <w:rStyle w:val="Emphasis"/>
        </w:rPr>
        <w:t>xs:float, xs:double</w:t>
      </w:r>
    </w:p>
    <w:p w14:paraId="65BEBFCC" w14:textId="77777777" w:rsidR="00B46A03" w:rsidRDefault="00B46A03" w:rsidP="00EB2287">
      <w:pPr>
        <w:numPr>
          <w:ilvl w:val="6"/>
          <w:numId w:val="109"/>
        </w:numPr>
        <w:tabs>
          <w:tab w:val="clear" w:pos="403"/>
        </w:tabs>
        <w:spacing w:before="60" w:after="60" w:line="240" w:lineRule="auto"/>
        <w:jc w:val="left"/>
      </w:pPr>
      <w:r>
        <w:lastRenderedPageBreak/>
        <w:t xml:space="preserve">dfdl:binaryFloatRep </w:t>
      </w:r>
    </w:p>
    <w:p w14:paraId="61D0E799" w14:textId="77777777" w:rsidR="00B46A03" w:rsidRDefault="00B46A03" w:rsidP="00EB2287">
      <w:pPr>
        <w:numPr>
          <w:ilvl w:val="2"/>
          <w:numId w:val="109"/>
        </w:numPr>
        <w:tabs>
          <w:tab w:val="clear" w:pos="403"/>
        </w:tabs>
        <w:spacing w:before="60" w:after="60" w:line="240" w:lineRule="auto"/>
        <w:jc w:val="left"/>
        <w:rPr>
          <w:rStyle w:val="Emphasis"/>
        </w:rPr>
      </w:pPr>
      <w:r>
        <w:rPr>
          <w:rStyle w:val="Emphasis"/>
        </w:rPr>
        <w:t xml:space="preserve">"String" </w:t>
      </w:r>
    </w:p>
    <w:p w14:paraId="2651C767" w14:textId="77777777" w:rsidR="00B46A03" w:rsidRDefault="00B46A03" w:rsidP="00EB2287">
      <w:pPr>
        <w:numPr>
          <w:ilvl w:val="2"/>
          <w:numId w:val="109"/>
        </w:numPr>
        <w:tabs>
          <w:tab w:val="clear" w:pos="403"/>
        </w:tabs>
        <w:spacing w:before="60" w:after="60" w:line="240" w:lineRule="auto"/>
        <w:jc w:val="left"/>
        <w:rPr>
          <w:rStyle w:val="Emphasis"/>
        </w:rPr>
      </w:pPr>
      <w:r>
        <w:rPr>
          <w:rStyle w:val="Emphasis"/>
        </w:rPr>
        <w:t xml:space="preserve">"Calendar" </w:t>
      </w:r>
    </w:p>
    <w:p w14:paraId="2A5B86B2" w14:textId="77777777" w:rsidR="00B46A03" w:rsidRDefault="00B46A03" w:rsidP="00EB2287">
      <w:pPr>
        <w:numPr>
          <w:ilvl w:val="3"/>
          <w:numId w:val="109"/>
        </w:numPr>
        <w:tabs>
          <w:tab w:val="clear" w:pos="403"/>
        </w:tabs>
        <w:spacing w:before="60" w:after="60" w:line="240" w:lineRule="auto"/>
        <w:jc w:val="left"/>
      </w:pPr>
      <w:r>
        <w:t xml:space="preserve">dfdl:representation </w:t>
      </w:r>
    </w:p>
    <w:p w14:paraId="144B310F"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 xml:space="preserve">"text" </w:t>
      </w:r>
    </w:p>
    <w:p w14:paraId="23A5D07C" w14:textId="77777777" w:rsidR="00B46A03" w:rsidRDefault="00B46A03" w:rsidP="00EB2287">
      <w:pPr>
        <w:numPr>
          <w:ilvl w:val="5"/>
          <w:numId w:val="109"/>
        </w:numPr>
        <w:tabs>
          <w:tab w:val="clear" w:pos="403"/>
        </w:tabs>
        <w:spacing w:before="60" w:after="60" w:line="240" w:lineRule="auto"/>
        <w:jc w:val="left"/>
      </w:pPr>
      <w:r>
        <w:t>dfdl:calendarPatternKind</w:t>
      </w:r>
    </w:p>
    <w:p w14:paraId="2B3BFC31" w14:textId="77777777" w:rsidR="00B46A03" w:rsidRDefault="00B46A03" w:rsidP="00EB2287">
      <w:pPr>
        <w:numPr>
          <w:ilvl w:val="6"/>
          <w:numId w:val="109"/>
        </w:numPr>
        <w:tabs>
          <w:tab w:val="clear" w:pos="403"/>
        </w:tabs>
        <w:spacing w:before="60" w:after="60" w:line="240" w:lineRule="auto"/>
        <w:jc w:val="left"/>
      </w:pPr>
      <w:r>
        <w:t>"</w:t>
      </w:r>
      <w:r>
        <w:rPr>
          <w:rStyle w:val="Emphasis"/>
        </w:rPr>
        <w:t>explicit</w:t>
      </w:r>
      <w:r>
        <w:t>"</w:t>
      </w:r>
    </w:p>
    <w:p w14:paraId="3746A0CB" w14:textId="77777777" w:rsidR="00B46A03" w:rsidRDefault="00B46A03" w:rsidP="00EB2287">
      <w:pPr>
        <w:numPr>
          <w:ilvl w:val="7"/>
          <w:numId w:val="109"/>
        </w:numPr>
        <w:tabs>
          <w:tab w:val="clear" w:pos="403"/>
        </w:tabs>
        <w:spacing w:before="60" w:after="60" w:line="240" w:lineRule="auto"/>
        <w:jc w:val="left"/>
      </w:pPr>
      <w:r>
        <w:t>dfdl:calendarPattern</w:t>
      </w:r>
    </w:p>
    <w:p w14:paraId="2B93600B" w14:textId="77777777" w:rsidR="00B46A03" w:rsidRDefault="00B46A03" w:rsidP="00EB2287">
      <w:pPr>
        <w:numPr>
          <w:ilvl w:val="5"/>
          <w:numId w:val="109"/>
        </w:numPr>
        <w:tabs>
          <w:tab w:val="clear" w:pos="403"/>
        </w:tabs>
        <w:spacing w:before="60" w:after="60" w:line="240" w:lineRule="auto"/>
        <w:jc w:val="left"/>
      </w:pPr>
      <w:r>
        <w:t>dfdl:calendarCheckPolicy</w:t>
      </w:r>
    </w:p>
    <w:p w14:paraId="4FD846BC" w14:textId="77777777" w:rsidR="00B46A03" w:rsidRDefault="00B46A03" w:rsidP="00EB2287">
      <w:pPr>
        <w:numPr>
          <w:ilvl w:val="5"/>
          <w:numId w:val="109"/>
        </w:numPr>
        <w:tabs>
          <w:tab w:val="clear" w:pos="403"/>
        </w:tabs>
        <w:spacing w:before="60" w:after="60" w:line="240" w:lineRule="auto"/>
        <w:jc w:val="left"/>
      </w:pPr>
      <w:r>
        <w:t>dfdl:calendarTimeZone</w:t>
      </w:r>
    </w:p>
    <w:p w14:paraId="371E71BD" w14:textId="77777777" w:rsidR="00B46A03" w:rsidRDefault="00B46A03" w:rsidP="00EB2287">
      <w:pPr>
        <w:numPr>
          <w:ilvl w:val="5"/>
          <w:numId w:val="109"/>
        </w:numPr>
        <w:tabs>
          <w:tab w:val="clear" w:pos="403"/>
        </w:tabs>
        <w:spacing w:before="60" w:after="60" w:line="240" w:lineRule="auto"/>
        <w:jc w:val="left"/>
      </w:pPr>
      <w:r>
        <w:t>dfdl:calendarObserveDST</w:t>
      </w:r>
    </w:p>
    <w:p w14:paraId="25FE3887" w14:textId="77777777" w:rsidR="00B46A03" w:rsidRDefault="00B46A03" w:rsidP="00EB2287">
      <w:pPr>
        <w:numPr>
          <w:ilvl w:val="5"/>
          <w:numId w:val="109"/>
        </w:numPr>
        <w:tabs>
          <w:tab w:val="clear" w:pos="403"/>
        </w:tabs>
        <w:spacing w:before="60" w:after="60" w:line="240" w:lineRule="auto"/>
        <w:jc w:val="left"/>
      </w:pPr>
      <w:r>
        <w:t>dfdl:calendarFirstDayOfWeek</w:t>
      </w:r>
    </w:p>
    <w:p w14:paraId="24CB56DB" w14:textId="77777777" w:rsidR="00B46A03" w:rsidRDefault="00B46A03" w:rsidP="00EB2287">
      <w:pPr>
        <w:numPr>
          <w:ilvl w:val="5"/>
          <w:numId w:val="109"/>
        </w:numPr>
        <w:tabs>
          <w:tab w:val="clear" w:pos="403"/>
        </w:tabs>
        <w:spacing w:before="60" w:after="60" w:line="240" w:lineRule="auto"/>
        <w:jc w:val="left"/>
      </w:pPr>
      <w:r>
        <w:t>dfdl:calendarDaysInFirstWeek</w:t>
      </w:r>
    </w:p>
    <w:p w14:paraId="27CFD1CC" w14:textId="77777777" w:rsidR="00B46A03" w:rsidRDefault="00B46A03" w:rsidP="00EB2287">
      <w:pPr>
        <w:numPr>
          <w:ilvl w:val="5"/>
          <w:numId w:val="109"/>
        </w:numPr>
        <w:tabs>
          <w:tab w:val="clear" w:pos="403"/>
        </w:tabs>
        <w:spacing w:before="60" w:after="60" w:line="240" w:lineRule="auto"/>
        <w:jc w:val="left"/>
      </w:pPr>
      <w:r>
        <w:t>dfdl:calendarLanguage</w:t>
      </w:r>
    </w:p>
    <w:p w14:paraId="6AB04876"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 xml:space="preserve">"binary" </w:t>
      </w:r>
    </w:p>
    <w:p w14:paraId="07D8D068" w14:textId="77777777" w:rsidR="00B46A03" w:rsidRDefault="00B46A03" w:rsidP="00EB2287">
      <w:pPr>
        <w:numPr>
          <w:ilvl w:val="5"/>
          <w:numId w:val="109"/>
        </w:numPr>
        <w:tabs>
          <w:tab w:val="clear" w:pos="403"/>
        </w:tabs>
        <w:spacing w:before="60" w:after="60" w:line="240" w:lineRule="auto"/>
        <w:jc w:val="left"/>
      </w:pPr>
      <w:r>
        <w:t>dfdl:byteOrder</w:t>
      </w:r>
    </w:p>
    <w:p w14:paraId="23BFCAB9" w14:textId="77777777" w:rsidR="00B46A03" w:rsidRDefault="00B46A03" w:rsidP="00EB2287">
      <w:pPr>
        <w:numPr>
          <w:ilvl w:val="5"/>
          <w:numId w:val="109"/>
        </w:numPr>
        <w:tabs>
          <w:tab w:val="clear" w:pos="403"/>
        </w:tabs>
        <w:spacing w:before="60" w:after="60" w:line="240" w:lineRule="auto"/>
        <w:jc w:val="left"/>
      </w:pPr>
      <w:r>
        <w:t>dfdl:binaryCalendarRep</w:t>
      </w:r>
    </w:p>
    <w:p w14:paraId="0FD0E3BE" w14:textId="77777777" w:rsidR="00B46A03" w:rsidRDefault="00B46A03" w:rsidP="00EB2287">
      <w:pPr>
        <w:numPr>
          <w:ilvl w:val="6"/>
          <w:numId w:val="109"/>
        </w:numPr>
        <w:tabs>
          <w:tab w:val="clear" w:pos="403"/>
        </w:tabs>
        <w:spacing w:before="60" w:after="60" w:line="240" w:lineRule="auto"/>
        <w:jc w:val="left"/>
        <w:rPr>
          <w:rStyle w:val="Emphasis"/>
        </w:rPr>
      </w:pPr>
      <w:r>
        <w:rPr>
          <w:rStyle w:val="Emphasis"/>
        </w:rPr>
        <w:t>"packed"</w:t>
      </w:r>
    </w:p>
    <w:p w14:paraId="5BBD9CE7" w14:textId="4343FA0E" w:rsidR="00B46A03" w:rsidRDefault="00B46A03" w:rsidP="00EB2287">
      <w:pPr>
        <w:numPr>
          <w:ilvl w:val="7"/>
          <w:numId w:val="109"/>
        </w:numPr>
        <w:tabs>
          <w:tab w:val="clear" w:pos="403"/>
        </w:tabs>
        <w:spacing w:before="60" w:after="60" w:line="240" w:lineRule="auto"/>
        <w:jc w:val="left"/>
      </w:pPr>
      <w:r>
        <w:t>dfdl:</w:t>
      </w:r>
      <w:r w:rsidR="00A06A17">
        <w:t>binaryPacked</w:t>
      </w:r>
      <w:r>
        <w:t>SignCodes</w:t>
      </w:r>
    </w:p>
    <w:p w14:paraId="1439428E" w14:textId="77777777" w:rsidR="00B46A03" w:rsidRDefault="00B46A03" w:rsidP="00EB2287">
      <w:pPr>
        <w:numPr>
          <w:ilvl w:val="7"/>
          <w:numId w:val="109"/>
        </w:numPr>
        <w:tabs>
          <w:tab w:val="clear" w:pos="403"/>
        </w:tabs>
        <w:spacing w:before="60" w:after="60" w:line="240" w:lineRule="auto"/>
        <w:jc w:val="left"/>
      </w:pPr>
      <w:r>
        <w:t>dfdl:decimalVirtualPoint</w:t>
      </w:r>
    </w:p>
    <w:p w14:paraId="73BB05FE" w14:textId="77777777" w:rsidR="00B46A03" w:rsidRDefault="00B46A03" w:rsidP="00EB2287">
      <w:pPr>
        <w:numPr>
          <w:ilvl w:val="7"/>
          <w:numId w:val="109"/>
        </w:numPr>
        <w:tabs>
          <w:tab w:val="clear" w:pos="403"/>
        </w:tabs>
        <w:spacing w:before="60" w:after="60" w:line="240" w:lineRule="auto"/>
        <w:jc w:val="left"/>
      </w:pPr>
      <w:r>
        <w:t>dfdl:calendarPatternKind</w:t>
      </w:r>
    </w:p>
    <w:p w14:paraId="68E1DB41" w14:textId="77777777" w:rsidR="00B46A03" w:rsidRDefault="00B46A03" w:rsidP="00EB2287">
      <w:pPr>
        <w:numPr>
          <w:ilvl w:val="8"/>
          <w:numId w:val="109"/>
        </w:numPr>
        <w:tabs>
          <w:tab w:val="clear" w:pos="403"/>
        </w:tabs>
        <w:spacing w:before="60" w:after="60" w:line="240" w:lineRule="auto"/>
        <w:jc w:val="left"/>
      </w:pPr>
      <w:r>
        <w:t>"</w:t>
      </w:r>
      <w:r>
        <w:rPr>
          <w:rStyle w:val="Emphasis"/>
        </w:rPr>
        <w:t>explicit</w:t>
      </w:r>
      <w:r>
        <w:t>"</w:t>
      </w:r>
    </w:p>
    <w:p w14:paraId="3BA541BA" w14:textId="77777777" w:rsidR="00B46A03" w:rsidRDefault="00B46A03" w:rsidP="00EB2287">
      <w:pPr>
        <w:pStyle w:val="ListParagraph"/>
        <w:numPr>
          <w:ilvl w:val="0"/>
          <w:numId w:val="130"/>
        </w:numPr>
        <w:tabs>
          <w:tab w:val="clear" w:pos="403"/>
        </w:tabs>
        <w:spacing w:before="60" w:after="60" w:line="240" w:lineRule="auto"/>
        <w:jc w:val="left"/>
      </w:pPr>
      <w:r>
        <w:t>dfdl:calendarPattern</w:t>
      </w:r>
    </w:p>
    <w:p w14:paraId="4DD752BD" w14:textId="77777777" w:rsidR="00B46A03" w:rsidRDefault="00B46A03" w:rsidP="00EB2287">
      <w:pPr>
        <w:numPr>
          <w:ilvl w:val="7"/>
          <w:numId w:val="109"/>
        </w:numPr>
        <w:tabs>
          <w:tab w:val="clear" w:pos="403"/>
        </w:tabs>
        <w:spacing w:before="60" w:after="60" w:line="240" w:lineRule="auto"/>
        <w:jc w:val="left"/>
      </w:pPr>
      <w:r>
        <w:t>dfdl:calendarCheckPolicy</w:t>
      </w:r>
    </w:p>
    <w:p w14:paraId="588DF227" w14:textId="77777777" w:rsidR="00B46A03" w:rsidRDefault="00B46A03" w:rsidP="00EB2287">
      <w:pPr>
        <w:numPr>
          <w:ilvl w:val="7"/>
          <w:numId w:val="109"/>
        </w:numPr>
        <w:tabs>
          <w:tab w:val="clear" w:pos="403"/>
        </w:tabs>
        <w:spacing w:before="60" w:after="60" w:line="240" w:lineRule="auto"/>
        <w:jc w:val="left"/>
      </w:pPr>
      <w:r>
        <w:t>dfdl:calendarTimeZone</w:t>
      </w:r>
    </w:p>
    <w:p w14:paraId="588FA5AC" w14:textId="77777777" w:rsidR="00B46A03" w:rsidRDefault="00B46A03" w:rsidP="00EB2287">
      <w:pPr>
        <w:numPr>
          <w:ilvl w:val="7"/>
          <w:numId w:val="109"/>
        </w:numPr>
        <w:tabs>
          <w:tab w:val="clear" w:pos="403"/>
        </w:tabs>
        <w:spacing w:before="60" w:after="60" w:line="240" w:lineRule="auto"/>
        <w:jc w:val="left"/>
      </w:pPr>
      <w:r>
        <w:t>dfdl:calendarObserveDST</w:t>
      </w:r>
    </w:p>
    <w:p w14:paraId="19D399B8" w14:textId="77777777" w:rsidR="00B46A03" w:rsidRDefault="00B46A03" w:rsidP="00EB2287">
      <w:pPr>
        <w:numPr>
          <w:ilvl w:val="7"/>
          <w:numId w:val="109"/>
        </w:numPr>
        <w:tabs>
          <w:tab w:val="clear" w:pos="403"/>
        </w:tabs>
        <w:spacing w:before="60" w:after="60" w:line="240" w:lineRule="auto"/>
        <w:jc w:val="left"/>
      </w:pPr>
      <w:r>
        <w:t>dfdl:calendarFirstDayOfWeek</w:t>
      </w:r>
    </w:p>
    <w:p w14:paraId="65BCE056" w14:textId="77777777" w:rsidR="00B46A03" w:rsidRDefault="00B46A03" w:rsidP="00EB2287">
      <w:pPr>
        <w:numPr>
          <w:ilvl w:val="7"/>
          <w:numId w:val="109"/>
        </w:numPr>
        <w:tabs>
          <w:tab w:val="clear" w:pos="403"/>
        </w:tabs>
        <w:spacing w:before="60" w:after="60" w:line="240" w:lineRule="auto"/>
        <w:jc w:val="left"/>
      </w:pPr>
      <w:r>
        <w:t>dfdl:calendarDaysInFirstWeek</w:t>
      </w:r>
    </w:p>
    <w:p w14:paraId="19F741CC" w14:textId="77777777" w:rsidR="00B46A03" w:rsidRDefault="00B46A03" w:rsidP="00EB2287">
      <w:pPr>
        <w:numPr>
          <w:ilvl w:val="7"/>
          <w:numId w:val="109"/>
        </w:numPr>
        <w:tabs>
          <w:tab w:val="clear" w:pos="403"/>
        </w:tabs>
        <w:spacing w:before="60" w:after="60" w:line="240" w:lineRule="auto"/>
        <w:jc w:val="left"/>
      </w:pPr>
      <w:r>
        <w:t>dfdl:calendarCenturyStart</w:t>
      </w:r>
    </w:p>
    <w:p w14:paraId="3DA400EE" w14:textId="77777777" w:rsidR="00B46A03" w:rsidRDefault="00B46A03" w:rsidP="00EB2287">
      <w:pPr>
        <w:numPr>
          <w:ilvl w:val="6"/>
          <w:numId w:val="109"/>
        </w:numPr>
        <w:tabs>
          <w:tab w:val="clear" w:pos="403"/>
        </w:tabs>
        <w:spacing w:before="60" w:after="60" w:line="240" w:lineRule="auto"/>
        <w:jc w:val="left"/>
        <w:rPr>
          <w:rStyle w:val="Emphasis"/>
        </w:rPr>
      </w:pPr>
      <w:r>
        <w:rPr>
          <w:rStyle w:val="Emphasis"/>
        </w:rPr>
        <w:t xml:space="preserve"> "bcd", "ibm4690Packed"</w:t>
      </w:r>
    </w:p>
    <w:p w14:paraId="57C491C9" w14:textId="77777777" w:rsidR="00B46A03" w:rsidRDefault="00B46A03" w:rsidP="00EB2287">
      <w:pPr>
        <w:numPr>
          <w:ilvl w:val="7"/>
          <w:numId w:val="109"/>
        </w:numPr>
        <w:tabs>
          <w:tab w:val="clear" w:pos="403"/>
        </w:tabs>
        <w:spacing w:before="60" w:after="60" w:line="240" w:lineRule="auto"/>
        <w:jc w:val="left"/>
      </w:pPr>
      <w:r>
        <w:t xml:space="preserve">dfdl:decimalVirtualPoint </w:t>
      </w:r>
    </w:p>
    <w:p w14:paraId="2B19B85E" w14:textId="77777777" w:rsidR="00B46A03" w:rsidRDefault="00B46A03" w:rsidP="00EB2287">
      <w:pPr>
        <w:numPr>
          <w:ilvl w:val="7"/>
          <w:numId w:val="109"/>
        </w:numPr>
        <w:tabs>
          <w:tab w:val="clear" w:pos="403"/>
        </w:tabs>
        <w:spacing w:before="60" w:after="60" w:line="240" w:lineRule="auto"/>
        <w:jc w:val="left"/>
      </w:pPr>
      <w:r>
        <w:t>dfdl:calendarPatternKind</w:t>
      </w:r>
    </w:p>
    <w:p w14:paraId="14C2BAA7" w14:textId="77777777" w:rsidR="00B46A03" w:rsidRDefault="00B46A03" w:rsidP="00EB2287">
      <w:pPr>
        <w:numPr>
          <w:ilvl w:val="8"/>
          <w:numId w:val="109"/>
        </w:numPr>
        <w:tabs>
          <w:tab w:val="clear" w:pos="403"/>
        </w:tabs>
        <w:spacing w:before="60" w:after="60" w:line="240" w:lineRule="auto"/>
        <w:jc w:val="left"/>
      </w:pPr>
      <w:r>
        <w:t>"</w:t>
      </w:r>
      <w:r>
        <w:rPr>
          <w:rStyle w:val="Emphasis"/>
        </w:rPr>
        <w:t>explicit</w:t>
      </w:r>
      <w:r>
        <w:t>"</w:t>
      </w:r>
    </w:p>
    <w:p w14:paraId="0D7F5D9B" w14:textId="77777777" w:rsidR="00B46A03" w:rsidRDefault="00B46A03" w:rsidP="00B46A03">
      <w:pPr>
        <w:ind w:left="6480"/>
      </w:pPr>
      <w:r>
        <w:t>dfdl:calendarPattern</w:t>
      </w:r>
    </w:p>
    <w:p w14:paraId="6A36BAFA" w14:textId="77777777" w:rsidR="00B46A03" w:rsidRDefault="00B46A03" w:rsidP="00EB2287">
      <w:pPr>
        <w:numPr>
          <w:ilvl w:val="7"/>
          <w:numId w:val="109"/>
        </w:numPr>
        <w:tabs>
          <w:tab w:val="clear" w:pos="403"/>
        </w:tabs>
        <w:spacing w:before="60" w:after="60" w:line="240" w:lineRule="auto"/>
        <w:jc w:val="left"/>
      </w:pPr>
      <w:r>
        <w:t>dfdl:calendarCheckPolicy</w:t>
      </w:r>
    </w:p>
    <w:p w14:paraId="50B00773" w14:textId="77777777" w:rsidR="00B46A03" w:rsidRDefault="00B46A03" w:rsidP="00EB2287">
      <w:pPr>
        <w:numPr>
          <w:ilvl w:val="7"/>
          <w:numId w:val="109"/>
        </w:numPr>
        <w:tabs>
          <w:tab w:val="clear" w:pos="403"/>
        </w:tabs>
        <w:spacing w:before="60" w:after="60" w:line="240" w:lineRule="auto"/>
        <w:jc w:val="left"/>
      </w:pPr>
      <w:r>
        <w:t>dfdl:calendarTimeZone</w:t>
      </w:r>
    </w:p>
    <w:p w14:paraId="0C1A9F92" w14:textId="77777777" w:rsidR="00B46A03" w:rsidRDefault="00B46A03" w:rsidP="00EB2287">
      <w:pPr>
        <w:numPr>
          <w:ilvl w:val="7"/>
          <w:numId w:val="109"/>
        </w:numPr>
        <w:tabs>
          <w:tab w:val="clear" w:pos="403"/>
        </w:tabs>
        <w:spacing w:before="60" w:after="60" w:line="240" w:lineRule="auto"/>
        <w:jc w:val="left"/>
      </w:pPr>
      <w:r>
        <w:lastRenderedPageBreak/>
        <w:t>dfdl:calendarObserveDST</w:t>
      </w:r>
    </w:p>
    <w:p w14:paraId="746860E1" w14:textId="77777777" w:rsidR="00B46A03" w:rsidRDefault="00B46A03" w:rsidP="00EB2287">
      <w:pPr>
        <w:numPr>
          <w:ilvl w:val="7"/>
          <w:numId w:val="109"/>
        </w:numPr>
        <w:tabs>
          <w:tab w:val="clear" w:pos="403"/>
        </w:tabs>
        <w:spacing w:before="60" w:after="60" w:line="240" w:lineRule="auto"/>
        <w:jc w:val="left"/>
      </w:pPr>
      <w:r>
        <w:t>dfdl:calendarFirstDayOfWeek</w:t>
      </w:r>
    </w:p>
    <w:p w14:paraId="63598475" w14:textId="77777777" w:rsidR="00B46A03" w:rsidRDefault="00B46A03" w:rsidP="00EB2287">
      <w:pPr>
        <w:numPr>
          <w:ilvl w:val="7"/>
          <w:numId w:val="109"/>
        </w:numPr>
        <w:tabs>
          <w:tab w:val="clear" w:pos="403"/>
        </w:tabs>
        <w:spacing w:before="60" w:after="60" w:line="240" w:lineRule="auto"/>
        <w:jc w:val="left"/>
      </w:pPr>
      <w:r>
        <w:t>dfdl:calendarDaysInFirstWeek</w:t>
      </w:r>
    </w:p>
    <w:p w14:paraId="7C3B6BEB" w14:textId="77777777" w:rsidR="00B46A03" w:rsidRDefault="00B46A03" w:rsidP="00EB2287">
      <w:pPr>
        <w:numPr>
          <w:ilvl w:val="7"/>
          <w:numId w:val="109"/>
        </w:numPr>
        <w:tabs>
          <w:tab w:val="clear" w:pos="403"/>
        </w:tabs>
        <w:spacing w:before="60" w:after="60" w:line="240" w:lineRule="auto"/>
        <w:jc w:val="left"/>
      </w:pPr>
      <w:r>
        <w:t>dfdl:calendarCenturyStart</w:t>
      </w:r>
    </w:p>
    <w:p w14:paraId="0EA81A66" w14:textId="77777777" w:rsidR="00B46A03" w:rsidRDefault="00B46A03" w:rsidP="00EB2287">
      <w:pPr>
        <w:numPr>
          <w:ilvl w:val="6"/>
          <w:numId w:val="109"/>
        </w:numPr>
        <w:tabs>
          <w:tab w:val="clear" w:pos="403"/>
        </w:tabs>
        <w:spacing w:before="60" w:after="60" w:line="240" w:lineRule="auto"/>
        <w:jc w:val="left"/>
        <w:rPr>
          <w:rStyle w:val="Emphasis"/>
        </w:rPr>
      </w:pPr>
      <w:r>
        <w:rPr>
          <w:rStyle w:val="Emphasis"/>
        </w:rPr>
        <w:t>"binarySeconds", "binaryMilliseconds"</w:t>
      </w:r>
    </w:p>
    <w:p w14:paraId="620970A0" w14:textId="77777777" w:rsidR="00B46A03" w:rsidRDefault="00B46A03" w:rsidP="00EB2287">
      <w:pPr>
        <w:numPr>
          <w:ilvl w:val="7"/>
          <w:numId w:val="109"/>
        </w:numPr>
        <w:tabs>
          <w:tab w:val="clear" w:pos="403"/>
        </w:tabs>
        <w:spacing w:before="60" w:after="60" w:line="240" w:lineRule="auto"/>
        <w:jc w:val="left"/>
      </w:pPr>
      <w:r>
        <w:t>dfdl:binaryCalendarEpoch</w:t>
      </w:r>
    </w:p>
    <w:p w14:paraId="1F32A576" w14:textId="77777777" w:rsidR="00B46A03" w:rsidRDefault="00B46A03" w:rsidP="00EB2287">
      <w:pPr>
        <w:numPr>
          <w:ilvl w:val="2"/>
          <w:numId w:val="109"/>
        </w:numPr>
        <w:tabs>
          <w:tab w:val="clear" w:pos="403"/>
        </w:tabs>
        <w:spacing w:before="60" w:after="60" w:line="240" w:lineRule="auto"/>
        <w:jc w:val="left"/>
        <w:rPr>
          <w:rStyle w:val="Emphasis"/>
        </w:rPr>
      </w:pPr>
      <w:r>
        <w:rPr>
          <w:rStyle w:val="Emphasis"/>
        </w:rPr>
        <w:t xml:space="preserve">"Opaque" </w:t>
      </w:r>
    </w:p>
    <w:p w14:paraId="75025297" w14:textId="77777777" w:rsidR="00B46A03" w:rsidRDefault="00B46A03" w:rsidP="00EB2287">
      <w:pPr>
        <w:numPr>
          <w:ilvl w:val="2"/>
          <w:numId w:val="109"/>
        </w:numPr>
        <w:tabs>
          <w:tab w:val="clear" w:pos="403"/>
        </w:tabs>
        <w:spacing w:before="60" w:after="60" w:line="240" w:lineRule="auto"/>
        <w:jc w:val="left"/>
        <w:rPr>
          <w:rStyle w:val="Emphasis"/>
        </w:rPr>
      </w:pPr>
      <w:r>
        <w:rPr>
          <w:rStyle w:val="Emphasis"/>
        </w:rPr>
        <w:t xml:space="preserve">"Boolean" </w:t>
      </w:r>
    </w:p>
    <w:p w14:paraId="752769EE" w14:textId="77777777" w:rsidR="00B46A03" w:rsidRDefault="00B46A03" w:rsidP="00EB2287">
      <w:pPr>
        <w:numPr>
          <w:ilvl w:val="3"/>
          <w:numId w:val="109"/>
        </w:numPr>
        <w:tabs>
          <w:tab w:val="clear" w:pos="403"/>
        </w:tabs>
        <w:spacing w:before="60" w:after="60" w:line="240" w:lineRule="auto"/>
        <w:jc w:val="left"/>
      </w:pPr>
      <w:r>
        <w:t xml:space="preserve">dfdl:representation </w:t>
      </w:r>
    </w:p>
    <w:p w14:paraId="0417D211"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 xml:space="preserve">"text" </w:t>
      </w:r>
    </w:p>
    <w:p w14:paraId="20E27A5E" w14:textId="77777777" w:rsidR="00B46A03" w:rsidRDefault="00B46A03" w:rsidP="00EB2287">
      <w:pPr>
        <w:numPr>
          <w:ilvl w:val="5"/>
          <w:numId w:val="109"/>
        </w:numPr>
        <w:tabs>
          <w:tab w:val="clear" w:pos="403"/>
        </w:tabs>
        <w:spacing w:before="60" w:after="60" w:line="240" w:lineRule="auto"/>
        <w:jc w:val="left"/>
      </w:pPr>
      <w:r>
        <w:t xml:space="preserve">dfdl:textBooleanTrueRep </w:t>
      </w:r>
    </w:p>
    <w:p w14:paraId="2B7D37B9" w14:textId="77777777" w:rsidR="00B46A03" w:rsidRDefault="00B46A03" w:rsidP="00EB2287">
      <w:pPr>
        <w:numPr>
          <w:ilvl w:val="5"/>
          <w:numId w:val="109"/>
        </w:numPr>
        <w:tabs>
          <w:tab w:val="clear" w:pos="403"/>
        </w:tabs>
        <w:spacing w:before="60" w:after="60" w:line="240" w:lineRule="auto"/>
        <w:jc w:val="left"/>
      </w:pPr>
      <w:r>
        <w:t>dfdl:textBooleanFalseRep</w:t>
      </w:r>
    </w:p>
    <w:p w14:paraId="7DCF8A4C"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 xml:space="preserve">"binary" </w:t>
      </w:r>
    </w:p>
    <w:p w14:paraId="1DF97A80" w14:textId="77777777" w:rsidR="00B46A03" w:rsidRDefault="00B46A03" w:rsidP="00EB2287">
      <w:pPr>
        <w:numPr>
          <w:ilvl w:val="5"/>
          <w:numId w:val="109"/>
        </w:numPr>
        <w:tabs>
          <w:tab w:val="clear" w:pos="403"/>
        </w:tabs>
        <w:spacing w:before="60" w:after="60" w:line="240" w:lineRule="auto"/>
        <w:jc w:val="left"/>
      </w:pPr>
      <w:r>
        <w:t>dfdl:byteOrder</w:t>
      </w:r>
    </w:p>
    <w:p w14:paraId="06DD41C4" w14:textId="77777777" w:rsidR="00B46A03" w:rsidRDefault="00B46A03" w:rsidP="00EB2287">
      <w:pPr>
        <w:numPr>
          <w:ilvl w:val="5"/>
          <w:numId w:val="109"/>
        </w:numPr>
        <w:tabs>
          <w:tab w:val="clear" w:pos="403"/>
        </w:tabs>
        <w:spacing w:before="60" w:after="60" w:line="240" w:lineRule="auto"/>
        <w:jc w:val="left"/>
      </w:pPr>
      <w:r>
        <w:t xml:space="preserve">dfdl:binaryBooleanTrueRep </w:t>
      </w:r>
    </w:p>
    <w:p w14:paraId="7130B7B2" w14:textId="77777777" w:rsidR="00B46A03" w:rsidRDefault="00B46A03" w:rsidP="00EB2287">
      <w:pPr>
        <w:numPr>
          <w:ilvl w:val="5"/>
          <w:numId w:val="109"/>
        </w:numPr>
        <w:tabs>
          <w:tab w:val="clear" w:pos="403"/>
        </w:tabs>
        <w:spacing w:before="60" w:after="60" w:line="240" w:lineRule="auto"/>
        <w:jc w:val="left"/>
      </w:pPr>
      <w:r>
        <w:t xml:space="preserve">dfdl:binaryBooleanFalseRep </w:t>
      </w:r>
    </w:p>
    <w:p w14:paraId="75040A0B" w14:textId="77777777" w:rsidR="00B46A03" w:rsidRDefault="00B46A03" w:rsidP="00404546">
      <w:pPr>
        <w:pStyle w:val="nobreak"/>
        <w:numPr>
          <w:ilvl w:val="0"/>
          <w:numId w:val="109"/>
        </w:numPr>
      </w:pPr>
      <w:r>
        <w:t xml:space="preserve">Unparsing: insertion &amp; framing </w:t>
      </w:r>
    </w:p>
    <w:p w14:paraId="370234DE" w14:textId="77777777" w:rsidR="00B46A03" w:rsidRDefault="00B46A03" w:rsidP="00404546">
      <w:pPr>
        <w:pStyle w:val="nobreak"/>
        <w:numPr>
          <w:ilvl w:val="1"/>
          <w:numId w:val="109"/>
        </w:numPr>
      </w:pPr>
      <w:r>
        <w:t>dfdl:leadingSkip</w:t>
      </w:r>
    </w:p>
    <w:p w14:paraId="6AB2FFA3" w14:textId="77777777" w:rsidR="00B46A03" w:rsidRDefault="00B46A03" w:rsidP="00404546">
      <w:pPr>
        <w:pStyle w:val="nobreak"/>
        <w:numPr>
          <w:ilvl w:val="2"/>
          <w:numId w:val="109"/>
        </w:numPr>
      </w:pPr>
      <w:r>
        <w:t xml:space="preserve">dfdl:alignmentUnits </w:t>
      </w:r>
    </w:p>
    <w:p w14:paraId="70060BFE" w14:textId="77777777" w:rsidR="00B46A03" w:rsidRDefault="00B46A03" w:rsidP="00404546">
      <w:pPr>
        <w:pStyle w:val="nobreak"/>
        <w:numPr>
          <w:ilvl w:val="1"/>
          <w:numId w:val="109"/>
        </w:numPr>
      </w:pPr>
      <w:r>
        <w:t>dfdl:alignment</w:t>
      </w:r>
    </w:p>
    <w:p w14:paraId="3307122D" w14:textId="77777777" w:rsidR="00B46A03" w:rsidRDefault="00B46A03" w:rsidP="00404546">
      <w:pPr>
        <w:pStyle w:val="nobreak"/>
        <w:numPr>
          <w:ilvl w:val="2"/>
          <w:numId w:val="109"/>
        </w:numPr>
      </w:pPr>
      <w:r>
        <w:t xml:space="preserve">not "implicit" </w:t>
      </w:r>
    </w:p>
    <w:p w14:paraId="3151086A" w14:textId="77777777" w:rsidR="00B46A03" w:rsidRDefault="00B46A03" w:rsidP="00EB2287">
      <w:pPr>
        <w:numPr>
          <w:ilvl w:val="3"/>
          <w:numId w:val="109"/>
        </w:numPr>
        <w:tabs>
          <w:tab w:val="clear" w:pos="403"/>
        </w:tabs>
        <w:spacing w:before="60" w:after="60" w:line="240" w:lineRule="auto"/>
        <w:jc w:val="left"/>
      </w:pPr>
      <w:r>
        <w:t xml:space="preserve">dfdl:alignmentUnits </w:t>
      </w:r>
    </w:p>
    <w:p w14:paraId="0CBC899A" w14:textId="77777777" w:rsidR="00B46A03" w:rsidRDefault="00B46A03" w:rsidP="00EB2287">
      <w:pPr>
        <w:numPr>
          <w:ilvl w:val="1"/>
          <w:numId w:val="109"/>
        </w:numPr>
        <w:tabs>
          <w:tab w:val="clear" w:pos="403"/>
        </w:tabs>
        <w:spacing w:before="60" w:after="60" w:line="240" w:lineRule="auto"/>
        <w:jc w:val="left"/>
        <w:rPr>
          <w:rStyle w:val="Emphasis"/>
        </w:rPr>
      </w:pPr>
      <w:r>
        <w:t>dfdl:representation</w:t>
      </w:r>
      <w:r>
        <w:rPr>
          <w:rStyle w:val="Emphasis"/>
        </w:rPr>
        <w:t xml:space="preserve"> "text" or xs:simpleType 'string'</w:t>
      </w:r>
    </w:p>
    <w:p w14:paraId="37F78A2D" w14:textId="77777777" w:rsidR="00B46A03" w:rsidRDefault="00B46A03" w:rsidP="00EB2287">
      <w:pPr>
        <w:numPr>
          <w:ilvl w:val="2"/>
          <w:numId w:val="109"/>
        </w:numPr>
        <w:tabs>
          <w:tab w:val="clear" w:pos="403"/>
        </w:tabs>
        <w:spacing w:before="60" w:after="60" w:line="240" w:lineRule="auto"/>
        <w:jc w:val="left"/>
        <w:rPr>
          <w:rStyle w:val="Emphasis"/>
        </w:rPr>
      </w:pPr>
      <w:r>
        <w:t>dfdl:escapeSchemeRef</w:t>
      </w:r>
    </w:p>
    <w:p w14:paraId="2E7CA0CA" w14:textId="77777777" w:rsidR="00B46A03" w:rsidRDefault="00B46A03" w:rsidP="00EB2287">
      <w:pPr>
        <w:numPr>
          <w:ilvl w:val="2"/>
          <w:numId w:val="109"/>
        </w:numPr>
        <w:tabs>
          <w:tab w:val="clear" w:pos="403"/>
        </w:tabs>
        <w:spacing w:before="60" w:after="60" w:line="240" w:lineRule="auto"/>
        <w:jc w:val="left"/>
      </w:pPr>
      <w:r>
        <w:t xml:space="preserve">dfdl:lengthKind </w:t>
      </w:r>
    </w:p>
    <w:p w14:paraId="7E3120F3"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"implicit" </w:t>
      </w:r>
    </w:p>
    <w:p w14:paraId="3DC9F3A1" w14:textId="77777777" w:rsidR="00B46A03" w:rsidRDefault="00B46A03" w:rsidP="00EB2287">
      <w:pPr>
        <w:numPr>
          <w:ilvl w:val="4"/>
          <w:numId w:val="109"/>
        </w:numPr>
        <w:tabs>
          <w:tab w:val="clear" w:pos="403"/>
        </w:tabs>
        <w:spacing w:before="60" w:after="60" w:line="240" w:lineRule="auto"/>
        <w:jc w:val="left"/>
      </w:pPr>
      <w:r>
        <w:t xml:space="preserve">XSD maxLength </w:t>
      </w:r>
      <w:r>
        <w:rPr>
          <w:rStyle w:val="Emphasis"/>
        </w:rPr>
        <w:t>or</w:t>
      </w:r>
      <w:r>
        <w:t xml:space="preserve"> dfdl:textBooleanTrueRep/dfdl:textBooleanFalseRep</w:t>
      </w:r>
    </w:p>
    <w:p w14:paraId="079429F4" w14:textId="77777777" w:rsidR="00B46A03" w:rsidRDefault="00B46A03" w:rsidP="00EB2287">
      <w:pPr>
        <w:numPr>
          <w:ilvl w:val="4"/>
          <w:numId w:val="109"/>
        </w:numPr>
        <w:tabs>
          <w:tab w:val="clear" w:pos="403"/>
        </w:tabs>
        <w:spacing w:before="60" w:after="60" w:line="240" w:lineRule="auto"/>
        <w:jc w:val="left"/>
      </w:pPr>
      <w:r>
        <w:t>dfdl:lengthUnits</w:t>
      </w:r>
    </w:p>
    <w:p w14:paraId="5A1A2D89" w14:textId="77777777" w:rsidR="00B46A03" w:rsidRDefault="00B46A03" w:rsidP="00EB2287">
      <w:pPr>
        <w:numPr>
          <w:ilvl w:val="4"/>
          <w:numId w:val="109"/>
        </w:numPr>
        <w:tabs>
          <w:tab w:val="clear" w:pos="403"/>
        </w:tabs>
        <w:spacing w:before="60" w:after="60" w:line="240" w:lineRule="auto"/>
        <w:jc w:val="left"/>
      </w:pPr>
      <w:r>
        <w:t xml:space="preserve">dfdl:textPadKind </w:t>
      </w:r>
    </w:p>
    <w:p w14:paraId="3951CDF1" w14:textId="77777777" w:rsidR="00B46A03" w:rsidRDefault="00B46A03" w:rsidP="00EB2287">
      <w:pPr>
        <w:numPr>
          <w:ilvl w:val="5"/>
          <w:numId w:val="109"/>
        </w:numPr>
        <w:tabs>
          <w:tab w:val="clear" w:pos="403"/>
        </w:tabs>
        <w:spacing w:before="60" w:after="60" w:line="240" w:lineRule="auto"/>
        <w:jc w:val="left"/>
      </w:pPr>
      <w:r>
        <w:t xml:space="preserve">dfdl:textStringPadCharacter, dfdl:textNumberPadCharacter, dfdl:textBooleanPadCharacter or dfdl:textCalendarPadCharacter  </w:t>
      </w:r>
    </w:p>
    <w:p w14:paraId="125662FB" w14:textId="77777777" w:rsidR="00B46A03" w:rsidRDefault="00B46A03" w:rsidP="00EB2287">
      <w:pPr>
        <w:numPr>
          <w:ilvl w:val="5"/>
          <w:numId w:val="109"/>
        </w:numPr>
        <w:tabs>
          <w:tab w:val="clear" w:pos="403"/>
        </w:tabs>
        <w:spacing w:before="60" w:after="60" w:line="240" w:lineRule="auto"/>
        <w:jc w:val="left"/>
      </w:pPr>
      <w:r>
        <w:t xml:space="preserve">dfdl:textStringJustification, dfdl:textNumberJustification, dfdl:textBooleanJustification or dfdl:textCalendarJustification </w:t>
      </w:r>
    </w:p>
    <w:p w14:paraId="171FF527" w14:textId="77777777" w:rsidR="00B46A03" w:rsidRDefault="00B46A03" w:rsidP="00EB2287">
      <w:pPr>
        <w:numPr>
          <w:ilvl w:val="4"/>
          <w:numId w:val="109"/>
        </w:numPr>
        <w:tabs>
          <w:tab w:val="clear" w:pos="403"/>
        </w:tabs>
        <w:spacing w:before="60" w:after="60" w:line="240" w:lineRule="auto"/>
        <w:jc w:val="left"/>
      </w:pPr>
      <w:r>
        <w:t>dfdl:truncateSpecifiedLengthString</w:t>
      </w:r>
    </w:p>
    <w:p w14:paraId="400C94F6"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"explicit" </w:t>
      </w:r>
    </w:p>
    <w:p w14:paraId="3DBB7942"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not expression</w:t>
      </w:r>
    </w:p>
    <w:p w14:paraId="5C27B549" w14:textId="77777777" w:rsidR="00B46A03" w:rsidRDefault="00B46A03" w:rsidP="00EB2287">
      <w:pPr>
        <w:numPr>
          <w:ilvl w:val="5"/>
          <w:numId w:val="109"/>
        </w:numPr>
        <w:tabs>
          <w:tab w:val="clear" w:pos="403"/>
        </w:tabs>
        <w:spacing w:before="60" w:after="60" w:line="240" w:lineRule="auto"/>
        <w:jc w:val="left"/>
      </w:pPr>
      <w:r>
        <w:lastRenderedPageBreak/>
        <w:t xml:space="preserve">dfdl:length </w:t>
      </w:r>
    </w:p>
    <w:p w14:paraId="7A62A954" w14:textId="77777777" w:rsidR="00B46A03" w:rsidRDefault="00B46A03" w:rsidP="00EB2287">
      <w:pPr>
        <w:numPr>
          <w:ilvl w:val="5"/>
          <w:numId w:val="109"/>
        </w:numPr>
        <w:tabs>
          <w:tab w:val="clear" w:pos="403"/>
        </w:tabs>
        <w:spacing w:before="60" w:after="60" w:line="240" w:lineRule="auto"/>
        <w:jc w:val="left"/>
      </w:pPr>
      <w:r>
        <w:t>dfdl:truncateSpecifiedLengthString</w:t>
      </w:r>
    </w:p>
    <w:p w14:paraId="3606E65D"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expression</w:t>
      </w:r>
    </w:p>
    <w:p w14:paraId="41C05886" w14:textId="77777777" w:rsidR="00B46A03" w:rsidRDefault="00B46A03" w:rsidP="00EB2287">
      <w:pPr>
        <w:numPr>
          <w:ilvl w:val="5"/>
          <w:numId w:val="109"/>
        </w:numPr>
        <w:tabs>
          <w:tab w:val="clear" w:pos="403"/>
        </w:tabs>
        <w:spacing w:before="60" w:after="60" w:line="240" w:lineRule="auto"/>
        <w:jc w:val="left"/>
        <w:rPr>
          <w:rStyle w:val="Emphasis"/>
        </w:rPr>
      </w:pPr>
      <w:r>
        <w:t xml:space="preserve">XSD minLength </w:t>
      </w:r>
      <w:r>
        <w:rPr>
          <w:rStyle w:val="Emphasis"/>
        </w:rPr>
        <w:t>or</w:t>
      </w:r>
      <w:r>
        <w:t xml:space="preserve"> dfdl:textOutputMinLength</w:t>
      </w:r>
    </w:p>
    <w:p w14:paraId="0B10E540" w14:textId="77777777" w:rsidR="00B46A03" w:rsidRDefault="00B46A03" w:rsidP="00EB2287">
      <w:pPr>
        <w:numPr>
          <w:ilvl w:val="4"/>
          <w:numId w:val="109"/>
        </w:numPr>
        <w:tabs>
          <w:tab w:val="clear" w:pos="403"/>
        </w:tabs>
        <w:spacing w:before="60" w:after="60" w:line="240" w:lineRule="auto"/>
        <w:jc w:val="left"/>
      </w:pPr>
      <w:r>
        <w:t xml:space="preserve">dfdl:lengthUnits </w:t>
      </w:r>
    </w:p>
    <w:p w14:paraId="22377030" w14:textId="77777777" w:rsidR="00B46A03" w:rsidRDefault="00B46A03" w:rsidP="00EB2287">
      <w:pPr>
        <w:numPr>
          <w:ilvl w:val="4"/>
          <w:numId w:val="109"/>
        </w:numPr>
        <w:tabs>
          <w:tab w:val="clear" w:pos="403"/>
        </w:tabs>
        <w:spacing w:before="60" w:after="60" w:line="240" w:lineRule="auto"/>
        <w:jc w:val="left"/>
      </w:pPr>
      <w:r>
        <w:t xml:space="preserve">dfdl:textPadKind </w:t>
      </w:r>
    </w:p>
    <w:p w14:paraId="43D7B429" w14:textId="77777777" w:rsidR="00B46A03" w:rsidRDefault="00B46A03" w:rsidP="00EB2287">
      <w:pPr>
        <w:numPr>
          <w:ilvl w:val="5"/>
          <w:numId w:val="109"/>
        </w:numPr>
        <w:tabs>
          <w:tab w:val="clear" w:pos="403"/>
        </w:tabs>
        <w:spacing w:before="60" w:after="60" w:line="240" w:lineRule="auto"/>
        <w:jc w:val="left"/>
      </w:pPr>
      <w:r>
        <w:t xml:space="preserve">dfdl:textStringPadCharacter, dfdl:textNumberPadCharacter, dfdl:textBooleanPadCharacter or dfdl:textCalendarPadCharacter  </w:t>
      </w:r>
    </w:p>
    <w:p w14:paraId="452750C0" w14:textId="77777777" w:rsidR="00B46A03" w:rsidRDefault="00B46A03" w:rsidP="00EB2287">
      <w:pPr>
        <w:numPr>
          <w:ilvl w:val="5"/>
          <w:numId w:val="109"/>
        </w:numPr>
        <w:tabs>
          <w:tab w:val="clear" w:pos="403"/>
        </w:tabs>
        <w:spacing w:before="60" w:after="60" w:line="240" w:lineRule="auto"/>
        <w:jc w:val="left"/>
      </w:pPr>
      <w:r>
        <w:t xml:space="preserve">dfdl:textStringJustification, dfdl:textNumberJustification, dfdl:textBooleanJustification or dfdl:textCalendarJustification </w:t>
      </w:r>
    </w:p>
    <w:p w14:paraId="1051B703"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"prefixed" </w:t>
      </w:r>
    </w:p>
    <w:p w14:paraId="29E698BA" w14:textId="77777777" w:rsidR="00B46A03" w:rsidRDefault="00B46A03" w:rsidP="00EB2287">
      <w:pPr>
        <w:numPr>
          <w:ilvl w:val="4"/>
          <w:numId w:val="109"/>
        </w:numPr>
        <w:tabs>
          <w:tab w:val="clear" w:pos="403"/>
        </w:tabs>
        <w:spacing w:before="60" w:after="60" w:line="240" w:lineRule="auto"/>
        <w:jc w:val="left"/>
      </w:pPr>
      <w:r>
        <w:t xml:space="preserve">dfdl:prefixLengthType </w:t>
      </w:r>
    </w:p>
    <w:p w14:paraId="0E7DD89D" w14:textId="77777777" w:rsidR="00B46A03" w:rsidRDefault="00B46A03" w:rsidP="00EB2287">
      <w:pPr>
        <w:numPr>
          <w:ilvl w:val="4"/>
          <w:numId w:val="109"/>
        </w:numPr>
        <w:tabs>
          <w:tab w:val="clear" w:pos="403"/>
        </w:tabs>
        <w:spacing w:before="60" w:after="60" w:line="240" w:lineRule="auto"/>
        <w:jc w:val="left"/>
      </w:pPr>
      <w:r>
        <w:t xml:space="preserve">dfdl:prefixIncludesPrefixLength </w:t>
      </w:r>
    </w:p>
    <w:p w14:paraId="0CEBA5A0" w14:textId="77777777" w:rsidR="00B46A03" w:rsidRDefault="00B46A03" w:rsidP="00EB2287">
      <w:pPr>
        <w:numPr>
          <w:ilvl w:val="4"/>
          <w:numId w:val="109"/>
        </w:numPr>
        <w:tabs>
          <w:tab w:val="clear" w:pos="403"/>
        </w:tabs>
        <w:spacing w:before="60" w:after="60" w:line="240" w:lineRule="auto"/>
        <w:jc w:val="left"/>
      </w:pPr>
      <w:r>
        <w:t xml:space="preserve">dfdl:lengthUnits </w:t>
      </w:r>
    </w:p>
    <w:p w14:paraId="473DB381" w14:textId="77777777" w:rsidR="00B46A03" w:rsidRDefault="00B46A03" w:rsidP="00EB2287">
      <w:pPr>
        <w:numPr>
          <w:ilvl w:val="4"/>
          <w:numId w:val="109"/>
        </w:numPr>
        <w:tabs>
          <w:tab w:val="clear" w:pos="403"/>
        </w:tabs>
        <w:spacing w:before="60" w:after="60" w:line="240" w:lineRule="auto"/>
        <w:jc w:val="left"/>
      </w:pPr>
      <w:r>
        <w:t xml:space="preserve">dfdl:textPadKind </w:t>
      </w:r>
    </w:p>
    <w:p w14:paraId="251C478A" w14:textId="77777777" w:rsidR="00B46A03" w:rsidRDefault="00B46A03" w:rsidP="00EB2287">
      <w:pPr>
        <w:numPr>
          <w:ilvl w:val="5"/>
          <w:numId w:val="109"/>
        </w:numPr>
        <w:tabs>
          <w:tab w:val="clear" w:pos="403"/>
        </w:tabs>
        <w:spacing w:before="60" w:after="60" w:line="240" w:lineRule="auto"/>
        <w:jc w:val="left"/>
      </w:pPr>
      <w:r>
        <w:t xml:space="preserve">dfdl:textStringPadCharacter, dfdl:textNumberPadCharacter, dfdl:textBooleanPadCharacter or dfdl:textCalendarPadCharacter  </w:t>
      </w:r>
    </w:p>
    <w:p w14:paraId="48F12D48" w14:textId="77777777" w:rsidR="00B46A03" w:rsidRDefault="00B46A03" w:rsidP="00EB2287">
      <w:pPr>
        <w:numPr>
          <w:ilvl w:val="5"/>
          <w:numId w:val="109"/>
        </w:numPr>
        <w:tabs>
          <w:tab w:val="clear" w:pos="403"/>
        </w:tabs>
        <w:spacing w:before="60" w:after="60" w:line="240" w:lineRule="auto"/>
        <w:jc w:val="left"/>
      </w:pPr>
      <w:r>
        <w:t xml:space="preserve">dfdl:textStringJustification, dfdl:textNumberJustification, dfdl:textBooleanJustification or dfdl:textCalendarJustification </w:t>
      </w:r>
    </w:p>
    <w:p w14:paraId="67630D2D" w14:textId="77777777" w:rsidR="00B46A03" w:rsidRDefault="00B46A03" w:rsidP="00EB2287">
      <w:pPr>
        <w:numPr>
          <w:ilvl w:val="5"/>
          <w:numId w:val="109"/>
        </w:numPr>
        <w:tabs>
          <w:tab w:val="clear" w:pos="403"/>
        </w:tabs>
        <w:spacing w:before="60" w:after="60" w:line="240" w:lineRule="auto"/>
        <w:jc w:val="left"/>
      </w:pPr>
      <w:r>
        <w:t xml:space="preserve">XSD minLength </w:t>
      </w:r>
      <w:r>
        <w:rPr>
          <w:rStyle w:val="Emphasis"/>
        </w:rPr>
        <w:t>or</w:t>
      </w:r>
      <w:r>
        <w:t xml:space="preserve"> dfdl:textOutputMinLength</w:t>
      </w:r>
    </w:p>
    <w:p w14:paraId="5DFD785F" w14:textId="77777777" w:rsidR="00B46A03" w:rsidRDefault="00B46A03" w:rsidP="00EB2287">
      <w:pPr>
        <w:numPr>
          <w:ilvl w:val="3"/>
          <w:numId w:val="109"/>
        </w:numPr>
        <w:tabs>
          <w:tab w:val="clear" w:pos="403"/>
        </w:tabs>
        <w:spacing w:before="60" w:after="60" w:line="240" w:lineRule="auto"/>
        <w:jc w:val="left"/>
      </w:pPr>
      <w:r>
        <w:rPr>
          <w:rStyle w:val="Emphasis"/>
        </w:rPr>
        <w:t>"pattern", "delimited",</w:t>
      </w:r>
      <w:r>
        <w:t xml:space="preserve"> </w:t>
      </w:r>
      <w:r>
        <w:rPr>
          <w:rStyle w:val="Emphasis"/>
        </w:rPr>
        <w:t>"endOfParent"</w:t>
      </w:r>
      <w:r>
        <w:t xml:space="preserve"> </w:t>
      </w:r>
    </w:p>
    <w:p w14:paraId="5FFFCC78" w14:textId="77777777" w:rsidR="00B46A03" w:rsidRDefault="00B46A03" w:rsidP="00EB2287">
      <w:pPr>
        <w:numPr>
          <w:ilvl w:val="4"/>
          <w:numId w:val="109"/>
        </w:numPr>
        <w:tabs>
          <w:tab w:val="clear" w:pos="403"/>
        </w:tabs>
        <w:spacing w:before="60" w:after="60" w:line="240" w:lineRule="auto"/>
        <w:jc w:val="left"/>
      </w:pPr>
      <w:r>
        <w:t xml:space="preserve">dfdl:textPadKind </w:t>
      </w:r>
    </w:p>
    <w:p w14:paraId="73541060" w14:textId="77777777" w:rsidR="00B46A03" w:rsidRDefault="00B46A03" w:rsidP="00EB2287">
      <w:pPr>
        <w:numPr>
          <w:ilvl w:val="5"/>
          <w:numId w:val="109"/>
        </w:numPr>
        <w:tabs>
          <w:tab w:val="clear" w:pos="403"/>
        </w:tabs>
        <w:spacing w:before="60" w:after="60" w:line="240" w:lineRule="auto"/>
        <w:jc w:val="left"/>
      </w:pPr>
      <w:r>
        <w:t xml:space="preserve">dfdl:textStringPadCharacter, dfdl:textNumberPadCharacter, dfdl:textBooleanPadCharacter or dfdl:textCalendarPadCharacter  </w:t>
      </w:r>
    </w:p>
    <w:p w14:paraId="7B052B95" w14:textId="77777777" w:rsidR="00B46A03" w:rsidRDefault="00B46A03" w:rsidP="00EB2287">
      <w:pPr>
        <w:numPr>
          <w:ilvl w:val="5"/>
          <w:numId w:val="109"/>
        </w:numPr>
        <w:tabs>
          <w:tab w:val="clear" w:pos="403"/>
        </w:tabs>
        <w:spacing w:before="60" w:after="60" w:line="240" w:lineRule="auto"/>
        <w:jc w:val="left"/>
      </w:pPr>
      <w:r>
        <w:t xml:space="preserve">dfdl:textStringJustification, dfdl:textNumberJustification, dfdl:textBooleanJustification or dfdl:textCalendarJustification </w:t>
      </w:r>
    </w:p>
    <w:p w14:paraId="1065E4F3" w14:textId="77777777" w:rsidR="00B46A03" w:rsidRDefault="00B46A03" w:rsidP="00EB2287">
      <w:pPr>
        <w:numPr>
          <w:ilvl w:val="5"/>
          <w:numId w:val="109"/>
        </w:numPr>
        <w:tabs>
          <w:tab w:val="clear" w:pos="403"/>
        </w:tabs>
        <w:spacing w:before="60" w:after="60" w:line="240" w:lineRule="auto"/>
        <w:jc w:val="left"/>
      </w:pPr>
      <w:r>
        <w:t xml:space="preserve">XSD minLength </w:t>
      </w:r>
      <w:r>
        <w:rPr>
          <w:rStyle w:val="Emphasis"/>
        </w:rPr>
        <w:t>or</w:t>
      </w:r>
      <w:r>
        <w:t xml:space="preserve"> dfdl:textOutputMinLength</w:t>
      </w:r>
    </w:p>
    <w:p w14:paraId="300CEE75" w14:textId="77777777" w:rsidR="00B46A03" w:rsidRDefault="00B46A03" w:rsidP="00EB2287">
      <w:pPr>
        <w:numPr>
          <w:ilvl w:val="1"/>
          <w:numId w:val="109"/>
        </w:numPr>
        <w:tabs>
          <w:tab w:val="clear" w:pos="403"/>
        </w:tabs>
        <w:spacing w:before="60" w:after="60" w:line="240" w:lineRule="auto"/>
        <w:jc w:val="left"/>
        <w:rPr>
          <w:rStyle w:val="Emphasis"/>
        </w:rPr>
      </w:pPr>
      <w:r>
        <w:t>dfdl:representation</w:t>
      </w:r>
      <w:r>
        <w:rPr>
          <w:rStyle w:val="Emphasis"/>
        </w:rPr>
        <w:t xml:space="preserve"> "binary" or xs:simpleType 'hexBinary'</w:t>
      </w:r>
    </w:p>
    <w:p w14:paraId="7B24D079" w14:textId="77777777" w:rsidR="00B46A03" w:rsidRDefault="00B46A03" w:rsidP="00EB2287">
      <w:pPr>
        <w:numPr>
          <w:ilvl w:val="2"/>
          <w:numId w:val="109"/>
        </w:numPr>
        <w:tabs>
          <w:tab w:val="clear" w:pos="403"/>
        </w:tabs>
        <w:spacing w:before="60" w:after="60" w:line="240" w:lineRule="auto"/>
        <w:jc w:val="left"/>
      </w:pPr>
      <w:r>
        <w:t xml:space="preserve">dfdl:lengthKind </w:t>
      </w:r>
    </w:p>
    <w:p w14:paraId="4E5EA738"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"implicit" </w:t>
      </w:r>
    </w:p>
    <w:p w14:paraId="2041F386" w14:textId="77777777" w:rsidR="00B46A03" w:rsidRDefault="00B46A03" w:rsidP="00EB2287">
      <w:pPr>
        <w:numPr>
          <w:ilvl w:val="4"/>
          <w:numId w:val="109"/>
        </w:numPr>
        <w:tabs>
          <w:tab w:val="clear" w:pos="403"/>
        </w:tabs>
        <w:spacing w:before="60" w:after="60" w:line="240" w:lineRule="auto"/>
        <w:jc w:val="left"/>
      </w:pPr>
      <w:r>
        <w:t xml:space="preserve">XSD maxLength </w:t>
      </w:r>
      <w:r>
        <w:rPr>
          <w:rStyle w:val="Emphasis"/>
        </w:rPr>
        <w:t>or</w:t>
      </w:r>
      <w:r>
        <w:t xml:space="preserve"> xs:simpleType</w:t>
      </w:r>
    </w:p>
    <w:p w14:paraId="1D282FE7" w14:textId="77777777" w:rsidR="00B46A03" w:rsidRDefault="00B46A03" w:rsidP="00EB2287">
      <w:pPr>
        <w:numPr>
          <w:ilvl w:val="4"/>
          <w:numId w:val="109"/>
        </w:numPr>
        <w:tabs>
          <w:tab w:val="clear" w:pos="403"/>
        </w:tabs>
        <w:spacing w:before="60" w:after="60" w:line="240" w:lineRule="auto"/>
        <w:jc w:val="left"/>
      </w:pPr>
      <w:r>
        <w:t xml:space="preserve">dfdl:lengthUnits </w:t>
      </w:r>
    </w:p>
    <w:p w14:paraId="29C26AB0"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"explicit"</w:t>
      </w:r>
    </w:p>
    <w:p w14:paraId="2283BD81" w14:textId="77777777" w:rsidR="00B46A03" w:rsidRDefault="00B46A03" w:rsidP="00EB2287">
      <w:pPr>
        <w:numPr>
          <w:ilvl w:val="4"/>
          <w:numId w:val="109"/>
        </w:numPr>
        <w:tabs>
          <w:tab w:val="clear" w:pos="403"/>
        </w:tabs>
        <w:spacing w:before="60" w:after="60" w:line="240" w:lineRule="auto"/>
        <w:jc w:val="left"/>
      </w:pPr>
      <w:r>
        <w:t xml:space="preserve">dfdl:length </w:t>
      </w:r>
    </w:p>
    <w:p w14:paraId="3309AFFE" w14:textId="77777777" w:rsidR="00B46A03" w:rsidRDefault="00B46A03" w:rsidP="00EB2287">
      <w:pPr>
        <w:numPr>
          <w:ilvl w:val="4"/>
          <w:numId w:val="109"/>
        </w:numPr>
        <w:tabs>
          <w:tab w:val="clear" w:pos="403"/>
        </w:tabs>
        <w:spacing w:before="60" w:after="60" w:line="240" w:lineRule="auto"/>
        <w:jc w:val="left"/>
      </w:pPr>
      <w:r>
        <w:t xml:space="preserve">dfdl:lengthUnits </w:t>
      </w:r>
    </w:p>
    <w:p w14:paraId="15B16A9C"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"prefixed" </w:t>
      </w:r>
    </w:p>
    <w:p w14:paraId="52539326" w14:textId="77777777" w:rsidR="00B46A03" w:rsidRDefault="00B46A03" w:rsidP="00EB2287">
      <w:pPr>
        <w:numPr>
          <w:ilvl w:val="4"/>
          <w:numId w:val="109"/>
        </w:numPr>
        <w:tabs>
          <w:tab w:val="clear" w:pos="403"/>
        </w:tabs>
        <w:spacing w:before="60" w:after="60" w:line="240" w:lineRule="auto"/>
        <w:jc w:val="left"/>
      </w:pPr>
      <w:r>
        <w:lastRenderedPageBreak/>
        <w:t xml:space="preserve">dfdl:prefixLengthType </w:t>
      </w:r>
    </w:p>
    <w:p w14:paraId="6B4106A6" w14:textId="77777777" w:rsidR="00B46A03" w:rsidRDefault="00B46A03" w:rsidP="00EB2287">
      <w:pPr>
        <w:numPr>
          <w:ilvl w:val="4"/>
          <w:numId w:val="109"/>
        </w:numPr>
        <w:tabs>
          <w:tab w:val="clear" w:pos="403"/>
        </w:tabs>
        <w:spacing w:before="60" w:after="60" w:line="240" w:lineRule="auto"/>
        <w:jc w:val="left"/>
      </w:pPr>
      <w:r>
        <w:t xml:space="preserve">dfdl:prefixIncludesPrefixLength </w:t>
      </w:r>
    </w:p>
    <w:p w14:paraId="38A8F316" w14:textId="77777777" w:rsidR="00B46A03" w:rsidRDefault="00B46A03" w:rsidP="00EB2287">
      <w:pPr>
        <w:numPr>
          <w:ilvl w:val="4"/>
          <w:numId w:val="109"/>
        </w:numPr>
        <w:tabs>
          <w:tab w:val="clear" w:pos="403"/>
        </w:tabs>
        <w:spacing w:before="60" w:after="60" w:line="240" w:lineRule="auto"/>
        <w:jc w:val="left"/>
      </w:pPr>
      <w:r>
        <w:t xml:space="preserve">dfdl:lengthUnits </w:t>
      </w:r>
    </w:p>
    <w:p w14:paraId="4482524F" w14:textId="77777777" w:rsidR="00B46A03" w:rsidRDefault="00B46A03" w:rsidP="00EB2287">
      <w:pPr>
        <w:numPr>
          <w:ilvl w:val="3"/>
          <w:numId w:val="109"/>
        </w:numPr>
        <w:tabs>
          <w:tab w:val="clear" w:pos="403"/>
        </w:tabs>
        <w:spacing w:before="60" w:after="60" w:line="240" w:lineRule="auto"/>
        <w:jc w:val="left"/>
        <w:rPr>
          <w:rStyle w:val="Emphasis"/>
        </w:rPr>
      </w:pPr>
      <w:r>
        <w:rPr>
          <w:rStyle w:val="Emphasis"/>
        </w:rPr>
        <w:t xml:space="preserve">"delimited", "endOfParent" </w:t>
      </w:r>
    </w:p>
    <w:p w14:paraId="569C66D5" w14:textId="77777777" w:rsidR="00B46A03" w:rsidRDefault="00B46A03" w:rsidP="00EB2287">
      <w:pPr>
        <w:numPr>
          <w:ilvl w:val="4"/>
          <w:numId w:val="109"/>
        </w:numPr>
        <w:tabs>
          <w:tab w:val="clear" w:pos="403"/>
        </w:tabs>
        <w:spacing w:before="60" w:after="60" w:line="240" w:lineRule="auto"/>
        <w:jc w:val="left"/>
        <w:rPr>
          <w:rStyle w:val="Emphasis"/>
        </w:rPr>
      </w:pPr>
      <w:r>
        <w:rPr>
          <w:rStyle w:val="Emphasis"/>
        </w:rPr>
        <w:t>None</w:t>
      </w:r>
    </w:p>
    <w:p w14:paraId="4921D3D1" w14:textId="77777777" w:rsidR="00B46A03" w:rsidRDefault="00B46A03" w:rsidP="00404546">
      <w:pPr>
        <w:pStyle w:val="nobreak"/>
        <w:numPr>
          <w:ilvl w:val="1"/>
          <w:numId w:val="109"/>
        </w:numPr>
      </w:pPr>
      <w:r>
        <w:t xml:space="preserve">dfdl:initiator </w:t>
      </w:r>
    </w:p>
    <w:p w14:paraId="31C7DBFB" w14:textId="77777777" w:rsidR="00B46A03" w:rsidRDefault="00B46A03" w:rsidP="00EB2287">
      <w:pPr>
        <w:numPr>
          <w:ilvl w:val="2"/>
          <w:numId w:val="109"/>
        </w:numPr>
        <w:tabs>
          <w:tab w:val="clear" w:pos="403"/>
        </w:tabs>
        <w:spacing w:before="60" w:after="60" w:line="240" w:lineRule="auto"/>
        <w:jc w:val="left"/>
      </w:pPr>
      <w:r>
        <w:t>dfdl:nilValueDelimiterPolicy (does not apply to dfdl:simpleType)</w:t>
      </w:r>
    </w:p>
    <w:p w14:paraId="5B4F0AF7" w14:textId="77777777" w:rsidR="00B46A03" w:rsidRDefault="00B46A03" w:rsidP="00EB2287">
      <w:pPr>
        <w:numPr>
          <w:ilvl w:val="2"/>
          <w:numId w:val="109"/>
        </w:numPr>
        <w:tabs>
          <w:tab w:val="clear" w:pos="403"/>
        </w:tabs>
        <w:spacing w:before="60" w:after="60" w:line="240" w:lineRule="auto"/>
        <w:jc w:val="left"/>
      </w:pPr>
      <w:r>
        <w:t xml:space="preserve">dfdl:emptyValueDelimiterPolicy </w:t>
      </w:r>
    </w:p>
    <w:p w14:paraId="02649D52" w14:textId="77777777" w:rsidR="00B46A03" w:rsidRDefault="00B46A03" w:rsidP="00404546">
      <w:pPr>
        <w:pStyle w:val="nobreak"/>
        <w:numPr>
          <w:ilvl w:val="1"/>
          <w:numId w:val="109"/>
        </w:numPr>
      </w:pPr>
      <w:r>
        <w:t>dfdl:terminator</w:t>
      </w:r>
    </w:p>
    <w:p w14:paraId="68F4025E" w14:textId="77777777" w:rsidR="00B46A03" w:rsidRDefault="00B46A03" w:rsidP="00EB2287">
      <w:pPr>
        <w:numPr>
          <w:ilvl w:val="2"/>
          <w:numId w:val="109"/>
        </w:numPr>
        <w:tabs>
          <w:tab w:val="clear" w:pos="403"/>
        </w:tabs>
        <w:spacing w:before="60" w:after="60" w:line="240" w:lineRule="auto"/>
        <w:jc w:val="left"/>
      </w:pPr>
      <w:r>
        <w:t>dfdl:nilValueDelimiterPolicy (does not apply to dfdl:simpleType)</w:t>
      </w:r>
    </w:p>
    <w:p w14:paraId="740BB719" w14:textId="77777777" w:rsidR="00B46A03" w:rsidRDefault="00B46A03" w:rsidP="00EB2287">
      <w:pPr>
        <w:numPr>
          <w:ilvl w:val="2"/>
          <w:numId w:val="109"/>
        </w:numPr>
        <w:tabs>
          <w:tab w:val="clear" w:pos="403"/>
        </w:tabs>
        <w:spacing w:before="60" w:after="60" w:line="240" w:lineRule="auto"/>
        <w:jc w:val="left"/>
      </w:pPr>
      <w:r>
        <w:t xml:space="preserve">dfdl:emptyValueDelimiterPolicy </w:t>
      </w:r>
    </w:p>
    <w:p w14:paraId="007C40F5" w14:textId="77777777" w:rsidR="00B46A03" w:rsidRDefault="00B46A03" w:rsidP="00404546">
      <w:pPr>
        <w:pStyle w:val="nobreak"/>
        <w:numPr>
          <w:ilvl w:val="1"/>
          <w:numId w:val="109"/>
        </w:numPr>
      </w:pPr>
      <w:r>
        <w:t>dfdl:trailingSkip</w:t>
      </w:r>
    </w:p>
    <w:p w14:paraId="39D4A8AF" w14:textId="77777777" w:rsidR="00B46A03" w:rsidRDefault="00B46A03" w:rsidP="00404546">
      <w:pPr>
        <w:pStyle w:val="nobreak"/>
        <w:numPr>
          <w:ilvl w:val="2"/>
          <w:numId w:val="109"/>
        </w:numPr>
      </w:pPr>
      <w:r>
        <w:t xml:space="preserve">dfdl:alignmentUnits </w:t>
      </w:r>
    </w:p>
    <w:p w14:paraId="2E580576"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255" w:name="_Toc322911742"/>
      <w:bookmarkStart w:id="13256" w:name="_Toc322912281"/>
      <w:bookmarkStart w:id="13257" w:name="_Toc329093142"/>
      <w:bookmarkStart w:id="13258" w:name="_Toc332701655"/>
      <w:bookmarkStart w:id="13259" w:name="_Toc332701959"/>
      <w:bookmarkStart w:id="13260" w:name="_Toc332711758"/>
      <w:bookmarkStart w:id="13261" w:name="_Toc332712060"/>
      <w:bookmarkStart w:id="13262" w:name="_Toc332712361"/>
      <w:bookmarkStart w:id="13263" w:name="_Toc332724277"/>
      <w:bookmarkStart w:id="13264" w:name="_Toc332724577"/>
      <w:bookmarkStart w:id="13265" w:name="_Toc341102873"/>
      <w:bookmarkStart w:id="13266" w:name="_Toc347241608"/>
      <w:bookmarkStart w:id="13267" w:name="_Toc347744801"/>
      <w:bookmarkStart w:id="13268" w:name="_Toc348984584"/>
      <w:bookmarkStart w:id="13269" w:name="_Toc348984889"/>
      <w:bookmarkStart w:id="13270" w:name="_Toc349038053"/>
      <w:bookmarkStart w:id="13271" w:name="_Toc349038355"/>
      <w:bookmarkStart w:id="13272" w:name="_Toc349042846"/>
      <w:bookmarkStart w:id="13273" w:name="_Toc351912968"/>
      <w:bookmarkStart w:id="13274" w:name="_Toc351914989"/>
      <w:bookmarkStart w:id="13275" w:name="_Toc351915455"/>
      <w:bookmarkStart w:id="13276" w:name="_Toc361231553"/>
      <w:bookmarkStart w:id="13277" w:name="_Toc361232079"/>
      <w:bookmarkStart w:id="13278" w:name="_Toc362445377"/>
      <w:bookmarkStart w:id="13279" w:name="_Toc363909344"/>
      <w:bookmarkStart w:id="13280" w:name="_Toc364463770"/>
      <w:bookmarkStart w:id="13281" w:name="_Toc366078374"/>
      <w:bookmarkStart w:id="13282" w:name="_Toc366078989"/>
      <w:bookmarkStart w:id="13283" w:name="_Toc366079974"/>
      <w:bookmarkStart w:id="13284" w:name="_Toc366080586"/>
      <w:bookmarkStart w:id="13285" w:name="_Toc366081195"/>
      <w:bookmarkStart w:id="13286" w:name="_Toc366505535"/>
      <w:bookmarkStart w:id="13287" w:name="_Toc366508904"/>
      <w:bookmarkStart w:id="13288" w:name="_Toc366513405"/>
      <w:bookmarkStart w:id="13289" w:name="_Toc366574594"/>
      <w:bookmarkStart w:id="13290" w:name="_Toc366578387"/>
      <w:bookmarkStart w:id="13291" w:name="_Toc366578981"/>
      <w:bookmarkStart w:id="13292" w:name="_Toc366579573"/>
      <w:bookmarkStart w:id="13293" w:name="_Toc366580164"/>
      <w:bookmarkStart w:id="13294" w:name="_Toc366580756"/>
      <w:bookmarkStart w:id="13295" w:name="_Toc366581347"/>
      <w:bookmarkStart w:id="13296" w:name="_Toc366581939"/>
      <w:bookmarkStart w:id="13297" w:name="_Toc243112879"/>
      <w:bookmarkStart w:id="13298" w:name="_Toc349042847"/>
      <w:bookmarkStart w:id="13299" w:name="_Toc62570282"/>
      <w:bookmarkStart w:id="13300" w:name="_Toc210217004"/>
      <w:bookmarkStart w:id="13301" w:name="_Toc219441136"/>
      <w:bookmarkEnd w:id="13255"/>
      <w:bookmarkEnd w:id="13256"/>
      <w:bookmarkEnd w:id="13257"/>
      <w:bookmarkEnd w:id="13258"/>
      <w:bookmarkEnd w:id="13259"/>
      <w:bookmarkEnd w:id="13260"/>
      <w:bookmarkEnd w:id="13261"/>
      <w:bookmarkEnd w:id="13262"/>
      <w:bookmarkEnd w:id="13263"/>
      <w:bookmarkEnd w:id="13264"/>
      <w:bookmarkEnd w:id="13265"/>
      <w:bookmarkEnd w:id="13266"/>
      <w:bookmarkEnd w:id="13267"/>
      <w:bookmarkEnd w:id="13268"/>
      <w:bookmarkEnd w:id="13269"/>
      <w:bookmarkEnd w:id="13270"/>
      <w:bookmarkEnd w:id="13271"/>
      <w:bookmarkEnd w:id="13272"/>
      <w:bookmarkEnd w:id="13273"/>
      <w:bookmarkEnd w:id="13274"/>
      <w:bookmarkEnd w:id="13275"/>
      <w:bookmarkEnd w:id="13276"/>
      <w:bookmarkEnd w:id="13277"/>
      <w:bookmarkEnd w:id="13278"/>
      <w:bookmarkEnd w:id="13279"/>
      <w:bookmarkEnd w:id="13280"/>
      <w:bookmarkEnd w:id="13281"/>
      <w:bookmarkEnd w:id="13282"/>
      <w:bookmarkEnd w:id="13283"/>
      <w:bookmarkEnd w:id="13284"/>
      <w:bookmarkEnd w:id="13285"/>
      <w:bookmarkEnd w:id="13286"/>
      <w:bookmarkEnd w:id="13287"/>
      <w:bookmarkEnd w:id="13288"/>
      <w:bookmarkEnd w:id="13289"/>
      <w:bookmarkEnd w:id="13290"/>
      <w:bookmarkEnd w:id="13291"/>
      <w:bookmarkEnd w:id="13292"/>
      <w:bookmarkEnd w:id="13293"/>
      <w:bookmarkEnd w:id="13294"/>
      <w:bookmarkEnd w:id="13295"/>
      <w:bookmarkEnd w:id="13296"/>
      <w:r>
        <w:rPr>
          <w:rFonts w:eastAsia="Times New Roman"/>
        </w:rPr>
        <w:t>dfdl:element (complex)</w:t>
      </w:r>
      <w:bookmarkEnd w:id="13297"/>
      <w:bookmarkEnd w:id="13298"/>
      <w:bookmarkEnd w:id="13299"/>
      <w:bookmarkEnd w:id="13300"/>
      <w:bookmarkEnd w:id="13301"/>
    </w:p>
    <w:p w14:paraId="01D6548A" w14:textId="77777777" w:rsidR="00B46A03" w:rsidRDefault="00B46A03" w:rsidP="00404546">
      <w:pPr>
        <w:pStyle w:val="nobreak"/>
        <w:numPr>
          <w:ilvl w:val="0"/>
          <w:numId w:val="110"/>
        </w:numPr>
      </w:pPr>
      <w:r>
        <w:t>Unparsing: common</w:t>
      </w:r>
    </w:p>
    <w:p w14:paraId="1675EF5A" w14:textId="77777777" w:rsidR="00B46A03" w:rsidRDefault="00B46A03" w:rsidP="00EB2287">
      <w:pPr>
        <w:numPr>
          <w:ilvl w:val="1"/>
          <w:numId w:val="110"/>
        </w:numPr>
        <w:tabs>
          <w:tab w:val="clear" w:pos="403"/>
        </w:tabs>
        <w:spacing w:before="60" w:after="60" w:line="240" w:lineRule="auto"/>
        <w:jc w:val="left"/>
      </w:pPr>
      <w:r>
        <w:t>dfdl:outputNewLine</w:t>
      </w:r>
    </w:p>
    <w:p w14:paraId="456C1289" w14:textId="77777777" w:rsidR="00B46A03" w:rsidRDefault="00B46A03" w:rsidP="00404546">
      <w:pPr>
        <w:pStyle w:val="nobreak"/>
        <w:numPr>
          <w:ilvl w:val="1"/>
          <w:numId w:val="110"/>
        </w:numPr>
      </w:pPr>
      <w:r>
        <w:t>dfdl:bitOrder</w:t>
      </w:r>
    </w:p>
    <w:p w14:paraId="5E0FDD25" w14:textId="77777777" w:rsidR="00B46A03" w:rsidRDefault="00B46A03" w:rsidP="00404546">
      <w:pPr>
        <w:pStyle w:val="nobreak"/>
        <w:numPr>
          <w:ilvl w:val="1"/>
          <w:numId w:val="110"/>
        </w:numPr>
      </w:pPr>
      <w:r>
        <w:t xml:space="preserve">dfdl:encoding </w:t>
      </w:r>
    </w:p>
    <w:p w14:paraId="21A3CA4E" w14:textId="77777777" w:rsidR="00B46A03" w:rsidRDefault="00B46A03" w:rsidP="00EB2287">
      <w:pPr>
        <w:numPr>
          <w:ilvl w:val="2"/>
          <w:numId w:val="110"/>
        </w:numPr>
        <w:tabs>
          <w:tab w:val="clear" w:pos="403"/>
        </w:tabs>
        <w:spacing w:before="60" w:after="60" w:line="240" w:lineRule="auto"/>
        <w:jc w:val="left"/>
      </w:pPr>
      <w:r>
        <w:t>'UTF-16' 'UTF-16BE' 'UTF-16LE'</w:t>
      </w:r>
    </w:p>
    <w:p w14:paraId="2394E176" w14:textId="77777777" w:rsidR="00B46A03" w:rsidRDefault="00B46A03" w:rsidP="00EB2287">
      <w:pPr>
        <w:numPr>
          <w:ilvl w:val="3"/>
          <w:numId w:val="110"/>
        </w:numPr>
        <w:tabs>
          <w:tab w:val="clear" w:pos="403"/>
        </w:tabs>
        <w:spacing w:before="60" w:after="60" w:line="240" w:lineRule="auto"/>
        <w:jc w:val="left"/>
      </w:pPr>
      <w:r>
        <w:t>dfdl:utf16Width</w:t>
      </w:r>
    </w:p>
    <w:p w14:paraId="219A3E84" w14:textId="77777777" w:rsidR="00B46A03" w:rsidRDefault="00B46A03" w:rsidP="00EB2287">
      <w:pPr>
        <w:numPr>
          <w:ilvl w:val="1"/>
          <w:numId w:val="110"/>
        </w:numPr>
        <w:tabs>
          <w:tab w:val="clear" w:pos="403"/>
        </w:tabs>
        <w:spacing w:before="60" w:after="60" w:line="240" w:lineRule="auto"/>
        <w:jc w:val="left"/>
      </w:pPr>
      <w:r>
        <w:t>dfdl:encodingErrorPolicy</w:t>
      </w:r>
    </w:p>
    <w:p w14:paraId="355D0ED8" w14:textId="77777777" w:rsidR="00B46A03" w:rsidRDefault="00B46A03" w:rsidP="00EB2287">
      <w:pPr>
        <w:numPr>
          <w:ilvl w:val="1"/>
          <w:numId w:val="110"/>
        </w:numPr>
        <w:tabs>
          <w:tab w:val="clear" w:pos="403"/>
        </w:tabs>
        <w:spacing w:before="60" w:after="60" w:line="240" w:lineRule="auto"/>
        <w:jc w:val="left"/>
      </w:pPr>
      <w:r>
        <w:t>dfdl:fillByte</w:t>
      </w:r>
    </w:p>
    <w:p w14:paraId="4E0F337C" w14:textId="77777777" w:rsidR="00B46A03" w:rsidRDefault="00B46A03" w:rsidP="00404546">
      <w:pPr>
        <w:pStyle w:val="nobreak"/>
        <w:numPr>
          <w:ilvl w:val="0"/>
          <w:numId w:val="110"/>
        </w:numPr>
      </w:pPr>
      <w:r>
        <w:t>Unparsing: nillable</w:t>
      </w:r>
    </w:p>
    <w:p w14:paraId="3836ECAC" w14:textId="77777777" w:rsidR="00B46A03" w:rsidRDefault="00B46A03" w:rsidP="00404546">
      <w:pPr>
        <w:pStyle w:val="nobreak"/>
        <w:numPr>
          <w:ilvl w:val="1"/>
          <w:numId w:val="110"/>
        </w:numPr>
      </w:pPr>
      <w:r>
        <w:t>XSD nillable (does not apply to dfdl:simpleType)</w:t>
      </w:r>
    </w:p>
    <w:p w14:paraId="2E22470C" w14:textId="77777777" w:rsidR="00B46A03" w:rsidRDefault="00B46A03" w:rsidP="00404546">
      <w:pPr>
        <w:pStyle w:val="nobreak"/>
        <w:numPr>
          <w:ilvl w:val="3"/>
          <w:numId w:val="190"/>
        </w:numPr>
      </w:pPr>
      <w:r>
        <w:t xml:space="preserve">dfdl:nilKind </w:t>
      </w:r>
    </w:p>
    <w:p w14:paraId="740C528D" w14:textId="77777777" w:rsidR="00B46A03" w:rsidRDefault="00B46A03" w:rsidP="00404546">
      <w:pPr>
        <w:pStyle w:val="nobreak"/>
        <w:numPr>
          <w:ilvl w:val="4"/>
          <w:numId w:val="190"/>
        </w:numPr>
      </w:pPr>
      <w:r>
        <w:t xml:space="preserve">"literalValue" </w:t>
      </w:r>
    </w:p>
    <w:p w14:paraId="17C7D819" w14:textId="77777777" w:rsidR="00B46A03" w:rsidRDefault="00B46A03" w:rsidP="00404546">
      <w:pPr>
        <w:pStyle w:val="nobreak"/>
        <w:numPr>
          <w:ilvl w:val="5"/>
          <w:numId w:val="190"/>
        </w:numPr>
      </w:pPr>
      <w:r>
        <w:t>dfdl:nilValue (must be "%ES;")</w:t>
      </w:r>
    </w:p>
    <w:p w14:paraId="68B9E7B5" w14:textId="77777777" w:rsidR="00B46A03" w:rsidRDefault="00B46A03" w:rsidP="00EB2287">
      <w:pPr>
        <w:numPr>
          <w:ilvl w:val="0"/>
          <w:numId w:val="110"/>
        </w:numPr>
        <w:tabs>
          <w:tab w:val="clear" w:pos="403"/>
        </w:tabs>
        <w:spacing w:before="60" w:after="60" w:line="240" w:lineRule="auto"/>
        <w:jc w:val="left"/>
        <w:rPr>
          <w:rStyle w:val="Emphasis"/>
        </w:rPr>
      </w:pPr>
      <w:r>
        <w:rPr>
          <w:rStyle w:val="Emphasis"/>
        </w:rPr>
        <w:t>Unparsing: occurrences</w:t>
      </w:r>
    </w:p>
    <w:p w14:paraId="3EFB0689" w14:textId="77777777" w:rsidR="00B46A03" w:rsidRDefault="00B46A03" w:rsidP="00EB2287">
      <w:pPr>
        <w:numPr>
          <w:ilvl w:val="1"/>
          <w:numId w:val="110"/>
        </w:numPr>
        <w:tabs>
          <w:tab w:val="clear" w:pos="403"/>
        </w:tabs>
        <w:spacing w:before="60" w:after="60" w:line="240" w:lineRule="auto"/>
        <w:jc w:val="left"/>
      </w:pPr>
      <w:r>
        <w:t>(maxOccurs &gt; 1 or unbounded) or (XSD minOccurs = 0 and XSD maxOccurs = 1)</w:t>
      </w:r>
    </w:p>
    <w:p w14:paraId="3F36924E" w14:textId="77777777" w:rsidR="00B46A03" w:rsidRDefault="00B46A03" w:rsidP="00EB2287">
      <w:pPr>
        <w:numPr>
          <w:ilvl w:val="2"/>
          <w:numId w:val="110"/>
        </w:numPr>
        <w:tabs>
          <w:tab w:val="clear" w:pos="403"/>
        </w:tabs>
        <w:spacing w:before="60" w:after="60" w:line="240" w:lineRule="auto"/>
        <w:jc w:val="left"/>
      </w:pPr>
      <w:r>
        <w:t xml:space="preserve">dfdl:occursCountKind </w:t>
      </w:r>
    </w:p>
    <w:p w14:paraId="2B97A0B1" w14:textId="77777777" w:rsidR="00B46A03" w:rsidRDefault="00B46A03" w:rsidP="00EB2287">
      <w:pPr>
        <w:numPr>
          <w:ilvl w:val="3"/>
          <w:numId w:val="110"/>
        </w:numPr>
        <w:tabs>
          <w:tab w:val="clear" w:pos="403"/>
        </w:tabs>
        <w:spacing w:before="60" w:after="60" w:line="240" w:lineRule="auto"/>
        <w:jc w:val="left"/>
        <w:rPr>
          <w:rStyle w:val="Emphasis"/>
        </w:rPr>
      </w:pPr>
      <w:r>
        <w:rPr>
          <w:rStyle w:val="Emphasis"/>
        </w:rPr>
        <w:t xml:space="preserve">"expression" </w:t>
      </w:r>
    </w:p>
    <w:p w14:paraId="72FC5E6B" w14:textId="77777777" w:rsidR="00B46A03" w:rsidRDefault="00B46A03" w:rsidP="00EB2287">
      <w:pPr>
        <w:numPr>
          <w:ilvl w:val="4"/>
          <w:numId w:val="110"/>
        </w:numPr>
        <w:tabs>
          <w:tab w:val="clear" w:pos="403"/>
        </w:tabs>
        <w:spacing w:before="60" w:after="60" w:line="240" w:lineRule="auto"/>
        <w:jc w:val="left"/>
      </w:pPr>
      <w:r>
        <w:t xml:space="preserve">dfdl:occursCount </w:t>
      </w:r>
    </w:p>
    <w:p w14:paraId="56BF30F2" w14:textId="77777777" w:rsidR="00B46A03" w:rsidRDefault="00B46A03" w:rsidP="00EB2287">
      <w:pPr>
        <w:numPr>
          <w:ilvl w:val="3"/>
          <w:numId w:val="110"/>
        </w:numPr>
        <w:tabs>
          <w:tab w:val="clear" w:pos="403"/>
        </w:tabs>
        <w:spacing w:before="60" w:after="60" w:line="240" w:lineRule="auto"/>
        <w:jc w:val="left"/>
      </w:pPr>
      <w:r>
        <w:rPr>
          <w:rStyle w:val="Emphasis"/>
        </w:rPr>
        <w:t>"fixed"</w:t>
      </w:r>
      <w:r>
        <w:t xml:space="preserve">, </w:t>
      </w:r>
      <w:r>
        <w:rPr>
          <w:rStyle w:val="Emphasis"/>
        </w:rPr>
        <w:t>"implicit"</w:t>
      </w:r>
    </w:p>
    <w:p w14:paraId="7FC59A56" w14:textId="77777777" w:rsidR="00B46A03" w:rsidRDefault="00B46A03" w:rsidP="00EB2287">
      <w:pPr>
        <w:numPr>
          <w:ilvl w:val="4"/>
          <w:numId w:val="110"/>
        </w:numPr>
        <w:tabs>
          <w:tab w:val="clear" w:pos="403"/>
        </w:tabs>
        <w:spacing w:before="60" w:after="60" w:line="240" w:lineRule="auto"/>
        <w:jc w:val="left"/>
      </w:pPr>
      <w:r>
        <w:t>XSD minOccurs</w:t>
      </w:r>
    </w:p>
    <w:p w14:paraId="5ABEE10F" w14:textId="77777777" w:rsidR="00B46A03" w:rsidRDefault="00B46A03" w:rsidP="00EB2287">
      <w:pPr>
        <w:numPr>
          <w:ilvl w:val="4"/>
          <w:numId w:val="110"/>
        </w:numPr>
        <w:tabs>
          <w:tab w:val="clear" w:pos="403"/>
        </w:tabs>
        <w:spacing w:before="60" w:after="60" w:line="240" w:lineRule="auto"/>
        <w:jc w:val="left"/>
      </w:pPr>
      <w:r>
        <w:t xml:space="preserve">XSD maxOccurs </w:t>
      </w:r>
    </w:p>
    <w:p w14:paraId="67CCD430" w14:textId="77777777" w:rsidR="00B46A03" w:rsidRDefault="00B46A03" w:rsidP="00EB2287">
      <w:pPr>
        <w:numPr>
          <w:ilvl w:val="3"/>
          <w:numId w:val="110"/>
        </w:numPr>
        <w:tabs>
          <w:tab w:val="clear" w:pos="403"/>
        </w:tabs>
        <w:spacing w:before="60" w:after="60" w:line="240" w:lineRule="auto"/>
        <w:jc w:val="left"/>
        <w:rPr>
          <w:rStyle w:val="Emphasis"/>
        </w:rPr>
      </w:pPr>
      <w:r>
        <w:rPr>
          <w:rStyle w:val="Emphasis"/>
        </w:rPr>
        <w:t xml:space="preserve">"parsed" </w:t>
      </w:r>
    </w:p>
    <w:p w14:paraId="37F52A2D" w14:textId="77777777" w:rsidR="00B46A03" w:rsidRDefault="00B46A03" w:rsidP="00404546">
      <w:pPr>
        <w:pStyle w:val="nobreak"/>
        <w:numPr>
          <w:ilvl w:val="0"/>
          <w:numId w:val="110"/>
        </w:numPr>
      </w:pPr>
      <w:r>
        <w:lastRenderedPageBreak/>
        <w:t xml:space="preserve">Unparsing: insertion &amp; framing </w:t>
      </w:r>
    </w:p>
    <w:p w14:paraId="535FDA09" w14:textId="77777777" w:rsidR="00B46A03" w:rsidRDefault="00B46A03" w:rsidP="00404546">
      <w:pPr>
        <w:pStyle w:val="nobreak"/>
        <w:numPr>
          <w:ilvl w:val="1"/>
          <w:numId w:val="110"/>
        </w:numPr>
      </w:pPr>
      <w:r>
        <w:t>dfdl:leadingSkip</w:t>
      </w:r>
    </w:p>
    <w:p w14:paraId="1F3C755F" w14:textId="77777777" w:rsidR="00B46A03" w:rsidRDefault="00B46A03" w:rsidP="00404546">
      <w:pPr>
        <w:pStyle w:val="nobreak"/>
        <w:numPr>
          <w:ilvl w:val="2"/>
          <w:numId w:val="110"/>
        </w:numPr>
      </w:pPr>
      <w:r>
        <w:t xml:space="preserve">dfdl:alignmentUnits </w:t>
      </w:r>
    </w:p>
    <w:p w14:paraId="6D6F78C7" w14:textId="77777777" w:rsidR="00B46A03" w:rsidRDefault="00B46A03" w:rsidP="00404546">
      <w:pPr>
        <w:pStyle w:val="nobreak"/>
        <w:numPr>
          <w:ilvl w:val="1"/>
          <w:numId w:val="110"/>
        </w:numPr>
      </w:pPr>
      <w:r>
        <w:t xml:space="preserve">dfdl:alignment </w:t>
      </w:r>
    </w:p>
    <w:p w14:paraId="68795E21" w14:textId="77777777" w:rsidR="00B46A03" w:rsidRDefault="00B46A03" w:rsidP="00EB2287">
      <w:pPr>
        <w:numPr>
          <w:ilvl w:val="2"/>
          <w:numId w:val="110"/>
        </w:numPr>
        <w:tabs>
          <w:tab w:val="clear" w:pos="403"/>
        </w:tabs>
        <w:spacing w:before="60" w:after="60" w:line="240" w:lineRule="auto"/>
        <w:jc w:val="left"/>
        <w:rPr>
          <w:rStyle w:val="Emphasis"/>
        </w:rPr>
      </w:pPr>
      <w:r>
        <w:rPr>
          <w:rStyle w:val="Emphasis"/>
        </w:rPr>
        <w:t>not "implicit"</w:t>
      </w:r>
    </w:p>
    <w:p w14:paraId="131D114D" w14:textId="77777777" w:rsidR="00B46A03" w:rsidRDefault="00B46A03" w:rsidP="00EB2287">
      <w:pPr>
        <w:numPr>
          <w:ilvl w:val="3"/>
          <w:numId w:val="110"/>
        </w:numPr>
        <w:tabs>
          <w:tab w:val="clear" w:pos="403"/>
        </w:tabs>
        <w:spacing w:before="60" w:after="60" w:line="240" w:lineRule="auto"/>
        <w:jc w:val="left"/>
      </w:pPr>
      <w:r>
        <w:t xml:space="preserve">dfdl:alignmentUnits </w:t>
      </w:r>
    </w:p>
    <w:p w14:paraId="5D2D6D5F" w14:textId="77777777" w:rsidR="00B46A03" w:rsidRDefault="00B46A03" w:rsidP="00404546">
      <w:pPr>
        <w:pStyle w:val="nobreak"/>
        <w:numPr>
          <w:ilvl w:val="1"/>
          <w:numId w:val="110"/>
        </w:numPr>
      </w:pPr>
      <w:r>
        <w:t>dfdl:initiator</w:t>
      </w:r>
    </w:p>
    <w:p w14:paraId="32C9AA68" w14:textId="77777777" w:rsidR="00B46A03" w:rsidRDefault="00B46A03" w:rsidP="00EB2287">
      <w:pPr>
        <w:numPr>
          <w:ilvl w:val="2"/>
          <w:numId w:val="110"/>
        </w:numPr>
        <w:tabs>
          <w:tab w:val="clear" w:pos="403"/>
        </w:tabs>
        <w:spacing w:before="60" w:after="60" w:line="240" w:lineRule="auto"/>
        <w:jc w:val="left"/>
      </w:pPr>
      <w:r>
        <w:t>dfdl:nilValueDelimiterPolicy</w:t>
      </w:r>
    </w:p>
    <w:p w14:paraId="7D9B29E6" w14:textId="77777777" w:rsidR="00B46A03" w:rsidRDefault="00B46A03" w:rsidP="00EB2287">
      <w:pPr>
        <w:numPr>
          <w:ilvl w:val="2"/>
          <w:numId w:val="110"/>
        </w:numPr>
        <w:tabs>
          <w:tab w:val="clear" w:pos="403"/>
        </w:tabs>
        <w:spacing w:before="60" w:after="60" w:line="240" w:lineRule="auto"/>
        <w:jc w:val="left"/>
      </w:pPr>
      <w:r>
        <w:t xml:space="preserve">dfdl:emptyValueDelimiterPolicy </w:t>
      </w:r>
    </w:p>
    <w:p w14:paraId="44A35FC1" w14:textId="77777777" w:rsidR="00B46A03" w:rsidRDefault="00B46A03" w:rsidP="00EB2287">
      <w:pPr>
        <w:numPr>
          <w:ilvl w:val="1"/>
          <w:numId w:val="110"/>
        </w:numPr>
        <w:tabs>
          <w:tab w:val="clear" w:pos="403"/>
        </w:tabs>
        <w:spacing w:before="60" w:after="60" w:line="240" w:lineRule="auto"/>
        <w:jc w:val="left"/>
      </w:pPr>
      <w:r>
        <w:t xml:space="preserve">dfdl:lengthKind </w:t>
      </w:r>
    </w:p>
    <w:p w14:paraId="4A9D4B0D" w14:textId="77777777" w:rsidR="00B46A03" w:rsidRDefault="00B46A03" w:rsidP="00EB2287">
      <w:pPr>
        <w:numPr>
          <w:ilvl w:val="2"/>
          <w:numId w:val="110"/>
        </w:numPr>
        <w:tabs>
          <w:tab w:val="clear" w:pos="403"/>
        </w:tabs>
        <w:spacing w:before="60" w:after="60" w:line="240" w:lineRule="auto"/>
        <w:jc w:val="left"/>
        <w:rPr>
          <w:rStyle w:val="Emphasis"/>
        </w:rPr>
      </w:pPr>
      <w:r>
        <w:rPr>
          <w:rStyle w:val="Emphasis"/>
        </w:rPr>
        <w:t>"explicit"</w:t>
      </w:r>
    </w:p>
    <w:p w14:paraId="0F5506B2" w14:textId="77777777" w:rsidR="00B46A03" w:rsidRDefault="00B46A03" w:rsidP="00EB2287">
      <w:pPr>
        <w:numPr>
          <w:ilvl w:val="3"/>
          <w:numId w:val="110"/>
        </w:numPr>
        <w:tabs>
          <w:tab w:val="clear" w:pos="403"/>
        </w:tabs>
        <w:spacing w:before="60" w:after="60" w:line="240" w:lineRule="auto"/>
        <w:jc w:val="left"/>
      </w:pPr>
      <w:r>
        <w:t xml:space="preserve">dfdl:length </w:t>
      </w:r>
    </w:p>
    <w:p w14:paraId="4BEE8D64" w14:textId="77777777" w:rsidR="00B46A03" w:rsidRDefault="00B46A03" w:rsidP="00EB2287">
      <w:pPr>
        <w:numPr>
          <w:ilvl w:val="3"/>
          <w:numId w:val="110"/>
        </w:numPr>
        <w:tabs>
          <w:tab w:val="clear" w:pos="403"/>
        </w:tabs>
        <w:spacing w:before="60" w:after="60" w:line="240" w:lineRule="auto"/>
        <w:jc w:val="left"/>
      </w:pPr>
      <w:r>
        <w:t xml:space="preserve">dfdl:lengthUnits </w:t>
      </w:r>
    </w:p>
    <w:p w14:paraId="19B30E0C" w14:textId="77777777" w:rsidR="00B46A03" w:rsidRDefault="00B46A03" w:rsidP="00EB2287">
      <w:pPr>
        <w:numPr>
          <w:ilvl w:val="2"/>
          <w:numId w:val="110"/>
        </w:numPr>
        <w:tabs>
          <w:tab w:val="clear" w:pos="403"/>
        </w:tabs>
        <w:spacing w:before="60" w:after="60" w:line="240" w:lineRule="auto"/>
        <w:jc w:val="left"/>
        <w:rPr>
          <w:rStyle w:val="Emphasis"/>
        </w:rPr>
      </w:pPr>
      <w:r>
        <w:rPr>
          <w:rStyle w:val="Emphasis"/>
        </w:rPr>
        <w:t xml:space="preserve">"prefixed" </w:t>
      </w:r>
    </w:p>
    <w:p w14:paraId="052E983D" w14:textId="77777777" w:rsidR="00B46A03" w:rsidRDefault="00B46A03" w:rsidP="00EB2287">
      <w:pPr>
        <w:numPr>
          <w:ilvl w:val="3"/>
          <w:numId w:val="110"/>
        </w:numPr>
        <w:tabs>
          <w:tab w:val="clear" w:pos="403"/>
        </w:tabs>
        <w:spacing w:before="60" w:after="60" w:line="240" w:lineRule="auto"/>
        <w:jc w:val="left"/>
      </w:pPr>
      <w:r>
        <w:t xml:space="preserve">dfdl:prefixLengthType </w:t>
      </w:r>
    </w:p>
    <w:p w14:paraId="67930046" w14:textId="77777777" w:rsidR="00B46A03" w:rsidRDefault="00B46A03" w:rsidP="00EB2287">
      <w:pPr>
        <w:numPr>
          <w:ilvl w:val="3"/>
          <w:numId w:val="110"/>
        </w:numPr>
        <w:tabs>
          <w:tab w:val="clear" w:pos="403"/>
        </w:tabs>
        <w:spacing w:before="60" w:after="60" w:line="240" w:lineRule="auto"/>
        <w:jc w:val="left"/>
      </w:pPr>
      <w:r>
        <w:t xml:space="preserve">dfdl:prefixIncludesPrefixLength </w:t>
      </w:r>
    </w:p>
    <w:p w14:paraId="0D7E6C67" w14:textId="77777777" w:rsidR="00B46A03" w:rsidRDefault="00B46A03" w:rsidP="00EB2287">
      <w:pPr>
        <w:numPr>
          <w:ilvl w:val="3"/>
          <w:numId w:val="110"/>
        </w:numPr>
        <w:tabs>
          <w:tab w:val="clear" w:pos="403"/>
        </w:tabs>
        <w:spacing w:before="60" w:after="60" w:line="240" w:lineRule="auto"/>
        <w:jc w:val="left"/>
      </w:pPr>
      <w:r>
        <w:t xml:space="preserve">dfdl:lengthUnits </w:t>
      </w:r>
    </w:p>
    <w:p w14:paraId="46115F45" w14:textId="77777777" w:rsidR="00B46A03" w:rsidRDefault="00B46A03" w:rsidP="00EB2287">
      <w:pPr>
        <w:numPr>
          <w:ilvl w:val="2"/>
          <w:numId w:val="110"/>
        </w:numPr>
        <w:tabs>
          <w:tab w:val="clear" w:pos="403"/>
        </w:tabs>
        <w:spacing w:before="60" w:after="60" w:line="240" w:lineRule="auto"/>
        <w:jc w:val="left"/>
        <w:rPr>
          <w:rStyle w:val="Emphasis"/>
        </w:rPr>
      </w:pPr>
      <w:r>
        <w:rPr>
          <w:rStyle w:val="Emphasis"/>
        </w:rPr>
        <w:t xml:space="preserve">"implicit", "pattern", "delimited", "endOfParent" </w:t>
      </w:r>
    </w:p>
    <w:p w14:paraId="2380A838" w14:textId="77777777" w:rsidR="00B46A03" w:rsidRDefault="00B46A03" w:rsidP="00EB2287">
      <w:pPr>
        <w:numPr>
          <w:ilvl w:val="3"/>
          <w:numId w:val="110"/>
        </w:numPr>
        <w:tabs>
          <w:tab w:val="clear" w:pos="403"/>
        </w:tabs>
        <w:spacing w:before="60" w:after="60" w:line="240" w:lineRule="auto"/>
        <w:jc w:val="left"/>
        <w:rPr>
          <w:rStyle w:val="Emphasis"/>
        </w:rPr>
      </w:pPr>
      <w:r>
        <w:rPr>
          <w:rStyle w:val="Emphasis"/>
        </w:rPr>
        <w:t>None</w:t>
      </w:r>
    </w:p>
    <w:p w14:paraId="19C23121" w14:textId="77777777" w:rsidR="00B46A03" w:rsidRDefault="00B46A03" w:rsidP="00404546">
      <w:pPr>
        <w:pStyle w:val="nobreak"/>
        <w:numPr>
          <w:ilvl w:val="1"/>
          <w:numId w:val="110"/>
        </w:numPr>
      </w:pPr>
      <w:r>
        <w:t>dfdl:terminator</w:t>
      </w:r>
    </w:p>
    <w:p w14:paraId="49E38F16" w14:textId="77777777" w:rsidR="00B46A03" w:rsidRDefault="00B46A03" w:rsidP="00EB2287">
      <w:pPr>
        <w:numPr>
          <w:ilvl w:val="2"/>
          <w:numId w:val="110"/>
        </w:numPr>
        <w:tabs>
          <w:tab w:val="clear" w:pos="403"/>
        </w:tabs>
        <w:spacing w:before="60" w:after="60" w:line="240" w:lineRule="auto"/>
        <w:jc w:val="left"/>
      </w:pPr>
      <w:r>
        <w:t>dfdl:nilValueDelimiterPolicy</w:t>
      </w:r>
    </w:p>
    <w:p w14:paraId="39F51F80" w14:textId="77777777" w:rsidR="00B46A03" w:rsidRDefault="00B46A03" w:rsidP="00EB2287">
      <w:pPr>
        <w:numPr>
          <w:ilvl w:val="2"/>
          <w:numId w:val="110"/>
        </w:numPr>
        <w:tabs>
          <w:tab w:val="clear" w:pos="403"/>
        </w:tabs>
        <w:spacing w:before="60" w:after="60" w:line="240" w:lineRule="auto"/>
        <w:jc w:val="left"/>
      </w:pPr>
      <w:r>
        <w:t xml:space="preserve">dfdl:emptyValueDelimiterPolicy </w:t>
      </w:r>
    </w:p>
    <w:p w14:paraId="0BC6498B" w14:textId="77777777" w:rsidR="00B46A03" w:rsidRDefault="00B46A03" w:rsidP="00404546">
      <w:pPr>
        <w:pStyle w:val="nobreak"/>
        <w:numPr>
          <w:ilvl w:val="1"/>
          <w:numId w:val="110"/>
        </w:numPr>
      </w:pPr>
      <w:r>
        <w:t>dfdl:trailingSkip</w:t>
      </w:r>
    </w:p>
    <w:p w14:paraId="51001D61" w14:textId="77777777" w:rsidR="00B46A03" w:rsidRDefault="00B46A03" w:rsidP="00404546">
      <w:pPr>
        <w:pStyle w:val="nobreak"/>
        <w:numPr>
          <w:ilvl w:val="2"/>
          <w:numId w:val="110"/>
        </w:numPr>
      </w:pPr>
      <w:r>
        <w:t xml:space="preserve">dfdl:alignmentUnits </w:t>
      </w:r>
    </w:p>
    <w:p w14:paraId="0C7401CF"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302" w:name="_Toc243112880"/>
      <w:bookmarkStart w:id="13303" w:name="_Toc349042848"/>
      <w:bookmarkStart w:id="13304" w:name="_Toc62570283"/>
      <w:bookmarkStart w:id="13305" w:name="_Toc210217005"/>
      <w:bookmarkStart w:id="13306" w:name="_Toc219441137"/>
      <w:r>
        <w:rPr>
          <w:rFonts w:eastAsia="Times New Roman"/>
        </w:rPr>
        <w:t>dfdl:sequence and dfdl:group (when reference is a sequence)</w:t>
      </w:r>
      <w:bookmarkEnd w:id="13302"/>
      <w:bookmarkEnd w:id="13303"/>
      <w:bookmarkEnd w:id="13304"/>
      <w:bookmarkEnd w:id="13305"/>
      <w:bookmarkEnd w:id="13306"/>
    </w:p>
    <w:p w14:paraId="5976276F" w14:textId="77777777" w:rsidR="00B46A03" w:rsidRDefault="00B46A03" w:rsidP="00EB2287">
      <w:pPr>
        <w:numPr>
          <w:ilvl w:val="0"/>
          <w:numId w:val="110"/>
        </w:numPr>
        <w:tabs>
          <w:tab w:val="clear" w:pos="403"/>
        </w:tabs>
        <w:spacing w:before="60" w:after="60" w:line="240" w:lineRule="auto"/>
        <w:jc w:val="left"/>
        <w:rPr>
          <w:rStyle w:val="Emphasis"/>
        </w:rPr>
      </w:pPr>
      <w:r>
        <w:rPr>
          <w:rStyle w:val="Emphasis"/>
        </w:rPr>
        <w:t>Unparsing: hidden (xs:sequence only)</w:t>
      </w:r>
    </w:p>
    <w:p w14:paraId="24D3A0DF" w14:textId="77777777" w:rsidR="00B46A03" w:rsidRDefault="00B46A03" w:rsidP="00EB2287">
      <w:pPr>
        <w:numPr>
          <w:ilvl w:val="1"/>
          <w:numId w:val="110"/>
        </w:numPr>
        <w:tabs>
          <w:tab w:val="clear" w:pos="403"/>
        </w:tabs>
        <w:spacing w:before="60" w:after="60" w:line="240" w:lineRule="auto"/>
        <w:jc w:val="left"/>
        <w:rPr>
          <w:rStyle w:val="Emphasis"/>
        </w:rPr>
      </w:pPr>
      <w:r>
        <w:t>dfdl:hiddenGroupRef</w:t>
      </w:r>
    </w:p>
    <w:p w14:paraId="65CF52CB" w14:textId="77777777" w:rsidR="00B46A03" w:rsidRDefault="00B46A03" w:rsidP="00404546">
      <w:pPr>
        <w:pStyle w:val="nobreak"/>
        <w:numPr>
          <w:ilvl w:val="0"/>
          <w:numId w:val="110"/>
        </w:numPr>
      </w:pPr>
      <w:r>
        <w:t>Unparsing: common</w:t>
      </w:r>
    </w:p>
    <w:p w14:paraId="5DA81008" w14:textId="77777777" w:rsidR="00B46A03" w:rsidRDefault="00B46A03" w:rsidP="00EB2287">
      <w:pPr>
        <w:numPr>
          <w:ilvl w:val="1"/>
          <w:numId w:val="110"/>
        </w:numPr>
        <w:tabs>
          <w:tab w:val="clear" w:pos="403"/>
        </w:tabs>
        <w:spacing w:before="60" w:after="60" w:line="240" w:lineRule="auto"/>
        <w:jc w:val="left"/>
      </w:pPr>
      <w:r>
        <w:t>dfdl:outputNewLine</w:t>
      </w:r>
    </w:p>
    <w:p w14:paraId="137BFE64" w14:textId="77777777" w:rsidR="00B46A03" w:rsidRDefault="00B46A03" w:rsidP="00404546">
      <w:pPr>
        <w:pStyle w:val="nobreak"/>
        <w:numPr>
          <w:ilvl w:val="1"/>
          <w:numId w:val="110"/>
        </w:numPr>
      </w:pPr>
      <w:r>
        <w:t>dfdl:bitOrder</w:t>
      </w:r>
    </w:p>
    <w:p w14:paraId="16DB02FE" w14:textId="77777777" w:rsidR="00B46A03" w:rsidRDefault="00B46A03" w:rsidP="00404546">
      <w:pPr>
        <w:pStyle w:val="nobreak"/>
        <w:numPr>
          <w:ilvl w:val="1"/>
          <w:numId w:val="110"/>
        </w:numPr>
      </w:pPr>
      <w:r>
        <w:t xml:space="preserve">dfdl:encoding </w:t>
      </w:r>
    </w:p>
    <w:p w14:paraId="6B0E9ABE" w14:textId="77777777" w:rsidR="00B46A03" w:rsidRDefault="00B46A03" w:rsidP="00EB2287">
      <w:pPr>
        <w:numPr>
          <w:ilvl w:val="2"/>
          <w:numId w:val="110"/>
        </w:numPr>
        <w:tabs>
          <w:tab w:val="clear" w:pos="403"/>
        </w:tabs>
        <w:spacing w:before="60" w:after="60" w:line="240" w:lineRule="auto"/>
        <w:jc w:val="left"/>
      </w:pPr>
      <w:r>
        <w:t>'UTF-16' 'UTF-16BE' 'UTF-16LE'</w:t>
      </w:r>
    </w:p>
    <w:p w14:paraId="2A536E60" w14:textId="77777777" w:rsidR="00B46A03" w:rsidRDefault="00B46A03" w:rsidP="00EB2287">
      <w:pPr>
        <w:numPr>
          <w:ilvl w:val="3"/>
          <w:numId w:val="110"/>
        </w:numPr>
        <w:tabs>
          <w:tab w:val="clear" w:pos="403"/>
        </w:tabs>
        <w:spacing w:before="60" w:after="60" w:line="240" w:lineRule="auto"/>
        <w:jc w:val="left"/>
      </w:pPr>
      <w:r>
        <w:t>dfdl:utf16Width</w:t>
      </w:r>
    </w:p>
    <w:p w14:paraId="5DBE1C62" w14:textId="77777777" w:rsidR="00B46A03" w:rsidRDefault="00B46A03" w:rsidP="00EB2287">
      <w:pPr>
        <w:numPr>
          <w:ilvl w:val="1"/>
          <w:numId w:val="110"/>
        </w:numPr>
        <w:tabs>
          <w:tab w:val="clear" w:pos="403"/>
        </w:tabs>
        <w:spacing w:before="60" w:after="60" w:line="240" w:lineRule="auto"/>
        <w:jc w:val="left"/>
      </w:pPr>
      <w:r>
        <w:t>dfdl:encodingErrorPolicy</w:t>
      </w:r>
    </w:p>
    <w:p w14:paraId="6153CEB1" w14:textId="77777777" w:rsidR="00B46A03" w:rsidRDefault="00B46A03" w:rsidP="00EB2287">
      <w:pPr>
        <w:numPr>
          <w:ilvl w:val="1"/>
          <w:numId w:val="110"/>
        </w:numPr>
        <w:tabs>
          <w:tab w:val="clear" w:pos="403"/>
        </w:tabs>
        <w:spacing w:before="60" w:after="60" w:line="240" w:lineRule="auto"/>
        <w:jc w:val="left"/>
      </w:pPr>
      <w:r>
        <w:t>dfdl:fillByte</w:t>
      </w:r>
    </w:p>
    <w:p w14:paraId="672D3623" w14:textId="77777777" w:rsidR="00B46A03" w:rsidRDefault="00B46A03" w:rsidP="00404546">
      <w:pPr>
        <w:pStyle w:val="nobreak"/>
        <w:numPr>
          <w:ilvl w:val="0"/>
          <w:numId w:val="110"/>
        </w:numPr>
      </w:pPr>
      <w:r>
        <w:t>Unparsing: insertion &amp; framing</w:t>
      </w:r>
    </w:p>
    <w:p w14:paraId="4C82D4C0" w14:textId="77777777" w:rsidR="00B46A03" w:rsidRDefault="00B46A03" w:rsidP="00404546">
      <w:pPr>
        <w:pStyle w:val="nobreak"/>
        <w:numPr>
          <w:ilvl w:val="1"/>
          <w:numId w:val="110"/>
        </w:numPr>
      </w:pPr>
      <w:r>
        <w:lastRenderedPageBreak/>
        <w:t>dfdl:leadingSkip</w:t>
      </w:r>
    </w:p>
    <w:p w14:paraId="5228A323" w14:textId="77777777" w:rsidR="00B46A03" w:rsidRDefault="00B46A03" w:rsidP="00404546">
      <w:pPr>
        <w:pStyle w:val="nobreak"/>
        <w:numPr>
          <w:ilvl w:val="2"/>
          <w:numId w:val="110"/>
        </w:numPr>
      </w:pPr>
      <w:r>
        <w:t xml:space="preserve">dfdl:alignmentUnits </w:t>
      </w:r>
    </w:p>
    <w:p w14:paraId="7C076A4D" w14:textId="77777777" w:rsidR="00B46A03" w:rsidRDefault="00B46A03" w:rsidP="00404546">
      <w:pPr>
        <w:pStyle w:val="nobreak"/>
        <w:numPr>
          <w:ilvl w:val="1"/>
          <w:numId w:val="110"/>
        </w:numPr>
      </w:pPr>
      <w:r>
        <w:t xml:space="preserve">dfdl:alignment </w:t>
      </w:r>
    </w:p>
    <w:p w14:paraId="4385FE17" w14:textId="77777777" w:rsidR="00B46A03" w:rsidRDefault="00B46A03" w:rsidP="00404546">
      <w:pPr>
        <w:pStyle w:val="nobreak"/>
        <w:numPr>
          <w:ilvl w:val="2"/>
          <w:numId w:val="110"/>
        </w:numPr>
      </w:pPr>
      <w:r>
        <w:t>not "implicit"</w:t>
      </w:r>
    </w:p>
    <w:p w14:paraId="06718469" w14:textId="77777777" w:rsidR="00B46A03" w:rsidRDefault="00B46A03" w:rsidP="00404546">
      <w:pPr>
        <w:pStyle w:val="nobreak"/>
        <w:numPr>
          <w:ilvl w:val="3"/>
          <w:numId w:val="110"/>
        </w:numPr>
      </w:pPr>
      <w:r>
        <w:t xml:space="preserve">dfdl:alignmentUnits </w:t>
      </w:r>
    </w:p>
    <w:p w14:paraId="4BF171A2" w14:textId="77777777" w:rsidR="00B46A03" w:rsidRDefault="00B46A03" w:rsidP="00404546">
      <w:pPr>
        <w:pStyle w:val="nobreak"/>
        <w:numPr>
          <w:ilvl w:val="1"/>
          <w:numId w:val="110"/>
        </w:numPr>
      </w:pPr>
      <w:r>
        <w:t>dfdl:initiator</w:t>
      </w:r>
    </w:p>
    <w:p w14:paraId="08A12441" w14:textId="77777777" w:rsidR="00B46A03" w:rsidRDefault="00B46A03" w:rsidP="00EB2287">
      <w:pPr>
        <w:numPr>
          <w:ilvl w:val="1"/>
          <w:numId w:val="110"/>
        </w:numPr>
        <w:tabs>
          <w:tab w:val="clear" w:pos="403"/>
        </w:tabs>
        <w:spacing w:before="60" w:after="60" w:line="240" w:lineRule="auto"/>
        <w:jc w:val="left"/>
      </w:pPr>
      <w:r>
        <w:t xml:space="preserve">dfdl:separator </w:t>
      </w:r>
    </w:p>
    <w:p w14:paraId="28F88145" w14:textId="77777777" w:rsidR="00B46A03" w:rsidRDefault="00B46A03" w:rsidP="00EB2287">
      <w:pPr>
        <w:numPr>
          <w:ilvl w:val="2"/>
          <w:numId w:val="110"/>
        </w:numPr>
        <w:tabs>
          <w:tab w:val="clear" w:pos="403"/>
        </w:tabs>
        <w:spacing w:before="60" w:after="60" w:line="240" w:lineRule="auto"/>
        <w:jc w:val="left"/>
      </w:pPr>
      <w:r>
        <w:t>dfdl:separatorPosition</w:t>
      </w:r>
    </w:p>
    <w:p w14:paraId="6083FB9F" w14:textId="77777777" w:rsidR="00B46A03" w:rsidRDefault="00B46A03" w:rsidP="00EB2287">
      <w:pPr>
        <w:numPr>
          <w:ilvl w:val="2"/>
          <w:numId w:val="110"/>
        </w:numPr>
        <w:tabs>
          <w:tab w:val="clear" w:pos="403"/>
        </w:tabs>
        <w:spacing w:before="60" w:after="60" w:line="240" w:lineRule="auto"/>
        <w:jc w:val="left"/>
      </w:pPr>
      <w:r>
        <w:t>dfdl:separatorSuppressionPolicy</w:t>
      </w:r>
    </w:p>
    <w:p w14:paraId="4258EE82" w14:textId="77777777" w:rsidR="00B46A03" w:rsidRDefault="00B46A03" w:rsidP="00404546">
      <w:pPr>
        <w:pStyle w:val="nobreak"/>
        <w:numPr>
          <w:ilvl w:val="1"/>
          <w:numId w:val="110"/>
        </w:numPr>
      </w:pPr>
      <w:r>
        <w:t>dfdl:terminator</w:t>
      </w:r>
    </w:p>
    <w:p w14:paraId="68C2D2B5" w14:textId="77777777" w:rsidR="00B46A03" w:rsidRDefault="00B46A03" w:rsidP="00404546">
      <w:pPr>
        <w:pStyle w:val="nobreak"/>
        <w:numPr>
          <w:ilvl w:val="1"/>
          <w:numId w:val="110"/>
        </w:numPr>
      </w:pPr>
      <w:r>
        <w:t>dfdl:trailingSkip</w:t>
      </w:r>
    </w:p>
    <w:p w14:paraId="151A4FA9" w14:textId="77777777" w:rsidR="00B46A03" w:rsidRDefault="00B46A03" w:rsidP="00404546">
      <w:pPr>
        <w:pStyle w:val="nobreak"/>
        <w:numPr>
          <w:ilvl w:val="2"/>
          <w:numId w:val="110"/>
        </w:numPr>
      </w:pPr>
      <w:r>
        <w:t xml:space="preserve">dfdl:alignmentUnits </w:t>
      </w:r>
    </w:p>
    <w:p w14:paraId="2D6EBB12" w14:textId="77777777" w:rsidR="00B46A03" w:rsidRDefault="00B46A03" w:rsidP="00B46A03">
      <w:pPr>
        <w:pStyle w:val="Heading3"/>
        <w:tabs>
          <w:tab w:val="clear" w:pos="720"/>
          <w:tab w:val="clear" w:pos="880"/>
        </w:tabs>
        <w:suppressAutoHyphens w:val="0"/>
        <w:spacing w:line="240" w:lineRule="auto"/>
        <w:ind w:left="720" w:hanging="720"/>
        <w:rPr>
          <w:rFonts w:eastAsia="Times New Roman"/>
        </w:rPr>
      </w:pPr>
      <w:bookmarkStart w:id="13307" w:name="_Toc322912285"/>
      <w:bookmarkStart w:id="13308" w:name="_Toc329093146"/>
      <w:bookmarkStart w:id="13309" w:name="_Toc332701659"/>
      <w:bookmarkStart w:id="13310" w:name="_Toc332701963"/>
      <w:bookmarkStart w:id="13311" w:name="_Toc332711761"/>
      <w:bookmarkStart w:id="13312" w:name="_Toc332712063"/>
      <w:bookmarkStart w:id="13313" w:name="_Toc332712364"/>
      <w:bookmarkStart w:id="13314" w:name="_Toc332724280"/>
      <w:bookmarkStart w:id="13315" w:name="_Toc332724580"/>
      <w:bookmarkStart w:id="13316" w:name="_Toc341102876"/>
      <w:bookmarkStart w:id="13317" w:name="_Toc347241611"/>
      <w:bookmarkStart w:id="13318" w:name="_Toc347744804"/>
      <w:bookmarkStart w:id="13319" w:name="_Toc348984587"/>
      <w:bookmarkStart w:id="13320" w:name="_Toc348984892"/>
      <w:bookmarkStart w:id="13321" w:name="_Toc349038056"/>
      <w:bookmarkStart w:id="13322" w:name="_Toc349038358"/>
      <w:bookmarkStart w:id="13323" w:name="_Toc349042849"/>
      <w:bookmarkStart w:id="13324" w:name="_Toc351912971"/>
      <w:bookmarkStart w:id="13325" w:name="_Toc351914992"/>
      <w:bookmarkStart w:id="13326" w:name="_Toc351915458"/>
      <w:bookmarkStart w:id="13327" w:name="_Toc361231556"/>
      <w:bookmarkStart w:id="13328" w:name="_Toc361232082"/>
      <w:bookmarkStart w:id="13329" w:name="_Toc362445380"/>
      <w:bookmarkStart w:id="13330" w:name="_Toc363909347"/>
      <w:bookmarkStart w:id="13331" w:name="_Toc364463773"/>
      <w:bookmarkStart w:id="13332" w:name="_Toc366078377"/>
      <w:bookmarkStart w:id="13333" w:name="_Toc366078992"/>
      <w:bookmarkStart w:id="13334" w:name="_Toc366079977"/>
      <w:bookmarkStart w:id="13335" w:name="_Toc366080589"/>
      <w:bookmarkStart w:id="13336" w:name="_Toc366081198"/>
      <w:bookmarkStart w:id="13337" w:name="_Toc366505538"/>
      <w:bookmarkStart w:id="13338" w:name="_Toc366508907"/>
      <w:bookmarkStart w:id="13339" w:name="_Toc366513408"/>
      <w:bookmarkStart w:id="13340" w:name="_Toc366574597"/>
      <w:bookmarkStart w:id="13341" w:name="_Toc366578390"/>
      <w:bookmarkStart w:id="13342" w:name="_Toc366578984"/>
      <w:bookmarkStart w:id="13343" w:name="_Toc366579576"/>
      <w:bookmarkStart w:id="13344" w:name="_Toc366580167"/>
      <w:bookmarkStart w:id="13345" w:name="_Toc366580759"/>
      <w:bookmarkStart w:id="13346" w:name="_Toc366581350"/>
      <w:bookmarkStart w:id="13347" w:name="_Toc366581942"/>
      <w:bookmarkStart w:id="13348" w:name="_Toc349042850"/>
      <w:bookmarkStart w:id="13349" w:name="_Toc62570284"/>
      <w:bookmarkStart w:id="13350" w:name="_Toc210217006"/>
      <w:bookmarkStart w:id="13351" w:name="_Toc219441138"/>
      <w:bookmarkEnd w:id="13307"/>
      <w:bookmarkEnd w:id="13308"/>
      <w:bookmarkEnd w:id="13309"/>
      <w:bookmarkEnd w:id="13310"/>
      <w:bookmarkEnd w:id="13311"/>
      <w:bookmarkEnd w:id="13312"/>
      <w:bookmarkEnd w:id="13313"/>
      <w:bookmarkEnd w:id="13314"/>
      <w:bookmarkEnd w:id="13315"/>
      <w:bookmarkEnd w:id="13316"/>
      <w:bookmarkEnd w:id="13317"/>
      <w:bookmarkEnd w:id="13318"/>
      <w:bookmarkEnd w:id="13319"/>
      <w:bookmarkEnd w:id="13320"/>
      <w:bookmarkEnd w:id="13321"/>
      <w:bookmarkEnd w:id="13322"/>
      <w:bookmarkEnd w:id="13323"/>
      <w:bookmarkEnd w:id="13324"/>
      <w:bookmarkEnd w:id="13325"/>
      <w:bookmarkEnd w:id="13326"/>
      <w:bookmarkEnd w:id="13327"/>
      <w:bookmarkEnd w:id="13328"/>
      <w:bookmarkEnd w:id="13329"/>
      <w:bookmarkEnd w:id="13330"/>
      <w:bookmarkEnd w:id="13331"/>
      <w:bookmarkEnd w:id="13332"/>
      <w:bookmarkEnd w:id="13333"/>
      <w:bookmarkEnd w:id="13334"/>
      <w:bookmarkEnd w:id="13335"/>
      <w:bookmarkEnd w:id="13336"/>
      <w:bookmarkEnd w:id="13337"/>
      <w:bookmarkEnd w:id="13338"/>
      <w:bookmarkEnd w:id="13339"/>
      <w:bookmarkEnd w:id="13340"/>
      <w:bookmarkEnd w:id="13341"/>
      <w:bookmarkEnd w:id="13342"/>
      <w:bookmarkEnd w:id="13343"/>
      <w:bookmarkEnd w:id="13344"/>
      <w:bookmarkEnd w:id="13345"/>
      <w:bookmarkEnd w:id="13346"/>
      <w:bookmarkEnd w:id="13347"/>
      <w:r>
        <w:rPr>
          <w:rFonts w:eastAsia="Times New Roman"/>
        </w:rPr>
        <w:t>dfdl:choice and dfdl:group (when reference is a choice)</w:t>
      </w:r>
      <w:bookmarkEnd w:id="13348"/>
      <w:bookmarkEnd w:id="13349"/>
      <w:bookmarkEnd w:id="13350"/>
      <w:bookmarkEnd w:id="13351"/>
    </w:p>
    <w:p w14:paraId="0C0B6F9E" w14:textId="77777777" w:rsidR="00B46A03" w:rsidRDefault="00B46A03" w:rsidP="00404546">
      <w:pPr>
        <w:pStyle w:val="nobreak"/>
        <w:numPr>
          <w:ilvl w:val="0"/>
          <w:numId w:val="111"/>
        </w:numPr>
      </w:pPr>
      <w:r>
        <w:t>Unparsing: common</w:t>
      </w:r>
    </w:p>
    <w:p w14:paraId="2DC5BE37" w14:textId="77777777" w:rsidR="00B46A03" w:rsidRDefault="00B46A03" w:rsidP="00EB2287">
      <w:pPr>
        <w:numPr>
          <w:ilvl w:val="1"/>
          <w:numId w:val="111"/>
        </w:numPr>
        <w:tabs>
          <w:tab w:val="clear" w:pos="403"/>
        </w:tabs>
        <w:spacing w:before="60" w:after="60" w:line="240" w:lineRule="auto"/>
        <w:jc w:val="left"/>
      </w:pPr>
      <w:r>
        <w:t>dfdl:outputNewLine</w:t>
      </w:r>
    </w:p>
    <w:p w14:paraId="161F1834" w14:textId="77777777" w:rsidR="00B46A03" w:rsidRDefault="00B46A03" w:rsidP="00404546">
      <w:pPr>
        <w:pStyle w:val="nobreak"/>
        <w:numPr>
          <w:ilvl w:val="1"/>
          <w:numId w:val="111"/>
        </w:numPr>
      </w:pPr>
      <w:r>
        <w:t>dfdl:bitOrder</w:t>
      </w:r>
    </w:p>
    <w:p w14:paraId="41F03CA9" w14:textId="77777777" w:rsidR="00B46A03" w:rsidRDefault="00B46A03" w:rsidP="00404546">
      <w:pPr>
        <w:pStyle w:val="nobreak"/>
        <w:numPr>
          <w:ilvl w:val="1"/>
          <w:numId w:val="111"/>
        </w:numPr>
      </w:pPr>
      <w:r>
        <w:t xml:space="preserve">dfdl:encoding </w:t>
      </w:r>
    </w:p>
    <w:p w14:paraId="3853FAF5" w14:textId="77777777" w:rsidR="00B46A03" w:rsidRDefault="00B46A03" w:rsidP="00EB2287">
      <w:pPr>
        <w:numPr>
          <w:ilvl w:val="2"/>
          <w:numId w:val="111"/>
        </w:numPr>
        <w:tabs>
          <w:tab w:val="clear" w:pos="403"/>
        </w:tabs>
        <w:spacing w:before="60" w:after="60" w:line="240" w:lineRule="auto"/>
        <w:jc w:val="left"/>
      </w:pPr>
      <w:r>
        <w:t>'UTF-16' 'UTF-16BE' 'UTF-16LE'</w:t>
      </w:r>
    </w:p>
    <w:p w14:paraId="08CF617F" w14:textId="77777777" w:rsidR="00B46A03" w:rsidRDefault="00B46A03" w:rsidP="00EB2287">
      <w:pPr>
        <w:numPr>
          <w:ilvl w:val="3"/>
          <w:numId w:val="111"/>
        </w:numPr>
        <w:tabs>
          <w:tab w:val="clear" w:pos="403"/>
        </w:tabs>
        <w:spacing w:before="60" w:after="60" w:line="240" w:lineRule="auto"/>
        <w:jc w:val="left"/>
      </w:pPr>
      <w:r>
        <w:t xml:space="preserve">dfdl:utf16Width </w:t>
      </w:r>
    </w:p>
    <w:p w14:paraId="16DC0C79" w14:textId="77777777" w:rsidR="00B46A03" w:rsidRDefault="00B46A03" w:rsidP="00EB2287">
      <w:pPr>
        <w:numPr>
          <w:ilvl w:val="1"/>
          <w:numId w:val="111"/>
        </w:numPr>
        <w:tabs>
          <w:tab w:val="clear" w:pos="403"/>
        </w:tabs>
        <w:spacing w:before="60" w:after="60" w:line="240" w:lineRule="auto"/>
        <w:jc w:val="left"/>
      </w:pPr>
      <w:r>
        <w:t>dfdl:encodingErrorPolicy</w:t>
      </w:r>
    </w:p>
    <w:p w14:paraId="12D72E70" w14:textId="77777777" w:rsidR="00B46A03" w:rsidRDefault="00B46A03" w:rsidP="00EB2287">
      <w:pPr>
        <w:numPr>
          <w:ilvl w:val="1"/>
          <w:numId w:val="111"/>
        </w:numPr>
        <w:tabs>
          <w:tab w:val="clear" w:pos="403"/>
        </w:tabs>
        <w:spacing w:before="60" w:after="60" w:line="240" w:lineRule="auto"/>
        <w:jc w:val="left"/>
      </w:pPr>
      <w:r>
        <w:t>dfdl:fillByte</w:t>
      </w:r>
    </w:p>
    <w:p w14:paraId="641D462B" w14:textId="77777777" w:rsidR="00B46A03" w:rsidRDefault="00B46A03" w:rsidP="00404546">
      <w:pPr>
        <w:pStyle w:val="nobreak"/>
        <w:numPr>
          <w:ilvl w:val="0"/>
          <w:numId w:val="111"/>
        </w:numPr>
      </w:pPr>
      <w:r>
        <w:t xml:space="preserve">Unparsing: insertion &amp; framing </w:t>
      </w:r>
    </w:p>
    <w:p w14:paraId="5219C466" w14:textId="77777777" w:rsidR="00B46A03" w:rsidRDefault="00B46A03" w:rsidP="00404546">
      <w:pPr>
        <w:pStyle w:val="nobreak"/>
        <w:numPr>
          <w:ilvl w:val="1"/>
          <w:numId w:val="111"/>
        </w:numPr>
      </w:pPr>
      <w:r>
        <w:t>dfdl:leadingSkip</w:t>
      </w:r>
    </w:p>
    <w:p w14:paraId="419062A8" w14:textId="77777777" w:rsidR="00B46A03" w:rsidRDefault="00B46A03" w:rsidP="00404546">
      <w:pPr>
        <w:pStyle w:val="nobreak"/>
        <w:numPr>
          <w:ilvl w:val="2"/>
          <w:numId w:val="111"/>
        </w:numPr>
      </w:pPr>
      <w:r>
        <w:t xml:space="preserve">dfdl:alignmentUnits </w:t>
      </w:r>
    </w:p>
    <w:p w14:paraId="5B25AC8F" w14:textId="77777777" w:rsidR="00B46A03" w:rsidRDefault="00B46A03" w:rsidP="00404546">
      <w:pPr>
        <w:pStyle w:val="nobreak"/>
        <w:numPr>
          <w:ilvl w:val="1"/>
          <w:numId w:val="111"/>
        </w:numPr>
      </w:pPr>
      <w:r>
        <w:t xml:space="preserve">dfdl:alignment </w:t>
      </w:r>
    </w:p>
    <w:p w14:paraId="4F59C882" w14:textId="77777777" w:rsidR="00B46A03" w:rsidRDefault="00B46A03" w:rsidP="00404546">
      <w:pPr>
        <w:pStyle w:val="nobreak"/>
        <w:numPr>
          <w:ilvl w:val="2"/>
          <w:numId w:val="111"/>
        </w:numPr>
      </w:pPr>
      <w:r>
        <w:t>not "implicit"</w:t>
      </w:r>
    </w:p>
    <w:p w14:paraId="426E05E8" w14:textId="77777777" w:rsidR="00B46A03" w:rsidRDefault="00B46A03" w:rsidP="00404546">
      <w:pPr>
        <w:pStyle w:val="nobreak"/>
        <w:numPr>
          <w:ilvl w:val="3"/>
          <w:numId w:val="111"/>
        </w:numPr>
      </w:pPr>
      <w:r>
        <w:t xml:space="preserve">dfdl:alignmentUnits </w:t>
      </w:r>
    </w:p>
    <w:p w14:paraId="11E57797" w14:textId="77777777" w:rsidR="00B46A03" w:rsidRDefault="00B46A03" w:rsidP="00404546">
      <w:pPr>
        <w:pStyle w:val="nobreak"/>
        <w:numPr>
          <w:ilvl w:val="1"/>
          <w:numId w:val="111"/>
        </w:numPr>
      </w:pPr>
      <w:r>
        <w:t>dfdl:initiator</w:t>
      </w:r>
    </w:p>
    <w:p w14:paraId="2B299B52" w14:textId="77777777" w:rsidR="00B46A03" w:rsidRDefault="00B46A03" w:rsidP="00EB2287">
      <w:pPr>
        <w:numPr>
          <w:ilvl w:val="1"/>
          <w:numId w:val="111"/>
        </w:numPr>
        <w:tabs>
          <w:tab w:val="clear" w:pos="403"/>
        </w:tabs>
        <w:spacing w:before="60" w:after="60" w:line="240" w:lineRule="auto"/>
        <w:jc w:val="left"/>
      </w:pPr>
      <w:r>
        <w:t xml:space="preserve">dfdl:choiceLengthKind </w:t>
      </w:r>
    </w:p>
    <w:p w14:paraId="76386CDB" w14:textId="77777777" w:rsidR="00B46A03" w:rsidRDefault="00B46A03" w:rsidP="00EB2287">
      <w:pPr>
        <w:numPr>
          <w:ilvl w:val="2"/>
          <w:numId w:val="111"/>
        </w:numPr>
        <w:tabs>
          <w:tab w:val="clear" w:pos="403"/>
        </w:tabs>
        <w:spacing w:before="60" w:after="60" w:line="240" w:lineRule="auto"/>
        <w:jc w:val="left"/>
        <w:rPr>
          <w:rStyle w:val="Emphasis"/>
        </w:rPr>
      </w:pPr>
      <w:r>
        <w:rPr>
          <w:rStyle w:val="Emphasis"/>
        </w:rPr>
        <w:t>"explicit"</w:t>
      </w:r>
    </w:p>
    <w:p w14:paraId="6DB5061E" w14:textId="77777777" w:rsidR="00B46A03" w:rsidRDefault="00B46A03" w:rsidP="00EB2287">
      <w:pPr>
        <w:numPr>
          <w:ilvl w:val="3"/>
          <w:numId w:val="111"/>
        </w:numPr>
        <w:tabs>
          <w:tab w:val="clear" w:pos="403"/>
        </w:tabs>
        <w:spacing w:before="60" w:after="60" w:line="240" w:lineRule="auto"/>
        <w:jc w:val="left"/>
      </w:pPr>
      <w:r>
        <w:t>dfdl:choiceLength</w:t>
      </w:r>
    </w:p>
    <w:p w14:paraId="54B890C7" w14:textId="77777777" w:rsidR="00B46A03" w:rsidRDefault="00B46A03" w:rsidP="00404546">
      <w:pPr>
        <w:pStyle w:val="nobreak"/>
        <w:numPr>
          <w:ilvl w:val="1"/>
          <w:numId w:val="111"/>
        </w:numPr>
      </w:pPr>
      <w:r>
        <w:t>dfdl:terminator</w:t>
      </w:r>
    </w:p>
    <w:p w14:paraId="47970114" w14:textId="77777777" w:rsidR="00B46A03" w:rsidRDefault="00B46A03" w:rsidP="00404546">
      <w:pPr>
        <w:pStyle w:val="nobreak"/>
        <w:numPr>
          <w:ilvl w:val="1"/>
          <w:numId w:val="111"/>
        </w:numPr>
      </w:pPr>
      <w:r>
        <w:t>dfdl:trailingSkip</w:t>
      </w:r>
    </w:p>
    <w:p w14:paraId="07112D7E" w14:textId="77777777" w:rsidR="00B46A03" w:rsidRDefault="00B46A03" w:rsidP="00404546">
      <w:pPr>
        <w:pStyle w:val="nobreak"/>
        <w:numPr>
          <w:ilvl w:val="2"/>
          <w:numId w:val="111"/>
        </w:numPr>
      </w:pPr>
      <w:r>
        <w:t xml:space="preserve">dfdl:alignmentUnits </w:t>
      </w:r>
    </w:p>
    <w:p w14:paraId="390AEA5B" w14:textId="0DB80E73" w:rsidR="000A1533" w:rsidRPr="00E276B6" w:rsidRDefault="000A1533">
      <w:pPr>
        <w:tabs>
          <w:tab w:val="clear" w:pos="403"/>
        </w:tabs>
        <w:spacing w:after="0" w:line="240" w:lineRule="auto"/>
        <w:jc w:val="left"/>
      </w:pPr>
    </w:p>
    <w:sectPr w:rsidR="000A1533" w:rsidRPr="00E276B6" w:rsidSect="00DB1609">
      <w:footerReference w:type="even" r:id="rId98"/>
      <w:footerReference w:type="default" r:id="rId99"/>
      <w:type w:val="oddPage"/>
      <w:pgSz w:w="11906" w:h="16838" w:code="9"/>
      <w:pgMar w:top="1304" w:right="851" w:bottom="1304" w:left="851"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41D2" w14:textId="77777777" w:rsidR="00CB0704" w:rsidRDefault="00CB0704">
      <w:pPr>
        <w:spacing w:after="0" w:line="240" w:lineRule="auto"/>
      </w:pPr>
      <w:r>
        <w:separator/>
      </w:r>
    </w:p>
  </w:endnote>
  <w:endnote w:type="continuationSeparator" w:id="0">
    <w:p w14:paraId="380599B5" w14:textId="77777777" w:rsidR="00CB0704" w:rsidRDefault="00CB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Lohit Hindi">
    <w:altName w:val="Cambria"/>
    <w:panose1 w:val="00000000000000000000"/>
    <w:charset w:val="00"/>
    <w:family w:val="roman"/>
    <w:notTrueType/>
    <w:pitch w:val="default"/>
  </w:font>
  <w:font w:name="Liberation Mono">
    <w:altName w:val="Calibri"/>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B57" w14:textId="77777777" w:rsidR="004421EF" w:rsidRPr="00BA1CC8" w:rsidRDefault="004421EF" w:rsidP="00DD2CE1">
    <w:pPr>
      <w:pStyle w:val="Footer"/>
    </w:pPr>
    <w:r w:rsidRPr="00BA1CC8">
      <w:rPr>
        <w:b/>
      </w:rPr>
      <w:fldChar w:fldCharType="begin"/>
    </w:r>
    <w:r w:rsidRPr="00BA1CC8">
      <w:rPr>
        <w:b/>
      </w:rPr>
      <w:instrText xml:space="preserve"> PAGE   \* MERGEFORMAT </w:instrText>
    </w:r>
    <w:r w:rsidRPr="00BA1CC8">
      <w:rPr>
        <w:b/>
      </w:rPr>
      <w:fldChar w:fldCharType="separate"/>
    </w:r>
    <w:r>
      <w:rPr>
        <w:b/>
        <w:noProof/>
      </w:rPr>
      <w:t>2</w:t>
    </w:r>
    <w:r w:rsidRPr="00BA1CC8">
      <w:rPr>
        <w:b/>
      </w:rPr>
      <w:fldChar w:fldCharType="end"/>
    </w:r>
    <w:r w:rsidRPr="00BA1CC8">
      <w:tab/>
      <w:t>© ISO ####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AA74" w14:textId="59DC4DFC" w:rsidR="004D16C0" w:rsidRDefault="004D16C0" w:rsidP="00A7281B">
    <w:pPr>
      <w:pStyle w:val="Footer"/>
    </w:pPr>
  </w:p>
  <w:p w14:paraId="41BC108C" w14:textId="77777777" w:rsidR="00A7281B" w:rsidRPr="00A7281B" w:rsidRDefault="00A7281B" w:rsidP="00A728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AC81" w14:textId="08E3477B" w:rsidR="00B92309" w:rsidRPr="00B92309" w:rsidRDefault="00B92309" w:rsidP="00DD2CE1">
    <w:pPr>
      <w:pStyle w:val="Footer"/>
    </w:pPr>
    <w:r w:rsidRPr="00596E93">
      <w:t>© ISO </w:t>
    </w:r>
    <w:r>
      <w:t>2025</w:t>
    </w:r>
    <w:r w:rsidRPr="00596E93">
      <w:t> – All rights reserved</w:t>
    </w:r>
    <w:r w:rsidR="00DD2CE1">
      <w:tab/>
    </w:r>
    <w:r w:rsidR="00DD2CE1" w:rsidRPr="00DD2CE1">
      <w:t xml:space="preserve">Page </w:t>
    </w:r>
    <w:r w:rsidR="00DD2CE1" w:rsidRPr="00DD2CE1">
      <w:fldChar w:fldCharType="begin"/>
    </w:r>
    <w:r w:rsidR="00DD2CE1" w:rsidRPr="00DD2CE1">
      <w:instrText xml:space="preserve"> PAGE </w:instrText>
    </w:r>
    <w:r w:rsidR="00DD2CE1" w:rsidRPr="00DD2CE1">
      <w:fldChar w:fldCharType="separate"/>
    </w:r>
    <w:r w:rsidR="00DD2CE1" w:rsidRPr="00DD2CE1">
      <w:t>17</w:t>
    </w:r>
    <w:r w:rsidR="00DD2CE1" w:rsidRPr="00DD2CE1">
      <w:fldChar w:fldCharType="end"/>
    </w:r>
    <w:r w:rsidR="00DD2CE1" w:rsidRPr="00DD2CE1">
      <w:t xml:space="preserve"> of </w:t>
    </w:r>
    <w:r w:rsidR="00DD2CE1" w:rsidRPr="00DD2CE1">
      <w:fldChar w:fldCharType="begin"/>
    </w:r>
    <w:r w:rsidR="00DD2CE1" w:rsidRPr="00DD2CE1">
      <w:instrText xml:space="preserve"> NUMPAGES </w:instrText>
    </w:r>
    <w:r w:rsidR="00DD2CE1" w:rsidRPr="00DD2CE1">
      <w:fldChar w:fldCharType="separate"/>
    </w:r>
    <w:r w:rsidR="00DD2CE1" w:rsidRPr="00DD2CE1">
      <w:t>284</w:t>
    </w:r>
    <w:r w:rsidR="00DD2CE1" w:rsidRPr="00DD2CE1">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C44D" w14:textId="77777777" w:rsidR="004421EF" w:rsidRPr="00BA1CC8" w:rsidRDefault="004421EF" w:rsidP="00DD2CE1">
    <w:pPr>
      <w:pStyle w:val="Footer"/>
      <w:rPr>
        <w:sz w:val="20"/>
      </w:rPr>
    </w:pPr>
    <w:r w:rsidRPr="00096387">
      <w:fldChar w:fldCharType="begin"/>
    </w:r>
    <w:r w:rsidRPr="00096387">
      <w:instrText xml:space="preserve"> PAGE   \* MERGEFORMAT </w:instrText>
    </w:r>
    <w:r w:rsidRPr="00096387">
      <w:fldChar w:fldCharType="separate"/>
    </w:r>
    <w:r w:rsidR="002C453D" w:rsidRPr="00096387">
      <w:rPr>
        <w:noProof/>
      </w:rPr>
      <w:t>iv</w:t>
    </w:r>
    <w:r w:rsidRPr="00096387">
      <w:fldChar w:fldCharType="end"/>
    </w:r>
    <w:r w:rsidRPr="00BA1CC8">
      <w:rPr>
        <w:sz w:val="20"/>
      </w:rPr>
      <w:tab/>
    </w:r>
    <w:r w:rsidRPr="00096387">
      <w:t>© ISO ####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150C" w14:textId="6F203A06" w:rsidR="008737B1" w:rsidRPr="00483318" w:rsidRDefault="00DE1F5E" w:rsidP="00DE1F5E">
    <w:pPr>
      <w:pStyle w:val="Footer"/>
      <w:spacing w:before="120" w:after="0"/>
    </w:pPr>
    <w:r>
      <w:t>ogf.org/dfdl</w:t>
    </w:r>
    <w:r w:rsidR="008737B1">
      <w:tab/>
    </w:r>
  </w:p>
  <w:p w14:paraId="4E3C59BE" w14:textId="3A9D3675" w:rsidR="004421EF" w:rsidRDefault="00FA1F1F" w:rsidP="00ED5420">
    <w:pPr>
      <w:pStyle w:val="Footer"/>
      <w:spacing w:before="100" w:beforeAutospacing="1" w:after="0"/>
      <w:jc w:val="center"/>
    </w:pPr>
    <w:r w:rsidRPr="00926802">
      <w:fldChar w:fldCharType="begin"/>
    </w:r>
    <w:r w:rsidRPr="00926802">
      <w:instrText xml:space="preserve"> PAGE   \* MERGEFORMAT </w:instrText>
    </w:r>
    <w:r w:rsidRPr="00926802">
      <w:fldChar w:fldCharType="separate"/>
    </w:r>
    <w:r w:rsidRPr="00926802">
      <w:t>ii</w:t>
    </w:r>
    <w:r w:rsidRPr="00926802">
      <w:fldChar w:fldCharType="end"/>
    </w:r>
  </w:p>
  <w:p w14:paraId="73581A19" w14:textId="77777777" w:rsidR="00E00C01" w:rsidRDefault="00E00C01" w:rsidP="00ED5420">
    <w:pPr>
      <w:pStyle w:val="Footer"/>
      <w:spacing w:before="100" w:beforeAutospacing="1" w:after="0"/>
      <w:jc w:val="center"/>
    </w:pPr>
  </w:p>
  <w:p w14:paraId="6C759FD1" w14:textId="77777777" w:rsidR="00E00C01" w:rsidRPr="00926802" w:rsidRDefault="00E00C01" w:rsidP="00ED5420">
    <w:pPr>
      <w:pStyle w:val="Footer"/>
      <w:spacing w:before="100" w:beforeAutospacing="1" w:after="100" w:afterAutospacing="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BB26" w14:textId="77777777" w:rsidR="004421EF" w:rsidRPr="00BA1CC8" w:rsidRDefault="004421EF" w:rsidP="00DD2CE1">
    <w:pPr>
      <w:pStyle w:val="Footer"/>
      <w:rPr>
        <w:sz w:val="20"/>
      </w:rPr>
    </w:pPr>
    <w:r w:rsidRPr="008A6D64">
      <w:rPr>
        <w:b/>
      </w:rPr>
      <w:fldChar w:fldCharType="begin"/>
    </w:r>
    <w:r w:rsidRPr="008A6D64">
      <w:rPr>
        <w:b/>
      </w:rPr>
      <w:instrText xml:space="preserve"> PAGE   \* MERGEFORMAT </w:instrText>
    </w:r>
    <w:r w:rsidRPr="008A6D64">
      <w:rPr>
        <w:b/>
      </w:rPr>
      <w:fldChar w:fldCharType="separate"/>
    </w:r>
    <w:r w:rsidR="002C453D" w:rsidRPr="008A6D64">
      <w:rPr>
        <w:b/>
        <w:noProof/>
      </w:rPr>
      <w:t>6</w:t>
    </w:r>
    <w:r w:rsidRPr="008A6D64">
      <w:rPr>
        <w:b/>
      </w:rPr>
      <w:fldChar w:fldCharType="end"/>
    </w:r>
    <w:r w:rsidRPr="00BA1CC8">
      <w:rPr>
        <w:sz w:val="20"/>
      </w:rPr>
      <w:tab/>
    </w:r>
    <w:r w:rsidRPr="008A6D64">
      <w:t>© ISO #### –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5702"/>
      <w:docPartObj>
        <w:docPartGallery w:val="Page Numbers (Bottom of Page)"/>
        <w:docPartUnique/>
      </w:docPartObj>
    </w:sdtPr>
    <w:sdtEndPr/>
    <w:sdtContent>
      <w:sdt>
        <w:sdtPr>
          <w:id w:val="-1769616900"/>
          <w:docPartObj>
            <w:docPartGallery w:val="Page Numbers (Top of Page)"/>
            <w:docPartUnique/>
          </w:docPartObj>
        </w:sdtPr>
        <w:sdtEndPr/>
        <w:sdtContent>
          <w:p w14:paraId="18F9EE7D" w14:textId="521542B1" w:rsidR="003B3D4F" w:rsidRDefault="0063120D" w:rsidP="00585ECA">
            <w:pPr>
              <w:pStyle w:val="Footer"/>
              <w:spacing w:before="120" w:after="0"/>
              <w:jc w:val="center"/>
            </w:pPr>
            <w:r>
              <w:t xml:space="preserve">ogf.org/dfdl </w:t>
            </w:r>
            <w:r>
              <w:ptab w:relativeTo="margin" w:alignment="right" w:leader="none"/>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p w14:paraId="2D0C256F" w14:textId="655646BD" w:rsidR="003B3D4F" w:rsidRDefault="003B3D4F" w:rsidP="00585ECA">
            <w:pPr>
              <w:pStyle w:val="Footer"/>
              <w:spacing w:before="120" w:after="0"/>
              <w:jc w:val="center"/>
            </w:pPr>
          </w:p>
          <w:p w14:paraId="54B64D66" w14:textId="77777777" w:rsidR="003B3D4F" w:rsidRDefault="003B3D4F" w:rsidP="00585ECA">
            <w:pPr>
              <w:pStyle w:val="Footer"/>
              <w:spacing w:before="120" w:after="0"/>
              <w:jc w:val="center"/>
            </w:pPr>
          </w:p>
          <w:p w14:paraId="357B7B41" w14:textId="4C9D96FD" w:rsidR="003A49C8" w:rsidRPr="00926802" w:rsidRDefault="00CB0704" w:rsidP="00585ECA">
            <w:pPr>
              <w:pStyle w:val="Footer"/>
              <w:spacing w:before="120" w:after="0"/>
              <w:jc w:val="cente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C94C" w14:textId="77777777" w:rsidR="00CB0704" w:rsidRDefault="00CB0704">
      <w:pPr>
        <w:spacing w:after="0" w:line="240" w:lineRule="auto"/>
      </w:pPr>
      <w:r>
        <w:separator/>
      </w:r>
    </w:p>
  </w:footnote>
  <w:footnote w:type="continuationSeparator" w:id="0">
    <w:p w14:paraId="0B2884CF" w14:textId="77777777" w:rsidR="00CB0704" w:rsidRDefault="00CB0704">
      <w:pPr>
        <w:spacing w:after="0" w:line="240" w:lineRule="auto"/>
      </w:pPr>
      <w:r>
        <w:continuationSeparator/>
      </w:r>
    </w:p>
  </w:footnote>
  <w:footnote w:id="1">
    <w:p w14:paraId="6519E15B" w14:textId="77777777" w:rsidR="00B46A03" w:rsidRDefault="00B46A03" w:rsidP="00B46A03">
      <w:pPr>
        <w:pStyle w:val="FootnoteText"/>
      </w:pPr>
      <w:r>
        <w:rPr>
          <w:rStyle w:val="FootnoteReference"/>
        </w:rPr>
        <w:footnoteRef/>
      </w:r>
      <w:r>
        <w:t xml:space="preserve"> ASN.1 with any of the prescribed encoding rules: Basic Encoding Rules (BER), Distinguished Encoding Rules (DER), Canonical Encoding Rules (CER) [</w:t>
      </w:r>
      <w:hyperlink w:anchor="a_ASN1CER" w:history="1">
        <w:r>
          <w:rPr>
            <w:rStyle w:val="Hyperlink"/>
            <w:rFonts w:eastAsia="MS Mincho"/>
          </w:rPr>
          <w:t>ASN1CER</w:t>
        </w:r>
      </w:hyperlink>
      <w:r>
        <w:t>] or Packed Encoding Rules (PER) [</w:t>
      </w:r>
      <w:hyperlink w:anchor="a_ASN1PER" w:history="1">
        <w:r>
          <w:rPr>
            <w:rStyle w:val="Hyperlink"/>
            <w:rFonts w:eastAsia="MS Mincho"/>
          </w:rPr>
          <w:t>ASN1PER</w:t>
        </w:r>
      </w:hyperlink>
      <w:r>
        <w:t>]</w:t>
      </w:r>
    </w:p>
  </w:footnote>
  <w:footnote w:id="2">
    <w:p w14:paraId="2CE75BC4" w14:textId="77777777" w:rsidR="00B46A03" w:rsidRDefault="00B46A03" w:rsidP="00B46A03">
      <w:pPr>
        <w:pStyle w:val="FootnoteText"/>
      </w:pPr>
      <w:r>
        <w:rPr>
          <w:rStyle w:val="FootnoteReference"/>
        </w:rPr>
        <w:footnoteRef/>
      </w:r>
      <w:r>
        <w:t xml:space="preserve"> Additional examples of descriptive approaches: ASN1 Encoding Control Notation (also known as ITU-T X.692) [</w:t>
      </w:r>
      <w:hyperlink w:anchor="ref_ASN1ECN" w:history="1">
        <w:r>
          <w:rPr>
            <w:rStyle w:val="Hyperlink"/>
            <w:rFonts w:eastAsia="MS Mincho"/>
          </w:rPr>
          <w:t>ASN1ECN</w:t>
        </w:r>
      </w:hyperlink>
      <w:r>
        <w:t>], BFD:  Binary Format Description (BFD) Language [</w:t>
      </w:r>
      <w:hyperlink w:anchor="a_BFD" w:history="1">
        <w:r>
          <w:rPr>
            <w:rStyle w:val="Hyperlink"/>
            <w:rFonts w:eastAsia="MS Mincho"/>
          </w:rPr>
          <w:t>BFD</w:t>
        </w:r>
      </w:hyperlink>
      <w:r>
        <w:t xml:space="preserve">]. The largest set of examples of descriptive approaches are all the various proprietary ad-hoc format description languages found almost universally in every commercial database, analytical, or enterprise software system that must take in data. </w:t>
      </w:r>
    </w:p>
  </w:footnote>
  <w:footnote w:id="3">
    <w:p w14:paraId="42B843C5" w14:textId="4CF039B1" w:rsidR="00B46A03" w:rsidRDefault="00B46A03" w:rsidP="00B46A03">
      <w:pPr>
        <w:pStyle w:val="FootnoteText"/>
      </w:pPr>
      <w:r>
        <w:rPr>
          <w:rStyle w:val="FootnoteReference"/>
        </w:rPr>
        <w:footnoteRef/>
      </w:r>
      <w:r>
        <w:t xml:space="preserve"> DFDL uses the term ‘unparsing’ for symmetry with parsing. This is roughly equivalent to the terms ‘marshalling’ or ‘serialization’, but those terms both connote a sequencing order that DFDL does not impose for all formats, so DFDL uses</w:t>
      </w:r>
      <w:r w:rsidR="006F7557">
        <w:t xml:space="preserve"> </w:t>
      </w:r>
      <w:r>
        <w:t>its own distinct term.</w:t>
      </w:r>
    </w:p>
  </w:footnote>
  <w:footnote w:id="4">
    <w:p w14:paraId="320CC70A" w14:textId="72718FF0" w:rsidR="00B46A03" w:rsidRDefault="00B46A03" w:rsidP="00B46A03">
      <w:pPr>
        <w:pStyle w:val="FootnoteText"/>
      </w:pPr>
      <w:r>
        <w:rPr>
          <w:rStyle w:val="FootnoteReference"/>
        </w:rPr>
        <w:footnoteRef/>
      </w:r>
      <w:r>
        <w:t xml:space="preserve"> Also, to support PSVI </w:t>
      </w:r>
      <w:hyperlink w:anchor="a_PSVI" w:history="1">
        <w:r w:rsidRPr="00BA7A27">
          <w:rPr>
            <w:rStyle w:val="Hyperlink"/>
            <w:lang w:val="en-US"/>
          </w:rPr>
          <w:fldChar w:fldCharType="begin"/>
        </w:r>
        <w:r w:rsidRPr="00BA7A27">
          <w:rPr>
            <w:rStyle w:val="Hyperlink"/>
            <w:lang w:val="en-US"/>
          </w:rPr>
          <w:instrText xml:space="preserve"> REF a_PSVI \h </w:instrText>
        </w:r>
        <w:r w:rsidR="006F7557" w:rsidRPr="00BA7A27">
          <w:rPr>
            <w:rStyle w:val="Hyperlink"/>
            <w:lang w:val="en-US"/>
          </w:rPr>
          <w:instrText xml:space="preserve"> \* MERGEFORMAT </w:instrText>
        </w:r>
        <w:r w:rsidRPr="00BA7A27">
          <w:rPr>
            <w:rStyle w:val="Hyperlink"/>
            <w:lang w:val="en-US"/>
          </w:rPr>
        </w:r>
        <w:r w:rsidRPr="00BA7A27">
          <w:rPr>
            <w:rStyle w:val="Hyperlink"/>
            <w:lang w:val="en-US"/>
          </w:rPr>
          <w:fldChar w:fldCharType="separate"/>
        </w:r>
        <w:r w:rsidR="00BA7A27" w:rsidRPr="00BA7A27">
          <w:rPr>
            <w:rStyle w:val="Hyperlink"/>
            <w:lang w:val="en-US"/>
          </w:rPr>
          <w:t>[</w:t>
        </w:r>
        <w:r w:rsidR="00BA7A27" w:rsidRPr="00BA7A27">
          <w:rPr>
            <w:rStyle w:val="Hyperlink"/>
            <w:color w:val="0070C0"/>
            <w:lang w:val="en-US"/>
          </w:rPr>
          <w:t>PSVI</w:t>
        </w:r>
        <w:r w:rsidR="00BA7A27" w:rsidRPr="009D064D">
          <w:t>]</w:t>
        </w:r>
        <w:r w:rsidRPr="00BA7A27">
          <w:rPr>
            <w:rStyle w:val="Hyperlink"/>
            <w:lang w:val="en-US"/>
          </w:rPr>
          <w:fldChar w:fldCharType="end"/>
        </w:r>
      </w:hyperlink>
      <w:r>
        <w:t xml:space="preserve"> construction.</w:t>
      </w:r>
    </w:p>
  </w:footnote>
  <w:footnote w:id="5">
    <w:p w14:paraId="2F3CA8BE" w14:textId="0F73B0C7" w:rsidR="00B46A03" w:rsidRDefault="00B46A03" w:rsidP="00B46A03">
      <w:pPr>
        <w:pStyle w:val="FootnoteText"/>
      </w:pPr>
      <w:r>
        <w:rPr>
          <w:rStyle w:val="FootnoteReference"/>
        </w:rPr>
        <w:footnoteRef/>
      </w:r>
      <w:r>
        <w:t xml:space="preserve"> </w:t>
      </w:r>
      <w:r w:rsidRPr="006F7557">
        <w:rPr>
          <w:rStyle w:val="Strong"/>
          <w:b w:val="0"/>
          <w:bCs w:val="0"/>
        </w:rPr>
        <w:t>The purpose of this member is to support construction of a W3C standard Post Schema Validation Infoset (PSVI</w:t>
      </w:r>
      <w:r w:rsidRPr="00BA7A27">
        <w:rPr>
          <w:rStyle w:val="Strong"/>
        </w:rPr>
        <w:t xml:space="preserve">) </w:t>
      </w:r>
      <w:hyperlink w:anchor="a_PSVI" w:history="1">
        <w:r w:rsidR="006F7557" w:rsidRPr="00BA7A27">
          <w:rPr>
            <w:rStyle w:val="Hyperlink"/>
            <w:lang w:val="en-US"/>
          </w:rPr>
          <w:fldChar w:fldCharType="begin"/>
        </w:r>
        <w:r w:rsidR="006F7557" w:rsidRPr="00BA7A27">
          <w:rPr>
            <w:rStyle w:val="Hyperlink"/>
            <w:lang w:val="en-US"/>
          </w:rPr>
          <w:instrText xml:space="preserve"> REF a_PSVI \h  \* MERGEFORMAT </w:instrText>
        </w:r>
        <w:r w:rsidR="006F7557" w:rsidRPr="00BA7A27">
          <w:rPr>
            <w:rStyle w:val="Hyperlink"/>
            <w:lang w:val="en-US"/>
          </w:rPr>
        </w:r>
        <w:r w:rsidR="006F7557" w:rsidRPr="00BA7A27">
          <w:rPr>
            <w:rStyle w:val="Hyperlink"/>
            <w:lang w:val="en-US"/>
          </w:rPr>
          <w:fldChar w:fldCharType="separate"/>
        </w:r>
        <w:r w:rsidR="00BA7A27" w:rsidRPr="00BA7A27">
          <w:rPr>
            <w:rStyle w:val="Hyperlink"/>
            <w:lang w:val="en-US"/>
          </w:rPr>
          <w:t>[</w:t>
        </w:r>
        <w:r w:rsidR="00BA7A27" w:rsidRPr="00BA7A27">
          <w:rPr>
            <w:rStyle w:val="Hyperlink"/>
            <w:color w:val="0070C0"/>
            <w:lang w:val="en-US"/>
          </w:rPr>
          <w:t>PSVI</w:t>
        </w:r>
        <w:r w:rsidR="00BA7A27" w:rsidRPr="009D064D">
          <w:t>]</w:t>
        </w:r>
        <w:r w:rsidR="006F7557" w:rsidRPr="00BA7A27">
          <w:rPr>
            <w:rStyle w:val="Hyperlink"/>
            <w:lang w:val="en-US"/>
          </w:rPr>
          <w:fldChar w:fldCharType="end"/>
        </w:r>
      </w:hyperlink>
      <w:r w:rsidR="006F7557" w:rsidRPr="006F7557">
        <w:rPr>
          <w:rStyle w:val="Strong"/>
          <w:b w:val="0"/>
          <w:bCs w:val="0"/>
        </w:rPr>
        <w:t xml:space="preserve"> </w:t>
      </w:r>
      <w:r w:rsidRPr="006F7557">
        <w:rPr>
          <w:rStyle w:val="Strong"/>
          <w:b w:val="0"/>
          <w:bCs w:val="0"/>
        </w:rPr>
        <w:t xml:space="preserve"> from a DFDL Infoset.</w:t>
      </w:r>
    </w:p>
  </w:footnote>
  <w:footnote w:id="6">
    <w:p w14:paraId="45226042" w14:textId="77777777" w:rsidR="00B46A03" w:rsidRDefault="00B46A03" w:rsidP="00B46A03">
      <w:pPr>
        <w:pStyle w:val="FootnoteText"/>
      </w:pPr>
      <w:r>
        <w:rPr>
          <w:rStyle w:val="FootnoteReference"/>
        </w:rPr>
        <w:footnoteRef/>
      </w:r>
      <w:r>
        <w:t xml:space="preserve"> The purpose of unions is to allow multiple constraints via facets such as multiple independent range restrictions on numbers. This enhances the ability to do rich validation of data.</w:t>
      </w:r>
    </w:p>
  </w:footnote>
  <w:footnote w:id="7">
    <w:p w14:paraId="52D398A5" w14:textId="77777777" w:rsidR="00B46A03" w:rsidRDefault="00B46A03" w:rsidP="00B46A03">
      <w:pPr>
        <w:pStyle w:val="FootnoteText"/>
      </w:pPr>
      <w:r>
        <w:rPr>
          <w:rStyle w:val="FootnoteReference"/>
        </w:rPr>
        <w:footnoteRef/>
      </w:r>
      <w:r>
        <w:t xml:space="preserve"> By reserved it is intended that conforming DFDL v1.0 implementations MUST NOT assign semantics to them.</w:t>
      </w:r>
    </w:p>
  </w:footnote>
  <w:footnote w:id="8">
    <w:p w14:paraId="1A93D586" w14:textId="77777777" w:rsidR="00B46A03" w:rsidRDefault="00B46A03" w:rsidP="00B46A03">
      <w:pPr>
        <w:pStyle w:val="FootnoteText"/>
      </w:pPr>
      <w:r>
        <w:rPr>
          <w:rStyle w:val="FootnoteReference"/>
        </w:rPr>
        <w:footnoteRef/>
      </w:r>
      <w:r>
        <w:t xml:space="preserve"> Note that the trailing slash is required.</w:t>
      </w:r>
    </w:p>
  </w:footnote>
  <w:footnote w:id="9">
    <w:p w14:paraId="34733884" w14:textId="78D5D46C" w:rsidR="00B46A03" w:rsidRDefault="00B46A03" w:rsidP="00B46A03">
      <w:pPr>
        <w:pStyle w:val="FootnoteText"/>
      </w:pPr>
      <w:r>
        <w:rPr>
          <w:rStyle w:val="FootnoteReference"/>
        </w:rPr>
        <w:footnoteRef/>
      </w:r>
      <w:r>
        <w:t xml:space="preserve"> The rationale for single-assignment variables is to keep DFDL schemas </w:t>
      </w:r>
      <w:r w:rsidRPr="00C254AF">
        <w:rPr>
          <w:i/>
          <w:iCs/>
        </w:rPr>
        <w:t>declarative</w:t>
      </w:r>
      <w:r>
        <w:t xml:space="preserve"> by preventing variables from being used as algorithmic accumulators. See the </w:t>
      </w:r>
      <w:r>
        <w:fldChar w:fldCharType="begin"/>
      </w:r>
      <w:r>
        <w:instrText xml:space="preserve"> REF _Ref52284569 \h </w:instrText>
      </w:r>
      <w:r>
        <w:fldChar w:fldCharType="separate"/>
      </w:r>
      <w:r w:rsidR="00460D7E">
        <w:rPr>
          <w:lang w:bidi="he-IL"/>
        </w:rPr>
        <w:t>Appendix B: Rationale for Single-Assignment Variables</w:t>
      </w:r>
      <w:r>
        <w:fldChar w:fldCharType="end"/>
      </w:r>
      <w:r>
        <w:t>.</w:t>
      </w:r>
    </w:p>
  </w:footnote>
  <w:footnote w:id="10">
    <w:p w14:paraId="434BFAB1" w14:textId="72D0F6EA" w:rsidR="00B46A03" w:rsidRDefault="00B46A03" w:rsidP="00B46A03">
      <w:pPr>
        <w:pStyle w:val="FootnoteText"/>
      </w:pPr>
      <w:r>
        <w:rPr>
          <w:rStyle w:val="FootnoteReference"/>
        </w:rPr>
        <w:footnoteRef/>
      </w:r>
      <w:r>
        <w:t xml:space="preserve"> A "top-down" </w:t>
      </w:r>
      <w:r w:rsidRPr="00015FDC">
        <w:rPr>
          <w:rFonts w:eastAsia="MS Mincho"/>
          <w:lang w:val="fr-FR"/>
        </w:rPr>
        <w:t>parser</w:t>
      </w:r>
      <w:r>
        <w:t xml:space="preserve"> built from a set of </w:t>
      </w:r>
      <w:r w:rsidR="00015FDC" w:rsidRPr="00015FDC">
        <w:rPr>
          <w:rFonts w:eastAsia="MS Mincho"/>
          <w:lang w:val="fr-FR"/>
        </w:rPr>
        <w:t>mutually recursive</w:t>
      </w:r>
      <w:r>
        <w:t xml:space="preserve"> procedures or a non-recursive equivalent where each such procedure usually implements one of the </w:t>
      </w:r>
      <w:r w:rsidRPr="00015FDC">
        <w:rPr>
          <w:rFonts w:eastAsia="MS Mincho"/>
          <w:lang w:val="fr-FR"/>
        </w:rPr>
        <w:t>productions</w:t>
      </w:r>
      <w:r>
        <w:t xml:space="preserve"> of the </w:t>
      </w:r>
      <w:r w:rsidRPr="00015FDC">
        <w:rPr>
          <w:rFonts w:eastAsia="MS Mincho"/>
          <w:lang w:val="fr-FR"/>
        </w:rPr>
        <w:t>grammar</w:t>
      </w:r>
      <w:r>
        <w:t>. Thus, the structure of the resulting program closely mirrors that of the grammar it recognizes. See [</w:t>
      </w:r>
      <w:hyperlink w:anchor="a_RDP" w:history="1">
        <w:r>
          <w:rPr>
            <w:rStyle w:val="Hyperlink"/>
            <w:rFonts w:eastAsia="MS Mincho"/>
          </w:rPr>
          <w:t>RDP</w:t>
        </w:r>
      </w:hyperlink>
      <w:r>
        <w:t>].</w:t>
      </w:r>
    </w:p>
  </w:footnote>
  <w:footnote w:id="11">
    <w:p w14:paraId="54DD30DD" w14:textId="338073D7" w:rsidR="00B46A03" w:rsidRDefault="00B46A03" w:rsidP="00B46A03">
      <w:pPr>
        <w:pStyle w:val="FootnoteText"/>
      </w:pPr>
      <w:r>
        <w:rPr>
          <w:rStyle w:val="FootnoteReference"/>
        </w:rPr>
        <w:footnoteRef/>
      </w:r>
      <w:r>
        <w:t xml:space="preserve"> For dfdl:sequenceKind, see Section </w:t>
      </w:r>
      <w:r w:rsidRPr="00065302">
        <w:rPr>
          <w:rStyle w:val="Hyperlink"/>
          <w:rFonts w:eastAsia="MS Mincho"/>
        </w:rPr>
        <w:fldChar w:fldCharType="begin"/>
      </w:r>
      <w:r w:rsidRPr="00065302">
        <w:rPr>
          <w:rStyle w:val="Hyperlink"/>
          <w:rFonts w:eastAsia="MS Mincho"/>
        </w:rPr>
        <w:instrText xml:space="preserve"> REF _Ref38542599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14</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_Ref38542608 \h </w:instrText>
      </w:r>
      <w:r w:rsidRPr="00065302">
        <w:rPr>
          <w:rStyle w:val="Hyperlink"/>
          <w:rFonts w:eastAsia="MS Mincho"/>
        </w:rPr>
      </w:r>
      <w:r w:rsidRPr="00065302">
        <w:rPr>
          <w:rStyle w:val="Hyperlink"/>
          <w:rFonts w:eastAsia="MS Mincho"/>
        </w:rPr>
        <w:fldChar w:fldCharType="separate"/>
      </w:r>
      <w:r w:rsidR="00460D7E">
        <w:t>Sequence Groups</w:t>
      </w:r>
      <w:r w:rsidRPr="00065302">
        <w:rPr>
          <w:rStyle w:val="Hyperlink"/>
          <w:rFonts w:eastAsia="MS Mincho"/>
        </w:rPr>
        <w:fldChar w:fldCharType="end"/>
      </w:r>
      <w:r>
        <w:t>.</w:t>
      </w:r>
    </w:p>
  </w:footnote>
  <w:footnote w:id="12">
    <w:p w14:paraId="44A882F3" w14:textId="391439F6" w:rsidR="00B46A03" w:rsidRDefault="00B46A03" w:rsidP="00B46A03">
      <w:pPr>
        <w:pStyle w:val="FootnoteText"/>
      </w:pPr>
      <w:r>
        <w:rPr>
          <w:rStyle w:val="FootnoteReference"/>
        </w:rPr>
        <w:footnoteRef/>
      </w:r>
      <w:r>
        <w:t xml:space="preserve"> For dfdl:floating elements, see Section </w:t>
      </w:r>
      <w:r w:rsidRPr="00065302">
        <w:rPr>
          <w:rStyle w:val="Hyperlink"/>
          <w:rFonts w:eastAsia="MS Mincho"/>
        </w:rPr>
        <w:fldChar w:fldCharType="begin"/>
      </w:r>
      <w:r w:rsidRPr="00065302">
        <w:rPr>
          <w:rStyle w:val="Hyperlink"/>
          <w:rFonts w:eastAsia="MS Mincho"/>
        </w:rPr>
        <w:instrText xml:space="preserve"> REF _Ref38542772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14.4</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_Ref38542780 \h </w:instrText>
      </w:r>
      <w:r w:rsidRPr="00065302">
        <w:rPr>
          <w:rStyle w:val="Hyperlink"/>
          <w:rFonts w:eastAsia="MS Mincho"/>
        </w:rPr>
      </w:r>
      <w:r w:rsidRPr="00065302">
        <w:rPr>
          <w:rStyle w:val="Hyperlink"/>
          <w:rFonts w:eastAsia="MS Mincho"/>
        </w:rPr>
        <w:fldChar w:fldCharType="separate"/>
      </w:r>
      <w:r w:rsidR="00460D7E">
        <w:t>Floating Elements</w:t>
      </w:r>
      <w:r w:rsidRPr="00065302">
        <w:rPr>
          <w:rStyle w:val="Hyperlink"/>
          <w:rFonts w:eastAsia="MS Mincho"/>
        </w:rPr>
        <w:fldChar w:fldCharType="end"/>
      </w:r>
      <w:r>
        <w:t>.</w:t>
      </w:r>
    </w:p>
  </w:footnote>
  <w:footnote w:id="13">
    <w:p w14:paraId="0FB47700" w14:textId="7AAFCB65" w:rsidR="00B46A03" w:rsidRDefault="00B46A03" w:rsidP="00B46A03">
      <w:pPr>
        <w:pStyle w:val="FootnoteText"/>
      </w:pPr>
      <w:r>
        <w:rPr>
          <w:rStyle w:val="FootnoteReference"/>
        </w:rPr>
        <w:footnoteRef/>
      </w:r>
      <w:r>
        <w:t xml:space="preserve"> For optional and array elements, see Section </w:t>
      </w:r>
      <w:r w:rsidRPr="00065302">
        <w:rPr>
          <w:rStyle w:val="Hyperlink"/>
          <w:rFonts w:eastAsia="MS Mincho"/>
        </w:rPr>
        <w:fldChar w:fldCharType="begin"/>
      </w:r>
      <w:r w:rsidRPr="00065302">
        <w:rPr>
          <w:rStyle w:val="Hyperlink"/>
          <w:rFonts w:eastAsia="MS Mincho"/>
        </w:rPr>
        <w:instrText xml:space="preserve"> REF _Ref38542684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16</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_Ref38542691 \h </w:instrText>
      </w:r>
      <w:r w:rsidRPr="00065302">
        <w:rPr>
          <w:rStyle w:val="Hyperlink"/>
          <w:rFonts w:eastAsia="MS Mincho"/>
        </w:rPr>
      </w:r>
      <w:r w:rsidRPr="00065302">
        <w:rPr>
          <w:rStyle w:val="Hyperlink"/>
          <w:rFonts w:eastAsia="MS Mincho"/>
        </w:rPr>
        <w:fldChar w:fldCharType="separate"/>
      </w:r>
      <w:r w:rsidR="00460D7E">
        <w:t>Properties for Array Elements and Optional Elements</w:t>
      </w:r>
      <w:r w:rsidRPr="00065302">
        <w:rPr>
          <w:rStyle w:val="Hyperlink"/>
          <w:rFonts w:eastAsia="MS Mincho"/>
        </w:rPr>
        <w:fldChar w:fldCharType="end"/>
      </w:r>
      <w:r>
        <w:t>.</w:t>
      </w:r>
    </w:p>
  </w:footnote>
  <w:footnote w:id="14">
    <w:p w14:paraId="194602DC" w14:textId="326D2A8B" w:rsidR="00B46A03" w:rsidRDefault="00B46A03" w:rsidP="00B46A03">
      <w:pPr>
        <w:pStyle w:val="FootnoteText"/>
      </w:pPr>
      <w:r>
        <w:rPr>
          <w:rStyle w:val="FootnoteReference"/>
        </w:rPr>
        <w:footnoteRef/>
      </w:r>
      <w:r>
        <w:t xml:space="preserve"> For dfdl:nilValueDelimiterPolicy, see Section </w:t>
      </w:r>
      <w:r>
        <w:rPr>
          <w:rStyle w:val="Hyperlink"/>
          <w:rFonts w:eastAsia="MS Mincho"/>
        </w:rPr>
        <w:fldChar w:fldCharType="begin"/>
      </w:r>
      <w:r>
        <w:instrText xml:space="preserve"> REF _Ref52983719 \r \h </w:instrText>
      </w:r>
      <w:r>
        <w:rPr>
          <w:rStyle w:val="Hyperlink"/>
          <w:rFonts w:eastAsia="MS Mincho"/>
        </w:rPr>
      </w:r>
      <w:r>
        <w:rPr>
          <w:rStyle w:val="Hyperlink"/>
          <w:rFonts w:eastAsia="MS Mincho"/>
        </w:rPr>
        <w:fldChar w:fldCharType="separate"/>
      </w:r>
      <w:r w:rsidR="00460D7E">
        <w:t>13.16</w:t>
      </w:r>
      <w:r>
        <w:rPr>
          <w:rStyle w:val="Hyperlink"/>
          <w:rFonts w:eastAsia="MS Mincho"/>
        </w:rPr>
        <w:fldChar w:fldCharType="end"/>
      </w:r>
      <w:r>
        <w:rPr>
          <w:rStyle w:val="Hyperlink"/>
          <w:rFonts w:eastAsia="MS Mincho"/>
        </w:rPr>
        <w:t xml:space="preserve"> </w:t>
      </w:r>
      <w:hyperlink w:anchor="_Properties_for_Nillable" w:history="1">
        <w:r w:rsidRPr="00A24664">
          <w:rPr>
            <w:rStyle w:val="Hyperlink"/>
            <w:rFonts w:eastAsia="MS Mincho"/>
          </w:rPr>
          <w:t>Properties for Nillable Elements</w:t>
        </w:r>
      </w:hyperlink>
      <w:r>
        <w:t>.</w:t>
      </w:r>
    </w:p>
  </w:footnote>
  <w:footnote w:id="15">
    <w:p w14:paraId="2DE86CD1" w14:textId="3CF6906F" w:rsidR="00B46A03" w:rsidRDefault="00B46A03" w:rsidP="00B46A03">
      <w:pPr>
        <w:pStyle w:val="FootnoteText"/>
      </w:pPr>
      <w:r>
        <w:rPr>
          <w:rStyle w:val="FootnoteReference"/>
        </w:rPr>
        <w:footnoteRef/>
      </w:r>
      <w:r>
        <w:t xml:space="preserve"> For dfdl:emptyValueDelimiterPolicy, see Section </w:t>
      </w:r>
      <w:r w:rsidRPr="00065302">
        <w:rPr>
          <w:rStyle w:val="Hyperlink"/>
          <w:rFonts w:eastAsia="MS Mincho"/>
        </w:rPr>
        <w:fldChar w:fldCharType="begin"/>
      </w:r>
      <w:r w:rsidRPr="00065302">
        <w:rPr>
          <w:rStyle w:val="Hyperlink"/>
          <w:rFonts w:eastAsia="MS Mincho"/>
        </w:rPr>
        <w:instrText xml:space="preserve"> REF _Ref38544219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12.2</w:t>
      </w:r>
      <w:r w:rsidRPr="00065302">
        <w:rPr>
          <w:rStyle w:val="Hyperlink"/>
          <w:rFonts w:eastAsia="MS Mincho"/>
        </w:rPr>
        <w:fldChar w:fldCharType="end"/>
      </w:r>
      <w:r>
        <w:t xml:space="preserve"> </w:t>
      </w:r>
      <w:r w:rsidRPr="004A269B">
        <w:rPr>
          <w:rStyle w:val="InternetLink"/>
        </w:rPr>
        <w:fldChar w:fldCharType="begin"/>
      </w:r>
      <w:r w:rsidRPr="004A269B">
        <w:rPr>
          <w:rStyle w:val="InternetLink"/>
        </w:rPr>
        <w:instrText xml:space="preserve"> REF _Ref38544226 \h </w:instrText>
      </w:r>
      <w:r>
        <w:rPr>
          <w:rStyle w:val="InternetLink"/>
        </w:rPr>
        <w:instrText xml:space="preserve"> \* MERGEFORMAT </w:instrText>
      </w:r>
      <w:r w:rsidRPr="004A269B">
        <w:rPr>
          <w:rStyle w:val="InternetLink"/>
        </w:rPr>
      </w:r>
      <w:r w:rsidRPr="004A269B">
        <w:rPr>
          <w:rStyle w:val="InternetLink"/>
        </w:rPr>
        <w:fldChar w:fldCharType="separate"/>
      </w:r>
      <w:r w:rsidR="00460D7E" w:rsidRPr="00460D7E">
        <w:rPr>
          <w:rStyle w:val="InternetLink"/>
        </w:rPr>
        <w:t>Properties for Specifying Delimiters</w:t>
      </w:r>
      <w:r w:rsidRPr="004A269B">
        <w:rPr>
          <w:rStyle w:val="InternetLink"/>
        </w:rPr>
        <w:fldChar w:fldCharType="end"/>
      </w:r>
      <w:r>
        <w:t>.</w:t>
      </w:r>
    </w:p>
  </w:footnote>
  <w:footnote w:id="16">
    <w:p w14:paraId="48A35EEC" w14:textId="328E61DE" w:rsidR="00B46A03" w:rsidRDefault="00B46A03" w:rsidP="00B46A03">
      <w:pPr>
        <w:pStyle w:val="FootnoteText"/>
      </w:pPr>
      <w:r>
        <w:rPr>
          <w:rStyle w:val="FootnoteReference"/>
        </w:rPr>
        <w:footnoteRef/>
      </w:r>
      <w:r>
        <w:t xml:space="preserve"> </w:t>
      </w:r>
      <w:r>
        <w:rPr>
          <w:rStyle w:val="FootnoteTextChar"/>
        </w:rPr>
        <w:t xml:space="preserve">DFDL discriminators are described in Section: </w:t>
      </w:r>
      <w:r w:rsidRPr="00065302">
        <w:rPr>
          <w:rStyle w:val="Hyperlink"/>
          <w:rFonts w:eastAsia="MS Mincho"/>
        </w:rPr>
        <w:fldChar w:fldCharType="begin"/>
      </w:r>
      <w:r w:rsidRPr="00065302">
        <w:rPr>
          <w:rStyle w:val="Hyperlink"/>
          <w:rFonts w:eastAsia="MS Mincho"/>
        </w:rPr>
        <w:instrText xml:space="preserve"> REF _Ref254711418 \r \h  \* MERGEFORMAT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7.6</w:t>
      </w:r>
      <w:r w:rsidRPr="00065302">
        <w:rPr>
          <w:rStyle w:val="Hyperlink"/>
          <w:rFonts w:eastAsia="MS Mincho"/>
        </w:rPr>
        <w:fldChar w:fldCharType="end"/>
      </w:r>
      <w:r>
        <w:rPr>
          <w:rStyle w:val="FootnoteTextChar"/>
        </w:rPr>
        <w:t xml:space="preserve"> </w:t>
      </w:r>
      <w:r w:rsidRPr="00065302">
        <w:rPr>
          <w:rStyle w:val="Hyperlink"/>
          <w:rFonts w:eastAsia="MS Mincho"/>
        </w:rPr>
        <w:fldChar w:fldCharType="begin"/>
      </w:r>
      <w:r w:rsidRPr="00065302">
        <w:rPr>
          <w:rStyle w:val="Hyperlink"/>
          <w:rFonts w:eastAsia="MS Mincho"/>
        </w:rPr>
        <w:instrText xml:space="preserve"> REF _Ref254711423 \h  \* MERGEFORMAT </w:instrText>
      </w:r>
      <w:r w:rsidRPr="00065302">
        <w:rPr>
          <w:rStyle w:val="Hyperlink"/>
          <w:rFonts w:eastAsia="MS Mincho"/>
        </w:rPr>
      </w:r>
      <w:r w:rsidRPr="00065302">
        <w:rPr>
          <w:rStyle w:val="Hyperlink"/>
          <w:rFonts w:eastAsia="MS Mincho"/>
        </w:rPr>
        <w:fldChar w:fldCharType="separate"/>
      </w:r>
      <w:r w:rsidR="00460D7E" w:rsidRPr="00460D7E">
        <w:rPr>
          <w:rStyle w:val="Hyperlink"/>
          <w:rFonts w:eastAsia="MS Mincho"/>
        </w:rPr>
        <w:t>The dfdl:discriminator Statement Annotation Element</w:t>
      </w:r>
      <w:r w:rsidRPr="00065302">
        <w:rPr>
          <w:rStyle w:val="Hyperlink"/>
          <w:rFonts w:eastAsia="MS Mincho"/>
        </w:rPr>
        <w:fldChar w:fldCharType="end"/>
      </w:r>
      <w:r>
        <w:rPr>
          <w:rStyle w:val="FootnoteTextChar"/>
        </w:rPr>
        <w:t>.</w:t>
      </w:r>
    </w:p>
  </w:footnote>
  <w:footnote w:id="17">
    <w:p w14:paraId="3E7D6B23" w14:textId="37C08C03" w:rsidR="00B46A03" w:rsidRDefault="00B46A03" w:rsidP="00B46A03">
      <w:pPr>
        <w:pStyle w:val="FootnoteText"/>
      </w:pPr>
      <w:r>
        <w:rPr>
          <w:rStyle w:val="FootnoteReference"/>
        </w:rPr>
        <w:footnoteRef/>
      </w:r>
      <w:r>
        <w:t xml:space="preserve"> For dfdl:initiator and dfdl:initiatedContent, see Section </w:t>
      </w:r>
      <w:r w:rsidRPr="00065302">
        <w:rPr>
          <w:rStyle w:val="Hyperlink"/>
          <w:rFonts w:eastAsia="MS Mincho"/>
        </w:rPr>
        <w:fldChar w:fldCharType="begin"/>
      </w:r>
      <w:r w:rsidRPr="00065302">
        <w:rPr>
          <w:rStyle w:val="Hyperlink"/>
          <w:rFonts w:eastAsia="MS Mincho"/>
        </w:rPr>
        <w:instrText xml:space="preserve"> REF _Ref38541453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12.2</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_Ref38541465 \h </w:instrText>
      </w:r>
      <w:r w:rsidRPr="00065302">
        <w:rPr>
          <w:rStyle w:val="Hyperlink"/>
          <w:rFonts w:eastAsia="MS Mincho"/>
        </w:rPr>
      </w:r>
      <w:r w:rsidRPr="00065302">
        <w:rPr>
          <w:rStyle w:val="Hyperlink"/>
          <w:rFonts w:eastAsia="MS Mincho"/>
        </w:rPr>
        <w:fldChar w:fldCharType="separate"/>
      </w:r>
      <w:r w:rsidR="00460D7E">
        <w:t>Properties for Specifying Delimiters</w:t>
      </w:r>
      <w:r w:rsidRPr="00065302">
        <w:rPr>
          <w:rStyle w:val="Hyperlink"/>
          <w:rFonts w:eastAsia="MS Mincho"/>
        </w:rPr>
        <w:fldChar w:fldCharType="end"/>
      </w:r>
      <w:r>
        <w:t>.</w:t>
      </w:r>
    </w:p>
  </w:footnote>
  <w:footnote w:id="18">
    <w:p w14:paraId="6C83EAAA" w14:textId="3F62AEA3" w:rsidR="00B46A03" w:rsidRDefault="00B46A03" w:rsidP="00B46A03">
      <w:pPr>
        <w:pStyle w:val="FootnoteText"/>
      </w:pPr>
      <w:r>
        <w:rPr>
          <w:rStyle w:val="FootnoteReference"/>
        </w:rPr>
        <w:footnoteRef/>
      </w:r>
      <w:r>
        <w:t xml:space="preserve"> For dfdl:choiceDispatchKey and dfdl:choiceBranchKey, see Section </w:t>
      </w:r>
      <w:r w:rsidRPr="00065302">
        <w:rPr>
          <w:rStyle w:val="Hyperlink"/>
          <w:rFonts w:eastAsia="MS Mincho"/>
        </w:rPr>
        <w:fldChar w:fldCharType="begin"/>
      </w:r>
      <w:r w:rsidRPr="00065302">
        <w:rPr>
          <w:rStyle w:val="Hyperlink"/>
          <w:rFonts w:eastAsia="MS Mincho"/>
        </w:rPr>
        <w:instrText xml:space="preserve"> REF _Ref38541799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15.1.2</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_Ref38541809 \h </w:instrText>
      </w:r>
      <w:r w:rsidRPr="00065302">
        <w:rPr>
          <w:rStyle w:val="Hyperlink"/>
          <w:rFonts w:eastAsia="MS Mincho"/>
        </w:rPr>
      </w:r>
      <w:r w:rsidRPr="00065302">
        <w:rPr>
          <w:rStyle w:val="Hyperlink"/>
          <w:rFonts w:eastAsia="MS Mincho"/>
        </w:rPr>
        <w:fldChar w:fldCharType="separate"/>
      </w:r>
      <w:r w:rsidR="00460D7E">
        <w:t>Resolving Choices via Direct Dispatch</w:t>
      </w:r>
      <w:r w:rsidRPr="00065302">
        <w:rPr>
          <w:rStyle w:val="Hyperlink"/>
          <w:rFonts w:eastAsia="MS Mincho"/>
        </w:rPr>
        <w:fldChar w:fldCharType="end"/>
      </w:r>
      <w:r>
        <w:t>.</w:t>
      </w:r>
    </w:p>
  </w:footnote>
  <w:footnote w:id="19">
    <w:p w14:paraId="1BCE6A81" w14:textId="23A42CCD" w:rsidR="00B46A03" w:rsidRDefault="00B46A03" w:rsidP="00B46A03">
      <w:pPr>
        <w:pStyle w:val="FootnoteText"/>
      </w:pPr>
      <w:r>
        <w:rPr>
          <w:rStyle w:val="FootnoteReference"/>
        </w:rPr>
        <w:footnoteRef/>
      </w:r>
      <w:r>
        <w:t xml:space="preserve">  DFDL asserts are described in Section </w:t>
      </w:r>
      <w:r w:rsidRPr="00065302">
        <w:rPr>
          <w:rStyle w:val="Hyperlink"/>
          <w:rFonts w:eastAsia="MS Mincho"/>
        </w:rPr>
        <w:fldChar w:fldCharType="begin"/>
      </w:r>
      <w:r w:rsidRPr="00065302">
        <w:rPr>
          <w:rStyle w:val="Hyperlink"/>
          <w:rFonts w:eastAsia="MS Mincho"/>
        </w:rPr>
        <w:instrText xml:space="preserve"> REF _Ref38541924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7.5</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_Ref38541924 \h </w:instrText>
      </w:r>
      <w:r w:rsidRPr="00065302">
        <w:rPr>
          <w:rStyle w:val="Hyperlink"/>
          <w:rFonts w:eastAsia="MS Mincho"/>
        </w:rPr>
      </w:r>
      <w:r w:rsidRPr="00065302">
        <w:rPr>
          <w:rStyle w:val="Hyperlink"/>
          <w:rFonts w:eastAsia="MS Mincho"/>
        </w:rPr>
        <w:fldChar w:fldCharType="separate"/>
      </w:r>
      <w:r w:rsidR="00460D7E">
        <w:t>The dfdl:assert Statement Annotation Element</w:t>
      </w:r>
      <w:r w:rsidRPr="00065302">
        <w:rPr>
          <w:rStyle w:val="Hyperlink"/>
          <w:rFonts w:eastAsia="MS Mincho"/>
        </w:rPr>
        <w:fldChar w:fldCharType="end"/>
      </w:r>
      <w:r>
        <w:t>.</w:t>
      </w:r>
    </w:p>
  </w:footnote>
  <w:footnote w:id="20">
    <w:p w14:paraId="58D89C52" w14:textId="77777777" w:rsidR="00B46A03" w:rsidRDefault="00B46A03" w:rsidP="00B46A03">
      <w:pPr>
        <w:pStyle w:val="FootnoteText"/>
      </w:pPr>
      <w:r>
        <w:rPr>
          <w:rStyle w:val="FootnoteReference"/>
        </w:rPr>
        <w:footnoteRef/>
      </w:r>
      <w:r>
        <w:t xml:space="preserve"> This is a corner case that only happens when type is xs:string or xs:hexBinary and the maxLength facet is 0. Such an element can only be of length 0. </w:t>
      </w:r>
    </w:p>
  </w:footnote>
  <w:footnote w:id="21">
    <w:p w14:paraId="08F1DE3E" w14:textId="77777777" w:rsidR="00B46A03" w:rsidRDefault="00B46A03" w:rsidP="00B46A03">
      <w:pPr>
        <w:pStyle w:val="FootnoteText"/>
      </w:pPr>
      <w:r>
        <w:rPr>
          <w:rStyle w:val="FootnoteReference"/>
        </w:rPr>
        <w:footnoteRef/>
      </w:r>
      <w:r>
        <w:t xml:space="preserve"> It is a Schema Definition Error if a complex element has XSD nillable ‘true’ and dfdl:lengthKind ‘implicit’. </w:t>
      </w:r>
    </w:p>
  </w:footnote>
  <w:footnote w:id="22">
    <w:p w14:paraId="41E7ABF1" w14:textId="77777777" w:rsidR="00B46A03" w:rsidRDefault="00B46A03" w:rsidP="00B46A03">
      <w:pPr>
        <w:pStyle w:val="FootnoteText"/>
      </w:pPr>
      <w:r>
        <w:rPr>
          <w:rStyle w:val="FootnoteReference"/>
        </w:rPr>
        <w:footnoteRef/>
      </w:r>
      <w:r>
        <w:t xml:space="preserve"> The rationale for this is that otherwise this could give rise to misleading error messages where the parser reported that required child elements were missing required occurrences. (This is consistent with XML Schema validation, where if a required element is missing, it gets reported as such, and there is nothing reported about its children).</w:t>
      </w:r>
    </w:p>
  </w:footnote>
  <w:footnote w:id="23">
    <w:p w14:paraId="6FBC17F6" w14:textId="71C85519" w:rsidR="00B46A03" w:rsidRDefault="00B46A03" w:rsidP="00B46A03">
      <w:pPr>
        <w:pStyle w:val="FootnoteText"/>
      </w:pPr>
      <w:r>
        <w:rPr>
          <w:rStyle w:val="FootnoteReference"/>
        </w:rPr>
        <w:footnoteRef/>
      </w:r>
      <w:r>
        <w:t xml:space="preserve"> Property dfdl:occursCountKind is defined in Section </w:t>
      </w:r>
      <w:r w:rsidRPr="00ED1215">
        <w:rPr>
          <w:rStyle w:val="InternetLink"/>
        </w:rPr>
        <w:fldChar w:fldCharType="begin"/>
      </w:r>
      <w:r w:rsidRPr="00ED1215">
        <w:rPr>
          <w:rStyle w:val="InternetLink"/>
        </w:rPr>
        <w:instrText xml:space="preserve"> REF _Ref351049926 \r \h </w:instrText>
      </w:r>
      <w:r>
        <w:rPr>
          <w:rStyle w:val="InternetLink"/>
        </w:rPr>
        <w:instrText xml:space="preserve"> \* MERGEFORMAT </w:instrText>
      </w:r>
      <w:r w:rsidRPr="00ED1215">
        <w:rPr>
          <w:rStyle w:val="InternetLink"/>
        </w:rPr>
      </w:r>
      <w:r w:rsidRPr="00ED1215">
        <w:rPr>
          <w:rStyle w:val="InternetLink"/>
        </w:rPr>
        <w:fldChar w:fldCharType="separate"/>
      </w:r>
      <w:r w:rsidR="00460D7E">
        <w:rPr>
          <w:rStyle w:val="InternetLink"/>
        </w:rPr>
        <w:t>16.1</w:t>
      </w:r>
      <w:r w:rsidRPr="00ED1215">
        <w:rPr>
          <w:rStyle w:val="InternetLink"/>
        </w:rPr>
        <w:fldChar w:fldCharType="end"/>
      </w:r>
      <w:r>
        <w:t>.</w:t>
      </w:r>
    </w:p>
  </w:footnote>
  <w:footnote w:id="24">
    <w:p w14:paraId="1DF02949" w14:textId="15845768" w:rsidR="00B46A03" w:rsidRDefault="00B46A03" w:rsidP="00B46A03">
      <w:pPr>
        <w:pStyle w:val="FootnoteText"/>
      </w:pPr>
      <w:r>
        <w:rPr>
          <w:rStyle w:val="FootnoteReference"/>
        </w:rPr>
        <w:footnoteRef/>
      </w:r>
      <w:r>
        <w:t xml:space="preserve"> Property dfdl:occursCount is defined in Section </w:t>
      </w:r>
      <w:r w:rsidRPr="00ED1215">
        <w:rPr>
          <w:rStyle w:val="InternetLink"/>
        </w:rPr>
        <w:fldChar w:fldCharType="begin"/>
      </w:r>
      <w:r w:rsidRPr="00ED1215">
        <w:rPr>
          <w:rStyle w:val="InternetLink"/>
        </w:rPr>
        <w:instrText xml:space="preserve"> REF _Ref38543204 \r \h </w:instrText>
      </w:r>
      <w:r>
        <w:rPr>
          <w:rStyle w:val="InternetLink"/>
        </w:rPr>
        <w:instrText xml:space="preserve"> \* MERGEFORMAT </w:instrText>
      </w:r>
      <w:r w:rsidRPr="00ED1215">
        <w:rPr>
          <w:rStyle w:val="InternetLink"/>
        </w:rPr>
      </w:r>
      <w:r w:rsidRPr="00ED1215">
        <w:rPr>
          <w:rStyle w:val="InternetLink"/>
        </w:rPr>
        <w:fldChar w:fldCharType="separate"/>
      </w:r>
      <w:r w:rsidR="00460D7E">
        <w:rPr>
          <w:rStyle w:val="InternetLink"/>
        </w:rPr>
        <w:t>16</w:t>
      </w:r>
      <w:r w:rsidRPr="00ED1215">
        <w:rPr>
          <w:rStyle w:val="InternetLink"/>
        </w:rPr>
        <w:fldChar w:fldCharType="end"/>
      </w:r>
      <w:r>
        <w:t>.</w:t>
      </w:r>
    </w:p>
  </w:footnote>
  <w:footnote w:id="25">
    <w:p w14:paraId="216CA52C" w14:textId="2A2E1FF3" w:rsidR="00B46A03" w:rsidRDefault="00B46A03" w:rsidP="00B46A03">
      <w:pPr>
        <w:pStyle w:val="FootnoteText"/>
      </w:pPr>
      <w:r>
        <w:rPr>
          <w:rStyle w:val="FootnoteReference"/>
        </w:rPr>
        <w:footnoteRef/>
      </w:r>
      <w:r>
        <w:t xml:space="preserve"> For the XSD fixed property see Section </w:t>
      </w:r>
      <w:r>
        <w:fldChar w:fldCharType="begin"/>
      </w:r>
      <w:r>
        <w:instrText xml:space="preserve"> REF _Ref53068668 \r \h </w:instrText>
      </w:r>
      <w:r>
        <w:fldChar w:fldCharType="separate"/>
      </w:r>
      <w:r w:rsidR="00460D7E">
        <w:t>5.3.7</w:t>
      </w:r>
      <w:r>
        <w:fldChar w:fldCharType="end"/>
      </w:r>
      <w:r>
        <w:t>.</w:t>
      </w:r>
    </w:p>
  </w:footnote>
  <w:footnote w:id="26">
    <w:p w14:paraId="60093FAE" w14:textId="17C3C019" w:rsidR="00B46A03" w:rsidRDefault="00B46A03" w:rsidP="00B46A03">
      <w:pPr>
        <w:pStyle w:val="FootnoteText"/>
      </w:pPr>
      <w:r>
        <w:rPr>
          <w:rStyle w:val="FootnoteReference"/>
        </w:rPr>
        <w:footnoteRef/>
      </w:r>
      <w:r>
        <w:t xml:space="preserve"> For dfdl:useNilForDefault see Section </w:t>
      </w:r>
      <w:r w:rsidRPr="00065302">
        <w:rPr>
          <w:rStyle w:val="Hyperlink"/>
          <w:rFonts w:eastAsia="MS Mincho"/>
        </w:rPr>
        <w:fldChar w:fldCharType="begin"/>
      </w:r>
      <w:r w:rsidRPr="00065302">
        <w:rPr>
          <w:rStyle w:val="Hyperlink"/>
          <w:rFonts w:eastAsia="MS Mincho"/>
        </w:rPr>
        <w:instrText xml:space="preserve"> REF _Ref38543945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13.16</w:t>
      </w:r>
      <w:r w:rsidRPr="00065302">
        <w:rPr>
          <w:rStyle w:val="Hyperlink"/>
          <w:rFonts w:eastAsia="MS Mincho"/>
        </w:rPr>
        <w:fldChar w:fldCharType="end"/>
      </w:r>
      <w:r>
        <w:t>.</w:t>
      </w:r>
    </w:p>
  </w:footnote>
  <w:footnote w:id="27">
    <w:p w14:paraId="5DDCE6FA" w14:textId="77777777" w:rsidR="00B46A03" w:rsidRDefault="00B46A03" w:rsidP="00B46A03">
      <w:pPr>
        <w:pStyle w:val="FootnoteText"/>
      </w:pPr>
      <w:r>
        <w:rPr>
          <w:rStyle w:val="FootnoteReference"/>
          <w:sz w:val="16"/>
          <w:szCs w:val="16"/>
        </w:rPr>
        <w:footnoteRef/>
      </w:r>
      <w:r>
        <w:t xml:space="preserve"> If other than ‘none’, either an initiator, terminator or both must have been found in the data stream.</w:t>
      </w:r>
    </w:p>
  </w:footnote>
  <w:footnote w:id="28">
    <w:p w14:paraId="7E95ECD1" w14:textId="52C65817" w:rsidR="00B46A03" w:rsidRDefault="00B46A03" w:rsidP="00B46A03">
      <w:pPr>
        <w:pStyle w:val="FootnoteText"/>
      </w:pPr>
      <w:r>
        <w:rPr>
          <w:rStyle w:val="FootnoteReference"/>
        </w:rPr>
        <w:footnoteRef/>
      </w:r>
      <w:r>
        <w:t xml:space="preserve"> For dfdl:checkConstraints function see Section </w:t>
      </w:r>
      <w:r>
        <w:fldChar w:fldCharType="begin"/>
      </w:r>
      <w:r>
        <w:instrText xml:space="preserve"> REF _Ref53069075 \r \h </w:instrText>
      </w:r>
      <w:r>
        <w:fldChar w:fldCharType="separate"/>
      </w:r>
      <w:r w:rsidR="00460D7E">
        <w:t>18.5.3</w:t>
      </w:r>
      <w:r>
        <w:fldChar w:fldCharType="end"/>
      </w:r>
    </w:p>
  </w:footnote>
  <w:footnote w:id="29">
    <w:p w14:paraId="58AB129F" w14:textId="77777777" w:rsidR="00B46A03" w:rsidRDefault="00B46A03" w:rsidP="00B46A03">
      <w:pPr>
        <w:pStyle w:val="FootnoteText"/>
        <w:rPr>
          <w:lang w:val="en-GB"/>
        </w:rPr>
      </w:pPr>
      <w:r>
        <w:rPr>
          <w:rStyle w:val="FootnoteReference"/>
          <w:sz w:val="16"/>
          <w:szCs w:val="16"/>
        </w:rPr>
        <w:footnoteRef/>
      </w:r>
      <w:r>
        <w:t xml:space="preserve"> If other than ‘none’, either an initiator, terminator or both must have been found in the data stream.</w:t>
      </w:r>
    </w:p>
  </w:footnote>
  <w:footnote w:id="30">
    <w:p w14:paraId="35F651FA" w14:textId="593FFD77" w:rsidR="00B46A03" w:rsidRDefault="00B46A03" w:rsidP="00B46A03">
      <w:pPr>
        <w:pStyle w:val="FootnoteText"/>
      </w:pPr>
      <w:r>
        <w:rPr>
          <w:rStyle w:val="FootnoteReference"/>
        </w:rPr>
        <w:footnoteRef/>
      </w:r>
      <w:r>
        <w:t xml:space="preserve"> The concept of native-endian is avoided in DFDL since a DFDL schema containing such a property binding would not contain a complete description of data, but rather an incomplete one which would behave differently based on characteristics of the machine and implementation where the DFDL processor is executed. In DFDL this same behavior is achieved through the use of explicit parameterization using DFDL variables to set dfdl:byteOrder. See Section </w:t>
      </w:r>
      <w:r w:rsidRPr="00065302">
        <w:rPr>
          <w:rStyle w:val="Hyperlink"/>
          <w:rFonts w:eastAsia="MS Mincho"/>
        </w:rPr>
        <w:fldChar w:fldCharType="begin"/>
      </w:r>
      <w:r w:rsidRPr="00065302">
        <w:rPr>
          <w:rStyle w:val="Hyperlink"/>
          <w:rFonts w:eastAsia="MS Mincho"/>
        </w:rPr>
        <w:instrText xml:space="preserve"> REF _Ref393373408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7.7.1.2</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_Ref393373377 \h </w:instrText>
      </w:r>
      <w:r w:rsidRPr="00065302">
        <w:rPr>
          <w:rStyle w:val="Hyperlink"/>
          <w:rFonts w:eastAsia="MS Mincho"/>
        </w:rPr>
      </w:r>
      <w:r w:rsidRPr="00065302">
        <w:rPr>
          <w:rStyle w:val="Hyperlink"/>
          <w:rFonts w:eastAsia="MS Mincho"/>
        </w:rPr>
        <w:fldChar w:fldCharType="separate"/>
      </w:r>
      <w:r w:rsidR="00460D7E">
        <w:t>Predefined Variables</w:t>
      </w:r>
      <w:r w:rsidRPr="00065302">
        <w:rPr>
          <w:rStyle w:val="Hyperlink"/>
          <w:rFonts w:eastAsia="MS Mincho"/>
        </w:rPr>
        <w:fldChar w:fldCharType="end"/>
      </w:r>
      <w:r>
        <w:t>.</w:t>
      </w:r>
    </w:p>
  </w:footnote>
  <w:footnote w:id="31">
    <w:p w14:paraId="45B3B318" w14:textId="7E2EB7D6" w:rsidR="00B46A03" w:rsidRDefault="00B46A03" w:rsidP="00B46A03">
      <w:pPr>
        <w:pStyle w:val="FootnoteText"/>
      </w:pPr>
      <w:r>
        <w:rPr>
          <w:rStyle w:val="FootnoteReference"/>
        </w:rPr>
        <w:footnoteRef/>
      </w:r>
      <w:r>
        <w:t xml:space="preserve"> IANA is the Internet Assigned Names Authority. See </w:t>
      </w:r>
      <w:r w:rsidRPr="00065302">
        <w:rPr>
          <w:rStyle w:val="Hyperlink"/>
          <w:rFonts w:eastAsia="MS Mincho"/>
        </w:rPr>
        <w:fldChar w:fldCharType="begin"/>
      </w:r>
      <w:r w:rsidRPr="00065302">
        <w:rPr>
          <w:rStyle w:val="Hyperlink"/>
          <w:rFonts w:eastAsia="MS Mincho"/>
        </w:rPr>
        <w:instrText xml:space="preserve"> REF a_IANA \h </w:instrText>
      </w:r>
      <w:r w:rsidRPr="00065302">
        <w:rPr>
          <w:rStyle w:val="Hyperlink"/>
          <w:rFonts w:eastAsia="MS Mincho"/>
        </w:rPr>
      </w:r>
      <w:r w:rsidRPr="00065302">
        <w:rPr>
          <w:rStyle w:val="Hyperlink"/>
          <w:rFonts w:eastAsia="MS Mincho"/>
        </w:rPr>
        <w:fldChar w:fldCharType="separate"/>
      </w:r>
      <w:r w:rsidR="00460D7E" w:rsidRPr="009D064D">
        <w:t>[IANA]</w:t>
      </w:r>
      <w:r w:rsidRPr="00065302">
        <w:rPr>
          <w:rStyle w:val="Hyperlink"/>
          <w:rFonts w:eastAsia="MS Mincho"/>
        </w:rPr>
        <w:fldChar w:fldCharType="end"/>
      </w:r>
    </w:p>
  </w:footnote>
  <w:footnote w:id="32">
    <w:p w14:paraId="19EA804E" w14:textId="7007C445" w:rsidR="00B46A03" w:rsidRDefault="00B46A03" w:rsidP="00B46A03">
      <w:pPr>
        <w:pStyle w:val="FootnoteText"/>
      </w:pPr>
      <w:r>
        <w:rPr>
          <w:rStyle w:val="FootnoteReference"/>
        </w:rPr>
        <w:footnoteRef/>
      </w:r>
      <w:r>
        <w:t xml:space="preserve"> CCSID stands for Coded Character Set ID, a decimal number syntax for a coded character set specifier. </w:t>
      </w:r>
      <w:r w:rsidRPr="00065302">
        <w:rPr>
          <w:rStyle w:val="Hyperlink"/>
          <w:rFonts w:eastAsia="MS Mincho"/>
        </w:rPr>
        <w:fldChar w:fldCharType="begin"/>
      </w:r>
      <w:r w:rsidRPr="00065302">
        <w:rPr>
          <w:rStyle w:val="Hyperlink"/>
          <w:rFonts w:eastAsia="MS Mincho"/>
        </w:rPr>
        <w:instrText xml:space="preserve"> REF a_CCSID \h </w:instrText>
      </w:r>
      <w:r w:rsidRPr="00065302">
        <w:rPr>
          <w:rStyle w:val="Hyperlink"/>
          <w:rFonts w:eastAsia="MS Mincho"/>
        </w:rPr>
      </w:r>
      <w:r w:rsidRPr="00065302">
        <w:rPr>
          <w:rStyle w:val="Hyperlink"/>
          <w:rFonts w:eastAsia="MS Mincho"/>
        </w:rPr>
        <w:fldChar w:fldCharType="separate"/>
      </w:r>
      <w:r w:rsidR="00460D7E" w:rsidRPr="009D064D">
        <w:t>[CCSID]</w:t>
      </w:r>
      <w:r w:rsidRPr="00065302">
        <w:rPr>
          <w:rStyle w:val="Hyperlink"/>
          <w:rFonts w:eastAsia="MS Mincho"/>
        </w:rPr>
        <w:fldChar w:fldCharType="end"/>
      </w:r>
    </w:p>
  </w:footnote>
  <w:footnote w:id="33">
    <w:p w14:paraId="5448E8FB" w14:textId="2EFC80B3" w:rsidR="00B46A03" w:rsidRDefault="00B46A03" w:rsidP="00B46A03">
      <w:pPr>
        <w:pStyle w:val="FootnoteText"/>
      </w:pPr>
      <w:r>
        <w:rPr>
          <w:rStyle w:val="FootnoteReference"/>
        </w:rPr>
        <w:footnoteRef/>
      </w:r>
      <w:r>
        <w:t xml:space="preserve"> The concept of native character encoding is avoided in DFDL since a DFDL schema containing such a property binding would not contain a complete description of data, but rather an incomplete one which would behave differently based on characteristics of the operating environment where the DFDL processor executes. In DFDL this same behavior is achieved through the use of explicit parameterization using DFDL variables to set dfdl:encoding. See Section </w:t>
      </w:r>
      <w:r w:rsidRPr="00065302">
        <w:rPr>
          <w:rStyle w:val="Hyperlink"/>
          <w:rFonts w:eastAsia="MS Mincho"/>
        </w:rPr>
        <w:fldChar w:fldCharType="begin"/>
      </w:r>
      <w:r w:rsidRPr="00065302">
        <w:rPr>
          <w:rStyle w:val="Hyperlink"/>
          <w:rFonts w:eastAsia="MS Mincho"/>
        </w:rPr>
        <w:instrText xml:space="preserve"> REF _Ref393373408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7.7.1.2</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_Ref393373377 \h </w:instrText>
      </w:r>
      <w:r w:rsidRPr="00065302">
        <w:rPr>
          <w:rStyle w:val="Hyperlink"/>
          <w:rFonts w:eastAsia="MS Mincho"/>
        </w:rPr>
      </w:r>
      <w:r w:rsidRPr="00065302">
        <w:rPr>
          <w:rStyle w:val="Hyperlink"/>
          <w:rFonts w:eastAsia="MS Mincho"/>
        </w:rPr>
        <w:fldChar w:fldCharType="separate"/>
      </w:r>
      <w:r w:rsidR="00460D7E">
        <w:t>Predefined Variables</w:t>
      </w:r>
      <w:r w:rsidRPr="00065302">
        <w:rPr>
          <w:rStyle w:val="Hyperlink"/>
          <w:rFonts w:eastAsia="MS Mincho"/>
        </w:rPr>
        <w:fldChar w:fldCharType="end"/>
      </w:r>
      <w:r>
        <w:t>.</w:t>
      </w:r>
    </w:p>
  </w:footnote>
  <w:footnote w:id="34">
    <w:p w14:paraId="0C1ECB50" w14:textId="77777777" w:rsidR="00B46A03" w:rsidRDefault="00B46A03" w:rsidP="00B46A03">
      <w:pPr>
        <w:pStyle w:val="FootnoteText"/>
      </w:pPr>
      <w:r>
        <w:rPr>
          <w:rStyle w:val="FootnoteReference"/>
        </w:rPr>
        <w:footnoteRef/>
      </w:r>
      <w:r>
        <w:t xml:space="preserve"> Used by data format MIL-STD-2045</w:t>
      </w:r>
    </w:p>
  </w:footnote>
  <w:footnote w:id="35">
    <w:p w14:paraId="146A85A5" w14:textId="193D6F96" w:rsidR="00B46A03" w:rsidRDefault="00B46A03" w:rsidP="00B46A03">
      <w:pPr>
        <w:pStyle w:val="FootnoteText"/>
      </w:pPr>
      <w:r>
        <w:rPr>
          <w:rStyle w:val="FootnoteReference"/>
        </w:rPr>
        <w:footnoteRef/>
      </w:r>
      <w:r>
        <w:t xml:space="preserve"> For dfdl:lengthUnits, see Section </w:t>
      </w:r>
      <w:r w:rsidRPr="00065302">
        <w:rPr>
          <w:rStyle w:val="Hyperlink"/>
          <w:rFonts w:eastAsia="MS Mincho"/>
        </w:rPr>
        <w:fldChar w:fldCharType="begin"/>
      </w:r>
      <w:r w:rsidRPr="00065302">
        <w:rPr>
          <w:rStyle w:val="Hyperlink"/>
          <w:rFonts w:eastAsia="MS Mincho"/>
        </w:rPr>
        <w:instrText xml:space="preserve"> REF _Ref38549263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12.3</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_Ref38549269 \h </w:instrText>
      </w:r>
      <w:r w:rsidRPr="00065302">
        <w:rPr>
          <w:rStyle w:val="Hyperlink"/>
          <w:rFonts w:eastAsia="MS Mincho"/>
        </w:rPr>
      </w:r>
      <w:r w:rsidRPr="00065302">
        <w:rPr>
          <w:rStyle w:val="Hyperlink"/>
          <w:rFonts w:eastAsia="MS Mincho"/>
        </w:rPr>
        <w:fldChar w:fldCharType="separate"/>
      </w:r>
      <w:r w:rsidR="00460D7E">
        <w:t>Properties for Specifying Lengths</w:t>
      </w:r>
      <w:r w:rsidRPr="00065302">
        <w:rPr>
          <w:rStyle w:val="Hyperlink"/>
          <w:rFonts w:eastAsia="MS Mincho"/>
        </w:rPr>
        <w:fldChar w:fldCharType="end"/>
      </w:r>
      <w:r>
        <w:t>.</w:t>
      </w:r>
    </w:p>
  </w:footnote>
  <w:footnote w:id="36">
    <w:p w14:paraId="5595CCA7" w14:textId="380C2B22" w:rsidR="00B46A03" w:rsidRDefault="00B46A03" w:rsidP="00B46A03">
      <w:pPr>
        <w:pStyle w:val="FootnoteText"/>
      </w:pPr>
      <w:r>
        <w:rPr>
          <w:rStyle w:val="FootnoteReference"/>
        </w:rPr>
        <w:footnoteRef/>
      </w:r>
      <w:r>
        <w:t xml:space="preserve"> For dfdl:binaryNumberRep, see Section </w:t>
      </w:r>
      <w:r w:rsidRPr="00065302">
        <w:rPr>
          <w:rStyle w:val="Hyperlink"/>
          <w:rFonts w:eastAsia="MS Mincho"/>
        </w:rPr>
        <w:fldChar w:fldCharType="begin"/>
      </w:r>
      <w:r w:rsidRPr="00065302">
        <w:rPr>
          <w:rStyle w:val="Hyperlink"/>
          <w:rFonts w:eastAsia="MS Mincho"/>
        </w:rPr>
        <w:instrText xml:space="preserve"> REF _Ref38549327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13.7</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_Ref38549335 \h </w:instrText>
      </w:r>
      <w:r w:rsidRPr="00065302">
        <w:rPr>
          <w:rStyle w:val="Hyperlink"/>
          <w:rFonts w:eastAsia="MS Mincho"/>
        </w:rPr>
      </w:r>
      <w:r w:rsidRPr="00065302">
        <w:rPr>
          <w:rStyle w:val="Hyperlink"/>
          <w:rFonts w:eastAsia="MS Mincho"/>
        </w:rPr>
        <w:fldChar w:fldCharType="separate"/>
      </w:r>
      <w:r w:rsidR="00460D7E">
        <w:t>Properties Specific to Number with Binary Representation</w:t>
      </w:r>
      <w:r w:rsidRPr="00065302">
        <w:rPr>
          <w:rStyle w:val="Hyperlink"/>
          <w:rFonts w:eastAsia="MS Mincho"/>
        </w:rPr>
        <w:fldChar w:fldCharType="end"/>
      </w:r>
      <w:r>
        <w:t>.</w:t>
      </w:r>
    </w:p>
  </w:footnote>
  <w:footnote w:id="37">
    <w:p w14:paraId="6ED907F8" w14:textId="3E3A5849" w:rsidR="00B46A03" w:rsidRDefault="00B46A03" w:rsidP="00B46A03">
      <w:pPr>
        <w:pStyle w:val="FootnoteText"/>
      </w:pPr>
      <w:r>
        <w:rPr>
          <w:rStyle w:val="FootnoteReference"/>
        </w:rPr>
        <w:footnoteRef/>
      </w:r>
      <w:r>
        <w:t xml:space="preserve"> For dfdl:binaryNumberRep, see Section </w:t>
      </w:r>
      <w:r w:rsidRPr="00065302">
        <w:rPr>
          <w:rStyle w:val="Hyperlink"/>
          <w:rFonts w:eastAsia="MS Mincho"/>
        </w:rPr>
        <w:fldChar w:fldCharType="begin"/>
      </w:r>
      <w:r w:rsidRPr="00065302">
        <w:rPr>
          <w:rStyle w:val="Hyperlink"/>
          <w:rFonts w:eastAsia="MS Mincho"/>
        </w:rPr>
        <w:instrText xml:space="preserve"> REF _Ref38551094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13.7</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_Ref38551103 \h </w:instrText>
      </w:r>
      <w:r w:rsidRPr="00065302">
        <w:rPr>
          <w:rStyle w:val="Hyperlink"/>
          <w:rFonts w:eastAsia="MS Mincho"/>
        </w:rPr>
      </w:r>
      <w:r w:rsidRPr="00065302">
        <w:rPr>
          <w:rStyle w:val="Hyperlink"/>
          <w:rFonts w:eastAsia="MS Mincho"/>
        </w:rPr>
        <w:fldChar w:fldCharType="separate"/>
      </w:r>
      <w:r w:rsidR="00460D7E">
        <w:t>Properties Specific to Number with Binary Representation</w:t>
      </w:r>
      <w:r w:rsidRPr="00065302">
        <w:rPr>
          <w:rStyle w:val="Hyperlink"/>
          <w:rFonts w:eastAsia="MS Mincho"/>
        </w:rPr>
        <w:fldChar w:fldCharType="end"/>
      </w:r>
      <w:r>
        <w:t>.</w:t>
      </w:r>
    </w:p>
  </w:footnote>
  <w:footnote w:id="38">
    <w:p w14:paraId="1713A51D" w14:textId="77777777" w:rsidR="00B46A03" w:rsidRDefault="00B46A03" w:rsidP="00B46A03">
      <w:pPr>
        <w:pStyle w:val="FootnoteText"/>
      </w:pPr>
      <w:r>
        <w:rPr>
          <w:rStyle w:val="FootnoteCharacters"/>
        </w:rPr>
        <w:footnoteRef/>
      </w:r>
      <w:r>
        <w:t>This feature allows DFDL to</w:t>
      </w:r>
      <w:r>
        <w:rPr>
          <w:rFonts w:eastAsia="Arial"/>
        </w:rPr>
        <w:t xml:space="preserve"> </w:t>
      </w:r>
      <w:r>
        <w:t>describe</w:t>
      </w:r>
      <w:r>
        <w:rPr>
          <w:rFonts w:eastAsia="Arial"/>
        </w:rPr>
        <w:t xml:space="preserve"> </w:t>
      </w:r>
      <w:r>
        <w:t>the</w:t>
      </w:r>
      <w:r>
        <w:rPr>
          <w:rFonts w:eastAsia="Arial"/>
        </w:rPr>
        <w:t xml:space="preserve"> </w:t>
      </w:r>
      <w:r>
        <w:t>needed</w:t>
      </w:r>
      <w:r>
        <w:rPr>
          <w:rFonts w:eastAsia="Arial"/>
        </w:rPr>
        <w:t xml:space="preserve"> “</w:t>
      </w:r>
      <w:r>
        <w:t>one</w:t>
      </w:r>
      <w:r>
        <w:rPr>
          <w:rFonts w:eastAsia="Arial"/>
        </w:rPr>
        <w:t xml:space="preserve"> </w:t>
      </w:r>
      <w:r>
        <w:t>more</w:t>
      </w:r>
      <w:r>
        <w:rPr>
          <w:rFonts w:eastAsia="Arial"/>
        </w:rPr>
        <w:t xml:space="preserve"> </w:t>
      </w:r>
      <w:r>
        <w:t>level</w:t>
      </w:r>
      <w:r>
        <w:rPr>
          <w:rFonts w:eastAsia="Arial"/>
        </w:rPr>
        <w:t xml:space="preserve">” </w:t>
      </w:r>
      <w:r>
        <w:t>of</w:t>
      </w:r>
      <w:r>
        <w:rPr>
          <w:rFonts w:eastAsia="Arial"/>
        </w:rPr>
        <w:t xml:space="preserve"> </w:t>
      </w:r>
      <w:r>
        <w:t>prefix</w:t>
      </w:r>
      <w:r>
        <w:rPr>
          <w:rFonts w:eastAsia="Arial"/>
        </w:rPr>
        <w:t xml:space="preserve"> that is </w:t>
      </w:r>
      <w:r>
        <w:t>needed</w:t>
      </w:r>
      <w:r>
        <w:rPr>
          <w:rFonts w:eastAsia="Arial"/>
        </w:rPr>
        <w:t xml:space="preserve"> </w:t>
      </w:r>
      <w:r>
        <w:t>for</w:t>
      </w:r>
      <w:r>
        <w:rPr>
          <w:rFonts w:eastAsia="Arial"/>
        </w:rPr>
        <w:t xml:space="preserve"> </w:t>
      </w:r>
      <w:r>
        <w:t>modeling</w:t>
      </w:r>
      <w:r>
        <w:rPr>
          <w:rFonts w:eastAsia="Arial"/>
        </w:rPr>
        <w:t xml:space="preserve"> </w:t>
      </w:r>
      <w:r>
        <w:t>an</w:t>
      </w:r>
      <w:r>
        <w:rPr>
          <w:rFonts w:eastAsia="Arial"/>
        </w:rPr>
        <w:t xml:space="preserve"> </w:t>
      </w:r>
      <w:r>
        <w:t>ASN.1</w:t>
      </w:r>
      <w:r>
        <w:rPr>
          <w:rFonts w:eastAsia="Arial"/>
        </w:rPr>
        <w:t xml:space="preserve"> </w:t>
      </w:r>
      <w:r>
        <w:t>format, but without</w:t>
      </w:r>
      <w:r>
        <w:rPr>
          <w:rFonts w:eastAsia="Arial"/>
        </w:rPr>
        <w:t xml:space="preserve"> the complexities of general </w:t>
      </w:r>
      <w:r>
        <w:t>recursion.</w:t>
      </w:r>
    </w:p>
  </w:footnote>
  <w:footnote w:id="39">
    <w:p w14:paraId="67B2124A" w14:textId="77777777" w:rsidR="00B46A03" w:rsidRDefault="00B46A03" w:rsidP="00B46A03">
      <w:pPr>
        <w:pStyle w:val="FootnoteText"/>
      </w:pPr>
      <w:r>
        <w:rPr>
          <w:rStyle w:val="FootnoteReference"/>
        </w:rPr>
        <w:footnoteRef/>
      </w:r>
      <w:r>
        <w:t xml:space="preserve"> </w:t>
      </w:r>
      <w:r>
        <w:rPr>
          <w:szCs w:val="20"/>
        </w:rPr>
        <w:t>Type decimal must be a minimum of 8 bits because lengthUnits 'bits' is not allowed for xs:decimal.</w:t>
      </w:r>
    </w:p>
  </w:footnote>
  <w:footnote w:id="40">
    <w:p w14:paraId="35748909" w14:textId="77777777" w:rsidR="00B46A03" w:rsidRDefault="00B46A03" w:rsidP="00B46A03">
      <w:pPr>
        <w:pStyle w:val="FootnoteText"/>
      </w:pPr>
      <w:r>
        <w:rPr>
          <w:rStyle w:val="FootnoteReference"/>
          <w:sz w:val="16"/>
        </w:rPr>
        <w:footnoteRef/>
      </w:r>
      <w:r>
        <w:rPr>
          <w:rFonts w:cs="Helv"/>
          <w:lang w:eastAsia="en-GB"/>
        </w:rPr>
        <w:t xml:space="preserve"> </w:t>
      </w:r>
      <w:r>
        <w:t xml:space="preserve">This is the smallest pattern that contains all the digit-only symbols. SSS is the minimum precision </w:t>
      </w:r>
      <w:r>
        <w:rPr>
          <w:rFonts w:cs="Helv"/>
          <w:lang w:eastAsia="en-GB"/>
        </w:rPr>
        <w:t xml:space="preserve">that must be supported </w:t>
      </w:r>
      <w:r>
        <w:t>for fractional seconds, but in can be more, hence why 'not less than 9 bytes'.</w:t>
      </w:r>
    </w:p>
  </w:footnote>
  <w:footnote w:id="41">
    <w:p w14:paraId="52B9E42D" w14:textId="77777777" w:rsidR="00B46A03" w:rsidRDefault="00B46A03" w:rsidP="00B46A03">
      <w:pPr>
        <w:pStyle w:val="FootnoteText"/>
      </w:pPr>
      <w:r>
        <w:rPr>
          <w:rStyle w:val="FootnoteReference"/>
        </w:rPr>
        <w:footnoteRef/>
      </w:r>
      <w:r>
        <w:t xml:space="preserve"> Reference for this CA Realia 0x20 overpunch for negative sign is the article: "EBCDIC to ASCII Conversion of Signed Fields" [CARealia]</w:t>
      </w:r>
      <w:r w:rsidDel="00A061A2">
        <w:rPr>
          <w:noProof/>
        </w:rPr>
        <w:t xml:space="preserve"> </w:t>
      </w:r>
      <w:r>
        <w:t>where it says:</w:t>
      </w:r>
    </w:p>
    <w:p w14:paraId="40737E3F" w14:textId="77777777" w:rsidR="00B46A03" w:rsidRDefault="00B46A03" w:rsidP="00B46A03">
      <w:pPr>
        <w:pStyle w:val="FootnoteText"/>
      </w:pPr>
      <w:r>
        <w:t>COBOL compilers that run on ASCII platforms have a "signed" data type that operates in a similar manner to the EBCDIC Signed field -- that is, they over punch the sign on the LSD (Least Significant Digit).  However, this is not standardized in ASCII, and different compilers use different overpunch codes.  For example, Computer Associates' Realia compiler uses a 30 hex for positive values and a 20 hex for negative values, but Micro Focus® and Microsoft® use 30 hex for positive values and 70 hex for negative values.</w:t>
      </w:r>
    </w:p>
  </w:footnote>
  <w:footnote w:id="42">
    <w:p w14:paraId="29BEFFF2" w14:textId="77777777" w:rsidR="00B46A03" w:rsidRDefault="00B46A03" w:rsidP="00B46A03">
      <w:pPr>
        <w:pStyle w:val="FootnoteText"/>
      </w:pPr>
      <w:r>
        <w:rPr>
          <w:rStyle w:val="FootnoteReference"/>
        </w:rPr>
        <w:footnoteRef/>
      </w:r>
      <w:r>
        <w:t xml:space="preserve"> Implementations which use current versions of the popular ICU library will allow 309 digits as </w:t>
      </w:r>
      <w:r>
        <w:rPr>
          <w:i/>
        </w:rPr>
        <w:t>maximum integer digits</w:t>
      </w:r>
      <w:r>
        <w:t xml:space="preserve">. </w:t>
      </w:r>
    </w:p>
  </w:footnote>
  <w:footnote w:id="43">
    <w:p w14:paraId="1F6D9E37" w14:textId="77777777" w:rsidR="00B46A03" w:rsidRDefault="00B46A03" w:rsidP="00B46A03">
      <w:pPr>
        <w:pStyle w:val="FootnoteText"/>
      </w:pPr>
      <w:r>
        <w:rPr>
          <w:rStyle w:val="FootnoteReference"/>
        </w:rPr>
        <w:footnoteRef/>
      </w:r>
      <w:r>
        <w:t xml:space="preserve"> Note</w:t>
      </w:r>
      <w:r>
        <w:rPr>
          <w:rFonts w:eastAsia="Arial"/>
        </w:rPr>
        <w:t xml:space="preserve"> </w:t>
      </w:r>
      <w:r>
        <w:t>that</w:t>
      </w:r>
      <w:r>
        <w:rPr>
          <w:rFonts w:eastAsia="Arial"/>
        </w:rPr>
        <w:t xml:space="preserve"> </w:t>
      </w:r>
      <w:r>
        <w:t>XSD</w:t>
      </w:r>
      <w:r>
        <w:rPr>
          <w:rFonts w:eastAsia="Arial"/>
        </w:rPr>
        <w:t xml:space="preserve"> </w:t>
      </w:r>
      <w:r>
        <w:t>1.1</w:t>
      </w:r>
      <w:r>
        <w:rPr>
          <w:rFonts w:eastAsia="Arial"/>
        </w:rPr>
        <w:t xml:space="preserve"> </w:t>
      </w:r>
      <w:r>
        <w:t>moved</w:t>
      </w:r>
      <w:r>
        <w:rPr>
          <w:rFonts w:eastAsia="Arial"/>
        </w:rPr>
        <w:t xml:space="preserve"> </w:t>
      </w:r>
      <w:r>
        <w:t>to</w:t>
      </w:r>
      <w:r>
        <w:rPr>
          <w:rFonts w:eastAsia="Arial"/>
        </w:rPr>
        <w:t xml:space="preserve"> </w:t>
      </w:r>
      <w:r>
        <w:t>IEEE</w:t>
      </w:r>
      <w:r>
        <w:rPr>
          <w:rFonts w:eastAsia="Arial"/>
        </w:rPr>
        <w:t xml:space="preserve"> </w:t>
      </w:r>
      <w:r>
        <w:t>754-2008</w:t>
      </w:r>
      <w:r>
        <w:rPr>
          <w:rFonts w:eastAsia="Arial"/>
        </w:rPr>
        <w:t xml:space="preserve"> </w:t>
      </w:r>
      <w:r>
        <w:t>only</w:t>
      </w:r>
      <w:r>
        <w:rPr>
          <w:rFonts w:eastAsia="Arial"/>
        </w:rPr>
        <w:t xml:space="preserve"> </w:t>
      </w:r>
      <w:r>
        <w:t>because</w:t>
      </w:r>
      <w:r>
        <w:rPr>
          <w:rFonts w:eastAsia="Arial"/>
        </w:rPr>
        <w:t xml:space="preserve"> </w:t>
      </w:r>
      <w:r>
        <w:t>of</w:t>
      </w:r>
      <w:r>
        <w:rPr>
          <w:rFonts w:eastAsia="Arial"/>
        </w:rPr>
        <w:t xml:space="preserve"> </w:t>
      </w:r>
      <w:r>
        <w:t>new</w:t>
      </w:r>
      <w:r>
        <w:rPr>
          <w:rFonts w:eastAsia="Arial"/>
        </w:rPr>
        <w:t xml:space="preserve"> </w:t>
      </w:r>
      <w:r>
        <w:t>decimal</w:t>
      </w:r>
      <w:r>
        <w:rPr>
          <w:rFonts w:eastAsia="Arial"/>
        </w:rPr>
        <w:t xml:space="preserve"> </w:t>
      </w:r>
      <w:r>
        <w:t>support,</w:t>
      </w:r>
      <w:r>
        <w:rPr>
          <w:rFonts w:eastAsia="Arial"/>
        </w:rPr>
        <w:t xml:space="preserve"> </w:t>
      </w:r>
      <w:r>
        <w:t>and</w:t>
      </w:r>
      <w:r>
        <w:rPr>
          <w:rFonts w:eastAsia="Arial"/>
        </w:rPr>
        <w:t xml:space="preserve"> </w:t>
      </w:r>
      <w:r>
        <w:t>not</w:t>
      </w:r>
      <w:r>
        <w:rPr>
          <w:rFonts w:eastAsia="Arial"/>
        </w:rPr>
        <w:t xml:space="preserve"> </w:t>
      </w:r>
      <w:r>
        <w:t>for</w:t>
      </w:r>
      <w:r>
        <w:rPr>
          <w:rFonts w:eastAsia="Arial"/>
        </w:rPr>
        <w:t xml:space="preserve"> </w:t>
      </w:r>
      <w:r>
        <w:t>enhanced</w:t>
      </w:r>
      <w:r>
        <w:rPr>
          <w:rFonts w:eastAsia="Arial"/>
        </w:rPr>
        <w:t xml:space="preserve"> </w:t>
      </w:r>
      <w:r>
        <w:t>float</w:t>
      </w:r>
      <w:r>
        <w:rPr>
          <w:rFonts w:eastAsia="Arial"/>
        </w:rPr>
        <w:t xml:space="preserve"> </w:t>
      </w:r>
      <w:r>
        <w:t>support.</w:t>
      </w:r>
      <w:r>
        <w:rPr>
          <w:rFonts w:eastAsia="Arial"/>
        </w:rPr>
        <w:t xml:space="preserve"> </w:t>
      </w:r>
      <w:r>
        <w:t>That's</w:t>
      </w:r>
      <w:r>
        <w:rPr>
          <w:rFonts w:eastAsia="Arial"/>
        </w:rPr>
        <w:t xml:space="preserve"> </w:t>
      </w:r>
      <w:r>
        <w:t>why</w:t>
      </w:r>
      <w:r>
        <w:rPr>
          <w:rFonts w:eastAsia="Arial"/>
        </w:rPr>
        <w:t xml:space="preserve"> </w:t>
      </w:r>
      <w:r>
        <w:t>in</w:t>
      </w:r>
      <w:r>
        <w:rPr>
          <w:rFonts w:eastAsia="Arial"/>
        </w:rPr>
        <w:t xml:space="preserve"> </w:t>
      </w:r>
      <w:r>
        <w:t>XSD</w:t>
      </w:r>
      <w:r>
        <w:rPr>
          <w:rFonts w:eastAsia="Arial"/>
        </w:rPr>
        <w:t xml:space="preserve"> </w:t>
      </w:r>
      <w:r>
        <w:t>1.1</w:t>
      </w:r>
      <w:r>
        <w:rPr>
          <w:rFonts w:eastAsia="Arial"/>
        </w:rPr>
        <w:t xml:space="preserve"> </w:t>
      </w:r>
      <w:r>
        <w:t>there</w:t>
      </w:r>
      <w:r>
        <w:rPr>
          <w:rFonts w:eastAsia="Arial"/>
        </w:rPr>
        <w:t xml:space="preserve"> </w:t>
      </w:r>
      <w:r>
        <w:t>are</w:t>
      </w:r>
      <w:r>
        <w:rPr>
          <w:rFonts w:eastAsia="Arial"/>
        </w:rPr>
        <w:t xml:space="preserve"> </w:t>
      </w:r>
      <w:r>
        <w:t>still</w:t>
      </w:r>
      <w:r>
        <w:rPr>
          <w:rFonts w:eastAsia="Arial"/>
        </w:rPr>
        <w:t xml:space="preserve"> </w:t>
      </w:r>
      <w:r>
        <w:t>just</w:t>
      </w:r>
      <w:r>
        <w:rPr>
          <w:rFonts w:eastAsia="Arial"/>
        </w:rPr>
        <w:t xml:space="preserve"> </w:t>
      </w:r>
      <w:r>
        <w:t>the</w:t>
      </w:r>
      <w:r>
        <w:rPr>
          <w:rFonts w:eastAsia="Arial"/>
        </w:rPr>
        <w:t xml:space="preserve"> </w:t>
      </w:r>
      <w:r>
        <w:t>xs:float</w:t>
      </w:r>
      <w:r>
        <w:rPr>
          <w:rFonts w:eastAsia="Arial"/>
        </w:rPr>
        <w:t xml:space="preserve"> </w:t>
      </w:r>
      <w:r>
        <w:t>and</w:t>
      </w:r>
      <w:r>
        <w:rPr>
          <w:rFonts w:eastAsia="Arial"/>
        </w:rPr>
        <w:t xml:space="preserve"> </w:t>
      </w:r>
      <w:r>
        <w:t>xs:double</w:t>
      </w:r>
      <w:r>
        <w:rPr>
          <w:rFonts w:eastAsia="Arial"/>
        </w:rPr>
        <w:t xml:space="preserve"> </w:t>
      </w:r>
      <w:r>
        <w:t>built-in</w:t>
      </w:r>
      <w:r>
        <w:rPr>
          <w:rFonts w:eastAsia="Arial"/>
        </w:rPr>
        <w:t xml:space="preserve"> </w:t>
      </w:r>
      <w:r>
        <w:t>types.</w:t>
      </w:r>
      <w:r>
        <w:rPr>
          <w:rFonts w:eastAsia="Arial"/>
        </w:rPr>
        <w:t xml:space="preserve"> </w:t>
      </w:r>
      <w:r>
        <w:t>Any</w:t>
      </w:r>
      <w:r>
        <w:rPr>
          <w:rFonts w:eastAsia="Arial"/>
        </w:rPr>
        <w:t xml:space="preserve"> </w:t>
      </w:r>
      <w:r>
        <w:t>future</w:t>
      </w:r>
      <w:r>
        <w:rPr>
          <w:rFonts w:eastAsia="Arial"/>
        </w:rPr>
        <w:t xml:space="preserve"> </w:t>
      </w:r>
      <w:r>
        <w:t>support</w:t>
      </w:r>
      <w:r>
        <w:rPr>
          <w:rFonts w:eastAsia="Arial"/>
        </w:rPr>
        <w:t xml:space="preserve"> </w:t>
      </w:r>
      <w:r>
        <w:t>for</w:t>
      </w:r>
      <w:r>
        <w:rPr>
          <w:rFonts w:eastAsia="Arial"/>
        </w:rPr>
        <w:t xml:space="preserve"> </w:t>
      </w:r>
      <w:r>
        <w:t>half-precision</w:t>
      </w:r>
      <w:r>
        <w:rPr>
          <w:rFonts w:eastAsia="Arial"/>
        </w:rPr>
        <w:t xml:space="preserve"> </w:t>
      </w:r>
      <w:r>
        <w:t>and</w:t>
      </w:r>
      <w:r>
        <w:rPr>
          <w:rFonts w:eastAsia="Arial"/>
        </w:rPr>
        <w:t xml:space="preserve"> </w:t>
      </w:r>
      <w:r>
        <w:t>quad-precision</w:t>
      </w:r>
      <w:r>
        <w:rPr>
          <w:rFonts w:eastAsia="Arial"/>
        </w:rPr>
        <w:t xml:space="preserve"> </w:t>
      </w:r>
      <w:r>
        <w:t>in</w:t>
      </w:r>
      <w:r>
        <w:rPr>
          <w:rFonts w:eastAsia="Arial"/>
        </w:rPr>
        <w:t xml:space="preserve"> </w:t>
      </w:r>
      <w:r>
        <w:t>XSD</w:t>
      </w:r>
      <w:r>
        <w:rPr>
          <w:rFonts w:eastAsia="Arial"/>
        </w:rPr>
        <w:t xml:space="preserve"> </w:t>
      </w:r>
      <w:r>
        <w:t>would</w:t>
      </w:r>
      <w:r>
        <w:rPr>
          <w:rFonts w:eastAsia="Arial"/>
        </w:rPr>
        <w:t xml:space="preserve"> </w:t>
      </w:r>
      <w:r>
        <w:t>very</w:t>
      </w:r>
      <w:r>
        <w:rPr>
          <w:rFonts w:eastAsia="Arial"/>
        </w:rPr>
        <w:t xml:space="preserve"> </w:t>
      </w:r>
      <w:r>
        <w:t>likely</w:t>
      </w:r>
      <w:r>
        <w:rPr>
          <w:rFonts w:eastAsia="Arial"/>
        </w:rPr>
        <w:t xml:space="preserve"> </w:t>
      </w:r>
      <w:r>
        <w:t>be</w:t>
      </w:r>
      <w:r>
        <w:rPr>
          <w:rFonts w:eastAsia="Arial"/>
        </w:rPr>
        <w:t xml:space="preserve"> </w:t>
      </w:r>
      <w:r>
        <w:t>implemented</w:t>
      </w:r>
      <w:r>
        <w:rPr>
          <w:rFonts w:eastAsia="Arial"/>
        </w:rPr>
        <w:t xml:space="preserve"> </w:t>
      </w:r>
      <w:r>
        <w:t>by</w:t>
      </w:r>
      <w:r>
        <w:rPr>
          <w:rFonts w:eastAsia="Arial"/>
        </w:rPr>
        <w:t xml:space="preserve"> </w:t>
      </w:r>
      <w:r>
        <w:t>adding</w:t>
      </w:r>
      <w:r>
        <w:rPr>
          <w:rFonts w:eastAsia="Arial"/>
        </w:rPr>
        <w:t xml:space="preserve"> </w:t>
      </w:r>
      <w:r>
        <w:t>new</w:t>
      </w:r>
      <w:r>
        <w:rPr>
          <w:rFonts w:eastAsia="Arial"/>
        </w:rPr>
        <w:t xml:space="preserve"> </w:t>
      </w:r>
      <w:r>
        <w:t>built-in</w:t>
      </w:r>
      <w:r>
        <w:rPr>
          <w:rFonts w:eastAsia="Arial"/>
        </w:rPr>
        <w:t xml:space="preserve"> </w:t>
      </w:r>
      <w:r>
        <w:t>types</w:t>
      </w:r>
      <w:r>
        <w:rPr>
          <w:rFonts w:eastAsia="Arial"/>
        </w:rPr>
        <w:t xml:space="preserve"> </w:t>
      </w:r>
      <w:r>
        <w:t>that</w:t>
      </w:r>
      <w:r>
        <w:rPr>
          <w:rFonts w:eastAsia="Arial"/>
        </w:rPr>
        <w:t xml:space="preserve"> </w:t>
      </w:r>
      <w:r>
        <w:t>derive</w:t>
      </w:r>
      <w:r>
        <w:rPr>
          <w:rFonts w:eastAsia="Arial"/>
        </w:rPr>
        <w:t xml:space="preserve"> </w:t>
      </w:r>
      <w:r>
        <w:t>from</w:t>
      </w:r>
      <w:r>
        <w:rPr>
          <w:rFonts w:eastAsia="Arial"/>
        </w:rPr>
        <w:t xml:space="preserve"> </w:t>
      </w:r>
      <w:r>
        <w:t>xs:anySimpleType.</w:t>
      </w:r>
      <w:r>
        <w:rPr>
          <w:rFonts w:eastAsia="Arial"/>
        </w:rPr>
        <w:t xml:space="preserve">  </w:t>
      </w:r>
      <w:r>
        <w:t>It</w:t>
      </w:r>
      <w:r>
        <w:rPr>
          <w:rFonts w:eastAsia="Arial"/>
        </w:rPr>
        <w:t xml:space="preserve"> </w:t>
      </w:r>
      <w:r>
        <w:t>is</w:t>
      </w:r>
      <w:r>
        <w:rPr>
          <w:rFonts w:eastAsia="Arial"/>
        </w:rPr>
        <w:t xml:space="preserve"> </w:t>
      </w:r>
      <w:r>
        <w:t>likely</w:t>
      </w:r>
      <w:r>
        <w:rPr>
          <w:rFonts w:eastAsia="Arial"/>
        </w:rPr>
        <w:t xml:space="preserve"> </w:t>
      </w:r>
      <w:r>
        <w:t>therefore</w:t>
      </w:r>
      <w:r>
        <w:rPr>
          <w:rFonts w:eastAsia="Arial"/>
        </w:rPr>
        <w:t xml:space="preserve"> </w:t>
      </w:r>
      <w:r>
        <w:t>that</w:t>
      </w:r>
      <w:r>
        <w:rPr>
          <w:rFonts w:eastAsia="Arial"/>
        </w:rPr>
        <w:t xml:space="preserve"> </w:t>
      </w:r>
      <w:r>
        <w:t>future</w:t>
      </w:r>
      <w:r>
        <w:rPr>
          <w:rFonts w:eastAsia="Arial"/>
        </w:rPr>
        <w:t xml:space="preserve"> </w:t>
      </w:r>
      <w:r>
        <w:t>DFDL</w:t>
      </w:r>
      <w:r>
        <w:rPr>
          <w:rFonts w:eastAsia="Arial"/>
        </w:rPr>
        <w:t xml:space="preserve"> </w:t>
      </w:r>
      <w:r>
        <w:t>support</w:t>
      </w:r>
      <w:r>
        <w:rPr>
          <w:rFonts w:eastAsia="Arial"/>
        </w:rPr>
        <w:t xml:space="preserve"> </w:t>
      </w:r>
      <w:r>
        <w:t>for</w:t>
      </w:r>
      <w:r>
        <w:rPr>
          <w:rFonts w:eastAsia="Arial"/>
        </w:rPr>
        <w:t xml:space="preserve"> </w:t>
      </w:r>
      <w:r>
        <w:t>half-precision</w:t>
      </w:r>
      <w:r>
        <w:rPr>
          <w:rFonts w:eastAsia="Arial"/>
        </w:rPr>
        <w:t xml:space="preserve"> </w:t>
      </w:r>
      <w:r>
        <w:t>and</w:t>
      </w:r>
      <w:r>
        <w:rPr>
          <w:rFonts w:eastAsia="Arial"/>
        </w:rPr>
        <w:t xml:space="preserve"> </w:t>
      </w:r>
      <w:r>
        <w:t>quad-precision</w:t>
      </w:r>
      <w:r>
        <w:rPr>
          <w:rFonts w:eastAsia="Arial"/>
        </w:rPr>
        <w:t xml:space="preserve"> </w:t>
      </w:r>
      <w:r>
        <w:t>will</w:t>
      </w:r>
      <w:r>
        <w:rPr>
          <w:rFonts w:eastAsia="Arial"/>
        </w:rPr>
        <w:t xml:space="preserve"> </w:t>
      </w:r>
      <w:r>
        <w:t>build</w:t>
      </w:r>
      <w:r>
        <w:rPr>
          <w:rFonts w:eastAsia="Arial"/>
        </w:rPr>
        <w:t xml:space="preserve"> </w:t>
      </w:r>
      <w:r>
        <w:t>on</w:t>
      </w:r>
      <w:r>
        <w:rPr>
          <w:rFonts w:eastAsia="Arial"/>
        </w:rPr>
        <w:t xml:space="preserve"> </w:t>
      </w:r>
      <w:r>
        <w:t>XSD.</w:t>
      </w:r>
    </w:p>
  </w:footnote>
  <w:footnote w:id="44">
    <w:p w14:paraId="4B5B5967" w14:textId="77777777" w:rsidR="00B46A03" w:rsidRDefault="00B46A03" w:rsidP="00B46A03">
      <w:pPr>
        <w:pStyle w:val="FootnoteText"/>
      </w:pPr>
      <w:r>
        <w:rPr>
          <w:rStyle w:val="FootnoteReference"/>
        </w:rPr>
        <w:footnoteRef/>
      </w:r>
      <w:r>
        <w:t xml:space="preserve"> Note that DFDL does not support an isolated month, day, or year that is not part of a greater date type, as it does not support the XSD simple types xs:gMonth, xs:gDay, and xs:gYear. </w:t>
      </w:r>
    </w:p>
  </w:footnote>
  <w:footnote w:id="45">
    <w:p w14:paraId="0A81B1D1" w14:textId="77777777" w:rsidR="00B46A03" w:rsidRDefault="00B46A03" w:rsidP="00B46A03">
      <w:pPr>
        <w:pStyle w:val="FootnoteText"/>
      </w:pPr>
      <w:r>
        <w:rPr>
          <w:rStyle w:val="FootnoteReference"/>
        </w:rPr>
        <w:footnoteRef/>
      </w:r>
      <w:r>
        <w:t xml:space="preserve"> Absent representation implies Processing Error for ‘implicit’ when less than or equal to XSD minOccurs.</w:t>
      </w:r>
    </w:p>
  </w:footnote>
  <w:footnote w:id="46">
    <w:p w14:paraId="2C8F59E5" w14:textId="45D2480E" w:rsidR="00B46A03" w:rsidRDefault="00B46A03" w:rsidP="00B46A03">
      <w:pPr>
        <w:pStyle w:val="FootnoteText"/>
      </w:pPr>
      <w:r>
        <w:rPr>
          <w:rStyle w:val="FootnoteReference"/>
        </w:rPr>
        <w:footnoteRef/>
      </w:r>
      <w:r>
        <w:t xml:space="preserve"> Absent representation always implies zero-length. Nil, empty, and normal representations can also be zero-length with the right combinations of properties. See Section </w:t>
      </w:r>
      <w:r w:rsidRPr="00065302">
        <w:rPr>
          <w:rStyle w:val="Hyperlink"/>
          <w:rFonts w:eastAsia="MS Mincho"/>
        </w:rPr>
        <w:fldChar w:fldCharType="begin"/>
      </w:r>
      <w:r w:rsidRPr="00065302">
        <w:rPr>
          <w:rStyle w:val="Hyperlink"/>
          <w:rFonts w:eastAsia="MS Mincho"/>
        </w:rPr>
        <w:instrText xml:space="preserve"> REF _Ref365390854 \r \h  \* MERGEFORMAT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9.2.5</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_Ref365390858 \h  \* MERGEFORMAT </w:instrText>
      </w:r>
      <w:r w:rsidRPr="00065302">
        <w:rPr>
          <w:rStyle w:val="Hyperlink"/>
          <w:rFonts w:eastAsia="MS Mincho"/>
        </w:rPr>
      </w:r>
      <w:r w:rsidRPr="00065302">
        <w:rPr>
          <w:rStyle w:val="Hyperlink"/>
          <w:rFonts w:eastAsia="MS Mincho"/>
        </w:rPr>
        <w:fldChar w:fldCharType="separate"/>
      </w:r>
      <w:r w:rsidR="00460D7E" w:rsidRPr="00460D7E">
        <w:rPr>
          <w:rStyle w:val="Hyperlink"/>
          <w:rFonts w:eastAsia="MS Mincho"/>
        </w:rPr>
        <w:t>Zero-length Representation</w:t>
      </w:r>
      <w:r w:rsidRPr="00065302">
        <w:rPr>
          <w:rStyle w:val="Hyperlink"/>
          <w:rFonts w:eastAsia="MS Mincho"/>
        </w:rPr>
        <w:fldChar w:fldCharType="end"/>
      </w:r>
      <w:r>
        <w:t>.</w:t>
      </w:r>
    </w:p>
  </w:footnote>
  <w:footnote w:id="47">
    <w:p w14:paraId="12787E29" w14:textId="39C28C81" w:rsidR="00B46A03" w:rsidRDefault="00B46A03" w:rsidP="00B46A03">
      <w:pPr>
        <w:pStyle w:val="FootnoteText"/>
      </w:pPr>
      <w:r>
        <w:rPr>
          <w:rStyle w:val="FootnoteReference"/>
        </w:rPr>
        <w:footnoteRef/>
      </w:r>
      <w:r>
        <w:t xml:space="preserve"> An Infoset item value of nil means the Infoset item </w:t>
      </w:r>
      <w:r>
        <w:rPr>
          <w:b/>
        </w:rPr>
        <w:t>[nilled]</w:t>
      </w:r>
      <w:r>
        <w:t xml:space="preserve"> member is true, and the </w:t>
      </w:r>
      <w:r>
        <w:rPr>
          <w:b/>
        </w:rPr>
        <w:t>[dataValue]</w:t>
      </w:r>
      <w:r>
        <w:t xml:space="preserve"> member has no value. See Section </w:t>
      </w:r>
      <w:r w:rsidRPr="00065302">
        <w:rPr>
          <w:rStyle w:val="Hyperlink"/>
          <w:rFonts w:eastAsia="MS Mincho"/>
        </w:rPr>
        <w:fldChar w:fldCharType="begin"/>
      </w:r>
      <w:r w:rsidRPr="00065302">
        <w:rPr>
          <w:rStyle w:val="Hyperlink"/>
          <w:rFonts w:eastAsia="MS Mincho"/>
        </w:rPr>
        <w:instrText xml:space="preserve"> REF infoitem.element \r \h  \* MERGEFORMAT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4.2.2</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infoitem.element \h  \* MERGEFORMAT </w:instrText>
      </w:r>
      <w:r w:rsidRPr="00065302">
        <w:rPr>
          <w:rStyle w:val="Hyperlink"/>
          <w:rFonts w:eastAsia="MS Mincho"/>
        </w:rPr>
      </w:r>
      <w:r w:rsidRPr="00065302">
        <w:rPr>
          <w:rStyle w:val="Hyperlink"/>
          <w:rFonts w:eastAsia="MS Mincho"/>
        </w:rPr>
        <w:fldChar w:fldCharType="separate"/>
      </w:r>
      <w:r w:rsidR="00460D7E" w:rsidRPr="00460D7E">
        <w:rPr>
          <w:rStyle w:val="Hyperlink"/>
          <w:rFonts w:eastAsia="MS Mincho"/>
        </w:rPr>
        <w:t>Element Information Items</w:t>
      </w:r>
      <w:r w:rsidRPr="00065302">
        <w:rPr>
          <w:rStyle w:val="Hyperlink"/>
          <w:rFonts w:eastAsia="MS Mincho"/>
        </w:rPr>
        <w:fldChar w:fldCharType="end"/>
      </w:r>
      <w:r>
        <w:t>.</w:t>
      </w:r>
    </w:p>
  </w:footnote>
  <w:footnote w:id="48">
    <w:p w14:paraId="338CA7D0" w14:textId="77777777" w:rsidR="00B46A03" w:rsidRDefault="00B46A03" w:rsidP="00B46A03">
      <w:pPr>
        <w:pStyle w:val="FootnoteText"/>
      </w:pPr>
      <w:r>
        <w:rPr>
          <w:rStyle w:val="FootnoteReference"/>
        </w:rPr>
        <w:footnoteRef/>
      </w:r>
      <w:r>
        <w:rPr>
          <w:rFonts w:eastAsia="MS Mincho"/>
          <w:lang w:val="en-GB" w:eastAsia="ja-JP" w:bidi="he-IL"/>
        </w:rPr>
        <w:t>The NTE segment in the X12 EDI standard is an example of a floating element</w:t>
      </w:r>
      <w:r>
        <w:rPr>
          <w:rFonts w:ascii="Helv" w:eastAsia="MS Mincho" w:hAnsi="Helv" w:cs="Helv"/>
          <w:lang w:val="en-GB" w:eastAsia="ja-JP" w:bidi="he-IL"/>
        </w:rPr>
        <w:t>.</w:t>
      </w:r>
    </w:p>
  </w:footnote>
  <w:footnote w:id="49">
    <w:p w14:paraId="360EA3E4" w14:textId="77777777" w:rsidR="00B46A03" w:rsidRDefault="00B46A03" w:rsidP="00B46A03">
      <w:pPr>
        <w:pStyle w:val="FootnoteText"/>
      </w:pPr>
      <w:r>
        <w:rPr>
          <w:rStyle w:val="FootnoteReference"/>
        </w:rPr>
        <w:footnoteRef/>
      </w:r>
      <w:r>
        <w:t xml:space="preserve"> Because DFDL v1.0 does not allow recursive definitions, the notion of unbounded here is limited by the depth of the DFDL schema, so is not truly unbounded as it would be if recursion were allowed.</w:t>
      </w:r>
    </w:p>
  </w:footnote>
  <w:footnote w:id="50">
    <w:p w14:paraId="6AB226AF" w14:textId="77777777" w:rsidR="00B46A03" w:rsidRDefault="00B46A03" w:rsidP="00B46A03">
      <w:pPr>
        <w:pStyle w:val="FootnoteText"/>
      </w:pPr>
      <w:r>
        <w:rPr>
          <w:rStyle w:val="FootnoteReference"/>
        </w:rPr>
        <w:footnoteRef/>
      </w:r>
      <w:r>
        <w:t xml:space="preserve"> The ‘%’ character needs escaping as part of DFDL syntax when used as a literal character in DFDL properties. It is escaped by doubling it, i.e., preceding it by another ‘%’ character. In this examplethe dfdl:escapeEscapeCharacter is defined to be a single '%' character in the data stream. </w:t>
      </w:r>
    </w:p>
  </w:footnote>
  <w:footnote w:id="51">
    <w:p w14:paraId="4F830501" w14:textId="77777777" w:rsidR="00B46A03" w:rsidRPr="00107A56" w:rsidRDefault="00B46A03" w:rsidP="00107A56">
      <w:pPr>
        <w:pStyle w:val="FootnoteText"/>
      </w:pPr>
      <w:r w:rsidRPr="00107A56">
        <w:rPr>
          <w:rStyle w:val="FootnoteReference"/>
        </w:rPr>
        <w:footnoteRef/>
      </w:r>
      <w:r w:rsidRPr="00107A56">
        <w:t xml:space="preserve"> It is anticipated this appendix will be migrated into a separate document to facilitate the addition of new encodings without revising the DFDL specification.</w:t>
      </w:r>
    </w:p>
  </w:footnote>
  <w:footnote w:id="52">
    <w:p w14:paraId="7063D3BF" w14:textId="77777777" w:rsidR="00B46A03" w:rsidRDefault="00B46A03" w:rsidP="00B46A03">
      <w:pPr>
        <w:pStyle w:val="FootnoteText"/>
      </w:pPr>
      <w:r>
        <w:rPr>
          <w:rStyle w:val="FootnoteReference"/>
        </w:rPr>
        <w:footnoteRef/>
      </w:r>
      <w:r>
        <w:t xml:space="preserve"> Though US-ASCII contains only 128 characters DFDL assumes the US-ASCII encoding to use one character per 8-bit byte.</w:t>
      </w:r>
    </w:p>
  </w:footnote>
  <w:footnote w:id="53">
    <w:p w14:paraId="40BF452A" w14:textId="77777777" w:rsidR="00B46A03" w:rsidRDefault="00B46A03" w:rsidP="00454FFB">
      <w:pPr>
        <w:pStyle w:val="FootnoteText"/>
      </w:pPr>
      <w:r>
        <w:rPr>
          <w:rStyle w:val="FootnoteReference"/>
        </w:rPr>
        <w:footnoteRef/>
      </w:r>
      <w:r>
        <w:t xml:space="preserve"> This list is maintained separately from the other references in the specification to facilitate future migration of this material into a separate document.</w:t>
      </w:r>
    </w:p>
  </w:footnote>
  <w:footnote w:id="54">
    <w:p w14:paraId="04CD42FD" w14:textId="7900A604" w:rsidR="00B46A03" w:rsidRDefault="00B46A03" w:rsidP="00B46A03">
      <w:pPr>
        <w:pStyle w:val="FootnoteText"/>
      </w:pPr>
      <w:r>
        <w:rPr>
          <w:rStyle w:val="FootnoteReference"/>
        </w:rPr>
        <w:footnoteRef/>
      </w:r>
      <w:r>
        <w:t xml:space="preserve"> X-DFDL-US-ASCII-7-BIT-PACKED is a DFDL standard encoding, which uses the US-ASCII characters, but each code unit is stored occupying only 7 bits, not a whole 8-bit-byte. DFDL standard encodings are defined in a separate specification. See Section </w:t>
      </w:r>
      <w:r w:rsidRPr="00065302">
        <w:rPr>
          <w:rStyle w:val="Hyperlink"/>
          <w:rFonts w:eastAsia="MS Mincho"/>
        </w:rPr>
        <w:fldChar w:fldCharType="begin"/>
      </w:r>
      <w:r w:rsidRPr="00065302">
        <w:rPr>
          <w:rStyle w:val="Hyperlink"/>
          <w:rFonts w:eastAsia="MS Mincho"/>
        </w:rPr>
        <w:instrText xml:space="preserve"> REF _Ref393989958 \r \h </w:instrText>
      </w:r>
      <w:r w:rsidRPr="00065302">
        <w:rPr>
          <w:rStyle w:val="Hyperlink"/>
          <w:rFonts w:eastAsia="MS Mincho"/>
        </w:rPr>
      </w:r>
      <w:r w:rsidRPr="00065302">
        <w:rPr>
          <w:rStyle w:val="Hyperlink"/>
          <w:rFonts w:eastAsia="MS Mincho"/>
        </w:rPr>
        <w:fldChar w:fldCharType="separate"/>
      </w:r>
      <w:r w:rsidR="00460D7E">
        <w:rPr>
          <w:rStyle w:val="Hyperlink"/>
          <w:rFonts w:eastAsia="MS Mincho"/>
        </w:rPr>
        <w:t>33</w:t>
      </w:r>
      <w:r w:rsidRPr="00065302">
        <w:rPr>
          <w:rStyle w:val="Hyperlink"/>
          <w:rFonts w:eastAsia="MS Mincho"/>
        </w:rPr>
        <w:fldChar w:fldCharType="end"/>
      </w:r>
      <w:r>
        <w:t xml:space="preserve"> </w:t>
      </w:r>
      <w:r w:rsidRPr="00065302">
        <w:rPr>
          <w:rStyle w:val="Hyperlink"/>
          <w:rFonts w:eastAsia="MS Mincho"/>
        </w:rPr>
        <w:fldChar w:fldCharType="begin"/>
      </w:r>
      <w:r w:rsidRPr="00065302">
        <w:rPr>
          <w:rStyle w:val="Hyperlink"/>
          <w:rFonts w:eastAsia="MS Mincho"/>
        </w:rPr>
        <w:instrText xml:space="preserve"> REF _Ref393989958 \h </w:instrText>
      </w:r>
      <w:r w:rsidRPr="00065302">
        <w:rPr>
          <w:rStyle w:val="Hyperlink"/>
          <w:rFonts w:eastAsia="MS Mincho"/>
        </w:rPr>
      </w:r>
      <w:r w:rsidRPr="00065302">
        <w:rPr>
          <w:rStyle w:val="Hyperlink"/>
          <w:rFonts w:eastAsia="MS Mincho"/>
        </w:rPr>
        <w:fldChar w:fldCharType="separate"/>
      </w:r>
      <w:r w:rsidR="00460D7E">
        <w:t>Appendix D: DFDL Standard Encodings</w:t>
      </w:r>
      <w:r w:rsidRPr="00065302">
        <w:rPr>
          <w:rStyle w:val="Hyperlink"/>
          <w:rFonts w:eastAsia="MS Mincho"/>
        </w:rP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74A8" w14:textId="77777777" w:rsidR="004421EF" w:rsidRPr="00151316" w:rsidRDefault="004421EF" w:rsidP="004421EF">
    <w:pPr>
      <w:pStyle w:val="Header"/>
      <w:spacing w:line="240" w:lineRule="exact"/>
      <w:jc w:val="left"/>
    </w:pPr>
    <w:r w:rsidRPr="00151316">
      <w:t>ISO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CB03" w14:textId="4EB000B0" w:rsidR="005421C3" w:rsidRDefault="005421C3" w:rsidP="00753174">
    <w:pPr>
      <w:pStyle w:val="Header"/>
      <w:spacing w:after="100" w:afterAutospacing="1"/>
      <w:rPr>
        <w:lang w:val="de-DE"/>
      </w:rPr>
    </w:pPr>
    <w:r>
      <w:t>GFD-R-P.240</w:t>
    </w:r>
    <w:r w:rsidR="00AD1D05">
      <w:ptab w:relativeTo="margin" w:alignment="right" w:leader="none"/>
    </w:r>
    <w:r>
      <w:rPr>
        <w:lang w:val="de-DE"/>
      </w:rPr>
      <w:t>Michael J Beckerle,</w:t>
    </w:r>
    <w:r w:rsidR="007F3CC0">
      <w:rPr>
        <w:lang w:val="de-DE"/>
      </w:rPr>
      <w:t xml:space="preserve"> </w:t>
    </w:r>
    <w:r w:rsidR="00876690">
      <w:rPr>
        <w:lang w:val="de-DE"/>
      </w:rPr>
      <w:t>ASF/</w:t>
    </w:r>
    <w:r>
      <w:rPr>
        <w:lang w:val="de-DE"/>
      </w:rPr>
      <w:t>Owl Cyber Defense/Tresys</w:t>
    </w:r>
  </w:p>
  <w:p w14:paraId="081C2855" w14:textId="0824C58B" w:rsidR="005421C3" w:rsidRDefault="005421C3" w:rsidP="00753174">
    <w:pPr>
      <w:pStyle w:val="Header"/>
      <w:spacing w:after="100" w:afterAutospacing="1"/>
    </w:pPr>
    <w:r>
      <w:rPr>
        <w:lang w:val="de-DE"/>
      </w:rPr>
      <w:t>OGF DFDL WG</w:t>
    </w:r>
    <w:r>
      <w:rPr>
        <w:lang w:val="de-DE"/>
      </w:rPr>
      <w:tab/>
    </w:r>
    <w:r w:rsidR="00876690">
      <w:rPr>
        <w:lang w:val="de-DE"/>
      </w:rPr>
      <w:ptab w:relativeTo="margin" w:alignment="right" w:leader="none"/>
    </w:r>
    <w:r>
      <w:t>Stephen M Hanson, IBM</w:t>
    </w:r>
  </w:p>
  <w:p w14:paraId="3B43EA45" w14:textId="410C18EB" w:rsidR="005421C3" w:rsidRDefault="005421C3" w:rsidP="00753174">
    <w:pPr>
      <w:pStyle w:val="Header"/>
      <w:spacing w:after="100" w:afterAutospacing="1"/>
    </w:pPr>
    <w:r>
      <w:rPr>
        <w:lang w:val="de-DE"/>
      </w:rPr>
      <w:t>ogf.org</w:t>
    </w:r>
    <w:r w:rsidR="005F1584">
      <w:rPr>
        <w:lang w:val="de-DE"/>
      </w:rPr>
      <w:t>/dfdl</w:t>
    </w:r>
    <w:r w:rsidR="00753174">
      <w:ptab w:relativeTo="margin" w:alignment="right" w:leader="none"/>
    </w:r>
    <w:r>
      <w:t>February 2021</w:t>
    </w:r>
  </w:p>
  <w:p w14:paraId="377F250B" w14:textId="3EA563BB" w:rsidR="005421C3" w:rsidRDefault="00D133E5" w:rsidP="00753174">
    <w:pPr>
      <w:pStyle w:val="Header"/>
      <w:spacing w:after="100" w:afterAutospacing="1"/>
    </w:pPr>
    <w:r>
      <w:ptab w:relativeTo="margin" w:alignment="right" w:leader="none"/>
    </w:r>
    <w:r>
      <w:t xml:space="preserve">Updated </w:t>
    </w:r>
    <w:r w:rsidR="00D51840">
      <w:t>January 2026</w:t>
    </w:r>
  </w:p>
  <w:p w14:paraId="21756D2F" w14:textId="77777777" w:rsidR="00F56BB9" w:rsidRDefault="00F56BB9" w:rsidP="00753174">
    <w:pPr>
      <w:pStyle w:val="Header"/>
      <w:spacing w:after="100" w:afterAutospacing="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2B50" w14:textId="77777777" w:rsidR="004421EF" w:rsidRPr="004D16C0" w:rsidRDefault="004421EF" w:rsidP="00FA1F1F">
    <w:pPr>
      <w:pStyle w:val="Header"/>
      <w:spacing w:after="720" w:line="240" w:lineRule="exact"/>
      <w:jc w:val="center"/>
      <w:rPr>
        <w:sz w:val="24"/>
        <w:szCs w:val="24"/>
      </w:rPr>
    </w:pPr>
    <w:r w:rsidRPr="004D16C0">
      <w:rPr>
        <w:sz w:val="24"/>
        <w:szCs w:val="24"/>
      </w:rPr>
      <w:t>ISO #####-#:####(X)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E14E" w14:textId="77777777" w:rsidR="00087AAE" w:rsidRPr="00483318" w:rsidRDefault="00087AAE" w:rsidP="00087AAE">
    <w:pPr>
      <w:pStyle w:val="Header"/>
      <w:spacing w:after="100" w:afterAutospacing="1"/>
      <w:rPr>
        <w:b w:val="0"/>
        <w:bCs/>
        <w:sz w:val="18"/>
        <w:szCs w:val="18"/>
      </w:rPr>
    </w:pPr>
    <w:r w:rsidRPr="00483318">
      <w:rPr>
        <w:b w:val="0"/>
        <w:bCs/>
        <w:sz w:val="18"/>
        <w:szCs w:val="18"/>
      </w:rPr>
      <w:t>GFD-R-P.240</w:t>
    </w:r>
    <w:r w:rsidRPr="00483318">
      <w:rPr>
        <w:b w:val="0"/>
        <w:bCs/>
        <w:sz w:val="18"/>
        <w:szCs w:val="18"/>
      </w:rPr>
      <w:ptab w:relativeTo="margin" w:alignment="right" w:leader="none"/>
    </w:r>
    <w:r w:rsidRPr="00483318">
      <w:rPr>
        <w:b w:val="0"/>
        <w:bCs/>
        <w:sz w:val="18"/>
        <w:szCs w:val="18"/>
      </w:rPr>
      <w:t>February 2021</w:t>
    </w:r>
  </w:p>
  <w:p w14:paraId="7C2C1F9C" w14:textId="08CD14D8" w:rsidR="00087AAE" w:rsidRDefault="00087AAE" w:rsidP="00087AAE">
    <w:pPr>
      <w:pStyle w:val="Header"/>
      <w:spacing w:after="100" w:afterAutospacing="1"/>
      <w:rPr>
        <w:b w:val="0"/>
        <w:bCs/>
        <w:sz w:val="18"/>
        <w:szCs w:val="18"/>
      </w:rPr>
    </w:pPr>
    <w:r w:rsidRPr="00483318">
      <w:rPr>
        <w:b w:val="0"/>
        <w:bCs/>
        <w:sz w:val="18"/>
        <w:szCs w:val="18"/>
      </w:rPr>
      <w:ptab w:relativeTo="margin" w:alignment="right" w:leader="none"/>
    </w:r>
    <w:r w:rsidRPr="00483318">
      <w:rPr>
        <w:b w:val="0"/>
        <w:bCs/>
        <w:sz w:val="18"/>
        <w:szCs w:val="18"/>
      </w:rPr>
      <w:t xml:space="preserve">Updated </w:t>
    </w:r>
    <w:r w:rsidR="00D51840">
      <w:rPr>
        <w:b w:val="0"/>
        <w:bCs/>
        <w:sz w:val="18"/>
        <w:szCs w:val="18"/>
      </w:rPr>
      <w:t>January 2026</w:t>
    </w:r>
  </w:p>
  <w:p w14:paraId="0F92E635" w14:textId="77777777" w:rsidR="0068362E" w:rsidRPr="00483318" w:rsidRDefault="0068362E" w:rsidP="00087AAE">
    <w:pPr>
      <w:pStyle w:val="Header"/>
      <w:spacing w:after="100" w:afterAutospacing="1"/>
      <w:rPr>
        <w:b w:val="0"/>
        <w:b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F"/>
    <w:multiLevelType w:val="singleLevel"/>
    <w:tmpl w:val="0000002F"/>
    <w:name w:val="WW8Num47"/>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1182CB7"/>
    <w:multiLevelType w:val="hybridMultilevel"/>
    <w:tmpl w:val="27C631F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1AA15E4"/>
    <w:multiLevelType w:val="hybridMultilevel"/>
    <w:tmpl w:val="020A9964"/>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 w15:restartNumberingAfterBreak="0">
    <w:nsid w:val="02687CB8"/>
    <w:multiLevelType w:val="multilevel"/>
    <w:tmpl w:val="B86C9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689D"/>
    <w:multiLevelType w:val="hybridMultilevel"/>
    <w:tmpl w:val="2754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B93294"/>
    <w:multiLevelType w:val="multilevel"/>
    <w:tmpl w:val="2B4C87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8111F7C"/>
    <w:multiLevelType w:val="hybridMultilevel"/>
    <w:tmpl w:val="FD6EF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55008"/>
    <w:multiLevelType w:val="multilevel"/>
    <w:tmpl w:val="02EEB750"/>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8" w15:restartNumberingAfterBreak="0">
    <w:nsid w:val="08CE0923"/>
    <w:multiLevelType w:val="multilevel"/>
    <w:tmpl w:val="05C0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27AFB"/>
    <w:multiLevelType w:val="hybridMultilevel"/>
    <w:tmpl w:val="3A60FE82"/>
    <w:lvl w:ilvl="0" w:tplc="0809000F">
      <w:start w:val="1"/>
      <w:numFmt w:val="decimal"/>
      <w:lvlText w:val="%1."/>
      <w:lvlJc w:val="left"/>
      <w:pPr>
        <w:ind w:left="720" w:hanging="360"/>
      </w:pPr>
    </w:lvl>
    <w:lvl w:ilvl="1" w:tplc="08090003">
      <w:numFmt w:val="decimal"/>
      <w:lvlText w:val="o"/>
      <w:lvlJc w:val="left"/>
      <w:pPr>
        <w:ind w:left="1440" w:hanging="360"/>
      </w:pPr>
      <w:rPr>
        <w:rFonts w:ascii="Courier New" w:hAnsi="Courier New" w:cs="Courier New" w:hint="default"/>
      </w:rPr>
    </w:lvl>
    <w:lvl w:ilvl="2" w:tplc="08090005">
      <w:numFmt w:val="decimal"/>
      <w:lvlText w:val=""/>
      <w:lvlJc w:val="left"/>
      <w:pPr>
        <w:ind w:left="2160" w:hanging="360"/>
      </w:pPr>
      <w:rPr>
        <w:rFonts w:ascii="Wingdings" w:hAnsi="Wingdings" w:hint="default"/>
      </w:rPr>
    </w:lvl>
    <w:lvl w:ilvl="3" w:tplc="08090001">
      <w:numFmt w:val="decimal"/>
      <w:lvlText w:val=""/>
      <w:lvlJc w:val="left"/>
      <w:pPr>
        <w:ind w:left="2880" w:hanging="360"/>
      </w:pPr>
      <w:rPr>
        <w:rFonts w:ascii="Symbol" w:hAnsi="Symbol" w:hint="default"/>
      </w:rPr>
    </w:lvl>
    <w:lvl w:ilvl="4" w:tplc="08090003">
      <w:numFmt w:val="decimal"/>
      <w:lvlText w:val="o"/>
      <w:lvlJc w:val="left"/>
      <w:pPr>
        <w:ind w:left="3600" w:hanging="360"/>
      </w:pPr>
      <w:rPr>
        <w:rFonts w:ascii="Courier New" w:hAnsi="Courier New" w:cs="Courier New" w:hint="default"/>
      </w:rPr>
    </w:lvl>
    <w:lvl w:ilvl="5" w:tplc="08090005">
      <w:numFmt w:val="decimal"/>
      <w:lvlText w:val=""/>
      <w:lvlJc w:val="left"/>
      <w:pPr>
        <w:ind w:left="4320" w:hanging="360"/>
      </w:pPr>
      <w:rPr>
        <w:rFonts w:ascii="Wingdings" w:hAnsi="Wingdings" w:hint="default"/>
      </w:rPr>
    </w:lvl>
    <w:lvl w:ilvl="6" w:tplc="08090001">
      <w:numFmt w:val="decimal"/>
      <w:lvlText w:val=""/>
      <w:lvlJc w:val="left"/>
      <w:pPr>
        <w:ind w:left="5040" w:hanging="360"/>
      </w:pPr>
      <w:rPr>
        <w:rFonts w:ascii="Symbol" w:hAnsi="Symbol" w:hint="default"/>
      </w:rPr>
    </w:lvl>
    <w:lvl w:ilvl="7" w:tplc="08090003">
      <w:numFmt w:val="decimal"/>
      <w:lvlText w:val="o"/>
      <w:lvlJc w:val="left"/>
      <w:pPr>
        <w:ind w:left="5760" w:hanging="360"/>
      </w:pPr>
      <w:rPr>
        <w:rFonts w:ascii="Courier New" w:hAnsi="Courier New" w:cs="Courier New" w:hint="default"/>
      </w:rPr>
    </w:lvl>
    <w:lvl w:ilvl="8" w:tplc="08090005">
      <w:numFmt w:val="decimal"/>
      <w:lvlText w:val=""/>
      <w:lvlJc w:val="left"/>
      <w:pPr>
        <w:ind w:left="6480" w:hanging="360"/>
      </w:pPr>
      <w:rPr>
        <w:rFonts w:ascii="Wingdings" w:hAnsi="Wingdings" w:hint="default"/>
      </w:rPr>
    </w:lvl>
  </w:abstractNum>
  <w:abstractNum w:abstractNumId="10" w15:restartNumberingAfterBreak="0">
    <w:nsid w:val="09924D35"/>
    <w:multiLevelType w:val="hybridMultilevel"/>
    <w:tmpl w:val="4B3E0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114DF0"/>
    <w:multiLevelType w:val="hybridMultilevel"/>
    <w:tmpl w:val="8AA2D49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2" w15:restartNumberingAfterBreak="0">
    <w:nsid w:val="0D2C7153"/>
    <w:multiLevelType w:val="hybridMultilevel"/>
    <w:tmpl w:val="AAA6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E54E4"/>
    <w:multiLevelType w:val="multilevel"/>
    <w:tmpl w:val="F3FA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right"/>
      <w:pPr>
        <w:tabs>
          <w:tab w:val="num" w:pos="6480"/>
        </w:tabs>
        <w:ind w:left="6480" w:hanging="360"/>
      </w:pPr>
      <w:rPr>
        <w:rFonts w:ascii="Symbol" w:hAnsi="Symbol" w:hint="default"/>
        <w:sz w:val="20"/>
      </w:rPr>
    </w:lvl>
  </w:abstractNum>
  <w:abstractNum w:abstractNumId="14" w15:restartNumberingAfterBreak="0">
    <w:nsid w:val="0D8B38CD"/>
    <w:multiLevelType w:val="hybridMultilevel"/>
    <w:tmpl w:val="A1F82E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F7748B"/>
    <w:multiLevelType w:val="hybridMultilevel"/>
    <w:tmpl w:val="739A7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3F0445"/>
    <w:multiLevelType w:val="hybridMultilevel"/>
    <w:tmpl w:val="E61AF04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7" w15:restartNumberingAfterBreak="0">
    <w:nsid w:val="0F9276F5"/>
    <w:multiLevelType w:val="hybridMultilevel"/>
    <w:tmpl w:val="A43E8D78"/>
    <w:lvl w:ilvl="0" w:tplc="8B5A6C64">
      <w:start w:val="1"/>
      <w:numFmt w:val="lowerLetter"/>
      <w:lvlText w:val="%1)"/>
      <w:lvlJc w:val="left"/>
      <w:pPr>
        <w:ind w:left="720" w:hanging="36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0275050"/>
    <w:multiLevelType w:val="multilevel"/>
    <w:tmpl w:val="9AFC39E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1534773"/>
    <w:multiLevelType w:val="hybridMultilevel"/>
    <w:tmpl w:val="B4C8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A92235"/>
    <w:multiLevelType w:val="hybridMultilevel"/>
    <w:tmpl w:val="E4D6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1C91278"/>
    <w:multiLevelType w:val="hybridMultilevel"/>
    <w:tmpl w:val="8E98F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12087441"/>
    <w:multiLevelType w:val="hybridMultilevel"/>
    <w:tmpl w:val="7D34C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2783087"/>
    <w:multiLevelType w:val="hybridMultilevel"/>
    <w:tmpl w:val="B1ACB2E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12DD4C19"/>
    <w:multiLevelType w:val="hybridMultilevel"/>
    <w:tmpl w:val="6678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13065E"/>
    <w:multiLevelType w:val="hybridMultilevel"/>
    <w:tmpl w:val="F4A2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211C5A"/>
    <w:multiLevelType w:val="hybridMultilevel"/>
    <w:tmpl w:val="A53EB8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15EB11C5"/>
    <w:multiLevelType w:val="hybridMultilevel"/>
    <w:tmpl w:val="B9CE86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173C0ED6"/>
    <w:multiLevelType w:val="hybridMultilevel"/>
    <w:tmpl w:val="ED0ECC6C"/>
    <w:lvl w:ilvl="0" w:tplc="259E7050">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8C101D"/>
    <w:multiLevelType w:val="hybridMultilevel"/>
    <w:tmpl w:val="FB56B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B8131E"/>
    <w:multiLevelType w:val="hybridMultilevel"/>
    <w:tmpl w:val="0498A02A"/>
    <w:lvl w:ilvl="0" w:tplc="B4F21F3C">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05">
      <w:numFmt w:val="decimal"/>
      <w:lvlText w:val=""/>
      <w:lvlJc w:val="left"/>
      <w:pPr>
        <w:tabs>
          <w:tab w:val="num" w:pos="2160"/>
        </w:tabs>
        <w:ind w:left="2160" w:hanging="360"/>
      </w:pPr>
      <w:rPr>
        <w:rFonts w:ascii="Wingdings" w:hAnsi="Wingdings" w:hint="default"/>
      </w:rPr>
    </w:lvl>
    <w:lvl w:ilvl="3" w:tplc="04090001">
      <w:numFmt w:val="decimal"/>
      <w:lvlText w:val=""/>
      <w:lvlJc w:val="left"/>
      <w:pPr>
        <w:tabs>
          <w:tab w:val="num" w:pos="2880"/>
        </w:tabs>
        <w:ind w:left="2880" w:hanging="360"/>
      </w:pPr>
      <w:rPr>
        <w:rFonts w:ascii="Symbol" w:hAnsi="Symbol" w:hint="default"/>
      </w:rPr>
    </w:lvl>
    <w:lvl w:ilvl="4" w:tplc="04090003">
      <w:numFmt w:val="decimal"/>
      <w:lvlText w:val="o"/>
      <w:lvlJc w:val="left"/>
      <w:pPr>
        <w:tabs>
          <w:tab w:val="num" w:pos="3600"/>
        </w:tabs>
        <w:ind w:left="3600" w:hanging="360"/>
      </w:pPr>
      <w:rPr>
        <w:rFonts w:ascii="Courier New" w:hAnsi="Courier New" w:cs="Courier New" w:hint="default"/>
      </w:rPr>
    </w:lvl>
    <w:lvl w:ilvl="5" w:tplc="04090005">
      <w:numFmt w:val="decimal"/>
      <w:lvlText w:val=""/>
      <w:lvlJc w:val="left"/>
      <w:pPr>
        <w:tabs>
          <w:tab w:val="num" w:pos="4320"/>
        </w:tabs>
        <w:ind w:left="4320" w:hanging="360"/>
      </w:pPr>
      <w:rPr>
        <w:rFonts w:ascii="Wingdings" w:hAnsi="Wingdings" w:hint="default"/>
      </w:rPr>
    </w:lvl>
    <w:lvl w:ilvl="6" w:tplc="04090001">
      <w:numFmt w:val="decimal"/>
      <w:lvlText w:val=""/>
      <w:lvlJc w:val="left"/>
      <w:pPr>
        <w:tabs>
          <w:tab w:val="num" w:pos="5040"/>
        </w:tabs>
        <w:ind w:left="5040" w:hanging="360"/>
      </w:pPr>
      <w:rPr>
        <w:rFonts w:ascii="Symbol" w:hAnsi="Symbol" w:hint="default"/>
      </w:rPr>
    </w:lvl>
    <w:lvl w:ilvl="7" w:tplc="04090003">
      <w:numFmt w:val="decimal"/>
      <w:lvlText w:val="o"/>
      <w:lvlJc w:val="left"/>
      <w:pPr>
        <w:tabs>
          <w:tab w:val="num" w:pos="5760"/>
        </w:tabs>
        <w:ind w:left="5760" w:hanging="360"/>
      </w:pPr>
      <w:rPr>
        <w:rFonts w:ascii="Courier New" w:hAnsi="Courier New" w:cs="Courier New" w:hint="default"/>
      </w:rPr>
    </w:lvl>
    <w:lvl w:ilvl="8" w:tplc="04090005">
      <w:numFmt w:val="decimal"/>
      <w:lvlText w:val=""/>
      <w:lvlJc w:val="left"/>
      <w:pPr>
        <w:tabs>
          <w:tab w:val="num" w:pos="6480"/>
        </w:tabs>
        <w:ind w:left="6480" w:hanging="360"/>
      </w:pPr>
      <w:rPr>
        <w:rFonts w:ascii="Wingdings" w:hAnsi="Wingdings" w:hint="default"/>
      </w:rPr>
    </w:lvl>
  </w:abstractNum>
  <w:abstractNum w:abstractNumId="31" w15:restartNumberingAfterBreak="0">
    <w:nsid w:val="1A30623F"/>
    <w:multiLevelType w:val="hybridMultilevel"/>
    <w:tmpl w:val="D71A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6B278E"/>
    <w:multiLevelType w:val="multilevel"/>
    <w:tmpl w:val="AE70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03F3A"/>
    <w:multiLevelType w:val="hybridMultilevel"/>
    <w:tmpl w:val="C6565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1B8879F4"/>
    <w:multiLevelType w:val="hybridMultilevel"/>
    <w:tmpl w:val="42CE2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1C3D01C5"/>
    <w:multiLevelType w:val="multilevel"/>
    <w:tmpl w:val="C4B4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41174F"/>
    <w:multiLevelType w:val="hybridMultilevel"/>
    <w:tmpl w:val="D2E05640"/>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7" w15:restartNumberingAfterBreak="0">
    <w:nsid w:val="1C5C3961"/>
    <w:multiLevelType w:val="hybridMultilevel"/>
    <w:tmpl w:val="E3A254B8"/>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38" w15:restartNumberingAfterBreak="0">
    <w:nsid w:val="1E625014"/>
    <w:multiLevelType w:val="hybridMultilevel"/>
    <w:tmpl w:val="A7108A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1E6B366C"/>
    <w:multiLevelType w:val="hybridMultilevel"/>
    <w:tmpl w:val="19D084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1E6C55D6"/>
    <w:multiLevelType w:val="hybridMultilevel"/>
    <w:tmpl w:val="76A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34795C"/>
    <w:multiLevelType w:val="multilevel"/>
    <w:tmpl w:val="B86C9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B0242"/>
    <w:multiLevelType w:val="hybridMultilevel"/>
    <w:tmpl w:val="C8DC4042"/>
    <w:lvl w:ilvl="0" w:tplc="0BF4D9C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485BE7"/>
    <w:multiLevelType w:val="hybridMultilevel"/>
    <w:tmpl w:val="DB20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CD5A41"/>
    <w:multiLevelType w:val="hybridMultilevel"/>
    <w:tmpl w:val="9640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B219DB"/>
    <w:multiLevelType w:val="hybridMultilevel"/>
    <w:tmpl w:val="1A94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C45D3E"/>
    <w:multiLevelType w:val="hybridMultilevel"/>
    <w:tmpl w:val="B074EF1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7" w15:restartNumberingAfterBreak="0">
    <w:nsid w:val="28E34A52"/>
    <w:multiLevelType w:val="hybridMultilevel"/>
    <w:tmpl w:val="F558C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9C760B0"/>
    <w:multiLevelType w:val="hybridMultilevel"/>
    <w:tmpl w:val="FF5C0AA4"/>
    <w:lvl w:ilvl="0" w:tplc="08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2C156C06"/>
    <w:multiLevelType w:val="multilevel"/>
    <w:tmpl w:val="5C26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right"/>
      <w:pPr>
        <w:tabs>
          <w:tab w:val="num" w:pos="6480"/>
        </w:tabs>
        <w:ind w:left="6480" w:hanging="360"/>
      </w:pPr>
      <w:rPr>
        <w:rFonts w:ascii="Symbol" w:hAnsi="Symbol" w:hint="default"/>
        <w:sz w:val="20"/>
      </w:rPr>
    </w:lvl>
  </w:abstractNum>
  <w:abstractNum w:abstractNumId="50" w15:restartNumberingAfterBreak="0">
    <w:nsid w:val="2D710DC7"/>
    <w:multiLevelType w:val="multilevel"/>
    <w:tmpl w:val="CB7AC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914E5F"/>
    <w:multiLevelType w:val="multilevel"/>
    <w:tmpl w:val="2CFAC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2E9B3FA2"/>
    <w:multiLevelType w:val="hybridMultilevel"/>
    <w:tmpl w:val="DC58A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2ECD2AEC"/>
    <w:multiLevelType w:val="hybridMultilevel"/>
    <w:tmpl w:val="94E226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B05F76"/>
    <w:multiLevelType w:val="hybridMultilevel"/>
    <w:tmpl w:val="E2464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2286F68"/>
    <w:multiLevelType w:val="hybridMultilevel"/>
    <w:tmpl w:val="693E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8251DC"/>
    <w:multiLevelType w:val="hybridMultilevel"/>
    <w:tmpl w:val="31DAD75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33AC7EB8"/>
    <w:multiLevelType w:val="multilevel"/>
    <w:tmpl w:val="9642ED80"/>
    <w:lvl w:ilvl="0">
      <w:start w:val="1"/>
      <w:numFmt w:val="decimal"/>
      <w:pStyle w:val="Heading1"/>
      <w:lvlText w:val="%1"/>
      <w:lvlJc w:val="left"/>
      <w:pPr>
        <w:tabs>
          <w:tab w:val="num" w:pos="432"/>
        </w:tabs>
        <w:ind w:left="432" w:hanging="432"/>
      </w:pPr>
      <w:rPr>
        <w:rFonts w:cs="Times New Roman"/>
        <w:b/>
        <w:i w:val="0"/>
      </w:rPr>
    </w:lvl>
    <w:lvl w:ilvl="1">
      <w:start w:val="1"/>
      <w:numFmt w:val="decimal"/>
      <w:pStyle w:val="Heading2"/>
      <w:lvlText w:val="%1.%2"/>
      <w:lvlJc w:val="left"/>
      <w:pPr>
        <w:tabs>
          <w:tab w:val="num" w:pos="360"/>
        </w:tabs>
      </w:pPr>
      <w:rPr>
        <w:rFonts w:cs="Times New Roman"/>
        <w:b/>
        <w:i w:val="0"/>
      </w:rPr>
    </w:lvl>
    <w:lvl w:ilvl="2">
      <w:start w:val="1"/>
      <w:numFmt w:val="decimal"/>
      <w:pStyle w:val="Heading3"/>
      <w:lvlText w:val="%1.%2.%3"/>
      <w:lvlJc w:val="left"/>
      <w:pPr>
        <w:tabs>
          <w:tab w:val="num" w:pos="720"/>
        </w:tabs>
      </w:pPr>
      <w:rPr>
        <w:rFonts w:cs="Times New Roman"/>
        <w:b/>
        <w:i w:val="0"/>
      </w:rPr>
    </w:lvl>
    <w:lvl w:ilvl="3">
      <w:start w:val="1"/>
      <w:numFmt w:val="decimal"/>
      <w:pStyle w:val="Heading4"/>
      <w:lvlText w:val="%1.%2.%3.%4"/>
      <w:lvlJc w:val="left"/>
      <w:pPr>
        <w:tabs>
          <w:tab w:val="num" w:pos="1080"/>
        </w:tabs>
      </w:pPr>
      <w:rPr>
        <w:rFonts w:cs="Times New Roman"/>
        <w:b/>
        <w:i w:val="0"/>
      </w:rPr>
    </w:lvl>
    <w:lvl w:ilvl="4">
      <w:start w:val="1"/>
      <w:numFmt w:val="decimal"/>
      <w:pStyle w:val="Heading5"/>
      <w:lvlText w:val="%1.%2.%3.%4.%5"/>
      <w:lvlJc w:val="left"/>
      <w:pPr>
        <w:tabs>
          <w:tab w:val="num" w:pos="1080"/>
        </w:tabs>
      </w:pPr>
      <w:rPr>
        <w:rFonts w:cs="Times New Roman"/>
        <w:b/>
        <w:i w:val="0"/>
      </w:rPr>
    </w:lvl>
    <w:lvl w:ilvl="5">
      <w:start w:val="1"/>
      <w:numFmt w:val="decimal"/>
      <w:pStyle w:val="Heading6"/>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59" w15:restartNumberingAfterBreak="0">
    <w:nsid w:val="348F0E26"/>
    <w:multiLevelType w:val="hybridMultilevel"/>
    <w:tmpl w:val="D8F2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973B2B"/>
    <w:multiLevelType w:val="hybridMultilevel"/>
    <w:tmpl w:val="4332363E"/>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1" w15:restartNumberingAfterBreak="0">
    <w:nsid w:val="34F97ED7"/>
    <w:multiLevelType w:val="hybridMultilevel"/>
    <w:tmpl w:val="C01A3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35B649A4"/>
    <w:multiLevelType w:val="hybridMultilevel"/>
    <w:tmpl w:val="B1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FB1EF0"/>
    <w:multiLevelType w:val="hybridMultilevel"/>
    <w:tmpl w:val="B0BC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C00618"/>
    <w:multiLevelType w:val="hybridMultilevel"/>
    <w:tmpl w:val="D7B6FB8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3851299E"/>
    <w:multiLevelType w:val="hybridMultilevel"/>
    <w:tmpl w:val="76E0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8DC15CE"/>
    <w:multiLevelType w:val="hybridMultilevel"/>
    <w:tmpl w:val="6C22C22C"/>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67" w15:restartNumberingAfterBreak="0">
    <w:nsid w:val="39175E10"/>
    <w:multiLevelType w:val="hybridMultilevel"/>
    <w:tmpl w:val="A366F0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394E1FEC"/>
    <w:multiLevelType w:val="hybridMultilevel"/>
    <w:tmpl w:val="12083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395E0546"/>
    <w:multiLevelType w:val="hybridMultilevel"/>
    <w:tmpl w:val="98F0ABA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9F53AE3"/>
    <w:multiLevelType w:val="hybridMultilevel"/>
    <w:tmpl w:val="864212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ACA1C3C"/>
    <w:multiLevelType w:val="hybridMultilevel"/>
    <w:tmpl w:val="AE020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740599"/>
    <w:multiLevelType w:val="hybridMultilevel"/>
    <w:tmpl w:val="EAFE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401B91"/>
    <w:multiLevelType w:val="hybridMultilevel"/>
    <w:tmpl w:val="A2841676"/>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CB07C26"/>
    <w:multiLevelType w:val="multilevel"/>
    <w:tmpl w:val="C4B4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9A0917"/>
    <w:multiLevelType w:val="multilevel"/>
    <w:tmpl w:val="E994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365FE5"/>
    <w:multiLevelType w:val="hybridMultilevel"/>
    <w:tmpl w:val="4B6A82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0F">
      <w:start w:val="1"/>
      <w:numFmt w:val="decimal"/>
      <w:lvlText w:val="%3."/>
      <w:lvlJc w:val="left"/>
      <w:pPr>
        <w:tabs>
          <w:tab w:val="num" w:pos="2340"/>
        </w:tabs>
        <w:ind w:left="2340" w:hanging="36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77"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E823E87"/>
    <w:multiLevelType w:val="hybridMultilevel"/>
    <w:tmpl w:val="EDEAB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3EA86E5A"/>
    <w:multiLevelType w:val="hybridMultilevel"/>
    <w:tmpl w:val="88FE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F0E4A8C"/>
    <w:multiLevelType w:val="hybridMultilevel"/>
    <w:tmpl w:val="50BA67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1" w15:restartNumberingAfterBreak="0">
    <w:nsid w:val="3FB073DC"/>
    <w:multiLevelType w:val="hybridMultilevel"/>
    <w:tmpl w:val="645A5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406E04CE"/>
    <w:multiLevelType w:val="hybridMultilevel"/>
    <w:tmpl w:val="0960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A950DC"/>
    <w:multiLevelType w:val="hybridMultilevel"/>
    <w:tmpl w:val="8E38712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2672D3C"/>
    <w:multiLevelType w:val="hybridMultilevel"/>
    <w:tmpl w:val="093A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416407"/>
    <w:multiLevelType w:val="hybridMultilevel"/>
    <w:tmpl w:val="41B8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3794A59"/>
    <w:multiLevelType w:val="hybridMultilevel"/>
    <w:tmpl w:val="DF26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F72C3D"/>
    <w:multiLevelType w:val="hybridMultilevel"/>
    <w:tmpl w:val="83A601A2"/>
    <w:lvl w:ilvl="0" w:tplc="1FC07F14">
      <w:numFmt w:val="bullet"/>
      <w:pStyle w:val="Lis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3FC4A66"/>
    <w:multiLevelType w:val="hybridMultilevel"/>
    <w:tmpl w:val="C2802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40255ED"/>
    <w:multiLevelType w:val="hybridMultilevel"/>
    <w:tmpl w:val="B87E5D22"/>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90" w15:restartNumberingAfterBreak="0">
    <w:nsid w:val="454360E1"/>
    <w:multiLevelType w:val="hybridMultilevel"/>
    <w:tmpl w:val="C4E4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5522D0D"/>
    <w:multiLevelType w:val="hybridMultilevel"/>
    <w:tmpl w:val="1376E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45E81D27"/>
    <w:multiLevelType w:val="hybridMultilevel"/>
    <w:tmpl w:val="4AC4AC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7D33D85"/>
    <w:multiLevelType w:val="hybridMultilevel"/>
    <w:tmpl w:val="8CD40F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4" w15:restartNumberingAfterBreak="0">
    <w:nsid w:val="4853663A"/>
    <w:multiLevelType w:val="hybridMultilevel"/>
    <w:tmpl w:val="3DA6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DF2A7E"/>
    <w:multiLevelType w:val="hybridMultilevel"/>
    <w:tmpl w:val="9C5290BA"/>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96" w15:restartNumberingAfterBreak="0">
    <w:nsid w:val="4A85259B"/>
    <w:multiLevelType w:val="hybridMultilevel"/>
    <w:tmpl w:val="AC7CC6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4B072340"/>
    <w:multiLevelType w:val="hybridMultilevel"/>
    <w:tmpl w:val="A366F0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4BE02278"/>
    <w:multiLevelType w:val="hybridMultilevel"/>
    <w:tmpl w:val="34C2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255C67"/>
    <w:multiLevelType w:val="hybridMultilevel"/>
    <w:tmpl w:val="53706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BF71B7"/>
    <w:multiLevelType w:val="hybridMultilevel"/>
    <w:tmpl w:val="893AEB66"/>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01" w15:restartNumberingAfterBreak="0">
    <w:nsid w:val="4D3E14FD"/>
    <w:multiLevelType w:val="multilevel"/>
    <w:tmpl w:val="1CAAEB6E"/>
    <w:lvl w:ilvl="0">
      <w:numFmt w:val="decimal"/>
      <w:lvlText w:val=""/>
      <w:lvlJc w:val="left"/>
      <w:pPr>
        <w:tabs>
          <w:tab w:val="num" w:pos="720"/>
        </w:tabs>
        <w:ind w:left="720" w:hanging="360"/>
      </w:pPr>
      <w:rPr>
        <w:rFonts w:ascii="Symbol" w:hAnsi="Symbol" w:hint="default"/>
        <w:sz w:val="20"/>
      </w:r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02" w15:restartNumberingAfterBreak="0">
    <w:nsid w:val="4D5B6D2F"/>
    <w:multiLevelType w:val="hybridMultilevel"/>
    <w:tmpl w:val="02F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DA86915"/>
    <w:multiLevelType w:val="hybridMultilevel"/>
    <w:tmpl w:val="3DA4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E6300A9"/>
    <w:multiLevelType w:val="hybridMultilevel"/>
    <w:tmpl w:val="26665C3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4EB950E2"/>
    <w:multiLevelType w:val="multilevel"/>
    <w:tmpl w:val="596C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15F20"/>
    <w:multiLevelType w:val="hybridMultilevel"/>
    <w:tmpl w:val="CC92979E"/>
    <w:lvl w:ilvl="0" w:tplc="0826DDBC">
      <w:start w:val="1"/>
      <w:numFmt w:val="upperLetter"/>
      <w:pStyle w:val="AppendixH1"/>
      <w:lvlText w:val="Appendix %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4F134140"/>
    <w:multiLevelType w:val="hybridMultilevel"/>
    <w:tmpl w:val="D8AAB08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4F890865"/>
    <w:multiLevelType w:val="hybridMultilevel"/>
    <w:tmpl w:val="323C77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05C1254"/>
    <w:multiLevelType w:val="hybridMultilevel"/>
    <w:tmpl w:val="536848A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10" w15:restartNumberingAfterBreak="0">
    <w:nsid w:val="508F3327"/>
    <w:multiLevelType w:val="hybridMultilevel"/>
    <w:tmpl w:val="23BC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0A57DE7"/>
    <w:multiLevelType w:val="multilevel"/>
    <w:tmpl w:val="05C0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ED48E9"/>
    <w:multiLevelType w:val="hybridMultilevel"/>
    <w:tmpl w:val="B9081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3" w15:restartNumberingAfterBreak="0">
    <w:nsid w:val="51724D6F"/>
    <w:multiLevelType w:val="hybridMultilevel"/>
    <w:tmpl w:val="BC12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29E434D"/>
    <w:multiLevelType w:val="hybridMultilevel"/>
    <w:tmpl w:val="319EC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53106629"/>
    <w:multiLevelType w:val="hybridMultilevel"/>
    <w:tmpl w:val="FFC02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5349517A"/>
    <w:multiLevelType w:val="hybridMultilevel"/>
    <w:tmpl w:val="4420EACE"/>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17" w15:restartNumberingAfterBreak="0">
    <w:nsid w:val="53897FFB"/>
    <w:multiLevelType w:val="hybridMultilevel"/>
    <w:tmpl w:val="E228A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567103A6"/>
    <w:multiLevelType w:val="hybridMultilevel"/>
    <w:tmpl w:val="2FAA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6931624"/>
    <w:multiLevelType w:val="hybridMultilevel"/>
    <w:tmpl w:val="16F8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73900BA"/>
    <w:multiLevelType w:val="hybridMultilevel"/>
    <w:tmpl w:val="335CCE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15:restartNumberingAfterBreak="0">
    <w:nsid w:val="57AD45B8"/>
    <w:multiLevelType w:val="hybridMultilevel"/>
    <w:tmpl w:val="E2E8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8450BD3"/>
    <w:multiLevelType w:val="hybridMultilevel"/>
    <w:tmpl w:val="AFB2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A5410C1"/>
    <w:multiLevelType w:val="multilevel"/>
    <w:tmpl w:val="05C0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5701F6"/>
    <w:multiLevelType w:val="hybridMultilevel"/>
    <w:tmpl w:val="DD2EC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B174BE2"/>
    <w:multiLevelType w:val="hybridMultilevel"/>
    <w:tmpl w:val="A146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BA213FA"/>
    <w:multiLevelType w:val="hybridMultilevel"/>
    <w:tmpl w:val="245C3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7" w15:restartNumberingAfterBreak="0">
    <w:nsid w:val="5BCB412D"/>
    <w:multiLevelType w:val="hybridMultilevel"/>
    <w:tmpl w:val="4D10B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8" w15:restartNumberingAfterBreak="0">
    <w:nsid w:val="5C684BD7"/>
    <w:multiLevelType w:val="hybridMultilevel"/>
    <w:tmpl w:val="7E667090"/>
    <w:lvl w:ilvl="0" w:tplc="0809000F">
      <w:start w:val="1"/>
      <w:numFmt w:val="decimal"/>
      <w:lvlText w:val="%1."/>
      <w:lvlJc w:val="left"/>
      <w:pPr>
        <w:ind w:left="720" w:hanging="360"/>
      </w:pPr>
    </w:lvl>
    <w:lvl w:ilvl="1" w:tplc="04090003">
      <w:numFmt w:val="decimal"/>
      <w:lvlText w:val="o"/>
      <w:lvlJc w:val="left"/>
      <w:pPr>
        <w:ind w:left="1440" w:hanging="360"/>
      </w:pPr>
      <w:rPr>
        <w:rFonts w:ascii="Courier New" w:hAnsi="Courier New" w:cs="Courier New" w:hint="default"/>
      </w:rPr>
    </w:lvl>
    <w:lvl w:ilvl="2" w:tplc="04090005">
      <w:numFmt w:val="decimal"/>
      <w:lvlText w:val=""/>
      <w:lvlJc w:val="left"/>
      <w:pPr>
        <w:ind w:left="2160" w:hanging="360"/>
      </w:pPr>
      <w:rPr>
        <w:rFonts w:ascii="Wingdings" w:hAnsi="Wingdings" w:hint="default"/>
      </w:rPr>
    </w:lvl>
    <w:lvl w:ilvl="3" w:tplc="04090001">
      <w:numFmt w:val="decimal"/>
      <w:lvlText w:val=""/>
      <w:lvlJc w:val="left"/>
      <w:pPr>
        <w:ind w:left="2880" w:hanging="360"/>
      </w:pPr>
      <w:rPr>
        <w:rFonts w:ascii="Symbol" w:hAnsi="Symbol" w:hint="default"/>
      </w:rPr>
    </w:lvl>
    <w:lvl w:ilvl="4" w:tplc="04090003">
      <w:numFmt w:val="decimal"/>
      <w:lvlText w:val="o"/>
      <w:lvlJc w:val="left"/>
      <w:pPr>
        <w:ind w:left="3600" w:hanging="360"/>
      </w:pPr>
      <w:rPr>
        <w:rFonts w:ascii="Courier New" w:hAnsi="Courier New" w:cs="Courier New" w:hint="default"/>
      </w:rPr>
    </w:lvl>
    <w:lvl w:ilvl="5" w:tplc="04090005">
      <w:numFmt w:val="decimal"/>
      <w:lvlText w:val=""/>
      <w:lvlJc w:val="left"/>
      <w:pPr>
        <w:ind w:left="4320" w:hanging="360"/>
      </w:pPr>
      <w:rPr>
        <w:rFonts w:ascii="Wingdings" w:hAnsi="Wingdings" w:hint="default"/>
      </w:rPr>
    </w:lvl>
    <w:lvl w:ilvl="6" w:tplc="04090001">
      <w:numFmt w:val="decimal"/>
      <w:lvlText w:val=""/>
      <w:lvlJc w:val="left"/>
      <w:pPr>
        <w:ind w:left="5040" w:hanging="360"/>
      </w:pPr>
      <w:rPr>
        <w:rFonts w:ascii="Symbol" w:hAnsi="Symbol" w:hint="default"/>
      </w:rPr>
    </w:lvl>
    <w:lvl w:ilvl="7" w:tplc="04090003">
      <w:numFmt w:val="decimal"/>
      <w:lvlText w:val="o"/>
      <w:lvlJc w:val="left"/>
      <w:pPr>
        <w:ind w:left="5760" w:hanging="360"/>
      </w:pPr>
      <w:rPr>
        <w:rFonts w:ascii="Courier New" w:hAnsi="Courier New" w:cs="Courier New" w:hint="default"/>
      </w:rPr>
    </w:lvl>
    <w:lvl w:ilvl="8" w:tplc="04090005">
      <w:numFmt w:val="decimal"/>
      <w:lvlText w:val=""/>
      <w:lvlJc w:val="left"/>
      <w:pPr>
        <w:ind w:left="6480" w:hanging="360"/>
      </w:pPr>
      <w:rPr>
        <w:rFonts w:ascii="Wingdings" w:hAnsi="Wingdings" w:hint="default"/>
      </w:rPr>
    </w:lvl>
  </w:abstractNum>
  <w:abstractNum w:abstractNumId="129" w15:restartNumberingAfterBreak="0">
    <w:nsid w:val="5D085781"/>
    <w:multiLevelType w:val="multilevel"/>
    <w:tmpl w:val="8696C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C91FE1"/>
    <w:multiLevelType w:val="hybridMultilevel"/>
    <w:tmpl w:val="FCDE790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05">
      <w:numFmt w:val="decimal"/>
      <w:lvlText w:val=""/>
      <w:lvlJc w:val="left"/>
      <w:pPr>
        <w:tabs>
          <w:tab w:val="num" w:pos="2160"/>
        </w:tabs>
        <w:ind w:left="2160" w:hanging="360"/>
      </w:pPr>
      <w:rPr>
        <w:rFonts w:ascii="Wingdings" w:hAnsi="Wingdings" w:hint="default"/>
      </w:rPr>
    </w:lvl>
    <w:lvl w:ilvl="3" w:tplc="04090001">
      <w:numFmt w:val="decimal"/>
      <w:lvlText w:val=""/>
      <w:lvlJc w:val="left"/>
      <w:pPr>
        <w:tabs>
          <w:tab w:val="num" w:pos="2880"/>
        </w:tabs>
        <w:ind w:left="2880" w:hanging="360"/>
      </w:pPr>
      <w:rPr>
        <w:rFonts w:ascii="Symbol" w:hAnsi="Symbol" w:hint="default"/>
      </w:rPr>
    </w:lvl>
    <w:lvl w:ilvl="4" w:tplc="04090003">
      <w:numFmt w:val="decimal"/>
      <w:lvlText w:val="o"/>
      <w:lvlJc w:val="left"/>
      <w:pPr>
        <w:tabs>
          <w:tab w:val="num" w:pos="3600"/>
        </w:tabs>
        <w:ind w:left="3600" w:hanging="360"/>
      </w:pPr>
      <w:rPr>
        <w:rFonts w:ascii="Courier New" w:hAnsi="Courier New" w:cs="Courier New" w:hint="default"/>
      </w:rPr>
    </w:lvl>
    <w:lvl w:ilvl="5" w:tplc="04090005">
      <w:numFmt w:val="decimal"/>
      <w:lvlText w:val=""/>
      <w:lvlJc w:val="left"/>
      <w:pPr>
        <w:tabs>
          <w:tab w:val="num" w:pos="4320"/>
        </w:tabs>
        <w:ind w:left="4320" w:hanging="360"/>
      </w:pPr>
      <w:rPr>
        <w:rFonts w:ascii="Wingdings" w:hAnsi="Wingdings" w:hint="default"/>
      </w:rPr>
    </w:lvl>
    <w:lvl w:ilvl="6" w:tplc="04090001">
      <w:numFmt w:val="decimal"/>
      <w:lvlText w:val=""/>
      <w:lvlJc w:val="left"/>
      <w:pPr>
        <w:tabs>
          <w:tab w:val="num" w:pos="5040"/>
        </w:tabs>
        <w:ind w:left="5040" w:hanging="360"/>
      </w:pPr>
      <w:rPr>
        <w:rFonts w:ascii="Symbol" w:hAnsi="Symbol" w:hint="default"/>
      </w:rPr>
    </w:lvl>
    <w:lvl w:ilvl="7" w:tplc="04090003">
      <w:numFmt w:val="decimal"/>
      <w:lvlText w:val="o"/>
      <w:lvlJc w:val="left"/>
      <w:pPr>
        <w:tabs>
          <w:tab w:val="num" w:pos="5760"/>
        </w:tabs>
        <w:ind w:left="5760" w:hanging="360"/>
      </w:pPr>
      <w:rPr>
        <w:rFonts w:ascii="Courier New" w:hAnsi="Courier New" w:cs="Courier New" w:hint="default"/>
      </w:rPr>
    </w:lvl>
    <w:lvl w:ilvl="8" w:tplc="04090005">
      <w:numFmt w:val="decimal"/>
      <w:lvlText w:val=""/>
      <w:lvlJc w:val="left"/>
      <w:pPr>
        <w:tabs>
          <w:tab w:val="num" w:pos="6480"/>
        </w:tabs>
        <w:ind w:left="6480" w:hanging="360"/>
      </w:pPr>
      <w:rPr>
        <w:rFonts w:ascii="Wingdings" w:hAnsi="Wingdings" w:hint="default"/>
      </w:rPr>
    </w:lvl>
  </w:abstractNum>
  <w:abstractNum w:abstractNumId="131" w15:restartNumberingAfterBreak="0">
    <w:nsid w:val="5EC03F33"/>
    <w:multiLevelType w:val="hybridMultilevel"/>
    <w:tmpl w:val="B45A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F1F6D96"/>
    <w:multiLevelType w:val="hybridMultilevel"/>
    <w:tmpl w:val="E1F2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02B2A03"/>
    <w:multiLevelType w:val="hybridMultilevel"/>
    <w:tmpl w:val="E6141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5" w15:restartNumberingAfterBreak="0">
    <w:nsid w:val="611F1B7C"/>
    <w:multiLevelType w:val="hybridMultilevel"/>
    <w:tmpl w:val="47DC453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1AD0231"/>
    <w:multiLevelType w:val="hybridMultilevel"/>
    <w:tmpl w:val="6D502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24F4181"/>
    <w:multiLevelType w:val="multilevel"/>
    <w:tmpl w:val="7152C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ED7B32"/>
    <w:multiLevelType w:val="hybridMultilevel"/>
    <w:tmpl w:val="088C4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9" w15:restartNumberingAfterBreak="0">
    <w:nsid w:val="631449E3"/>
    <w:multiLevelType w:val="hybridMultilevel"/>
    <w:tmpl w:val="AB2C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34F0AEC"/>
    <w:multiLevelType w:val="hybridMultilevel"/>
    <w:tmpl w:val="614E6FE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1" w15:restartNumberingAfterBreak="0">
    <w:nsid w:val="647C274B"/>
    <w:multiLevelType w:val="hybridMultilevel"/>
    <w:tmpl w:val="63983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65024F22"/>
    <w:multiLevelType w:val="hybridMultilevel"/>
    <w:tmpl w:val="0D8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5A956E4"/>
    <w:multiLevelType w:val="hybridMultilevel"/>
    <w:tmpl w:val="6DB0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015534"/>
    <w:multiLevelType w:val="hybridMultilevel"/>
    <w:tmpl w:val="F7B6850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5" w15:restartNumberingAfterBreak="0">
    <w:nsid w:val="67A56D61"/>
    <w:multiLevelType w:val="hybridMultilevel"/>
    <w:tmpl w:val="C778C3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683D3392"/>
    <w:multiLevelType w:val="multilevel"/>
    <w:tmpl w:val="6F02F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ED170A"/>
    <w:multiLevelType w:val="hybridMultilevel"/>
    <w:tmpl w:val="0E5C45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692165CD"/>
    <w:multiLevelType w:val="hybridMultilevel"/>
    <w:tmpl w:val="8856CB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9" w15:restartNumberingAfterBreak="0">
    <w:nsid w:val="6A1B504D"/>
    <w:multiLevelType w:val="hybridMultilevel"/>
    <w:tmpl w:val="E0CA3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6AB72A60"/>
    <w:multiLevelType w:val="hybridMultilevel"/>
    <w:tmpl w:val="F8EC2B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1" w15:restartNumberingAfterBreak="0">
    <w:nsid w:val="6B026BCF"/>
    <w:multiLevelType w:val="hybridMultilevel"/>
    <w:tmpl w:val="6A00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B3A4D9B"/>
    <w:multiLevelType w:val="hybridMultilevel"/>
    <w:tmpl w:val="F88EE8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6BCB2034"/>
    <w:multiLevelType w:val="hybridMultilevel"/>
    <w:tmpl w:val="7FE4E856"/>
    <w:lvl w:ilvl="0" w:tplc="0809000F">
      <w:start w:val="1"/>
      <w:numFmt w:val="decimal"/>
      <w:lvlText w:val="%1."/>
      <w:lvlJc w:val="left"/>
      <w:pPr>
        <w:tabs>
          <w:tab w:val="num" w:pos="720"/>
        </w:tabs>
        <w:ind w:left="720" w:hanging="360"/>
      </w:pPr>
    </w:lvl>
    <w:lvl w:ilvl="1" w:tplc="08090003">
      <w:numFmt w:val="decimal"/>
      <w:lvlText w:val="o"/>
      <w:lvlJc w:val="left"/>
      <w:pPr>
        <w:tabs>
          <w:tab w:val="num" w:pos="1440"/>
        </w:tabs>
        <w:ind w:left="1440" w:hanging="360"/>
      </w:pPr>
      <w:rPr>
        <w:rFonts w:ascii="Courier New" w:hAnsi="Courier New" w:cs="Courier New" w:hint="default"/>
      </w:rPr>
    </w:lvl>
    <w:lvl w:ilvl="2" w:tplc="08090005">
      <w:numFmt w:val="decimal"/>
      <w:lvlText w:val=""/>
      <w:lvlJc w:val="left"/>
      <w:pPr>
        <w:tabs>
          <w:tab w:val="num" w:pos="2160"/>
        </w:tabs>
        <w:ind w:left="2160" w:hanging="360"/>
      </w:pPr>
      <w:rPr>
        <w:rFonts w:ascii="Wingdings" w:hAnsi="Wingdings" w:hint="default"/>
      </w:rPr>
    </w:lvl>
    <w:lvl w:ilvl="3" w:tplc="08090001">
      <w:numFmt w:val="decimal"/>
      <w:lvlText w:val=""/>
      <w:lvlJc w:val="left"/>
      <w:pPr>
        <w:tabs>
          <w:tab w:val="num" w:pos="2880"/>
        </w:tabs>
        <w:ind w:left="2880" w:hanging="360"/>
      </w:pPr>
      <w:rPr>
        <w:rFonts w:ascii="Symbol" w:hAnsi="Symbol" w:hint="default"/>
      </w:rPr>
    </w:lvl>
    <w:lvl w:ilvl="4" w:tplc="08090003">
      <w:numFmt w:val="decimal"/>
      <w:lvlText w:val="o"/>
      <w:lvlJc w:val="left"/>
      <w:pPr>
        <w:tabs>
          <w:tab w:val="num" w:pos="3600"/>
        </w:tabs>
        <w:ind w:left="3600" w:hanging="360"/>
      </w:pPr>
      <w:rPr>
        <w:rFonts w:ascii="Courier New" w:hAnsi="Courier New" w:cs="Courier New" w:hint="default"/>
      </w:rPr>
    </w:lvl>
    <w:lvl w:ilvl="5" w:tplc="08090005">
      <w:numFmt w:val="decimal"/>
      <w:lvlText w:val=""/>
      <w:lvlJc w:val="left"/>
      <w:pPr>
        <w:tabs>
          <w:tab w:val="num" w:pos="4320"/>
        </w:tabs>
        <w:ind w:left="4320" w:hanging="360"/>
      </w:pPr>
      <w:rPr>
        <w:rFonts w:ascii="Wingdings" w:hAnsi="Wingdings" w:hint="default"/>
      </w:rPr>
    </w:lvl>
    <w:lvl w:ilvl="6" w:tplc="08090001">
      <w:numFmt w:val="decimal"/>
      <w:lvlText w:val=""/>
      <w:lvlJc w:val="left"/>
      <w:pPr>
        <w:tabs>
          <w:tab w:val="num" w:pos="5040"/>
        </w:tabs>
        <w:ind w:left="5040" w:hanging="360"/>
      </w:pPr>
      <w:rPr>
        <w:rFonts w:ascii="Symbol" w:hAnsi="Symbol" w:hint="default"/>
      </w:rPr>
    </w:lvl>
    <w:lvl w:ilvl="7" w:tplc="08090003">
      <w:numFmt w:val="decimal"/>
      <w:lvlText w:val="o"/>
      <w:lvlJc w:val="left"/>
      <w:pPr>
        <w:tabs>
          <w:tab w:val="num" w:pos="5760"/>
        </w:tabs>
        <w:ind w:left="5760" w:hanging="360"/>
      </w:pPr>
      <w:rPr>
        <w:rFonts w:ascii="Courier New" w:hAnsi="Courier New" w:cs="Courier New" w:hint="default"/>
      </w:rPr>
    </w:lvl>
    <w:lvl w:ilvl="8" w:tplc="08090005">
      <w:numFmt w:val="decimal"/>
      <w:lvlText w:val=""/>
      <w:lvlJc w:val="left"/>
      <w:pPr>
        <w:tabs>
          <w:tab w:val="num" w:pos="6480"/>
        </w:tabs>
        <w:ind w:left="6480" w:hanging="360"/>
      </w:pPr>
      <w:rPr>
        <w:rFonts w:ascii="Wingdings" w:hAnsi="Wingdings" w:hint="default"/>
      </w:rPr>
    </w:lvl>
  </w:abstractNum>
  <w:abstractNum w:abstractNumId="154" w15:restartNumberingAfterBreak="0">
    <w:nsid w:val="6BD176F2"/>
    <w:multiLevelType w:val="hybridMultilevel"/>
    <w:tmpl w:val="E29C1ED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BEF7CD7"/>
    <w:multiLevelType w:val="hybridMultilevel"/>
    <w:tmpl w:val="BB0C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E515B86"/>
    <w:multiLevelType w:val="hybridMultilevel"/>
    <w:tmpl w:val="F2C4FB00"/>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57" w15:restartNumberingAfterBreak="0">
    <w:nsid w:val="6EEC2630"/>
    <w:multiLevelType w:val="hybridMultilevel"/>
    <w:tmpl w:val="7F8CA21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58" w15:restartNumberingAfterBreak="0">
    <w:nsid w:val="6F95795C"/>
    <w:multiLevelType w:val="hybridMultilevel"/>
    <w:tmpl w:val="40288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0DF6C0A"/>
    <w:multiLevelType w:val="hybridMultilevel"/>
    <w:tmpl w:val="06E03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0" w15:restartNumberingAfterBreak="0">
    <w:nsid w:val="72197340"/>
    <w:multiLevelType w:val="hybridMultilevel"/>
    <w:tmpl w:val="83C8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22010FF"/>
    <w:multiLevelType w:val="hybridMultilevel"/>
    <w:tmpl w:val="5C30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24D55D1"/>
    <w:multiLevelType w:val="multilevel"/>
    <w:tmpl w:val="16669A1C"/>
    <w:lvl w:ilvl="0">
      <w:start w:val="1"/>
      <w:numFmt w:val="decimal"/>
      <w:lvlText w:val="%1."/>
      <w:lvlJc w:val="left"/>
      <w:pPr>
        <w:tabs>
          <w:tab w:val="num" w:pos="864"/>
        </w:tabs>
        <w:ind w:left="864" w:hanging="432"/>
      </w:pPr>
    </w:lvl>
    <w:lvl w:ilvl="1">
      <w:start w:val="1"/>
      <w:numFmt w:val="decimal"/>
      <w:lvlText w:val="%1.%2"/>
      <w:lvlJc w:val="left"/>
      <w:pPr>
        <w:tabs>
          <w:tab w:val="num" w:pos="1008"/>
        </w:tabs>
        <w:ind w:left="1008" w:hanging="576"/>
      </w:pPr>
    </w:lvl>
    <w:lvl w:ilvl="2">
      <w:start w:val="1"/>
      <w:numFmt w:val="decimal"/>
      <w:lvlText w:val="%1.%2.%3"/>
      <w:lvlJc w:val="left"/>
      <w:pPr>
        <w:tabs>
          <w:tab w:val="num" w:pos="1872"/>
        </w:tabs>
        <w:ind w:left="187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163" w15:restartNumberingAfterBreak="0">
    <w:nsid w:val="7262579B"/>
    <w:multiLevelType w:val="hybridMultilevel"/>
    <w:tmpl w:val="0C2A0EDE"/>
    <w:lvl w:ilvl="0" w:tplc="0809000F">
      <w:start w:val="1"/>
      <w:numFmt w:val="decimal"/>
      <w:lvlText w:val="%1."/>
      <w:lvlJc w:val="left"/>
      <w:pPr>
        <w:tabs>
          <w:tab w:val="num" w:pos="720"/>
        </w:tabs>
        <w:ind w:left="720" w:hanging="360"/>
      </w:pPr>
    </w:lvl>
    <w:lvl w:ilvl="1" w:tplc="08090001">
      <w:numFmt w:val="decimal"/>
      <w:lvlText w:val=""/>
      <w:lvlJc w:val="left"/>
      <w:pPr>
        <w:tabs>
          <w:tab w:val="num" w:pos="1440"/>
        </w:tabs>
        <w:ind w:left="1440" w:hanging="360"/>
      </w:pPr>
      <w:rPr>
        <w:rFonts w:ascii="Symbol" w:hAnsi="Symbol" w:hint="default"/>
      </w:r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64" w15:restartNumberingAfterBreak="0">
    <w:nsid w:val="72FB6534"/>
    <w:multiLevelType w:val="hybridMultilevel"/>
    <w:tmpl w:val="8954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38B7ABD"/>
    <w:multiLevelType w:val="hybridMultilevel"/>
    <w:tmpl w:val="055C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4801BDF"/>
    <w:multiLevelType w:val="hybridMultilevel"/>
    <w:tmpl w:val="14AC4D6E"/>
    <w:lvl w:ilvl="0" w:tplc="04090017">
      <w:start w:val="1"/>
      <w:numFmt w:val="lowerLetter"/>
      <w:lvlText w:val="%1)"/>
      <w:lvlJc w:val="left"/>
      <w:pPr>
        <w:tabs>
          <w:tab w:val="num" w:pos="840"/>
        </w:tabs>
        <w:ind w:left="840" w:hanging="360"/>
      </w:pPr>
    </w:lvl>
    <w:lvl w:ilvl="1" w:tplc="04090019">
      <w:start w:val="1"/>
      <w:numFmt w:val="lowerLetter"/>
      <w:lvlText w:val="%2."/>
      <w:lvlJc w:val="left"/>
      <w:pPr>
        <w:tabs>
          <w:tab w:val="num" w:pos="1560"/>
        </w:tabs>
        <w:ind w:left="1560" w:hanging="360"/>
      </w:pPr>
    </w:lvl>
    <w:lvl w:ilvl="2" w:tplc="0409001B">
      <w:start w:val="1"/>
      <w:numFmt w:val="lowerRoman"/>
      <w:lvlText w:val="%3."/>
      <w:lvlJc w:val="right"/>
      <w:pPr>
        <w:tabs>
          <w:tab w:val="num" w:pos="2280"/>
        </w:tabs>
        <w:ind w:left="2280" w:hanging="180"/>
      </w:pPr>
    </w:lvl>
    <w:lvl w:ilvl="3" w:tplc="0409000F">
      <w:start w:val="1"/>
      <w:numFmt w:val="decimal"/>
      <w:lvlText w:val="%4."/>
      <w:lvlJc w:val="left"/>
      <w:pPr>
        <w:tabs>
          <w:tab w:val="num" w:pos="3000"/>
        </w:tabs>
        <w:ind w:left="3000" w:hanging="360"/>
      </w:pPr>
    </w:lvl>
    <w:lvl w:ilvl="4" w:tplc="04090019">
      <w:start w:val="1"/>
      <w:numFmt w:val="lowerLetter"/>
      <w:lvlText w:val="%5."/>
      <w:lvlJc w:val="left"/>
      <w:pPr>
        <w:tabs>
          <w:tab w:val="num" w:pos="3720"/>
        </w:tabs>
        <w:ind w:left="3720" w:hanging="360"/>
      </w:pPr>
    </w:lvl>
    <w:lvl w:ilvl="5" w:tplc="0409001B">
      <w:start w:val="1"/>
      <w:numFmt w:val="lowerRoman"/>
      <w:lvlText w:val="%6."/>
      <w:lvlJc w:val="right"/>
      <w:pPr>
        <w:tabs>
          <w:tab w:val="num" w:pos="4440"/>
        </w:tabs>
        <w:ind w:left="4440" w:hanging="180"/>
      </w:pPr>
    </w:lvl>
    <w:lvl w:ilvl="6" w:tplc="0409000F">
      <w:start w:val="1"/>
      <w:numFmt w:val="decimal"/>
      <w:lvlText w:val="%7."/>
      <w:lvlJc w:val="left"/>
      <w:pPr>
        <w:tabs>
          <w:tab w:val="num" w:pos="5160"/>
        </w:tabs>
        <w:ind w:left="5160" w:hanging="360"/>
      </w:pPr>
    </w:lvl>
    <w:lvl w:ilvl="7" w:tplc="04090019">
      <w:start w:val="1"/>
      <w:numFmt w:val="lowerLetter"/>
      <w:lvlText w:val="%8."/>
      <w:lvlJc w:val="left"/>
      <w:pPr>
        <w:tabs>
          <w:tab w:val="num" w:pos="5880"/>
        </w:tabs>
        <w:ind w:left="5880" w:hanging="360"/>
      </w:pPr>
    </w:lvl>
    <w:lvl w:ilvl="8" w:tplc="0409001B">
      <w:start w:val="1"/>
      <w:numFmt w:val="lowerRoman"/>
      <w:lvlText w:val="%9."/>
      <w:lvlJc w:val="right"/>
      <w:pPr>
        <w:tabs>
          <w:tab w:val="num" w:pos="6600"/>
        </w:tabs>
        <w:ind w:left="6600" w:hanging="180"/>
      </w:pPr>
    </w:lvl>
  </w:abstractNum>
  <w:abstractNum w:abstractNumId="167" w15:restartNumberingAfterBreak="0">
    <w:nsid w:val="75877FDA"/>
    <w:multiLevelType w:val="hybridMultilevel"/>
    <w:tmpl w:val="36E2F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7B6CCD"/>
    <w:multiLevelType w:val="hybridMultilevel"/>
    <w:tmpl w:val="7CB499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9" w15:restartNumberingAfterBreak="0">
    <w:nsid w:val="7793084D"/>
    <w:multiLevelType w:val="hybridMultilevel"/>
    <w:tmpl w:val="4BA8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8035CF2"/>
    <w:multiLevelType w:val="hybridMultilevel"/>
    <w:tmpl w:val="DB82B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90036CC"/>
    <w:multiLevelType w:val="hybridMultilevel"/>
    <w:tmpl w:val="F700799E"/>
    <w:lvl w:ilvl="0" w:tplc="8B5A6C64">
      <w:start w:val="1"/>
      <w:numFmt w:val="lowerLetter"/>
      <w:lvlText w:val="%1)"/>
      <w:lvlJc w:val="left"/>
      <w:pPr>
        <w:ind w:left="930" w:hanging="57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2" w15:restartNumberingAfterBreak="0">
    <w:nsid w:val="795217BE"/>
    <w:multiLevelType w:val="hybridMultilevel"/>
    <w:tmpl w:val="2D76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9797829"/>
    <w:multiLevelType w:val="hybridMultilevel"/>
    <w:tmpl w:val="8C2C094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7989471B"/>
    <w:multiLevelType w:val="hybridMultilevel"/>
    <w:tmpl w:val="381E40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79F57C3D"/>
    <w:multiLevelType w:val="hybridMultilevel"/>
    <w:tmpl w:val="140A322E"/>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76" w15:restartNumberingAfterBreak="0">
    <w:nsid w:val="7A3E7B65"/>
    <w:multiLevelType w:val="hybridMultilevel"/>
    <w:tmpl w:val="52EA4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7" w15:restartNumberingAfterBreak="0">
    <w:nsid w:val="7A915D89"/>
    <w:multiLevelType w:val="hybridMultilevel"/>
    <w:tmpl w:val="181C3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8" w15:restartNumberingAfterBreak="0">
    <w:nsid w:val="7A9D1E53"/>
    <w:multiLevelType w:val="hybridMultilevel"/>
    <w:tmpl w:val="307A42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9" w15:restartNumberingAfterBreak="0">
    <w:nsid w:val="7B5A6D2A"/>
    <w:multiLevelType w:val="multilevel"/>
    <w:tmpl w:val="263E8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7B6A62FB"/>
    <w:multiLevelType w:val="hybridMultilevel"/>
    <w:tmpl w:val="F226524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81" w15:restartNumberingAfterBreak="0">
    <w:nsid w:val="7B720B02"/>
    <w:multiLevelType w:val="hybridMultilevel"/>
    <w:tmpl w:val="E18C3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2" w15:restartNumberingAfterBreak="0">
    <w:nsid w:val="7BCF76FF"/>
    <w:multiLevelType w:val="hybridMultilevel"/>
    <w:tmpl w:val="EDB86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3" w15:restartNumberingAfterBreak="0">
    <w:nsid w:val="7BD608B5"/>
    <w:multiLevelType w:val="hybridMultilevel"/>
    <w:tmpl w:val="56A67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7C3674E5"/>
    <w:multiLevelType w:val="hybridMultilevel"/>
    <w:tmpl w:val="B05408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7CD262C6"/>
    <w:multiLevelType w:val="multilevel"/>
    <w:tmpl w:val="F918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270276"/>
    <w:multiLevelType w:val="hybridMultilevel"/>
    <w:tmpl w:val="3FD8A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D8B1B52"/>
    <w:multiLevelType w:val="hybridMultilevel"/>
    <w:tmpl w:val="B9B04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DD47240"/>
    <w:multiLevelType w:val="hybridMultilevel"/>
    <w:tmpl w:val="B99C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EAA165F"/>
    <w:multiLevelType w:val="hybridMultilevel"/>
    <w:tmpl w:val="EDC89E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F1E0019"/>
    <w:multiLevelType w:val="hybridMultilevel"/>
    <w:tmpl w:val="FC5A9F52"/>
    <w:lvl w:ilvl="0" w:tplc="0409000F">
      <w:start w:val="1"/>
      <w:numFmt w:val="decimal"/>
      <w:lvlText w:val="%1."/>
      <w:lvlJc w:val="left"/>
      <w:pPr>
        <w:ind w:left="720" w:hanging="360"/>
      </w:pPr>
    </w:lvl>
    <w:lvl w:ilvl="1" w:tplc="04090003">
      <w:numFmt w:val="decimal"/>
      <w:lvlText w:val="o"/>
      <w:lvlJc w:val="left"/>
      <w:pPr>
        <w:ind w:left="1440" w:hanging="360"/>
      </w:pPr>
      <w:rPr>
        <w:rFonts w:ascii="Courier New" w:hAnsi="Courier New" w:cs="Courier New" w:hint="default"/>
      </w:rPr>
    </w:lvl>
    <w:lvl w:ilvl="2" w:tplc="04090005">
      <w:numFmt w:val="decimal"/>
      <w:lvlText w:val=""/>
      <w:lvlJc w:val="left"/>
      <w:pPr>
        <w:ind w:left="2160" w:hanging="360"/>
      </w:pPr>
      <w:rPr>
        <w:rFonts w:ascii="Wingdings" w:hAnsi="Wingdings" w:hint="default"/>
      </w:rPr>
    </w:lvl>
    <w:lvl w:ilvl="3" w:tplc="04090001">
      <w:numFmt w:val="decimal"/>
      <w:lvlText w:val=""/>
      <w:lvlJc w:val="left"/>
      <w:pPr>
        <w:ind w:left="2880" w:hanging="360"/>
      </w:pPr>
      <w:rPr>
        <w:rFonts w:ascii="Symbol" w:hAnsi="Symbol" w:hint="default"/>
      </w:rPr>
    </w:lvl>
    <w:lvl w:ilvl="4" w:tplc="04090003">
      <w:numFmt w:val="decimal"/>
      <w:lvlText w:val="o"/>
      <w:lvlJc w:val="left"/>
      <w:pPr>
        <w:ind w:left="3600" w:hanging="360"/>
      </w:pPr>
      <w:rPr>
        <w:rFonts w:ascii="Courier New" w:hAnsi="Courier New" w:cs="Courier New" w:hint="default"/>
      </w:rPr>
    </w:lvl>
    <w:lvl w:ilvl="5" w:tplc="04090005">
      <w:numFmt w:val="decimal"/>
      <w:lvlText w:val=""/>
      <w:lvlJc w:val="left"/>
      <w:pPr>
        <w:ind w:left="4320" w:hanging="360"/>
      </w:pPr>
      <w:rPr>
        <w:rFonts w:ascii="Wingdings" w:hAnsi="Wingdings" w:hint="default"/>
      </w:rPr>
    </w:lvl>
    <w:lvl w:ilvl="6" w:tplc="04090001">
      <w:numFmt w:val="decimal"/>
      <w:lvlText w:val=""/>
      <w:lvlJc w:val="left"/>
      <w:pPr>
        <w:ind w:left="5040" w:hanging="360"/>
      </w:pPr>
      <w:rPr>
        <w:rFonts w:ascii="Symbol" w:hAnsi="Symbol" w:hint="default"/>
      </w:rPr>
    </w:lvl>
    <w:lvl w:ilvl="7" w:tplc="04090003">
      <w:numFmt w:val="decimal"/>
      <w:lvlText w:val="o"/>
      <w:lvlJc w:val="left"/>
      <w:pPr>
        <w:ind w:left="5760" w:hanging="360"/>
      </w:pPr>
      <w:rPr>
        <w:rFonts w:ascii="Courier New" w:hAnsi="Courier New" w:cs="Courier New" w:hint="default"/>
      </w:rPr>
    </w:lvl>
    <w:lvl w:ilvl="8" w:tplc="04090005">
      <w:numFmt w:val="decimal"/>
      <w:lvlText w:val=""/>
      <w:lvlJc w:val="left"/>
      <w:pPr>
        <w:ind w:left="6480" w:hanging="360"/>
      </w:pPr>
      <w:rPr>
        <w:rFonts w:ascii="Wingdings" w:hAnsi="Wingdings" w:hint="default"/>
      </w:rPr>
    </w:lvl>
  </w:abstractNum>
  <w:abstractNum w:abstractNumId="192" w15:restartNumberingAfterBreak="0">
    <w:nsid w:val="7F647E30"/>
    <w:multiLevelType w:val="hybridMultilevel"/>
    <w:tmpl w:val="BA3E8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3" w15:restartNumberingAfterBreak="0">
    <w:nsid w:val="7FA3755B"/>
    <w:multiLevelType w:val="hybridMultilevel"/>
    <w:tmpl w:val="E88A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FC21241"/>
    <w:multiLevelType w:val="hybridMultilevel"/>
    <w:tmpl w:val="ABC64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11372376">
    <w:abstractNumId w:val="58"/>
  </w:num>
  <w:num w:numId="2" w16cid:durableId="1495997218">
    <w:abstractNumId w:val="58"/>
  </w:num>
  <w:num w:numId="3" w16cid:durableId="1938711977">
    <w:abstractNumId w:val="7"/>
  </w:num>
  <w:num w:numId="4" w16cid:durableId="1408570546">
    <w:abstractNumId w:val="7"/>
  </w:num>
  <w:num w:numId="5" w16cid:durableId="79646367">
    <w:abstractNumId w:val="77"/>
  </w:num>
  <w:num w:numId="6" w16cid:durableId="1096173830">
    <w:abstractNumId w:val="54"/>
  </w:num>
  <w:num w:numId="7" w16cid:durableId="319887112">
    <w:abstractNumId w:val="133"/>
  </w:num>
  <w:num w:numId="8" w16cid:durableId="1726374959">
    <w:abstractNumId w:val="190"/>
  </w:num>
  <w:num w:numId="9" w16cid:durableId="2016956816">
    <w:abstractNumId w:val="28"/>
  </w:num>
  <w:num w:numId="10" w16cid:durableId="1884556473">
    <w:abstractNumId w:val="87"/>
  </w:num>
  <w:num w:numId="11" w16cid:durableId="78508206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125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04071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0245486">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5485138">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8541349">
    <w:abstractNumId w:val="137"/>
  </w:num>
  <w:num w:numId="17" w16cid:durableId="321549096">
    <w:abstractNumId w:val="146"/>
  </w:num>
  <w:num w:numId="18" w16cid:durableId="657341857">
    <w:abstractNumId w:val="101"/>
  </w:num>
  <w:num w:numId="19" w16cid:durableId="698966448">
    <w:abstractNumId w:val="130"/>
  </w:num>
  <w:num w:numId="20" w16cid:durableId="286473970">
    <w:abstractNumId w:val="57"/>
    <w:lvlOverride w:ilvl="0"/>
    <w:lvlOverride w:ilvl="1">
      <w:startOverride w:val="1"/>
    </w:lvlOverride>
    <w:lvlOverride w:ilvl="2"/>
    <w:lvlOverride w:ilvl="3"/>
    <w:lvlOverride w:ilvl="4"/>
    <w:lvlOverride w:ilvl="5"/>
    <w:lvlOverride w:ilvl="6"/>
    <w:lvlOverride w:ilvl="7"/>
    <w:lvlOverride w:ilvl="8"/>
  </w:num>
  <w:num w:numId="21" w16cid:durableId="171267219">
    <w:abstractNumId w:val="138"/>
  </w:num>
  <w:num w:numId="22" w16cid:durableId="67457895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8701539">
    <w:abstractNumId w:val="117"/>
  </w:num>
  <w:num w:numId="24" w16cid:durableId="1779179540">
    <w:abstractNumId w:val="189"/>
  </w:num>
  <w:num w:numId="25" w16cid:durableId="895747021">
    <w:abstractNumId w:val="70"/>
  </w:num>
  <w:num w:numId="26" w16cid:durableId="806774135">
    <w:abstractNumId w:val="145"/>
  </w:num>
  <w:num w:numId="27" w16cid:durableId="1947540484">
    <w:abstractNumId w:val="0"/>
  </w:num>
  <w:num w:numId="28" w16cid:durableId="450562469">
    <w:abstractNumId w:val="69"/>
  </w:num>
  <w:num w:numId="29" w16cid:durableId="2003317568">
    <w:abstractNumId w:val="144"/>
  </w:num>
  <w:num w:numId="30" w16cid:durableId="1286424283">
    <w:abstractNumId w:val="107"/>
  </w:num>
  <w:num w:numId="31" w16cid:durableId="1322856567">
    <w:abstractNumId w:val="163"/>
  </w:num>
  <w:num w:numId="32" w16cid:durableId="1800955415">
    <w:abstractNumId w:val="173"/>
  </w:num>
  <w:num w:numId="33" w16cid:durableId="1182161331">
    <w:abstractNumId w:val="73"/>
  </w:num>
  <w:num w:numId="34" w16cid:durableId="898252313">
    <w:abstractNumId w:val="83"/>
  </w:num>
  <w:num w:numId="35" w16cid:durableId="269094079">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103147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13664678">
    <w:abstractNumId w:val="92"/>
  </w:num>
  <w:num w:numId="38" w16cid:durableId="147640728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402571">
    <w:abstractNumId w:val="141"/>
  </w:num>
  <w:num w:numId="40" w16cid:durableId="17746622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80582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5141560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65407018">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52055830">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50726077">
    <w:abstractNumId w:val="35"/>
  </w:num>
  <w:num w:numId="46" w16cid:durableId="92125859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495336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8328918">
    <w:abstractNumId w:val="150"/>
  </w:num>
  <w:num w:numId="49" w16cid:durableId="977955449">
    <w:abstractNumId w:val="9"/>
  </w:num>
  <w:num w:numId="50" w16cid:durableId="223032682">
    <w:abstractNumId w:val="74"/>
  </w:num>
  <w:num w:numId="51" w16cid:durableId="121963268">
    <w:abstractNumId w:val="153"/>
  </w:num>
  <w:num w:numId="52" w16cid:durableId="21062279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522795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9708688">
    <w:abstractNumId w:val="191"/>
  </w:num>
  <w:num w:numId="55" w16cid:durableId="744227006">
    <w:abstractNumId w:val="174"/>
  </w:num>
  <w:num w:numId="56" w16cid:durableId="894006765">
    <w:abstractNumId w:val="126"/>
  </w:num>
  <w:num w:numId="57" w16cid:durableId="696930837">
    <w:abstractNumId w:val="159"/>
  </w:num>
  <w:num w:numId="58" w16cid:durableId="1221287107">
    <w:abstractNumId w:val="127"/>
  </w:num>
  <w:num w:numId="59" w16cid:durableId="629091715">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3486222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694982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69186643">
    <w:abstractNumId w:val="68"/>
  </w:num>
  <w:num w:numId="63" w16cid:durableId="207115294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73239180">
    <w:abstractNumId w:val="108"/>
  </w:num>
  <w:num w:numId="65" w16cid:durableId="444232562">
    <w:abstractNumId w:val="114"/>
  </w:num>
  <w:num w:numId="66" w16cid:durableId="1283534887">
    <w:abstractNumId w:val="38"/>
  </w:num>
  <w:num w:numId="67" w16cid:durableId="103041373">
    <w:abstractNumId w:val="22"/>
  </w:num>
  <w:num w:numId="68" w16cid:durableId="1037512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01331721">
    <w:abstractNumId w:val="177"/>
  </w:num>
  <w:num w:numId="70" w16cid:durableId="166713175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13767039">
    <w:abstractNumId w:val="149"/>
  </w:num>
  <w:num w:numId="72" w16cid:durableId="692221082">
    <w:abstractNumId w:val="134"/>
  </w:num>
  <w:num w:numId="73" w16cid:durableId="585846741">
    <w:abstractNumId w:val="115"/>
  </w:num>
  <w:num w:numId="74" w16cid:durableId="240985978">
    <w:abstractNumId w:val="27"/>
  </w:num>
  <w:num w:numId="75" w16cid:durableId="316232297">
    <w:abstractNumId w:val="91"/>
  </w:num>
  <w:num w:numId="76" w16cid:durableId="1555387991">
    <w:abstractNumId w:val="78"/>
  </w:num>
  <w:num w:numId="77" w16cid:durableId="119149646">
    <w:abstractNumId w:val="183"/>
  </w:num>
  <w:num w:numId="78" w16cid:durableId="345717979">
    <w:abstractNumId w:val="181"/>
  </w:num>
  <w:num w:numId="79" w16cid:durableId="1401946418">
    <w:abstractNumId w:val="154"/>
  </w:num>
  <w:num w:numId="80" w16cid:durableId="1531724615">
    <w:abstractNumId w:val="135"/>
  </w:num>
  <w:num w:numId="81" w16cid:durableId="1005087541">
    <w:abstractNumId w:val="52"/>
  </w:num>
  <w:num w:numId="82" w16cid:durableId="1434596628">
    <w:abstractNumId w:val="81"/>
  </w:num>
  <w:num w:numId="83" w16cid:durableId="9404578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8696239">
    <w:abstractNumId w:val="148"/>
  </w:num>
  <w:num w:numId="85" w16cid:durableId="167988882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046222620">
    <w:abstractNumId w:val="182"/>
  </w:num>
  <w:num w:numId="87" w16cid:durableId="9061135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68436702">
    <w:abstractNumId w:val="80"/>
  </w:num>
  <w:num w:numId="89" w16cid:durableId="1255044117">
    <w:abstractNumId w:val="39"/>
  </w:num>
  <w:num w:numId="90" w16cid:durableId="530873175">
    <w:abstractNumId w:val="168"/>
  </w:num>
  <w:num w:numId="91" w16cid:durableId="2082604035">
    <w:abstractNumId w:val="93"/>
  </w:num>
  <w:num w:numId="92" w16cid:durableId="210452449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1686320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7263373">
    <w:abstractNumId w:val="41"/>
  </w:num>
  <w:num w:numId="95" w16cid:durableId="152281969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62701670">
    <w:abstractNumId w:val="47"/>
  </w:num>
  <w:num w:numId="97" w16cid:durableId="158572258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746365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72239851">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06053273">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586111529">
    <w:abstractNumId w:val="75"/>
  </w:num>
  <w:num w:numId="102" w16cid:durableId="897478778">
    <w:abstractNumId w:val="49"/>
  </w:num>
  <w:num w:numId="103" w16cid:durableId="2102337593">
    <w:abstractNumId w:val="13"/>
  </w:num>
  <w:num w:numId="104" w16cid:durableId="1203445031">
    <w:abstractNumId w:val="8"/>
  </w:num>
  <w:num w:numId="105" w16cid:durableId="159009836">
    <w:abstractNumId w:val="129"/>
  </w:num>
  <w:num w:numId="106" w16cid:durableId="998507254">
    <w:abstractNumId w:val="111"/>
  </w:num>
  <w:num w:numId="107" w16cid:durableId="207761059">
    <w:abstractNumId w:val="123"/>
  </w:num>
  <w:num w:numId="108" w16cid:durableId="1618680929">
    <w:abstractNumId w:val="50"/>
  </w:num>
  <w:num w:numId="109" w16cid:durableId="1739403960">
    <w:abstractNumId w:val="105"/>
  </w:num>
  <w:num w:numId="110" w16cid:durableId="1455715737">
    <w:abstractNumId w:val="185"/>
  </w:num>
  <w:num w:numId="111" w16cid:durableId="1694648398">
    <w:abstractNumId w:val="32"/>
  </w:num>
  <w:num w:numId="112" w16cid:durableId="1276059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92239283">
    <w:abstractNumId w:val="14"/>
  </w:num>
  <w:num w:numId="114" w16cid:durableId="1139301008">
    <w:abstractNumId w:val="152"/>
  </w:num>
  <w:num w:numId="115" w16cid:durableId="1253780426">
    <w:abstractNumId w:val="3"/>
  </w:num>
  <w:num w:numId="116" w16cid:durableId="110083277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304198155">
    <w:abstractNumId w:val="61"/>
  </w:num>
  <w:num w:numId="118" w16cid:durableId="38190478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6747276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718702512">
    <w:abstractNumId w:val="128"/>
  </w:num>
  <w:num w:numId="121" w16cid:durableId="590356522">
    <w:abstractNumId w:val="194"/>
  </w:num>
  <w:num w:numId="122" w16cid:durableId="275449909">
    <w:abstractNumId w:val="30"/>
  </w:num>
  <w:num w:numId="123" w16cid:durableId="1290283079">
    <w:abstractNumId w:val="20"/>
  </w:num>
  <w:num w:numId="124" w16cid:durableId="658581163">
    <w:abstractNumId w:val="16"/>
  </w:num>
  <w:num w:numId="125" w16cid:durableId="1472868973">
    <w:abstractNumId w:val="95"/>
  </w:num>
  <w:num w:numId="126" w16cid:durableId="995457003">
    <w:abstractNumId w:val="175"/>
  </w:num>
  <w:num w:numId="127" w16cid:durableId="943927970">
    <w:abstractNumId w:val="89"/>
  </w:num>
  <w:num w:numId="128" w16cid:durableId="386685940">
    <w:abstractNumId w:val="66"/>
  </w:num>
  <w:num w:numId="129" w16cid:durableId="1094668033">
    <w:abstractNumId w:val="156"/>
  </w:num>
  <w:num w:numId="130" w16cid:durableId="2130202020">
    <w:abstractNumId w:val="100"/>
  </w:num>
  <w:num w:numId="131" w16cid:durableId="1758474551">
    <w:abstractNumId w:val="64"/>
  </w:num>
  <w:num w:numId="132" w16cid:durableId="902445761">
    <w:abstractNumId w:val="31"/>
  </w:num>
  <w:num w:numId="133" w16cid:durableId="903636730">
    <w:abstractNumId w:val="104"/>
  </w:num>
  <w:num w:numId="134" w16cid:durableId="1119759390">
    <w:abstractNumId w:val="121"/>
  </w:num>
  <w:num w:numId="135" w16cid:durableId="1088114993">
    <w:abstractNumId w:val="139"/>
  </w:num>
  <w:num w:numId="136" w16cid:durableId="1202323502">
    <w:abstractNumId w:val="56"/>
  </w:num>
  <w:num w:numId="137" w16cid:durableId="652485260">
    <w:abstractNumId w:val="102"/>
  </w:num>
  <w:num w:numId="138" w16cid:durableId="312947919">
    <w:abstractNumId w:val="155"/>
  </w:num>
  <w:num w:numId="139" w16cid:durableId="929435097">
    <w:abstractNumId w:val="165"/>
  </w:num>
  <w:num w:numId="140" w16cid:durableId="2111971681">
    <w:abstractNumId w:val="72"/>
  </w:num>
  <w:num w:numId="141" w16cid:durableId="1809009449">
    <w:abstractNumId w:val="71"/>
  </w:num>
  <w:num w:numId="142" w16cid:durableId="1119563776">
    <w:abstractNumId w:val="99"/>
  </w:num>
  <w:num w:numId="143" w16cid:durableId="325983246">
    <w:abstractNumId w:val="151"/>
  </w:num>
  <w:num w:numId="144" w16cid:durableId="484736866">
    <w:abstractNumId w:val="142"/>
  </w:num>
  <w:num w:numId="145" w16cid:durableId="1823964407">
    <w:abstractNumId w:val="44"/>
  </w:num>
  <w:num w:numId="146" w16cid:durableId="598753203">
    <w:abstractNumId w:val="65"/>
  </w:num>
  <w:num w:numId="147" w16cid:durableId="1488670174">
    <w:abstractNumId w:val="63"/>
  </w:num>
  <w:num w:numId="148" w16cid:durableId="1444418199">
    <w:abstractNumId w:val="4"/>
  </w:num>
  <w:num w:numId="149" w16cid:durableId="1138113602">
    <w:abstractNumId w:val="43"/>
  </w:num>
  <w:num w:numId="150" w16cid:durableId="1255557547">
    <w:abstractNumId w:val="24"/>
  </w:num>
  <w:num w:numId="151" w16cid:durableId="875507439">
    <w:abstractNumId w:val="84"/>
  </w:num>
  <w:num w:numId="152" w16cid:durableId="2085834075">
    <w:abstractNumId w:val="119"/>
  </w:num>
  <w:num w:numId="153" w16cid:durableId="275605320">
    <w:abstractNumId w:val="59"/>
  </w:num>
  <w:num w:numId="154" w16cid:durableId="507718664">
    <w:abstractNumId w:val="160"/>
  </w:num>
  <w:num w:numId="155" w16cid:durableId="330451013">
    <w:abstractNumId w:val="79"/>
  </w:num>
  <w:num w:numId="156" w16cid:durableId="198473365">
    <w:abstractNumId w:val="94"/>
  </w:num>
  <w:num w:numId="157" w16cid:durableId="1727337368">
    <w:abstractNumId w:val="136"/>
  </w:num>
  <w:num w:numId="158" w16cid:durableId="995456861">
    <w:abstractNumId w:val="6"/>
  </w:num>
  <w:num w:numId="159" w16cid:durableId="2087340449">
    <w:abstractNumId w:val="158"/>
  </w:num>
  <w:num w:numId="160" w16cid:durableId="510873472">
    <w:abstractNumId w:val="124"/>
  </w:num>
  <w:num w:numId="161" w16cid:durableId="1736705354">
    <w:abstractNumId w:val="161"/>
  </w:num>
  <w:num w:numId="162" w16cid:durableId="791442568">
    <w:abstractNumId w:val="170"/>
  </w:num>
  <w:num w:numId="163" w16cid:durableId="242885065">
    <w:abstractNumId w:val="25"/>
  </w:num>
  <w:num w:numId="164" w16cid:durableId="973291708">
    <w:abstractNumId w:val="90"/>
  </w:num>
  <w:num w:numId="165" w16cid:durableId="2050763840">
    <w:abstractNumId w:val="86"/>
  </w:num>
  <w:num w:numId="166" w16cid:durableId="1654796922">
    <w:abstractNumId w:val="188"/>
  </w:num>
  <w:num w:numId="167" w16cid:durableId="770781377">
    <w:abstractNumId w:val="164"/>
  </w:num>
  <w:num w:numId="168" w16cid:durableId="1514758274">
    <w:abstractNumId w:val="55"/>
  </w:num>
  <w:num w:numId="169" w16cid:durableId="1585332680">
    <w:abstractNumId w:val="167"/>
  </w:num>
  <w:num w:numId="170" w16cid:durableId="114912251">
    <w:abstractNumId w:val="113"/>
  </w:num>
  <w:num w:numId="171" w16cid:durableId="669066135">
    <w:abstractNumId w:val="132"/>
  </w:num>
  <w:num w:numId="172" w16cid:durableId="1014769747">
    <w:abstractNumId w:val="29"/>
  </w:num>
  <w:num w:numId="173" w16cid:durableId="808400844">
    <w:abstractNumId w:val="98"/>
  </w:num>
  <w:num w:numId="174" w16cid:durableId="233509260">
    <w:abstractNumId w:val="143"/>
  </w:num>
  <w:num w:numId="175" w16cid:durableId="1487085619">
    <w:abstractNumId w:val="12"/>
  </w:num>
  <w:num w:numId="176" w16cid:durableId="493030807">
    <w:abstractNumId w:val="169"/>
  </w:num>
  <w:num w:numId="177" w16cid:durableId="1315453213">
    <w:abstractNumId w:val="85"/>
  </w:num>
  <w:num w:numId="178" w16cid:durableId="877667271">
    <w:abstractNumId w:val="131"/>
  </w:num>
  <w:num w:numId="179" w16cid:durableId="1895464225">
    <w:abstractNumId w:val="62"/>
  </w:num>
  <w:num w:numId="180" w16cid:durableId="2115056709">
    <w:abstractNumId w:val="103"/>
  </w:num>
  <w:num w:numId="181" w16cid:durableId="1887790634">
    <w:abstractNumId w:val="125"/>
  </w:num>
  <w:num w:numId="182" w16cid:durableId="717097053">
    <w:abstractNumId w:val="118"/>
  </w:num>
  <w:num w:numId="183" w16cid:durableId="884953517">
    <w:abstractNumId w:val="82"/>
  </w:num>
  <w:num w:numId="184" w16cid:durableId="111828002">
    <w:abstractNumId w:val="110"/>
  </w:num>
  <w:num w:numId="185" w16cid:durableId="249197709">
    <w:abstractNumId w:val="122"/>
  </w:num>
  <w:num w:numId="186" w16cid:durableId="2009555580">
    <w:abstractNumId w:val="172"/>
  </w:num>
  <w:num w:numId="187" w16cid:durableId="1506243766">
    <w:abstractNumId w:val="193"/>
  </w:num>
  <w:num w:numId="188" w16cid:durableId="1219320040">
    <w:abstractNumId w:val="186"/>
  </w:num>
  <w:num w:numId="189" w16cid:durableId="2107845769">
    <w:abstractNumId w:val="88"/>
  </w:num>
  <w:num w:numId="190" w16cid:durableId="1440877455">
    <w:abstractNumId w:val="19"/>
  </w:num>
  <w:num w:numId="191" w16cid:durableId="1697000252">
    <w:abstractNumId w:val="40"/>
  </w:num>
  <w:num w:numId="192" w16cid:durableId="384068030">
    <w:abstractNumId w:val="45"/>
  </w:num>
  <w:num w:numId="193" w16cid:durableId="1155417022">
    <w:abstractNumId w:val="42"/>
  </w:num>
  <w:num w:numId="194" w16cid:durableId="80568114">
    <w:abstractNumId w:val="166"/>
  </w:num>
  <w:num w:numId="195" w16cid:durableId="1453472448">
    <w:abstractNumId w:val="15"/>
  </w:num>
  <w:num w:numId="196" w16cid:durableId="501698801">
    <w:abstractNumId w:val="187"/>
  </w:num>
  <w:num w:numId="197" w16cid:durableId="562495597">
    <w:abstractNumId w:val="10"/>
  </w:num>
  <w:num w:numId="198" w16cid:durableId="558976745">
    <w:abstractNumId w:val="1"/>
  </w:num>
  <w:numIdMacAtCleanup w:val="1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ckerle, Mike">
    <w15:presenceInfo w15:providerId="AD" w15:userId="S::mbeckerle@owlcyberdefense.com::41155a9a-513c-4288-9ceb-5c90f574ab21"/>
  </w15:person>
  <w15:person w15:author="Mike Beckerle">
    <w15:presenceInfo w15:providerId="Windows Live" w15:userId="f30f4e285cefa6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03"/>
    <w:rsid w:val="0001502A"/>
    <w:rsid w:val="000151FE"/>
    <w:rsid w:val="00015FDC"/>
    <w:rsid w:val="00032497"/>
    <w:rsid w:val="00040EDE"/>
    <w:rsid w:val="000417BB"/>
    <w:rsid w:val="0004257F"/>
    <w:rsid w:val="000470E4"/>
    <w:rsid w:val="000518A1"/>
    <w:rsid w:val="00051F3C"/>
    <w:rsid w:val="00052262"/>
    <w:rsid w:val="00055455"/>
    <w:rsid w:val="00060093"/>
    <w:rsid w:val="00071148"/>
    <w:rsid w:val="00072D10"/>
    <w:rsid w:val="000849E4"/>
    <w:rsid w:val="00087AAE"/>
    <w:rsid w:val="00092B00"/>
    <w:rsid w:val="00096387"/>
    <w:rsid w:val="00097C01"/>
    <w:rsid w:val="000A1533"/>
    <w:rsid w:val="000A2810"/>
    <w:rsid w:val="000A5ABA"/>
    <w:rsid w:val="000B36A3"/>
    <w:rsid w:val="000B3A55"/>
    <w:rsid w:val="000C033F"/>
    <w:rsid w:val="000C147E"/>
    <w:rsid w:val="000C5A2A"/>
    <w:rsid w:val="000D278C"/>
    <w:rsid w:val="000D7A4D"/>
    <w:rsid w:val="000E197E"/>
    <w:rsid w:val="000E2D4B"/>
    <w:rsid w:val="000F0E7A"/>
    <w:rsid w:val="000F6722"/>
    <w:rsid w:val="00100BAC"/>
    <w:rsid w:val="00107A56"/>
    <w:rsid w:val="00127EBE"/>
    <w:rsid w:val="0013355A"/>
    <w:rsid w:val="00147C95"/>
    <w:rsid w:val="0015013B"/>
    <w:rsid w:val="00151B6D"/>
    <w:rsid w:val="0015226D"/>
    <w:rsid w:val="00157E40"/>
    <w:rsid w:val="00160610"/>
    <w:rsid w:val="00162783"/>
    <w:rsid w:val="00163CA4"/>
    <w:rsid w:val="001708A7"/>
    <w:rsid w:val="00170B2C"/>
    <w:rsid w:val="00175C88"/>
    <w:rsid w:val="001769B9"/>
    <w:rsid w:val="00180414"/>
    <w:rsid w:val="001A0B0F"/>
    <w:rsid w:val="001A2479"/>
    <w:rsid w:val="001A33D0"/>
    <w:rsid w:val="001A615E"/>
    <w:rsid w:val="001A6FE7"/>
    <w:rsid w:val="001B0F4C"/>
    <w:rsid w:val="001B45E7"/>
    <w:rsid w:val="001B51CD"/>
    <w:rsid w:val="001B6C49"/>
    <w:rsid w:val="001C6575"/>
    <w:rsid w:val="001D640E"/>
    <w:rsid w:val="001D78D8"/>
    <w:rsid w:val="001E5587"/>
    <w:rsid w:val="001F3E80"/>
    <w:rsid w:val="0020008B"/>
    <w:rsid w:val="002005A9"/>
    <w:rsid w:val="0020079B"/>
    <w:rsid w:val="0020086C"/>
    <w:rsid w:val="00204A0C"/>
    <w:rsid w:val="002228C2"/>
    <w:rsid w:val="002240B5"/>
    <w:rsid w:val="00241F77"/>
    <w:rsid w:val="00246BDE"/>
    <w:rsid w:val="00250051"/>
    <w:rsid w:val="002558CF"/>
    <w:rsid w:val="00262495"/>
    <w:rsid w:val="00264095"/>
    <w:rsid w:val="00274018"/>
    <w:rsid w:val="002812EB"/>
    <w:rsid w:val="002813DC"/>
    <w:rsid w:val="002836BC"/>
    <w:rsid w:val="00286EF7"/>
    <w:rsid w:val="00292247"/>
    <w:rsid w:val="0029405A"/>
    <w:rsid w:val="00294FB0"/>
    <w:rsid w:val="002A0D4E"/>
    <w:rsid w:val="002A3075"/>
    <w:rsid w:val="002B1654"/>
    <w:rsid w:val="002B5DE5"/>
    <w:rsid w:val="002C11B6"/>
    <w:rsid w:val="002C32E6"/>
    <w:rsid w:val="002C453D"/>
    <w:rsid w:val="002C4667"/>
    <w:rsid w:val="002D10BF"/>
    <w:rsid w:val="002D5B81"/>
    <w:rsid w:val="002D7261"/>
    <w:rsid w:val="002D74BB"/>
    <w:rsid w:val="002E0796"/>
    <w:rsid w:val="0030010D"/>
    <w:rsid w:val="003002EC"/>
    <w:rsid w:val="00314414"/>
    <w:rsid w:val="003259B9"/>
    <w:rsid w:val="0033024F"/>
    <w:rsid w:val="00333718"/>
    <w:rsid w:val="00342FF4"/>
    <w:rsid w:val="0034533A"/>
    <w:rsid w:val="003504AE"/>
    <w:rsid w:val="00356F2D"/>
    <w:rsid w:val="003621EE"/>
    <w:rsid w:val="0036350A"/>
    <w:rsid w:val="003856F9"/>
    <w:rsid w:val="00391D9F"/>
    <w:rsid w:val="00395E39"/>
    <w:rsid w:val="00396685"/>
    <w:rsid w:val="00397F5D"/>
    <w:rsid w:val="003A49C8"/>
    <w:rsid w:val="003A7FC7"/>
    <w:rsid w:val="003B153F"/>
    <w:rsid w:val="003B3D4F"/>
    <w:rsid w:val="003B4071"/>
    <w:rsid w:val="003B4FFD"/>
    <w:rsid w:val="003B77D6"/>
    <w:rsid w:val="003C1D25"/>
    <w:rsid w:val="003C42DE"/>
    <w:rsid w:val="003C46B0"/>
    <w:rsid w:val="003C4A19"/>
    <w:rsid w:val="003E18DF"/>
    <w:rsid w:val="003F3CD9"/>
    <w:rsid w:val="003F6214"/>
    <w:rsid w:val="00400E8E"/>
    <w:rsid w:val="00400F60"/>
    <w:rsid w:val="00403E03"/>
    <w:rsid w:val="00404546"/>
    <w:rsid w:val="00404DBD"/>
    <w:rsid w:val="00410464"/>
    <w:rsid w:val="00412710"/>
    <w:rsid w:val="004136D2"/>
    <w:rsid w:val="00417387"/>
    <w:rsid w:val="0042030C"/>
    <w:rsid w:val="00426C8C"/>
    <w:rsid w:val="004273F0"/>
    <w:rsid w:val="00430EB8"/>
    <w:rsid w:val="00440CFC"/>
    <w:rsid w:val="00440E94"/>
    <w:rsid w:val="004417F0"/>
    <w:rsid w:val="004421EF"/>
    <w:rsid w:val="0044333A"/>
    <w:rsid w:val="00443363"/>
    <w:rsid w:val="00444578"/>
    <w:rsid w:val="00445357"/>
    <w:rsid w:val="004474FE"/>
    <w:rsid w:val="00447D70"/>
    <w:rsid w:val="00454A28"/>
    <w:rsid w:val="00454FFB"/>
    <w:rsid w:val="00456EEE"/>
    <w:rsid w:val="00456FFD"/>
    <w:rsid w:val="00460D7E"/>
    <w:rsid w:val="0046106B"/>
    <w:rsid w:val="0047651C"/>
    <w:rsid w:val="0047749A"/>
    <w:rsid w:val="004776D3"/>
    <w:rsid w:val="00477CB4"/>
    <w:rsid w:val="00481387"/>
    <w:rsid w:val="00481C5C"/>
    <w:rsid w:val="00483318"/>
    <w:rsid w:val="00485F40"/>
    <w:rsid w:val="00490CBC"/>
    <w:rsid w:val="00494DC9"/>
    <w:rsid w:val="004A2639"/>
    <w:rsid w:val="004A63D9"/>
    <w:rsid w:val="004B049A"/>
    <w:rsid w:val="004C02E9"/>
    <w:rsid w:val="004C241D"/>
    <w:rsid w:val="004D16C0"/>
    <w:rsid w:val="004D3DEB"/>
    <w:rsid w:val="004E16FC"/>
    <w:rsid w:val="004E1DB0"/>
    <w:rsid w:val="004E3161"/>
    <w:rsid w:val="004E6E8E"/>
    <w:rsid w:val="004F69A0"/>
    <w:rsid w:val="004F7D9B"/>
    <w:rsid w:val="00501E55"/>
    <w:rsid w:val="00501F28"/>
    <w:rsid w:val="0050238D"/>
    <w:rsid w:val="00513453"/>
    <w:rsid w:val="005168DE"/>
    <w:rsid w:val="00526284"/>
    <w:rsid w:val="00531AD6"/>
    <w:rsid w:val="005371B4"/>
    <w:rsid w:val="005421C3"/>
    <w:rsid w:val="0054733A"/>
    <w:rsid w:val="00555645"/>
    <w:rsid w:val="00570251"/>
    <w:rsid w:val="00585ECA"/>
    <w:rsid w:val="00593196"/>
    <w:rsid w:val="005935A7"/>
    <w:rsid w:val="00596E93"/>
    <w:rsid w:val="005A031E"/>
    <w:rsid w:val="005A29D0"/>
    <w:rsid w:val="005A2E95"/>
    <w:rsid w:val="005B3EC6"/>
    <w:rsid w:val="005C2D8A"/>
    <w:rsid w:val="005C3646"/>
    <w:rsid w:val="005C70DC"/>
    <w:rsid w:val="005D5A35"/>
    <w:rsid w:val="005D5B40"/>
    <w:rsid w:val="005D6017"/>
    <w:rsid w:val="005E5062"/>
    <w:rsid w:val="005F1584"/>
    <w:rsid w:val="0060267A"/>
    <w:rsid w:val="00610284"/>
    <w:rsid w:val="00610D56"/>
    <w:rsid w:val="00611E29"/>
    <w:rsid w:val="0063120D"/>
    <w:rsid w:val="006349B2"/>
    <w:rsid w:val="00642981"/>
    <w:rsid w:val="00652F34"/>
    <w:rsid w:val="006575B2"/>
    <w:rsid w:val="00660313"/>
    <w:rsid w:val="00660ABF"/>
    <w:rsid w:val="00661504"/>
    <w:rsid w:val="00663362"/>
    <w:rsid w:val="00667D8F"/>
    <w:rsid w:val="00673172"/>
    <w:rsid w:val="0067470D"/>
    <w:rsid w:val="00675DB0"/>
    <w:rsid w:val="006770CC"/>
    <w:rsid w:val="0068101F"/>
    <w:rsid w:val="00681552"/>
    <w:rsid w:val="0068362E"/>
    <w:rsid w:val="00684293"/>
    <w:rsid w:val="0068615A"/>
    <w:rsid w:val="00692383"/>
    <w:rsid w:val="006943D3"/>
    <w:rsid w:val="006947C9"/>
    <w:rsid w:val="006A097E"/>
    <w:rsid w:val="006A7AFE"/>
    <w:rsid w:val="006B4943"/>
    <w:rsid w:val="006B61A3"/>
    <w:rsid w:val="006B7254"/>
    <w:rsid w:val="006C0AF9"/>
    <w:rsid w:val="006C2C1A"/>
    <w:rsid w:val="006C48BF"/>
    <w:rsid w:val="006C6D19"/>
    <w:rsid w:val="006D0B60"/>
    <w:rsid w:val="006D1281"/>
    <w:rsid w:val="006D3405"/>
    <w:rsid w:val="006D3D76"/>
    <w:rsid w:val="006E32CB"/>
    <w:rsid w:val="006F31AB"/>
    <w:rsid w:val="006F7557"/>
    <w:rsid w:val="0070220A"/>
    <w:rsid w:val="00707C8A"/>
    <w:rsid w:val="00723D51"/>
    <w:rsid w:val="0073389D"/>
    <w:rsid w:val="007347C2"/>
    <w:rsid w:val="00734DD5"/>
    <w:rsid w:val="00735B6F"/>
    <w:rsid w:val="00736962"/>
    <w:rsid w:val="00743E78"/>
    <w:rsid w:val="00751770"/>
    <w:rsid w:val="00753174"/>
    <w:rsid w:val="00756275"/>
    <w:rsid w:val="00762AED"/>
    <w:rsid w:val="00765136"/>
    <w:rsid w:val="00767C4F"/>
    <w:rsid w:val="00770E9C"/>
    <w:rsid w:val="00774A43"/>
    <w:rsid w:val="00777DBE"/>
    <w:rsid w:val="007812F0"/>
    <w:rsid w:val="00786E67"/>
    <w:rsid w:val="007A2B9A"/>
    <w:rsid w:val="007B089A"/>
    <w:rsid w:val="007B4358"/>
    <w:rsid w:val="007B5DAA"/>
    <w:rsid w:val="007B6A01"/>
    <w:rsid w:val="007B78A7"/>
    <w:rsid w:val="007C16D2"/>
    <w:rsid w:val="007C57BC"/>
    <w:rsid w:val="007C6648"/>
    <w:rsid w:val="007C7175"/>
    <w:rsid w:val="007D002B"/>
    <w:rsid w:val="007D1272"/>
    <w:rsid w:val="007E4A70"/>
    <w:rsid w:val="007F2C7F"/>
    <w:rsid w:val="007F34D8"/>
    <w:rsid w:val="007F3B91"/>
    <w:rsid w:val="007F3CC0"/>
    <w:rsid w:val="007F7F35"/>
    <w:rsid w:val="00805000"/>
    <w:rsid w:val="0080653E"/>
    <w:rsid w:val="00811514"/>
    <w:rsid w:val="00814FFC"/>
    <w:rsid w:val="0082122B"/>
    <w:rsid w:val="00823C41"/>
    <w:rsid w:val="008255BD"/>
    <w:rsid w:val="00834AA8"/>
    <w:rsid w:val="008444EF"/>
    <w:rsid w:val="00864D32"/>
    <w:rsid w:val="00866DFA"/>
    <w:rsid w:val="008713ED"/>
    <w:rsid w:val="008737B1"/>
    <w:rsid w:val="00876690"/>
    <w:rsid w:val="008800EB"/>
    <w:rsid w:val="008814B2"/>
    <w:rsid w:val="00885E28"/>
    <w:rsid w:val="00886963"/>
    <w:rsid w:val="008911A6"/>
    <w:rsid w:val="0089537B"/>
    <w:rsid w:val="00896BD2"/>
    <w:rsid w:val="00897961"/>
    <w:rsid w:val="008A2005"/>
    <w:rsid w:val="008A6D64"/>
    <w:rsid w:val="008B02AA"/>
    <w:rsid w:val="008D2394"/>
    <w:rsid w:val="008D2FC3"/>
    <w:rsid w:val="008D31E8"/>
    <w:rsid w:val="008D3AA9"/>
    <w:rsid w:val="008D7214"/>
    <w:rsid w:val="008E3D94"/>
    <w:rsid w:val="008E79DA"/>
    <w:rsid w:val="008E7F12"/>
    <w:rsid w:val="008F2F5F"/>
    <w:rsid w:val="008F52BB"/>
    <w:rsid w:val="008F7880"/>
    <w:rsid w:val="00900C42"/>
    <w:rsid w:val="009141B9"/>
    <w:rsid w:val="00914FA0"/>
    <w:rsid w:val="00923360"/>
    <w:rsid w:val="00926802"/>
    <w:rsid w:val="009417C7"/>
    <w:rsid w:val="0094206B"/>
    <w:rsid w:val="00942072"/>
    <w:rsid w:val="00943489"/>
    <w:rsid w:val="00945B2B"/>
    <w:rsid w:val="00964043"/>
    <w:rsid w:val="009661C6"/>
    <w:rsid w:val="0097303B"/>
    <w:rsid w:val="00973C28"/>
    <w:rsid w:val="00976AA2"/>
    <w:rsid w:val="00982C54"/>
    <w:rsid w:val="00984104"/>
    <w:rsid w:val="00986B7C"/>
    <w:rsid w:val="00994516"/>
    <w:rsid w:val="00995E20"/>
    <w:rsid w:val="009A34CC"/>
    <w:rsid w:val="009A7922"/>
    <w:rsid w:val="009B3E3C"/>
    <w:rsid w:val="009B658E"/>
    <w:rsid w:val="009C57BB"/>
    <w:rsid w:val="009C5B39"/>
    <w:rsid w:val="009D064D"/>
    <w:rsid w:val="009D1493"/>
    <w:rsid w:val="009D5BE7"/>
    <w:rsid w:val="009D7995"/>
    <w:rsid w:val="009E7B5A"/>
    <w:rsid w:val="009F52AB"/>
    <w:rsid w:val="009F703F"/>
    <w:rsid w:val="00A06A17"/>
    <w:rsid w:val="00A10C28"/>
    <w:rsid w:val="00A166A1"/>
    <w:rsid w:val="00A21570"/>
    <w:rsid w:val="00A22AB5"/>
    <w:rsid w:val="00A268C9"/>
    <w:rsid w:val="00A34459"/>
    <w:rsid w:val="00A37608"/>
    <w:rsid w:val="00A4141A"/>
    <w:rsid w:val="00A444CA"/>
    <w:rsid w:val="00A45AE0"/>
    <w:rsid w:val="00A50D78"/>
    <w:rsid w:val="00A53208"/>
    <w:rsid w:val="00A600D2"/>
    <w:rsid w:val="00A64DED"/>
    <w:rsid w:val="00A7281B"/>
    <w:rsid w:val="00A72D2C"/>
    <w:rsid w:val="00A739B6"/>
    <w:rsid w:val="00A752AD"/>
    <w:rsid w:val="00A8704B"/>
    <w:rsid w:val="00A87448"/>
    <w:rsid w:val="00A90C4E"/>
    <w:rsid w:val="00A93FBB"/>
    <w:rsid w:val="00AA00AE"/>
    <w:rsid w:val="00AB2CB1"/>
    <w:rsid w:val="00AC4590"/>
    <w:rsid w:val="00AD1D05"/>
    <w:rsid w:val="00AD6264"/>
    <w:rsid w:val="00AE4C1A"/>
    <w:rsid w:val="00AF2DB0"/>
    <w:rsid w:val="00AF4063"/>
    <w:rsid w:val="00B00E9F"/>
    <w:rsid w:val="00B07684"/>
    <w:rsid w:val="00B108F6"/>
    <w:rsid w:val="00B14FA1"/>
    <w:rsid w:val="00B159F2"/>
    <w:rsid w:val="00B16A49"/>
    <w:rsid w:val="00B16F7C"/>
    <w:rsid w:val="00B25945"/>
    <w:rsid w:val="00B277B8"/>
    <w:rsid w:val="00B332AE"/>
    <w:rsid w:val="00B373E6"/>
    <w:rsid w:val="00B416F5"/>
    <w:rsid w:val="00B43676"/>
    <w:rsid w:val="00B46A03"/>
    <w:rsid w:val="00B62432"/>
    <w:rsid w:val="00B63246"/>
    <w:rsid w:val="00B657D4"/>
    <w:rsid w:val="00B77025"/>
    <w:rsid w:val="00B80C9D"/>
    <w:rsid w:val="00B80F08"/>
    <w:rsid w:val="00B820A0"/>
    <w:rsid w:val="00B83404"/>
    <w:rsid w:val="00B875BB"/>
    <w:rsid w:val="00B90067"/>
    <w:rsid w:val="00B90DEC"/>
    <w:rsid w:val="00B9118A"/>
    <w:rsid w:val="00B92309"/>
    <w:rsid w:val="00B92FE9"/>
    <w:rsid w:val="00B935BF"/>
    <w:rsid w:val="00BA08C2"/>
    <w:rsid w:val="00BA1F97"/>
    <w:rsid w:val="00BA4541"/>
    <w:rsid w:val="00BA6E9D"/>
    <w:rsid w:val="00BA7A27"/>
    <w:rsid w:val="00BC394B"/>
    <w:rsid w:val="00BC7A58"/>
    <w:rsid w:val="00BE5F1A"/>
    <w:rsid w:val="00BF0D73"/>
    <w:rsid w:val="00BF1FA0"/>
    <w:rsid w:val="00BF7921"/>
    <w:rsid w:val="00C0672E"/>
    <w:rsid w:val="00C16155"/>
    <w:rsid w:val="00C2665C"/>
    <w:rsid w:val="00C33840"/>
    <w:rsid w:val="00C33932"/>
    <w:rsid w:val="00C33BE7"/>
    <w:rsid w:val="00C4462E"/>
    <w:rsid w:val="00C45D87"/>
    <w:rsid w:val="00C507FB"/>
    <w:rsid w:val="00C55CD3"/>
    <w:rsid w:val="00C618F1"/>
    <w:rsid w:val="00C7429B"/>
    <w:rsid w:val="00C800D6"/>
    <w:rsid w:val="00C80335"/>
    <w:rsid w:val="00C80DEE"/>
    <w:rsid w:val="00C83357"/>
    <w:rsid w:val="00C845B4"/>
    <w:rsid w:val="00C85ACE"/>
    <w:rsid w:val="00C878AB"/>
    <w:rsid w:val="00C90263"/>
    <w:rsid w:val="00CA0F77"/>
    <w:rsid w:val="00CB0704"/>
    <w:rsid w:val="00CB117B"/>
    <w:rsid w:val="00CB5EBE"/>
    <w:rsid w:val="00CB7093"/>
    <w:rsid w:val="00CC3B79"/>
    <w:rsid w:val="00CC6B8C"/>
    <w:rsid w:val="00CD0D5E"/>
    <w:rsid w:val="00CD61BF"/>
    <w:rsid w:val="00CD640E"/>
    <w:rsid w:val="00CE0A17"/>
    <w:rsid w:val="00CE5F19"/>
    <w:rsid w:val="00CF0278"/>
    <w:rsid w:val="00CF0782"/>
    <w:rsid w:val="00CF1A65"/>
    <w:rsid w:val="00CF66B2"/>
    <w:rsid w:val="00CF7049"/>
    <w:rsid w:val="00D0604A"/>
    <w:rsid w:val="00D1005D"/>
    <w:rsid w:val="00D10869"/>
    <w:rsid w:val="00D133E5"/>
    <w:rsid w:val="00D13860"/>
    <w:rsid w:val="00D13ADA"/>
    <w:rsid w:val="00D21A10"/>
    <w:rsid w:val="00D27BF6"/>
    <w:rsid w:val="00D31C1F"/>
    <w:rsid w:val="00D324F3"/>
    <w:rsid w:val="00D33289"/>
    <w:rsid w:val="00D34EB7"/>
    <w:rsid w:val="00D37BCF"/>
    <w:rsid w:val="00D4113C"/>
    <w:rsid w:val="00D51840"/>
    <w:rsid w:val="00D57510"/>
    <w:rsid w:val="00D576C9"/>
    <w:rsid w:val="00D62E88"/>
    <w:rsid w:val="00D7135E"/>
    <w:rsid w:val="00D757AF"/>
    <w:rsid w:val="00D76AD6"/>
    <w:rsid w:val="00DA0BC0"/>
    <w:rsid w:val="00DA5510"/>
    <w:rsid w:val="00DA59C1"/>
    <w:rsid w:val="00DB1609"/>
    <w:rsid w:val="00DB6BB6"/>
    <w:rsid w:val="00DD1BA4"/>
    <w:rsid w:val="00DD2CE1"/>
    <w:rsid w:val="00DE1F5E"/>
    <w:rsid w:val="00DE4393"/>
    <w:rsid w:val="00DF121D"/>
    <w:rsid w:val="00DF3AE0"/>
    <w:rsid w:val="00DF6AAF"/>
    <w:rsid w:val="00E00C01"/>
    <w:rsid w:val="00E014A1"/>
    <w:rsid w:val="00E15CA9"/>
    <w:rsid w:val="00E17AA5"/>
    <w:rsid w:val="00E276B6"/>
    <w:rsid w:val="00E310A9"/>
    <w:rsid w:val="00E31322"/>
    <w:rsid w:val="00E345B1"/>
    <w:rsid w:val="00E40829"/>
    <w:rsid w:val="00E41283"/>
    <w:rsid w:val="00E4559E"/>
    <w:rsid w:val="00E45DE1"/>
    <w:rsid w:val="00E46BF0"/>
    <w:rsid w:val="00E6239B"/>
    <w:rsid w:val="00E64BA0"/>
    <w:rsid w:val="00E66E01"/>
    <w:rsid w:val="00E7551C"/>
    <w:rsid w:val="00EA688B"/>
    <w:rsid w:val="00EA7BD6"/>
    <w:rsid w:val="00EB110C"/>
    <w:rsid w:val="00EB2287"/>
    <w:rsid w:val="00EB5B98"/>
    <w:rsid w:val="00EB5FF5"/>
    <w:rsid w:val="00EC2000"/>
    <w:rsid w:val="00EC4455"/>
    <w:rsid w:val="00EC6B01"/>
    <w:rsid w:val="00ED0975"/>
    <w:rsid w:val="00ED5420"/>
    <w:rsid w:val="00ED5FAB"/>
    <w:rsid w:val="00F01668"/>
    <w:rsid w:val="00F02EA2"/>
    <w:rsid w:val="00F04A11"/>
    <w:rsid w:val="00F0501F"/>
    <w:rsid w:val="00F42FEA"/>
    <w:rsid w:val="00F43AC0"/>
    <w:rsid w:val="00F44352"/>
    <w:rsid w:val="00F51671"/>
    <w:rsid w:val="00F53010"/>
    <w:rsid w:val="00F5654A"/>
    <w:rsid w:val="00F56BB9"/>
    <w:rsid w:val="00F64D18"/>
    <w:rsid w:val="00F71313"/>
    <w:rsid w:val="00F746A8"/>
    <w:rsid w:val="00F77E4F"/>
    <w:rsid w:val="00F81286"/>
    <w:rsid w:val="00F81ACE"/>
    <w:rsid w:val="00F828CA"/>
    <w:rsid w:val="00F85048"/>
    <w:rsid w:val="00F93599"/>
    <w:rsid w:val="00F9417E"/>
    <w:rsid w:val="00F952B9"/>
    <w:rsid w:val="00FA08FE"/>
    <w:rsid w:val="00FA1F1F"/>
    <w:rsid w:val="00FA5917"/>
    <w:rsid w:val="00FA5EAA"/>
    <w:rsid w:val="00FA66AB"/>
    <w:rsid w:val="00FB1E93"/>
    <w:rsid w:val="00FC1FDA"/>
    <w:rsid w:val="00FC2FE7"/>
    <w:rsid w:val="00FD3A33"/>
    <w:rsid w:val="00FE17D1"/>
    <w:rsid w:val="00FE68AC"/>
    <w:rsid w:val="00FF1057"/>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D2786"/>
  <w15:chartTrackingRefBased/>
  <w15:docId w15:val="{523CF35D-9CF4-4CBB-B80B-A5373927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semiHidden="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semiHidden="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semiHidden="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14FFC"/>
    <w:pPr>
      <w:tabs>
        <w:tab w:val="left" w:pos="403"/>
      </w:tabs>
      <w:spacing w:after="120" w:line="240" w:lineRule="atLeast"/>
      <w:jc w:val="both"/>
    </w:pPr>
    <w:rPr>
      <w:sz w:val="22"/>
      <w:szCs w:val="22"/>
      <w:lang w:val="en-GB"/>
    </w:rPr>
  </w:style>
  <w:style w:type="paragraph" w:styleId="Heading1">
    <w:name w:val="heading 1"/>
    <w:basedOn w:val="Normal"/>
    <w:next w:val="Normal"/>
    <w:link w:val="Heading1Char"/>
    <w:qFormat/>
    <w:rsid w:val="001B51CD"/>
    <w:pPr>
      <w:keepNext/>
      <w:numPr>
        <w:numId w:val="2"/>
      </w:numPr>
      <w:tabs>
        <w:tab w:val="clear" w:pos="403"/>
        <w:tab w:val="left" w:pos="400"/>
        <w:tab w:val="left" w:pos="560"/>
      </w:tabs>
      <w:suppressAutoHyphens/>
      <w:spacing w:before="270" w:line="270" w:lineRule="atLeast"/>
      <w:jc w:val="left"/>
      <w:outlineLvl w:val="0"/>
    </w:pPr>
    <w:rPr>
      <w:rFonts w:eastAsia="MS Mincho"/>
      <w:b/>
      <w:sz w:val="26"/>
      <w:lang w:eastAsia="ja-JP"/>
    </w:rPr>
  </w:style>
  <w:style w:type="paragraph" w:styleId="Heading2">
    <w:name w:val="heading 2"/>
    <w:basedOn w:val="Heading1"/>
    <w:next w:val="Normal"/>
    <w:link w:val="Heading2Char"/>
    <w:qFormat/>
    <w:rsid w:val="001B51CD"/>
    <w:pPr>
      <w:numPr>
        <w:ilvl w:val="1"/>
      </w:numPr>
      <w:tabs>
        <w:tab w:val="clear" w:pos="360"/>
        <w:tab w:val="clear" w:pos="400"/>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qFormat/>
    <w:rsid w:val="00F828CA"/>
    <w:pPr>
      <w:numPr>
        <w:ilvl w:val="3"/>
      </w:numPr>
      <w:tabs>
        <w:tab w:val="clear" w:pos="880"/>
        <w:tab w:val="clear" w:pos="1080"/>
        <w:tab w:val="left" w:pos="1021"/>
        <w:tab w:val="left" w:pos="1140"/>
        <w:tab w:val="left" w:pos="1360"/>
      </w:tabs>
      <w:outlineLvl w:val="3"/>
    </w:pPr>
  </w:style>
  <w:style w:type="paragraph" w:styleId="Heading5">
    <w:name w:val="heading 5"/>
    <w:basedOn w:val="Heading4"/>
    <w:next w:val="Normal"/>
    <w:link w:val="Heading5Char"/>
    <w:qFormat/>
    <w:rsid w:val="001B51CD"/>
    <w:pPr>
      <w:numPr>
        <w:ilvl w:val="4"/>
      </w:numPr>
      <w:tabs>
        <w:tab w:val="clear" w:pos="1140"/>
        <w:tab w:val="clear" w:pos="1360"/>
      </w:tabs>
      <w:outlineLvl w:val="4"/>
    </w:pPr>
  </w:style>
  <w:style w:type="paragraph" w:styleId="Heading6">
    <w:name w:val="heading 6"/>
    <w:basedOn w:val="Heading5"/>
    <w:next w:val="Normal"/>
    <w:link w:val="Heading6Char"/>
    <w:qFormat/>
    <w:rsid w:val="001B51CD"/>
    <w:pPr>
      <w:numPr>
        <w:ilvl w:val="5"/>
      </w:numPr>
      <w:outlineLvl w:val="5"/>
    </w:pPr>
  </w:style>
  <w:style w:type="paragraph" w:styleId="Heading7">
    <w:name w:val="heading 7"/>
    <w:basedOn w:val="Normal"/>
    <w:next w:val="Normal"/>
    <w:link w:val="Heading7Char"/>
    <w:uiPriority w:val="99"/>
    <w:semiHidden/>
    <w:unhideWhenUsed/>
    <w:qFormat/>
    <w:rsid w:val="00B46A03"/>
    <w:pPr>
      <w:tabs>
        <w:tab w:val="clear" w:pos="403"/>
      </w:tabs>
      <w:spacing w:before="240" w:after="60" w:line="240" w:lineRule="auto"/>
      <w:jc w:val="left"/>
      <w:outlineLvl w:val="6"/>
    </w:pPr>
    <w:rPr>
      <w:rFonts w:ascii="Times New Roman" w:eastAsia="Times New Roman" w:hAnsi="Times New Roman"/>
      <w:sz w:val="24"/>
      <w:szCs w:val="24"/>
      <w:lang w:val="en-US"/>
    </w:rPr>
  </w:style>
  <w:style w:type="paragraph" w:styleId="Heading8">
    <w:name w:val="heading 8"/>
    <w:basedOn w:val="Normal"/>
    <w:next w:val="Normal"/>
    <w:link w:val="Heading8Char"/>
    <w:uiPriority w:val="99"/>
    <w:semiHidden/>
    <w:unhideWhenUsed/>
    <w:qFormat/>
    <w:rsid w:val="00B46A03"/>
    <w:pPr>
      <w:tabs>
        <w:tab w:val="clear" w:pos="403"/>
      </w:tabs>
      <w:spacing w:before="240" w:after="60" w:line="240" w:lineRule="auto"/>
      <w:jc w:val="left"/>
      <w:outlineLvl w:val="7"/>
    </w:pPr>
    <w:rPr>
      <w:rFonts w:ascii="Times New Roman" w:eastAsia="Times New Roman" w:hAnsi="Times New Roman"/>
      <w:i/>
      <w:sz w:val="24"/>
      <w:szCs w:val="24"/>
      <w:lang w:val="en-US"/>
    </w:rPr>
  </w:style>
  <w:style w:type="paragraph" w:styleId="Heading9">
    <w:name w:val="heading 9"/>
    <w:basedOn w:val="Normal"/>
    <w:next w:val="Normal"/>
    <w:link w:val="Heading9Char"/>
    <w:uiPriority w:val="99"/>
    <w:semiHidden/>
    <w:unhideWhenUsed/>
    <w:qFormat/>
    <w:rsid w:val="00B46A03"/>
    <w:pPr>
      <w:tabs>
        <w:tab w:val="clear" w:pos="403"/>
      </w:tabs>
      <w:spacing w:before="240" w:after="60" w:line="240" w:lineRule="auto"/>
      <w:jc w:val="left"/>
      <w:outlineLvl w:val="8"/>
    </w:pPr>
    <w:rPr>
      <w:rFonts w:ascii="Arial" w:eastAsia="Times New Roman" w:hAnsi="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B51CD"/>
    <w:rPr>
      <w:rFonts w:eastAsia="MS Mincho"/>
      <w:b/>
      <w:sz w:val="26"/>
      <w:szCs w:val="22"/>
      <w:lang w:val="en-GB" w:eastAsia="ja-JP"/>
    </w:rPr>
  </w:style>
  <w:style w:type="character" w:customStyle="1" w:styleId="Heading2Char">
    <w:name w:val="Heading 2 Char"/>
    <w:link w:val="Heading2"/>
    <w:rsid w:val="001B51CD"/>
    <w:rPr>
      <w:rFonts w:eastAsia="MS Mincho"/>
      <w:b/>
      <w:sz w:val="24"/>
      <w:szCs w:val="22"/>
      <w:lang w:val="en-GB" w:eastAsia="ja-JP"/>
    </w:rPr>
  </w:style>
  <w:style w:type="character" w:customStyle="1" w:styleId="Heading3Char">
    <w:name w:val="Heading 3 Char"/>
    <w:link w:val="Heading3"/>
    <w:rsid w:val="001B51CD"/>
    <w:rPr>
      <w:rFonts w:eastAsia="MS Mincho"/>
      <w:b/>
      <w:sz w:val="22"/>
      <w:szCs w:val="22"/>
      <w:lang w:val="en-GB" w:eastAsia="ja-JP"/>
    </w:rPr>
  </w:style>
  <w:style w:type="character" w:customStyle="1" w:styleId="Heading4Char">
    <w:name w:val="Heading 4 Char"/>
    <w:link w:val="Heading4"/>
    <w:rsid w:val="00F828CA"/>
    <w:rPr>
      <w:rFonts w:eastAsia="MS Mincho"/>
      <w:b/>
      <w:sz w:val="22"/>
      <w:szCs w:val="22"/>
      <w:lang w:val="en-GB" w:eastAsia="ja-JP"/>
    </w:rPr>
  </w:style>
  <w:style w:type="character" w:customStyle="1" w:styleId="Heading5Char">
    <w:name w:val="Heading 5 Char"/>
    <w:link w:val="Heading5"/>
    <w:rsid w:val="001B51CD"/>
    <w:rPr>
      <w:rFonts w:eastAsia="MS Mincho"/>
      <w:b/>
      <w:sz w:val="22"/>
      <w:szCs w:val="22"/>
      <w:lang w:val="en-GB" w:eastAsia="ja-JP"/>
    </w:rPr>
  </w:style>
  <w:style w:type="character" w:customStyle="1" w:styleId="Heading6Char">
    <w:name w:val="Heading 6 Char"/>
    <w:link w:val="Heading6"/>
    <w:rsid w:val="001B51CD"/>
    <w:rPr>
      <w:rFonts w:eastAsia="MS Mincho"/>
      <w:b/>
      <w:sz w:val="22"/>
      <w:szCs w:val="22"/>
      <w:lang w:val="en-GB" w:eastAsia="ja-JP"/>
    </w:rPr>
  </w:style>
  <w:style w:type="paragraph" w:customStyle="1" w:styleId="a2">
    <w:name w:val="a2"/>
    <w:basedOn w:val="Normal"/>
    <w:next w:val="Normal"/>
    <w:uiPriority w:val="11"/>
    <w:rsid w:val="0054733A"/>
    <w:pPr>
      <w:keepNext/>
      <w:numPr>
        <w:ilvl w:val="1"/>
        <w:numId w:val="4"/>
      </w:numPr>
      <w:tabs>
        <w:tab w:val="clear" w:pos="360"/>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numPr>
        <w:ilvl w:val="2"/>
        <w:numId w:val="4"/>
      </w:numPr>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numPr>
        <w:ilvl w:val="3"/>
        <w:numId w:val="4"/>
      </w:numPr>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numPr>
        <w:ilvl w:val="4"/>
        <w:numId w:val="4"/>
      </w:numPr>
      <w:tabs>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numPr>
        <w:ilvl w:val="5"/>
        <w:numId w:val="4"/>
      </w:numPr>
      <w:tabs>
        <w:tab w:val="left" w:pos="1247"/>
        <w:tab w:val="left" w:pos="136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numPr>
        <w:numId w:val="4"/>
      </w:numPr>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paragraph" w:customStyle="1" w:styleId="ForewordTitle">
    <w:name w:val="Foreword Title"/>
    <w:basedOn w:val="Normal"/>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qFormat/>
    <w:rsid w:val="001D78D8"/>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qFormat/>
    <w:rsid w:val="00264095"/>
    <w:pPr>
      <w:spacing w:before="0"/>
    </w:pPr>
  </w:style>
  <w:style w:type="paragraph" w:styleId="TOC3">
    <w:name w:val="toc 3"/>
    <w:basedOn w:val="TOC2"/>
    <w:next w:val="Normal"/>
    <w:uiPriority w:val="39"/>
    <w:qFormat/>
    <w:rsid w:val="00264095"/>
  </w:style>
  <w:style w:type="paragraph" w:customStyle="1" w:styleId="zzContents">
    <w:name w:val="zzContents"/>
    <w:basedOn w:val="Normal"/>
    <w:next w:val="TOC1"/>
    <w:semiHidden/>
    <w:rsid w:val="00264095"/>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semiHidden/>
    <w:rsid w:val="00264095"/>
    <w:pPr>
      <w:suppressAutoHyphens/>
      <w:spacing w:before="400" w:after="760" w:line="350" w:lineRule="exact"/>
      <w:jc w:val="left"/>
    </w:pPr>
    <w:rPr>
      <w:b/>
      <w:color w:val="0000FF"/>
      <w:sz w:val="32"/>
    </w:rPr>
  </w:style>
  <w:style w:type="table" w:styleId="TableGrid">
    <w:name w:val="Table Grid"/>
    <w:basedOn w:val="TableNormal"/>
    <w:uiPriority w:val="5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qFormat/>
    <w:rsid w:val="00DD2CE1"/>
    <w:pPr>
      <w:tabs>
        <w:tab w:val="clear" w:pos="403"/>
        <w:tab w:val="right" w:pos="9752"/>
      </w:tabs>
      <w:spacing w:before="360" w:line="220" w:lineRule="exact"/>
    </w:pPr>
    <w:rPr>
      <w:sz w:val="18"/>
      <w:szCs w:val="18"/>
    </w:rPr>
  </w:style>
  <w:style w:type="character" w:customStyle="1" w:styleId="FooterChar">
    <w:name w:val="Footer Char"/>
    <w:link w:val="Footer"/>
    <w:uiPriority w:val="99"/>
    <w:rsid w:val="00DD2CE1"/>
    <w:rPr>
      <w:sz w:val="18"/>
      <w:szCs w:val="18"/>
      <w:lang w:val="en-GB"/>
    </w:rPr>
  </w:style>
  <w:style w:type="paragraph" w:styleId="Header">
    <w:name w:val="header"/>
    <w:basedOn w:val="Normal"/>
    <w:link w:val="HeaderChar"/>
    <w:uiPriority w:val="99"/>
    <w:qFormat/>
    <w:rsid w:val="00526284"/>
    <w:pPr>
      <w:spacing w:after="600" w:line="220" w:lineRule="exact"/>
    </w:pPr>
    <w:rPr>
      <w:b/>
    </w:rPr>
  </w:style>
  <w:style w:type="character" w:customStyle="1" w:styleId="HeaderChar">
    <w:name w:val="Header Char"/>
    <w:link w:val="Header"/>
    <w:uiPriority w:val="99"/>
    <w:rsid w:val="00526284"/>
    <w:rPr>
      <w:b/>
      <w:sz w:val="22"/>
      <w:szCs w:val="22"/>
      <w:lang w:val="en-GB"/>
    </w:rPr>
  </w:style>
  <w:style w:type="character" w:styleId="Hyperlink">
    <w:name w:val="Hyperlink"/>
    <w:uiPriority w:val="99"/>
    <w:rsid w:val="001A33D0"/>
    <w:rPr>
      <w:color w:val="0000FF"/>
      <w:u w:val="single"/>
      <w:lang w:val="fr-FR"/>
    </w:rPr>
  </w:style>
  <w:style w:type="paragraph" w:customStyle="1" w:styleId="Code">
    <w:name w:val="Code"/>
    <w:basedOn w:val="Normal"/>
    <w:link w:val="CodeChar"/>
    <w:uiPriority w:val="99"/>
    <w:qFormat/>
    <w:rsid w:val="00526284"/>
    <w:pPr>
      <w:spacing w:after="0" w:line="200" w:lineRule="atLeast"/>
      <w:jc w:val="left"/>
    </w:pPr>
    <w:rPr>
      <w:rFonts w:ascii="Courier New" w:hAnsi="Courier New"/>
      <w:sz w:val="18"/>
    </w:rPr>
  </w:style>
  <w:style w:type="paragraph" w:styleId="Caption">
    <w:name w:val="caption"/>
    <w:basedOn w:val="Normal"/>
    <w:next w:val="Normal"/>
    <w:uiPriority w:val="99"/>
    <w:unhideWhenUsed/>
    <w:qFormat/>
    <w:rsid w:val="00CB117B"/>
    <w:pPr>
      <w:spacing w:after="200" w:line="240" w:lineRule="auto"/>
    </w:pPr>
    <w:rPr>
      <w:i/>
      <w:iCs/>
      <w:color w:val="44546A" w:themeColor="text2"/>
      <w:sz w:val="18"/>
      <w:szCs w:val="18"/>
    </w:rPr>
  </w:style>
  <w:style w:type="paragraph" w:styleId="BodyText">
    <w:name w:val="Body Text"/>
    <w:basedOn w:val="Normal"/>
    <w:link w:val="BodyTextChar"/>
    <w:uiPriority w:val="99"/>
    <w:qFormat/>
    <w:rsid w:val="007B5DAA"/>
  </w:style>
  <w:style w:type="paragraph" w:customStyle="1" w:styleId="Formula">
    <w:name w:val="Formula"/>
    <w:basedOn w:val="Normal"/>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semiHidden/>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iPriority w:val="99"/>
    <w:semiHidden/>
    <w:unhideWhenUsed/>
    <w:qFormat/>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33F"/>
    <w:rPr>
      <w:rFonts w:ascii="Segoe UI" w:hAnsi="Segoe UI" w:cs="Segoe UI"/>
      <w:sz w:val="18"/>
      <w:szCs w:val="18"/>
      <w:lang w:val="en-GB"/>
    </w:rPr>
  </w:style>
  <w:style w:type="character" w:styleId="FollowedHyperlink">
    <w:name w:val="FollowedHyperlink"/>
    <w:basedOn w:val="DefaultParagraphFont"/>
    <w:semiHidden/>
    <w:unhideWhenUsed/>
    <w:rsid w:val="00F81ACE"/>
    <w:rPr>
      <w:color w:val="954F72" w:themeColor="followedHyperlink"/>
      <w:u w:val="single"/>
    </w:rPr>
  </w:style>
  <w:style w:type="paragraph" w:styleId="NormalWeb">
    <w:name w:val="Normal (Web)"/>
    <w:basedOn w:val="Normal"/>
    <w:uiPriority w:val="99"/>
    <w:unhideWhenUsed/>
    <w:qFormat/>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List">
    <w:name w:val="List"/>
    <w:basedOn w:val="ListParagraph"/>
    <w:uiPriority w:val="99"/>
    <w:qFormat/>
    <w:rsid w:val="00CB117B"/>
    <w:pPr>
      <w:keepNext/>
      <w:numPr>
        <w:numId w:val="10"/>
      </w:numPr>
      <w:tabs>
        <w:tab w:val="clear" w:pos="403"/>
      </w:tabs>
    </w:pPr>
  </w:style>
  <w:style w:type="character" w:customStyle="1" w:styleId="DefinitionChar">
    <w:name w:val="Definition Char"/>
    <w:basedOn w:val="DefaultParagraphFont"/>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al"/>
    <w:link w:val="ExampleChar"/>
    <w:qFormat/>
    <w:rsid w:val="00396685"/>
    <w:rPr>
      <w:sz w:val="20"/>
      <w:szCs w:val="20"/>
    </w:rPr>
  </w:style>
  <w:style w:type="paragraph" w:customStyle="1" w:styleId="Note">
    <w:name w:val="Note"/>
    <w:basedOn w:val="Normal"/>
    <w:link w:val="NoteChar"/>
    <w:qFormat/>
    <w:rsid w:val="00E014A1"/>
    <w:pPr>
      <w:spacing w:after="240"/>
    </w:pPr>
    <w:rPr>
      <w:sz w:val="20"/>
      <w:szCs w:val="20"/>
    </w:rPr>
  </w:style>
  <w:style w:type="character" w:customStyle="1" w:styleId="ExampleChar">
    <w:name w:val="Example Char"/>
    <w:basedOn w:val="DefaultParagraphFont"/>
    <w:link w:val="Example"/>
    <w:rsid w:val="00396685"/>
    <w:rPr>
      <w:lang w:val="en-GB"/>
    </w:rPr>
  </w:style>
  <w:style w:type="paragraph" w:customStyle="1" w:styleId="FigureTitle">
    <w:name w:val="Figure Title"/>
    <w:basedOn w:val="ListParagraph"/>
    <w:link w:val="FigureTitleChar"/>
    <w:qFormat/>
    <w:rsid w:val="00151B6D"/>
    <w:pPr>
      <w:numPr>
        <w:numId w:val="8"/>
      </w:numPr>
      <w:jc w:val="center"/>
    </w:pPr>
    <w:rPr>
      <w:b/>
      <w:bCs/>
    </w:rPr>
  </w:style>
  <w:style w:type="character" w:customStyle="1" w:styleId="NoteChar">
    <w:name w:val="Note Char"/>
    <w:basedOn w:val="DefaultParagraphFont"/>
    <w:link w:val="Note"/>
    <w:rsid w:val="00E014A1"/>
    <w:rPr>
      <w:lang w:val="en-GB"/>
    </w:rPr>
  </w:style>
  <w:style w:type="paragraph" w:styleId="ListParagraph">
    <w:name w:val="List Paragraph"/>
    <w:basedOn w:val="Normal"/>
    <w:link w:val="ListParagraphChar"/>
    <w:uiPriority w:val="99"/>
    <w:qFormat/>
    <w:rsid w:val="00C878AB"/>
    <w:pPr>
      <w:ind w:left="720"/>
      <w:contextualSpacing/>
    </w:pPr>
  </w:style>
  <w:style w:type="paragraph" w:customStyle="1" w:styleId="AnnexFigureTitle">
    <w:name w:val="Annex Figure Title"/>
    <w:basedOn w:val="Normal"/>
    <w:link w:val="AnnexFigureTitleChar"/>
    <w:qFormat/>
    <w:rsid w:val="00151B6D"/>
    <w:pPr>
      <w:numPr>
        <w:numId w:val="5"/>
      </w:numPr>
      <w:jc w:val="center"/>
    </w:pPr>
    <w:rPr>
      <w:b/>
      <w:bCs/>
    </w:rPr>
  </w:style>
  <w:style w:type="paragraph" w:customStyle="1" w:styleId="AnnexTableTitle">
    <w:name w:val="Annex Table Title"/>
    <w:basedOn w:val="ListParagraph"/>
    <w:link w:val="AnnexTableTitleChar"/>
    <w:qFormat/>
    <w:rsid w:val="00C878AB"/>
    <w:pPr>
      <w:keepNext/>
      <w:pageBreakBefore/>
      <w:numPr>
        <w:numId w:val="6"/>
      </w:numPr>
      <w:jc w:val="center"/>
    </w:pPr>
    <w:rPr>
      <w:b/>
    </w:rPr>
  </w:style>
  <w:style w:type="character" w:customStyle="1" w:styleId="ListParagraphChar">
    <w:name w:val="List Paragraph Char"/>
    <w:basedOn w:val="DefaultParagraphFont"/>
    <w:link w:val="ListParagraph"/>
    <w:uiPriority w:val="34"/>
    <w:semiHidden/>
    <w:rsid w:val="00C878AB"/>
    <w:rPr>
      <w:sz w:val="22"/>
      <w:szCs w:val="22"/>
      <w:lang w:val="en-G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7"/>
      </w:numPr>
      <w:jc w:val="center"/>
    </w:pPr>
    <w:rPr>
      <w:b/>
      <w:bCs/>
      <w:lang w:val="fr-CH"/>
    </w:rPr>
  </w:style>
  <w:style w:type="character" w:customStyle="1" w:styleId="FigureTitleChar">
    <w:name w:val="Figure Title Char"/>
    <w:basedOn w:val="ListParagraphChar"/>
    <w:link w:val="FigureTitle"/>
    <w:rsid w:val="00151B6D"/>
    <w:rPr>
      <w:b/>
      <w:bCs/>
      <w:sz w:val="22"/>
      <w:szCs w:val="22"/>
      <w:lang w:val="en-GB"/>
    </w:rPr>
  </w:style>
  <w:style w:type="character" w:customStyle="1" w:styleId="TabletitleChar">
    <w:name w:val="Table title Char"/>
    <w:basedOn w:val="ListParagraphChar"/>
    <w:link w:val="Tabletitle"/>
    <w:rsid w:val="00426C8C"/>
    <w:rPr>
      <w:b/>
      <w:bCs/>
      <w:sz w:val="22"/>
      <w:szCs w:val="22"/>
      <w:lang w:val="fr-CH"/>
    </w:rPr>
  </w:style>
  <w:style w:type="character" w:customStyle="1" w:styleId="AnnexFigureTitleChar">
    <w:name w:val="Annex Figure Title Char"/>
    <w:basedOn w:val="DefaultParagraphFont"/>
    <w:link w:val="AnnexFigureTitle"/>
    <w:rsid w:val="00151B6D"/>
    <w:rPr>
      <w:b/>
      <w:bCs/>
      <w:sz w:val="22"/>
      <w:szCs w:val="22"/>
      <w:lang w:val="en-GB"/>
    </w:rPr>
  </w:style>
  <w:style w:type="character" w:customStyle="1" w:styleId="BodyTextChar">
    <w:name w:val="Body Text Char"/>
    <w:basedOn w:val="DefaultParagraphFont"/>
    <w:link w:val="BodyText"/>
    <w:uiPriority w:val="99"/>
    <w:rsid w:val="007B5DAA"/>
    <w:rPr>
      <w:sz w:val="22"/>
      <w:szCs w:val="22"/>
      <w:lang w:val="en-GB"/>
    </w:rPr>
  </w:style>
  <w:style w:type="character" w:styleId="UnresolvedMention">
    <w:name w:val="Unresolved Mention"/>
    <w:basedOn w:val="DefaultParagraphFont"/>
    <w:uiPriority w:val="99"/>
    <w:semiHidden/>
    <w:unhideWhenUsed/>
    <w:rsid w:val="004D3DEB"/>
    <w:rPr>
      <w:color w:val="605E5C"/>
      <w:shd w:val="clear" w:color="auto" w:fill="E1DFDD"/>
    </w:rPr>
  </w:style>
  <w:style w:type="character" w:customStyle="1" w:styleId="Heading7Char">
    <w:name w:val="Heading 7 Char"/>
    <w:basedOn w:val="DefaultParagraphFont"/>
    <w:link w:val="Heading7"/>
    <w:uiPriority w:val="99"/>
    <w:semiHidden/>
    <w:rsid w:val="00B46A03"/>
    <w:rPr>
      <w:rFonts w:ascii="Times New Roman" w:eastAsia="Times New Roman" w:hAnsi="Times New Roman"/>
      <w:sz w:val="24"/>
      <w:szCs w:val="24"/>
    </w:rPr>
  </w:style>
  <w:style w:type="character" w:customStyle="1" w:styleId="Heading8Char">
    <w:name w:val="Heading 8 Char"/>
    <w:basedOn w:val="DefaultParagraphFont"/>
    <w:link w:val="Heading8"/>
    <w:uiPriority w:val="99"/>
    <w:semiHidden/>
    <w:rsid w:val="00B46A03"/>
    <w:rPr>
      <w:rFonts w:ascii="Times New Roman" w:eastAsia="Times New Roman" w:hAnsi="Times New Roman"/>
      <w:i/>
      <w:sz w:val="24"/>
      <w:szCs w:val="24"/>
    </w:rPr>
  </w:style>
  <w:style w:type="character" w:customStyle="1" w:styleId="Heading9Char">
    <w:name w:val="Heading 9 Char"/>
    <w:basedOn w:val="DefaultParagraphFont"/>
    <w:link w:val="Heading9"/>
    <w:uiPriority w:val="99"/>
    <w:semiHidden/>
    <w:rsid w:val="00B46A03"/>
    <w:rPr>
      <w:rFonts w:ascii="Arial" w:eastAsia="Times New Roman" w:hAnsi="Arial"/>
      <w:sz w:val="22"/>
      <w:szCs w:val="22"/>
    </w:rPr>
  </w:style>
  <w:style w:type="character" w:styleId="HTMLAcronym">
    <w:name w:val="HTML Acronym"/>
    <w:basedOn w:val="DefaultParagraphFont"/>
    <w:semiHidden/>
    <w:unhideWhenUsed/>
    <w:rsid w:val="00B46A03"/>
  </w:style>
  <w:style w:type="paragraph" w:styleId="HTMLAddress">
    <w:name w:val="HTML Address"/>
    <w:basedOn w:val="Normal"/>
    <w:link w:val="HTMLAddressChar"/>
    <w:semiHidden/>
    <w:unhideWhenUsed/>
    <w:rsid w:val="00B46A03"/>
    <w:pPr>
      <w:tabs>
        <w:tab w:val="clear" w:pos="403"/>
      </w:tabs>
      <w:spacing w:before="60" w:after="60" w:line="240" w:lineRule="auto"/>
      <w:jc w:val="left"/>
    </w:pPr>
    <w:rPr>
      <w:rFonts w:ascii="Arial" w:eastAsiaTheme="minorEastAsia" w:hAnsi="Arial"/>
      <w:i/>
      <w:sz w:val="20"/>
      <w:szCs w:val="20"/>
      <w:lang w:val="en-US"/>
    </w:rPr>
  </w:style>
  <w:style w:type="character" w:customStyle="1" w:styleId="HTMLAddressChar">
    <w:name w:val="HTML Address Char"/>
    <w:basedOn w:val="DefaultParagraphFont"/>
    <w:link w:val="HTMLAddress"/>
    <w:semiHidden/>
    <w:rsid w:val="00B46A03"/>
    <w:rPr>
      <w:rFonts w:ascii="Arial" w:eastAsiaTheme="minorEastAsia" w:hAnsi="Arial"/>
      <w:i/>
    </w:rPr>
  </w:style>
  <w:style w:type="character" w:styleId="HTMLCite">
    <w:name w:val="HTML Cite"/>
    <w:uiPriority w:val="99"/>
    <w:semiHidden/>
    <w:unhideWhenUsed/>
    <w:rsid w:val="00B46A03"/>
    <w:rPr>
      <w:i/>
      <w:iCs/>
    </w:rPr>
  </w:style>
  <w:style w:type="character" w:styleId="HTMLCode">
    <w:name w:val="HTML Code"/>
    <w:uiPriority w:val="99"/>
    <w:semiHidden/>
    <w:unhideWhenUsed/>
    <w:rsid w:val="00B46A03"/>
    <w:rPr>
      <w:rFonts w:ascii="Courier New" w:eastAsia="MS Mincho" w:hAnsi="Courier New" w:cs="Courier New" w:hint="default"/>
      <w:sz w:val="20"/>
      <w:szCs w:val="20"/>
    </w:rPr>
  </w:style>
  <w:style w:type="paragraph" w:customStyle="1" w:styleId="nobreak">
    <w:name w:val="nobreak"/>
    <w:basedOn w:val="Normal"/>
    <w:next w:val="Normal"/>
    <w:link w:val="nobreakChar"/>
    <w:uiPriority w:val="99"/>
    <w:qFormat/>
    <w:rsid w:val="00404546"/>
  </w:style>
  <w:style w:type="paragraph" w:styleId="HTMLPreformatted">
    <w:name w:val="HTML Preformatted"/>
    <w:basedOn w:val="Normal"/>
    <w:link w:val="HTMLPreformattedChar"/>
    <w:uiPriority w:val="99"/>
    <w:semiHidden/>
    <w:unhideWhenUsed/>
    <w:rsid w:val="00B46A03"/>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left"/>
    </w:pPr>
    <w:rPr>
      <w:rFonts w:ascii="Courier New" w:eastAsia="Times New Roman" w:hAnsi="Courier New" w:cs="Helvetica"/>
      <w:sz w:val="20"/>
      <w:szCs w:val="20"/>
      <w:lang w:val="en-US"/>
    </w:rPr>
  </w:style>
  <w:style w:type="character" w:customStyle="1" w:styleId="HTMLPreformattedChar">
    <w:name w:val="HTML Preformatted Char"/>
    <w:basedOn w:val="DefaultParagraphFont"/>
    <w:link w:val="HTMLPreformatted"/>
    <w:uiPriority w:val="99"/>
    <w:semiHidden/>
    <w:rsid w:val="00B46A03"/>
    <w:rPr>
      <w:rFonts w:ascii="Courier New" w:eastAsia="Times New Roman" w:hAnsi="Courier New" w:cs="Helvetica"/>
    </w:rPr>
  </w:style>
  <w:style w:type="character" w:styleId="HTMLSample">
    <w:name w:val="HTML Sample"/>
    <w:semiHidden/>
    <w:unhideWhenUsed/>
    <w:rsid w:val="00B46A03"/>
    <w:rPr>
      <w:rFonts w:ascii="Courier New" w:eastAsia="Times New Roman" w:hAnsi="Courier New" w:cs="Courier New" w:hint="default"/>
      <w:sz w:val="24"/>
      <w:szCs w:val="24"/>
    </w:rPr>
  </w:style>
  <w:style w:type="character" w:styleId="Strong">
    <w:name w:val="Strong"/>
    <w:uiPriority w:val="22"/>
    <w:qFormat/>
    <w:rsid w:val="00B46A03"/>
    <w:rPr>
      <w:b/>
      <w:bCs/>
    </w:rPr>
  </w:style>
  <w:style w:type="character" w:styleId="HTMLTypewriter">
    <w:name w:val="HTML Typewriter"/>
    <w:semiHidden/>
    <w:unhideWhenUsed/>
    <w:rsid w:val="00B46A03"/>
    <w:rPr>
      <w:rFonts w:ascii="Courier New" w:eastAsia="MS Mincho" w:hAnsi="Courier New" w:cs="Courier New" w:hint="default"/>
      <w:sz w:val="20"/>
      <w:szCs w:val="20"/>
    </w:rPr>
  </w:style>
  <w:style w:type="paragraph" w:customStyle="1" w:styleId="msonormal0">
    <w:name w:val="msonormal"/>
    <w:basedOn w:val="Normal"/>
    <w:uiPriority w:val="99"/>
    <w:qFormat/>
    <w:locked/>
    <w:rsid w:val="00B46A03"/>
    <w:pPr>
      <w:tabs>
        <w:tab w:val="clear" w:pos="403"/>
      </w:tabs>
      <w:spacing w:before="60" w:after="60" w:line="240" w:lineRule="auto"/>
      <w:jc w:val="left"/>
    </w:pPr>
    <w:rPr>
      <w:rFonts w:ascii="Times New Roman" w:eastAsia="Times New Roman" w:hAnsi="Times New Roman"/>
      <w:sz w:val="24"/>
      <w:szCs w:val="24"/>
      <w:lang w:val="en-US"/>
    </w:rPr>
  </w:style>
  <w:style w:type="paragraph" w:styleId="Index1">
    <w:name w:val="index 1"/>
    <w:basedOn w:val="Normal"/>
    <w:next w:val="Normal"/>
    <w:autoRedefine/>
    <w:uiPriority w:val="99"/>
    <w:semiHidden/>
    <w:unhideWhenUsed/>
    <w:qFormat/>
    <w:rsid w:val="00B46A03"/>
    <w:pPr>
      <w:tabs>
        <w:tab w:val="clear" w:pos="403"/>
      </w:tabs>
      <w:spacing w:before="60" w:after="60" w:line="240" w:lineRule="auto"/>
      <w:ind w:left="200" w:hanging="200"/>
      <w:jc w:val="left"/>
    </w:pPr>
    <w:rPr>
      <w:rFonts w:ascii="Arial" w:eastAsia="Times New Roman" w:hAnsi="Arial"/>
      <w:sz w:val="20"/>
      <w:szCs w:val="20"/>
      <w:lang w:val="en-US"/>
    </w:rPr>
  </w:style>
  <w:style w:type="paragraph" w:styleId="Index2">
    <w:name w:val="index 2"/>
    <w:basedOn w:val="Normal"/>
    <w:next w:val="Normal"/>
    <w:autoRedefine/>
    <w:uiPriority w:val="99"/>
    <w:semiHidden/>
    <w:unhideWhenUsed/>
    <w:qFormat/>
    <w:rsid w:val="00B46A03"/>
    <w:pPr>
      <w:tabs>
        <w:tab w:val="clear" w:pos="403"/>
      </w:tabs>
      <w:spacing w:before="60" w:after="60" w:line="240" w:lineRule="auto"/>
      <w:ind w:left="400" w:hanging="200"/>
      <w:jc w:val="left"/>
    </w:pPr>
    <w:rPr>
      <w:rFonts w:ascii="Arial" w:eastAsia="Times New Roman" w:hAnsi="Arial"/>
      <w:sz w:val="20"/>
      <w:szCs w:val="20"/>
      <w:lang w:val="en-US"/>
    </w:rPr>
  </w:style>
  <w:style w:type="paragraph" w:styleId="Index3">
    <w:name w:val="index 3"/>
    <w:basedOn w:val="Normal"/>
    <w:next w:val="Normal"/>
    <w:autoRedefine/>
    <w:uiPriority w:val="99"/>
    <w:semiHidden/>
    <w:unhideWhenUsed/>
    <w:qFormat/>
    <w:rsid w:val="00B46A03"/>
    <w:pPr>
      <w:tabs>
        <w:tab w:val="clear" w:pos="403"/>
      </w:tabs>
      <w:spacing w:before="60" w:after="60" w:line="240" w:lineRule="auto"/>
      <w:ind w:left="600" w:hanging="200"/>
      <w:jc w:val="left"/>
    </w:pPr>
    <w:rPr>
      <w:rFonts w:ascii="Arial" w:eastAsia="Times New Roman" w:hAnsi="Arial"/>
      <w:sz w:val="20"/>
      <w:szCs w:val="20"/>
      <w:lang w:val="en-US"/>
    </w:rPr>
  </w:style>
  <w:style w:type="paragraph" w:styleId="Index4">
    <w:name w:val="index 4"/>
    <w:basedOn w:val="Normal"/>
    <w:next w:val="Normal"/>
    <w:autoRedefine/>
    <w:uiPriority w:val="99"/>
    <w:semiHidden/>
    <w:unhideWhenUsed/>
    <w:qFormat/>
    <w:rsid w:val="00B46A03"/>
    <w:pPr>
      <w:tabs>
        <w:tab w:val="clear" w:pos="403"/>
      </w:tabs>
      <w:spacing w:before="60" w:after="60" w:line="240" w:lineRule="auto"/>
      <w:ind w:left="800" w:hanging="200"/>
      <w:jc w:val="left"/>
    </w:pPr>
    <w:rPr>
      <w:rFonts w:ascii="Arial" w:eastAsia="Times New Roman" w:hAnsi="Arial"/>
      <w:sz w:val="20"/>
      <w:szCs w:val="20"/>
      <w:lang w:val="en-US"/>
    </w:rPr>
  </w:style>
  <w:style w:type="paragraph" w:styleId="Index5">
    <w:name w:val="index 5"/>
    <w:basedOn w:val="Normal"/>
    <w:next w:val="Normal"/>
    <w:autoRedefine/>
    <w:uiPriority w:val="99"/>
    <w:semiHidden/>
    <w:unhideWhenUsed/>
    <w:qFormat/>
    <w:rsid w:val="00B46A03"/>
    <w:pPr>
      <w:tabs>
        <w:tab w:val="clear" w:pos="403"/>
      </w:tabs>
      <w:spacing w:before="60" w:after="60" w:line="240" w:lineRule="auto"/>
      <w:ind w:left="1000" w:hanging="200"/>
      <w:jc w:val="left"/>
    </w:pPr>
    <w:rPr>
      <w:rFonts w:ascii="Arial" w:eastAsia="Times New Roman" w:hAnsi="Arial"/>
      <w:sz w:val="20"/>
      <w:szCs w:val="20"/>
      <w:lang w:val="en-US"/>
    </w:rPr>
  </w:style>
  <w:style w:type="paragraph" w:styleId="Index6">
    <w:name w:val="index 6"/>
    <w:basedOn w:val="Normal"/>
    <w:next w:val="Normal"/>
    <w:autoRedefine/>
    <w:uiPriority w:val="99"/>
    <w:semiHidden/>
    <w:unhideWhenUsed/>
    <w:qFormat/>
    <w:rsid w:val="00B46A03"/>
    <w:pPr>
      <w:tabs>
        <w:tab w:val="clear" w:pos="403"/>
      </w:tabs>
      <w:spacing w:before="60" w:after="60" w:line="240" w:lineRule="auto"/>
      <w:ind w:left="1200" w:hanging="200"/>
      <w:jc w:val="left"/>
    </w:pPr>
    <w:rPr>
      <w:rFonts w:ascii="Arial" w:eastAsia="Times New Roman" w:hAnsi="Arial"/>
      <w:sz w:val="20"/>
      <w:szCs w:val="20"/>
      <w:lang w:val="en-US"/>
    </w:rPr>
  </w:style>
  <w:style w:type="paragraph" w:styleId="Index7">
    <w:name w:val="index 7"/>
    <w:basedOn w:val="Normal"/>
    <w:next w:val="Normal"/>
    <w:autoRedefine/>
    <w:uiPriority w:val="99"/>
    <w:semiHidden/>
    <w:unhideWhenUsed/>
    <w:qFormat/>
    <w:rsid w:val="00B46A03"/>
    <w:pPr>
      <w:tabs>
        <w:tab w:val="clear" w:pos="403"/>
      </w:tabs>
      <w:spacing w:before="60" w:after="60" w:line="240" w:lineRule="auto"/>
      <w:ind w:left="1400" w:hanging="200"/>
      <w:jc w:val="left"/>
    </w:pPr>
    <w:rPr>
      <w:rFonts w:ascii="Arial" w:eastAsia="Times New Roman" w:hAnsi="Arial"/>
      <w:sz w:val="20"/>
      <w:szCs w:val="20"/>
      <w:lang w:val="en-US"/>
    </w:rPr>
  </w:style>
  <w:style w:type="paragraph" w:styleId="Index8">
    <w:name w:val="index 8"/>
    <w:basedOn w:val="Normal"/>
    <w:next w:val="Normal"/>
    <w:autoRedefine/>
    <w:uiPriority w:val="99"/>
    <w:semiHidden/>
    <w:unhideWhenUsed/>
    <w:qFormat/>
    <w:rsid w:val="00B46A03"/>
    <w:pPr>
      <w:tabs>
        <w:tab w:val="clear" w:pos="403"/>
      </w:tabs>
      <w:spacing w:before="60" w:after="60" w:line="240" w:lineRule="auto"/>
      <w:ind w:left="1600" w:hanging="200"/>
      <w:jc w:val="left"/>
    </w:pPr>
    <w:rPr>
      <w:rFonts w:ascii="Arial" w:eastAsia="Times New Roman" w:hAnsi="Arial"/>
      <w:sz w:val="20"/>
      <w:szCs w:val="20"/>
      <w:lang w:val="en-US"/>
    </w:rPr>
  </w:style>
  <w:style w:type="paragraph" w:styleId="Index9">
    <w:name w:val="index 9"/>
    <w:basedOn w:val="Normal"/>
    <w:next w:val="Normal"/>
    <w:autoRedefine/>
    <w:uiPriority w:val="99"/>
    <w:semiHidden/>
    <w:unhideWhenUsed/>
    <w:qFormat/>
    <w:rsid w:val="00B46A03"/>
    <w:pPr>
      <w:tabs>
        <w:tab w:val="clear" w:pos="403"/>
      </w:tabs>
      <w:spacing w:before="60" w:after="60" w:line="240" w:lineRule="auto"/>
      <w:ind w:left="1800" w:hanging="200"/>
      <w:jc w:val="left"/>
    </w:pPr>
    <w:rPr>
      <w:rFonts w:ascii="Arial" w:eastAsia="Times New Roman" w:hAnsi="Arial"/>
      <w:sz w:val="20"/>
      <w:szCs w:val="20"/>
      <w:lang w:val="en-US"/>
    </w:rPr>
  </w:style>
  <w:style w:type="paragraph" w:styleId="TOC4">
    <w:name w:val="toc 4"/>
    <w:basedOn w:val="Normal"/>
    <w:next w:val="Normal"/>
    <w:autoRedefine/>
    <w:uiPriority w:val="39"/>
    <w:unhideWhenUsed/>
    <w:qFormat/>
    <w:rsid w:val="00B46A03"/>
    <w:pPr>
      <w:tabs>
        <w:tab w:val="clear" w:pos="403"/>
      </w:tabs>
      <w:spacing w:before="60" w:after="60" w:line="240" w:lineRule="auto"/>
      <w:ind w:left="600"/>
      <w:jc w:val="left"/>
    </w:pPr>
    <w:rPr>
      <w:rFonts w:ascii="Arial" w:eastAsia="Times New Roman" w:hAnsi="Arial"/>
      <w:sz w:val="20"/>
      <w:szCs w:val="20"/>
      <w:lang w:val="en-US"/>
    </w:rPr>
  </w:style>
  <w:style w:type="paragraph" w:styleId="TOC5">
    <w:name w:val="toc 5"/>
    <w:basedOn w:val="Normal"/>
    <w:next w:val="Normal"/>
    <w:autoRedefine/>
    <w:uiPriority w:val="39"/>
    <w:unhideWhenUsed/>
    <w:qFormat/>
    <w:rsid w:val="00B46A03"/>
    <w:pPr>
      <w:tabs>
        <w:tab w:val="clear" w:pos="403"/>
      </w:tabs>
      <w:spacing w:before="60" w:after="60" w:line="240" w:lineRule="auto"/>
      <w:ind w:left="800"/>
      <w:jc w:val="left"/>
    </w:pPr>
    <w:rPr>
      <w:rFonts w:ascii="Arial" w:eastAsia="Times New Roman" w:hAnsi="Arial"/>
      <w:sz w:val="20"/>
      <w:szCs w:val="20"/>
      <w:lang w:val="en-US"/>
    </w:rPr>
  </w:style>
  <w:style w:type="paragraph" w:styleId="TOC6">
    <w:name w:val="toc 6"/>
    <w:basedOn w:val="Normal"/>
    <w:next w:val="Normal"/>
    <w:autoRedefine/>
    <w:uiPriority w:val="39"/>
    <w:unhideWhenUsed/>
    <w:qFormat/>
    <w:rsid w:val="00B46A03"/>
    <w:pPr>
      <w:tabs>
        <w:tab w:val="clear" w:pos="403"/>
      </w:tabs>
      <w:spacing w:before="60" w:after="60" w:line="240" w:lineRule="auto"/>
      <w:ind w:left="1000"/>
      <w:jc w:val="left"/>
    </w:pPr>
    <w:rPr>
      <w:rFonts w:ascii="Arial" w:eastAsia="Times New Roman" w:hAnsi="Arial"/>
      <w:sz w:val="20"/>
      <w:szCs w:val="20"/>
      <w:lang w:val="en-US"/>
    </w:rPr>
  </w:style>
  <w:style w:type="paragraph" w:styleId="TOC7">
    <w:name w:val="toc 7"/>
    <w:basedOn w:val="Normal"/>
    <w:next w:val="Normal"/>
    <w:autoRedefine/>
    <w:uiPriority w:val="39"/>
    <w:unhideWhenUsed/>
    <w:qFormat/>
    <w:rsid w:val="00B46A03"/>
    <w:pPr>
      <w:tabs>
        <w:tab w:val="clear" w:pos="403"/>
      </w:tabs>
      <w:spacing w:before="60" w:after="60" w:line="240" w:lineRule="auto"/>
      <w:ind w:left="1200"/>
      <w:jc w:val="left"/>
    </w:pPr>
    <w:rPr>
      <w:rFonts w:ascii="Arial" w:eastAsia="Times New Roman" w:hAnsi="Arial"/>
      <w:sz w:val="20"/>
      <w:szCs w:val="20"/>
      <w:lang w:val="en-US"/>
    </w:rPr>
  </w:style>
  <w:style w:type="paragraph" w:styleId="TOC8">
    <w:name w:val="toc 8"/>
    <w:basedOn w:val="Normal"/>
    <w:next w:val="Normal"/>
    <w:autoRedefine/>
    <w:uiPriority w:val="39"/>
    <w:unhideWhenUsed/>
    <w:qFormat/>
    <w:rsid w:val="00B46A03"/>
    <w:pPr>
      <w:tabs>
        <w:tab w:val="clear" w:pos="403"/>
      </w:tabs>
      <w:spacing w:before="60" w:after="60" w:line="240" w:lineRule="auto"/>
      <w:ind w:left="1400"/>
      <w:jc w:val="left"/>
    </w:pPr>
    <w:rPr>
      <w:rFonts w:ascii="Arial" w:eastAsia="Times New Roman" w:hAnsi="Arial"/>
      <w:sz w:val="20"/>
      <w:szCs w:val="20"/>
      <w:lang w:val="en-US"/>
    </w:rPr>
  </w:style>
  <w:style w:type="paragraph" w:styleId="TOC9">
    <w:name w:val="toc 9"/>
    <w:basedOn w:val="Normal"/>
    <w:next w:val="Normal"/>
    <w:autoRedefine/>
    <w:uiPriority w:val="39"/>
    <w:unhideWhenUsed/>
    <w:qFormat/>
    <w:rsid w:val="00B46A03"/>
    <w:pPr>
      <w:tabs>
        <w:tab w:val="clear" w:pos="403"/>
      </w:tabs>
      <w:spacing w:before="60" w:after="60" w:line="240" w:lineRule="auto"/>
      <w:ind w:left="1600"/>
      <w:jc w:val="left"/>
    </w:pPr>
    <w:rPr>
      <w:rFonts w:ascii="Arial" w:eastAsia="Times New Roman" w:hAnsi="Arial"/>
      <w:sz w:val="20"/>
      <w:szCs w:val="20"/>
      <w:lang w:val="en-US"/>
    </w:rPr>
  </w:style>
  <w:style w:type="paragraph" w:styleId="NormalIndent">
    <w:name w:val="Normal Indent"/>
    <w:basedOn w:val="Normal"/>
    <w:uiPriority w:val="99"/>
    <w:semiHidden/>
    <w:unhideWhenUsed/>
    <w:qFormat/>
    <w:rsid w:val="00B46A03"/>
    <w:pPr>
      <w:tabs>
        <w:tab w:val="clear" w:pos="403"/>
      </w:tabs>
      <w:spacing w:before="60" w:after="60" w:line="240" w:lineRule="auto"/>
      <w:ind w:left="720"/>
      <w:jc w:val="left"/>
    </w:pPr>
    <w:rPr>
      <w:rFonts w:ascii="Arial" w:eastAsia="Times New Roman" w:hAnsi="Arial"/>
      <w:sz w:val="20"/>
      <w:szCs w:val="20"/>
      <w:lang w:val="en-US"/>
    </w:rPr>
  </w:style>
  <w:style w:type="paragraph" w:styleId="FootnoteText">
    <w:name w:val="footnote text"/>
    <w:basedOn w:val="Normal"/>
    <w:link w:val="FootnoteTextChar"/>
    <w:uiPriority w:val="99"/>
    <w:unhideWhenUsed/>
    <w:qFormat/>
    <w:rsid w:val="004C02E9"/>
    <w:pPr>
      <w:tabs>
        <w:tab w:val="clear" w:pos="403"/>
      </w:tabs>
      <w:spacing w:before="60" w:after="60" w:line="240" w:lineRule="auto"/>
      <w:jc w:val="left"/>
    </w:pPr>
    <w:rPr>
      <w:rFonts w:eastAsia="Times New Roman" w:cs="Arial"/>
      <w:sz w:val="18"/>
      <w:szCs w:val="18"/>
      <w:lang w:val="en-US"/>
    </w:rPr>
  </w:style>
  <w:style w:type="character" w:customStyle="1" w:styleId="FootnoteTextChar">
    <w:name w:val="Footnote Text Char"/>
    <w:basedOn w:val="DefaultParagraphFont"/>
    <w:link w:val="FootnoteText"/>
    <w:uiPriority w:val="99"/>
    <w:rsid w:val="004C02E9"/>
    <w:rPr>
      <w:rFonts w:eastAsia="Times New Roman" w:cs="Arial"/>
      <w:sz w:val="18"/>
      <w:szCs w:val="18"/>
    </w:rPr>
  </w:style>
  <w:style w:type="paragraph" w:styleId="CommentText">
    <w:name w:val="annotation text"/>
    <w:basedOn w:val="Normal"/>
    <w:next w:val="Normal"/>
    <w:link w:val="CommentTextChar"/>
    <w:uiPriority w:val="99"/>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CommentTextChar">
    <w:name w:val="Comment Text Char"/>
    <w:basedOn w:val="DefaultParagraphFont"/>
    <w:link w:val="CommentText"/>
    <w:uiPriority w:val="99"/>
    <w:rsid w:val="00B46A03"/>
    <w:rPr>
      <w:rFonts w:ascii="Arial" w:eastAsia="Times New Roman" w:hAnsi="Arial"/>
    </w:rPr>
  </w:style>
  <w:style w:type="paragraph" w:styleId="IndexHeading">
    <w:name w:val="index heading"/>
    <w:basedOn w:val="Normal"/>
    <w:next w:val="Index1"/>
    <w:uiPriority w:val="99"/>
    <w:semiHidden/>
    <w:unhideWhenUsed/>
    <w:qFormat/>
    <w:rsid w:val="00B46A03"/>
    <w:pPr>
      <w:tabs>
        <w:tab w:val="clear" w:pos="403"/>
      </w:tabs>
      <w:spacing w:before="60" w:after="60" w:line="240" w:lineRule="auto"/>
      <w:jc w:val="left"/>
    </w:pPr>
    <w:rPr>
      <w:rFonts w:ascii="Arial" w:eastAsia="Times New Roman" w:hAnsi="Arial"/>
      <w:b/>
      <w:sz w:val="20"/>
      <w:szCs w:val="20"/>
      <w:lang w:val="en-US"/>
    </w:rPr>
  </w:style>
  <w:style w:type="paragraph" w:styleId="TableofFigures">
    <w:name w:val="table of figures"/>
    <w:basedOn w:val="Normal"/>
    <w:next w:val="Normal"/>
    <w:uiPriority w:val="99"/>
    <w:semiHidden/>
    <w:unhideWhenUsed/>
    <w:qFormat/>
    <w:rsid w:val="00B46A03"/>
    <w:pPr>
      <w:tabs>
        <w:tab w:val="clear" w:pos="403"/>
      </w:tabs>
      <w:spacing w:before="60" w:after="60" w:line="240" w:lineRule="auto"/>
      <w:ind w:left="400" w:hanging="400"/>
      <w:jc w:val="left"/>
    </w:pPr>
    <w:rPr>
      <w:rFonts w:ascii="Arial" w:eastAsia="Times New Roman" w:hAnsi="Arial"/>
      <w:sz w:val="20"/>
      <w:szCs w:val="20"/>
      <w:lang w:val="en-US"/>
    </w:rPr>
  </w:style>
  <w:style w:type="paragraph" w:styleId="EnvelopeAddress">
    <w:name w:val="envelope address"/>
    <w:basedOn w:val="Normal"/>
    <w:uiPriority w:val="99"/>
    <w:semiHidden/>
    <w:unhideWhenUsed/>
    <w:qFormat/>
    <w:rsid w:val="00B46A03"/>
    <w:pPr>
      <w:framePr w:w="7920" w:h="1980" w:hSpace="180" w:wrap="auto" w:hAnchor="page" w:xAlign="center" w:yAlign="bottom"/>
      <w:tabs>
        <w:tab w:val="clear" w:pos="403"/>
      </w:tabs>
      <w:spacing w:before="60" w:after="60" w:line="240" w:lineRule="auto"/>
      <w:ind w:left="2880"/>
      <w:jc w:val="left"/>
    </w:pPr>
    <w:rPr>
      <w:rFonts w:ascii="Arial" w:eastAsia="Times New Roman" w:hAnsi="Arial"/>
      <w:sz w:val="24"/>
      <w:szCs w:val="24"/>
      <w:lang w:val="en-US"/>
    </w:rPr>
  </w:style>
  <w:style w:type="paragraph" w:styleId="EnvelopeReturn">
    <w:name w:val="envelope return"/>
    <w:basedOn w:val="Normal"/>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EndnoteText">
    <w:name w:val="endnote text"/>
    <w:basedOn w:val="Normal"/>
    <w:link w:val="EndnoteTextChar"/>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EndnoteTextChar">
    <w:name w:val="Endnote Text Char"/>
    <w:basedOn w:val="DefaultParagraphFont"/>
    <w:link w:val="EndnoteText"/>
    <w:uiPriority w:val="99"/>
    <w:semiHidden/>
    <w:rsid w:val="00B46A03"/>
    <w:rPr>
      <w:rFonts w:ascii="Arial" w:eastAsia="Times New Roman" w:hAnsi="Arial"/>
    </w:rPr>
  </w:style>
  <w:style w:type="paragraph" w:styleId="TableofAuthorities">
    <w:name w:val="table of authorities"/>
    <w:basedOn w:val="Normal"/>
    <w:next w:val="Normal"/>
    <w:uiPriority w:val="99"/>
    <w:semiHidden/>
    <w:unhideWhenUsed/>
    <w:qFormat/>
    <w:rsid w:val="00B46A03"/>
    <w:pPr>
      <w:tabs>
        <w:tab w:val="clear" w:pos="403"/>
      </w:tabs>
      <w:spacing w:before="60" w:after="60" w:line="240" w:lineRule="auto"/>
      <w:ind w:left="200" w:hanging="200"/>
      <w:jc w:val="left"/>
    </w:pPr>
    <w:rPr>
      <w:rFonts w:ascii="Arial" w:eastAsia="Times New Roman" w:hAnsi="Arial"/>
      <w:sz w:val="20"/>
      <w:szCs w:val="20"/>
      <w:lang w:val="en-US"/>
    </w:rPr>
  </w:style>
  <w:style w:type="paragraph" w:styleId="MacroText">
    <w:name w:val="macro"/>
    <w:link w:val="MacroTextChar"/>
    <w:uiPriority w:val="99"/>
    <w:semiHidden/>
    <w:qFormat/>
    <w:rsid w:val="00B46A03"/>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character" w:customStyle="1" w:styleId="MacroTextChar">
    <w:name w:val="Macro Text Char"/>
    <w:basedOn w:val="DefaultParagraphFont"/>
    <w:link w:val="MacroText"/>
    <w:uiPriority w:val="99"/>
    <w:semiHidden/>
    <w:rsid w:val="00B46A03"/>
    <w:rPr>
      <w:rFonts w:ascii="Courier New" w:eastAsia="Times New Roman" w:hAnsi="Courier New"/>
    </w:rPr>
  </w:style>
  <w:style w:type="paragraph" w:styleId="TOAHeading">
    <w:name w:val="toa heading"/>
    <w:basedOn w:val="Normal"/>
    <w:next w:val="Normal"/>
    <w:uiPriority w:val="99"/>
    <w:semiHidden/>
    <w:unhideWhenUsed/>
    <w:qFormat/>
    <w:rsid w:val="00B46A03"/>
    <w:pPr>
      <w:tabs>
        <w:tab w:val="clear" w:pos="403"/>
      </w:tabs>
      <w:spacing w:before="120" w:after="60" w:line="240" w:lineRule="auto"/>
      <w:jc w:val="left"/>
    </w:pPr>
    <w:rPr>
      <w:rFonts w:ascii="Arial" w:eastAsia="Times New Roman" w:hAnsi="Arial"/>
      <w:b/>
      <w:sz w:val="24"/>
      <w:szCs w:val="24"/>
      <w:lang w:val="en-US"/>
    </w:rPr>
  </w:style>
  <w:style w:type="paragraph" w:styleId="ListBullet">
    <w:name w:val="List Bullet"/>
    <w:basedOn w:val="Normal"/>
    <w:autoRedefine/>
    <w:uiPriority w:val="99"/>
    <w:qFormat/>
    <w:rsid w:val="00B46A03"/>
    <w:pPr>
      <w:tabs>
        <w:tab w:val="clear" w:pos="403"/>
        <w:tab w:val="num" w:pos="360"/>
      </w:tabs>
      <w:spacing w:before="60" w:after="60" w:line="240" w:lineRule="auto"/>
      <w:ind w:left="360" w:hanging="360"/>
      <w:jc w:val="left"/>
    </w:pPr>
    <w:rPr>
      <w:rFonts w:ascii="Arial" w:eastAsia="Times New Roman" w:hAnsi="Arial"/>
      <w:sz w:val="20"/>
      <w:szCs w:val="20"/>
      <w:lang w:val="en-US"/>
    </w:rPr>
  </w:style>
  <w:style w:type="paragraph" w:styleId="ListNumber">
    <w:name w:val="List Number"/>
    <w:basedOn w:val="Normal"/>
    <w:uiPriority w:val="99"/>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2">
    <w:name w:val="List 2"/>
    <w:basedOn w:val="Normal"/>
    <w:uiPriority w:val="99"/>
    <w:semiHidden/>
    <w:unhideWhenUsed/>
    <w:qFormat/>
    <w:rsid w:val="00B46A03"/>
    <w:pPr>
      <w:tabs>
        <w:tab w:val="clear" w:pos="403"/>
      </w:tabs>
      <w:spacing w:before="60" w:after="60" w:line="240" w:lineRule="auto"/>
      <w:ind w:left="720" w:hanging="360"/>
      <w:jc w:val="left"/>
    </w:pPr>
    <w:rPr>
      <w:rFonts w:ascii="Arial" w:eastAsia="Times New Roman" w:hAnsi="Arial"/>
      <w:sz w:val="20"/>
      <w:szCs w:val="20"/>
      <w:lang w:val="en-US"/>
    </w:rPr>
  </w:style>
  <w:style w:type="paragraph" w:styleId="List3">
    <w:name w:val="List 3"/>
    <w:basedOn w:val="Normal"/>
    <w:uiPriority w:val="99"/>
    <w:semiHidden/>
    <w:unhideWhenUsed/>
    <w:qFormat/>
    <w:rsid w:val="00B46A03"/>
    <w:pPr>
      <w:tabs>
        <w:tab w:val="clear" w:pos="403"/>
      </w:tabs>
      <w:spacing w:before="60" w:after="60" w:line="240" w:lineRule="auto"/>
      <w:ind w:left="1080" w:hanging="360"/>
      <w:jc w:val="left"/>
    </w:pPr>
    <w:rPr>
      <w:rFonts w:ascii="Arial" w:eastAsia="Times New Roman" w:hAnsi="Arial"/>
      <w:sz w:val="20"/>
      <w:szCs w:val="20"/>
      <w:lang w:val="en-US"/>
    </w:rPr>
  </w:style>
  <w:style w:type="paragraph" w:styleId="List4">
    <w:name w:val="List 4"/>
    <w:basedOn w:val="Normal"/>
    <w:uiPriority w:val="99"/>
    <w:semiHidden/>
    <w:unhideWhenUsed/>
    <w:qFormat/>
    <w:rsid w:val="00B46A03"/>
    <w:pPr>
      <w:tabs>
        <w:tab w:val="clear" w:pos="403"/>
      </w:tabs>
      <w:spacing w:before="60" w:after="60" w:line="240" w:lineRule="auto"/>
      <w:ind w:left="1440" w:hanging="360"/>
      <w:jc w:val="left"/>
    </w:pPr>
    <w:rPr>
      <w:rFonts w:ascii="Arial" w:eastAsia="Times New Roman" w:hAnsi="Arial"/>
      <w:sz w:val="20"/>
      <w:szCs w:val="20"/>
      <w:lang w:val="en-US"/>
    </w:rPr>
  </w:style>
  <w:style w:type="paragraph" w:styleId="List5">
    <w:name w:val="List 5"/>
    <w:basedOn w:val="Normal"/>
    <w:uiPriority w:val="99"/>
    <w:semiHidden/>
    <w:unhideWhenUsed/>
    <w:qFormat/>
    <w:rsid w:val="00B46A03"/>
    <w:pPr>
      <w:tabs>
        <w:tab w:val="clear" w:pos="403"/>
      </w:tabs>
      <w:spacing w:before="60" w:after="60" w:line="240" w:lineRule="auto"/>
      <w:ind w:left="1800" w:hanging="360"/>
      <w:jc w:val="left"/>
    </w:pPr>
    <w:rPr>
      <w:rFonts w:ascii="Arial" w:eastAsia="Times New Roman" w:hAnsi="Arial"/>
      <w:sz w:val="20"/>
      <w:szCs w:val="20"/>
      <w:lang w:val="en-US"/>
    </w:rPr>
  </w:style>
  <w:style w:type="paragraph" w:styleId="ListBullet2">
    <w:name w:val="List Bullet 2"/>
    <w:basedOn w:val="Normal"/>
    <w:autoRedefine/>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Bullet3">
    <w:name w:val="List Bullet 3"/>
    <w:basedOn w:val="Normal"/>
    <w:autoRedefine/>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Bullet4">
    <w:name w:val="List Bullet 4"/>
    <w:basedOn w:val="Normal"/>
    <w:autoRedefine/>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Bullet5">
    <w:name w:val="List Bullet 5"/>
    <w:basedOn w:val="Normal"/>
    <w:autoRedefine/>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Number2">
    <w:name w:val="List Number 2"/>
    <w:basedOn w:val="Normal"/>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Number3">
    <w:name w:val="List Number 3"/>
    <w:basedOn w:val="Normal"/>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Number4">
    <w:name w:val="List Number 4"/>
    <w:basedOn w:val="Normal"/>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ListNumber5">
    <w:name w:val="List Number 5"/>
    <w:basedOn w:val="Normal"/>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paragraph" w:styleId="Title">
    <w:name w:val="Title"/>
    <w:basedOn w:val="Normal"/>
    <w:link w:val="TitleChar"/>
    <w:uiPriority w:val="99"/>
    <w:qFormat/>
    <w:rsid w:val="00B46A03"/>
    <w:pPr>
      <w:tabs>
        <w:tab w:val="clear" w:pos="403"/>
      </w:tabs>
      <w:spacing w:before="240" w:after="60" w:line="240" w:lineRule="auto"/>
      <w:jc w:val="center"/>
      <w:outlineLvl w:val="0"/>
    </w:pPr>
    <w:rPr>
      <w:rFonts w:ascii="Arial" w:eastAsia="Times New Roman" w:hAnsi="Arial"/>
      <w:b/>
      <w:kern w:val="28"/>
      <w:sz w:val="32"/>
      <w:szCs w:val="32"/>
      <w:lang w:val="en-US"/>
    </w:rPr>
  </w:style>
  <w:style w:type="character" w:customStyle="1" w:styleId="TitleChar">
    <w:name w:val="Title Char"/>
    <w:basedOn w:val="DefaultParagraphFont"/>
    <w:link w:val="Title"/>
    <w:uiPriority w:val="99"/>
    <w:rsid w:val="00B46A03"/>
    <w:rPr>
      <w:rFonts w:ascii="Arial" w:eastAsia="Times New Roman" w:hAnsi="Arial"/>
      <w:b/>
      <w:kern w:val="28"/>
      <w:sz w:val="32"/>
      <w:szCs w:val="32"/>
    </w:rPr>
  </w:style>
  <w:style w:type="paragraph" w:styleId="Signature">
    <w:name w:val="Signature"/>
    <w:basedOn w:val="Normal"/>
    <w:link w:val="SignatureChar"/>
    <w:uiPriority w:val="99"/>
    <w:semiHidden/>
    <w:unhideWhenUsed/>
    <w:qFormat/>
    <w:rsid w:val="00B46A03"/>
    <w:pPr>
      <w:tabs>
        <w:tab w:val="clear" w:pos="403"/>
      </w:tabs>
      <w:spacing w:before="60" w:after="60" w:line="240" w:lineRule="auto"/>
      <w:ind w:left="4320"/>
      <w:jc w:val="left"/>
    </w:pPr>
    <w:rPr>
      <w:rFonts w:ascii="Arial" w:eastAsia="Times New Roman" w:hAnsi="Arial"/>
      <w:sz w:val="20"/>
      <w:szCs w:val="20"/>
      <w:lang w:val="en-US"/>
    </w:rPr>
  </w:style>
  <w:style w:type="character" w:customStyle="1" w:styleId="SignatureChar">
    <w:name w:val="Signature Char"/>
    <w:basedOn w:val="DefaultParagraphFont"/>
    <w:link w:val="Signature"/>
    <w:uiPriority w:val="99"/>
    <w:semiHidden/>
    <w:rsid w:val="00B46A03"/>
    <w:rPr>
      <w:rFonts w:ascii="Arial" w:eastAsia="Times New Roman" w:hAnsi="Arial"/>
    </w:rPr>
  </w:style>
  <w:style w:type="paragraph" w:styleId="BodyTextIndent">
    <w:name w:val="Body Text Indent"/>
    <w:basedOn w:val="Normal"/>
    <w:link w:val="BodyTextIndentChar"/>
    <w:uiPriority w:val="99"/>
    <w:semiHidden/>
    <w:unhideWhenUsed/>
    <w:qFormat/>
    <w:rsid w:val="00B46A03"/>
    <w:pPr>
      <w:tabs>
        <w:tab w:val="clear" w:pos="403"/>
      </w:tabs>
      <w:spacing w:before="60" w:line="240" w:lineRule="auto"/>
      <w:ind w:left="360"/>
      <w:jc w:val="left"/>
    </w:pPr>
    <w:rPr>
      <w:rFonts w:ascii="Arial" w:eastAsia="Times New Roman" w:hAnsi="Arial"/>
      <w:sz w:val="20"/>
      <w:szCs w:val="20"/>
      <w:lang w:val="en-US"/>
    </w:rPr>
  </w:style>
  <w:style w:type="character" w:customStyle="1" w:styleId="BodyTextIndentChar">
    <w:name w:val="Body Text Indent Char"/>
    <w:basedOn w:val="DefaultParagraphFont"/>
    <w:link w:val="BodyTextIndent"/>
    <w:uiPriority w:val="99"/>
    <w:semiHidden/>
    <w:rsid w:val="00B46A03"/>
    <w:rPr>
      <w:rFonts w:ascii="Arial" w:eastAsia="Times New Roman" w:hAnsi="Arial"/>
    </w:rPr>
  </w:style>
  <w:style w:type="paragraph" w:styleId="ListContinue">
    <w:name w:val="List Continue"/>
    <w:basedOn w:val="Normal"/>
    <w:uiPriority w:val="99"/>
    <w:semiHidden/>
    <w:unhideWhenUsed/>
    <w:qFormat/>
    <w:rsid w:val="00B46A03"/>
    <w:pPr>
      <w:tabs>
        <w:tab w:val="clear" w:pos="403"/>
      </w:tabs>
      <w:spacing w:before="60" w:line="240" w:lineRule="auto"/>
      <w:ind w:left="360"/>
      <w:jc w:val="left"/>
    </w:pPr>
    <w:rPr>
      <w:rFonts w:ascii="Arial" w:eastAsia="Times New Roman" w:hAnsi="Arial"/>
      <w:sz w:val="20"/>
      <w:szCs w:val="20"/>
      <w:lang w:val="en-US"/>
    </w:rPr>
  </w:style>
  <w:style w:type="paragraph" w:styleId="ListContinue2">
    <w:name w:val="List Continue 2"/>
    <w:basedOn w:val="Normal"/>
    <w:uiPriority w:val="99"/>
    <w:semiHidden/>
    <w:unhideWhenUsed/>
    <w:qFormat/>
    <w:rsid w:val="00B46A03"/>
    <w:pPr>
      <w:tabs>
        <w:tab w:val="clear" w:pos="403"/>
      </w:tabs>
      <w:spacing w:before="60" w:line="240" w:lineRule="auto"/>
      <w:ind w:left="720"/>
      <w:jc w:val="left"/>
    </w:pPr>
    <w:rPr>
      <w:rFonts w:ascii="Arial" w:eastAsia="Times New Roman" w:hAnsi="Arial"/>
      <w:sz w:val="20"/>
      <w:szCs w:val="20"/>
      <w:lang w:val="en-US"/>
    </w:rPr>
  </w:style>
  <w:style w:type="paragraph" w:styleId="ListContinue3">
    <w:name w:val="List Continue 3"/>
    <w:basedOn w:val="Normal"/>
    <w:uiPriority w:val="99"/>
    <w:qFormat/>
    <w:rsid w:val="00B46A03"/>
    <w:pPr>
      <w:tabs>
        <w:tab w:val="clear" w:pos="403"/>
      </w:tabs>
      <w:spacing w:before="60" w:line="240" w:lineRule="auto"/>
      <w:ind w:left="1080"/>
      <w:jc w:val="left"/>
    </w:pPr>
    <w:rPr>
      <w:rFonts w:ascii="Arial" w:eastAsia="Times New Roman" w:hAnsi="Arial"/>
      <w:sz w:val="20"/>
      <w:szCs w:val="20"/>
      <w:lang w:val="en-US"/>
    </w:rPr>
  </w:style>
  <w:style w:type="paragraph" w:styleId="ListContinue4">
    <w:name w:val="List Continue 4"/>
    <w:basedOn w:val="Normal"/>
    <w:uiPriority w:val="99"/>
    <w:qFormat/>
    <w:rsid w:val="00B46A03"/>
    <w:pPr>
      <w:tabs>
        <w:tab w:val="clear" w:pos="403"/>
      </w:tabs>
      <w:spacing w:before="60" w:line="240" w:lineRule="auto"/>
      <w:ind w:left="1440"/>
      <w:jc w:val="left"/>
    </w:pPr>
    <w:rPr>
      <w:rFonts w:ascii="Arial" w:eastAsia="Times New Roman" w:hAnsi="Arial"/>
      <w:sz w:val="20"/>
      <w:szCs w:val="20"/>
      <w:lang w:val="en-US"/>
    </w:rPr>
  </w:style>
  <w:style w:type="paragraph" w:styleId="ListContinue5">
    <w:name w:val="List Continue 5"/>
    <w:basedOn w:val="Normal"/>
    <w:uiPriority w:val="99"/>
    <w:qFormat/>
    <w:rsid w:val="00B46A03"/>
    <w:pPr>
      <w:tabs>
        <w:tab w:val="clear" w:pos="403"/>
      </w:tabs>
      <w:spacing w:before="60" w:line="240" w:lineRule="auto"/>
      <w:ind w:left="1800"/>
      <w:jc w:val="left"/>
    </w:pPr>
    <w:rPr>
      <w:rFonts w:ascii="Arial" w:eastAsia="Times New Roman" w:hAnsi="Arial"/>
      <w:sz w:val="20"/>
      <w:szCs w:val="20"/>
      <w:lang w:val="en-US"/>
    </w:rPr>
  </w:style>
  <w:style w:type="paragraph" w:styleId="MessageHeader">
    <w:name w:val="Message Header"/>
    <w:basedOn w:val="Normal"/>
    <w:link w:val="MessageHeaderChar"/>
    <w:uiPriority w:val="99"/>
    <w:qFormat/>
    <w:rsid w:val="00B46A03"/>
    <w:pPr>
      <w:pBdr>
        <w:top w:val="single" w:sz="6" w:space="1" w:color="auto"/>
        <w:left w:val="single" w:sz="6" w:space="1" w:color="auto"/>
        <w:bottom w:val="single" w:sz="6" w:space="1" w:color="auto"/>
        <w:right w:val="single" w:sz="6" w:space="1" w:color="auto"/>
      </w:pBdr>
      <w:shd w:val="pct20" w:color="auto" w:fill="auto"/>
      <w:tabs>
        <w:tab w:val="clear" w:pos="403"/>
      </w:tabs>
      <w:spacing w:before="60" w:after="60" w:line="240" w:lineRule="auto"/>
      <w:ind w:left="1080" w:hanging="1080"/>
      <w:jc w:val="left"/>
    </w:pPr>
    <w:rPr>
      <w:rFonts w:ascii="Arial" w:eastAsia="Times New Roman" w:hAnsi="Arial"/>
      <w:sz w:val="24"/>
      <w:szCs w:val="24"/>
      <w:lang w:val="en-US"/>
    </w:rPr>
  </w:style>
  <w:style w:type="character" w:customStyle="1" w:styleId="MessageHeaderChar">
    <w:name w:val="Message Header Char"/>
    <w:basedOn w:val="DefaultParagraphFont"/>
    <w:link w:val="MessageHeader"/>
    <w:uiPriority w:val="99"/>
    <w:rsid w:val="00B46A03"/>
    <w:rPr>
      <w:rFonts w:ascii="Arial" w:eastAsia="Times New Roman" w:hAnsi="Arial"/>
      <w:sz w:val="24"/>
      <w:szCs w:val="24"/>
      <w:shd w:val="pct20" w:color="auto" w:fill="auto"/>
    </w:rPr>
  </w:style>
  <w:style w:type="paragraph" w:styleId="Subtitle">
    <w:name w:val="Subtitle"/>
    <w:basedOn w:val="Normal"/>
    <w:link w:val="SubtitleChar"/>
    <w:uiPriority w:val="99"/>
    <w:qFormat/>
    <w:rsid w:val="00B46A03"/>
    <w:pPr>
      <w:tabs>
        <w:tab w:val="clear" w:pos="403"/>
      </w:tabs>
      <w:spacing w:before="60" w:after="60" w:line="240" w:lineRule="auto"/>
      <w:jc w:val="center"/>
      <w:outlineLvl w:val="1"/>
    </w:pPr>
    <w:rPr>
      <w:rFonts w:ascii="Arial" w:eastAsia="Times New Roman" w:hAnsi="Arial"/>
      <w:sz w:val="24"/>
      <w:szCs w:val="24"/>
      <w:lang w:val="en-US"/>
    </w:rPr>
  </w:style>
  <w:style w:type="character" w:customStyle="1" w:styleId="SubtitleChar">
    <w:name w:val="Subtitle Char"/>
    <w:basedOn w:val="DefaultParagraphFont"/>
    <w:link w:val="Subtitle"/>
    <w:uiPriority w:val="99"/>
    <w:rsid w:val="00B46A03"/>
    <w:rPr>
      <w:rFonts w:ascii="Arial" w:eastAsia="Times New Roman" w:hAnsi="Arial"/>
      <w:sz w:val="24"/>
      <w:szCs w:val="24"/>
    </w:rPr>
  </w:style>
  <w:style w:type="paragraph" w:styleId="Salutation">
    <w:name w:val="Salutation"/>
    <w:basedOn w:val="Normal"/>
    <w:next w:val="Normal"/>
    <w:link w:val="SalutationChar"/>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SalutationChar">
    <w:name w:val="Salutation Char"/>
    <w:basedOn w:val="DefaultParagraphFont"/>
    <w:link w:val="Salutation"/>
    <w:uiPriority w:val="99"/>
    <w:semiHidden/>
    <w:rsid w:val="00B46A03"/>
    <w:rPr>
      <w:rFonts w:ascii="Arial" w:eastAsia="Times New Roman" w:hAnsi="Arial"/>
    </w:rPr>
  </w:style>
  <w:style w:type="paragraph" w:styleId="Date">
    <w:name w:val="Date"/>
    <w:basedOn w:val="Normal"/>
    <w:next w:val="Normal"/>
    <w:link w:val="DateChar"/>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DateChar">
    <w:name w:val="Date Char"/>
    <w:basedOn w:val="DefaultParagraphFont"/>
    <w:link w:val="Date"/>
    <w:uiPriority w:val="99"/>
    <w:semiHidden/>
    <w:rsid w:val="00B46A03"/>
    <w:rPr>
      <w:rFonts w:ascii="Arial" w:eastAsia="Times New Roman" w:hAnsi="Arial"/>
    </w:rPr>
  </w:style>
  <w:style w:type="paragraph" w:styleId="BodyTextFirstIndent">
    <w:name w:val="Body Text First Indent"/>
    <w:basedOn w:val="Normal"/>
    <w:link w:val="BodyTextFirstIndentChar"/>
    <w:uiPriority w:val="99"/>
    <w:semiHidden/>
    <w:unhideWhenUsed/>
    <w:qFormat/>
    <w:rsid w:val="00B46A03"/>
    <w:pPr>
      <w:tabs>
        <w:tab w:val="clear" w:pos="403"/>
      </w:tabs>
      <w:spacing w:before="60" w:line="240" w:lineRule="auto"/>
      <w:ind w:firstLine="210"/>
      <w:jc w:val="left"/>
    </w:pPr>
    <w:rPr>
      <w:rFonts w:ascii="Arial" w:eastAsia="Times New Roman" w:hAnsi="Arial"/>
      <w:sz w:val="20"/>
      <w:szCs w:val="20"/>
      <w:lang w:val="en-US"/>
    </w:rPr>
  </w:style>
  <w:style w:type="character" w:customStyle="1" w:styleId="BodyTextFirstIndentChar">
    <w:name w:val="Body Text First Indent Char"/>
    <w:basedOn w:val="BodyTextChar"/>
    <w:link w:val="BodyTextFirstIndent"/>
    <w:uiPriority w:val="99"/>
    <w:semiHidden/>
    <w:rsid w:val="00B46A03"/>
    <w:rPr>
      <w:rFonts w:ascii="Arial" w:eastAsia="Times New Roman" w:hAnsi="Arial"/>
      <w:sz w:val="22"/>
      <w:szCs w:val="22"/>
      <w:lang w:val="en-GB"/>
    </w:rPr>
  </w:style>
  <w:style w:type="paragraph" w:styleId="BodyTextFirstIndent2">
    <w:name w:val="Body Text First Indent 2"/>
    <w:basedOn w:val="BodyTextIndent"/>
    <w:link w:val="BodyTextFirstIndent2Char"/>
    <w:uiPriority w:val="99"/>
    <w:semiHidden/>
    <w:unhideWhenUsed/>
    <w:qFormat/>
    <w:rsid w:val="00B46A03"/>
    <w:pPr>
      <w:ind w:firstLine="210"/>
    </w:pPr>
  </w:style>
  <w:style w:type="character" w:customStyle="1" w:styleId="BodyTextFirstIndent2Char">
    <w:name w:val="Body Text First Indent 2 Char"/>
    <w:basedOn w:val="BodyTextIndentChar"/>
    <w:link w:val="BodyTextFirstIndent2"/>
    <w:uiPriority w:val="99"/>
    <w:semiHidden/>
    <w:rsid w:val="00B46A03"/>
    <w:rPr>
      <w:rFonts w:ascii="Arial" w:eastAsia="Times New Roman" w:hAnsi="Arial"/>
    </w:rPr>
  </w:style>
  <w:style w:type="paragraph" w:styleId="NoteHeading">
    <w:name w:val="Note Heading"/>
    <w:basedOn w:val="Normal"/>
    <w:next w:val="Normal"/>
    <w:link w:val="NoteHeadingChar"/>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NoteHeadingChar">
    <w:name w:val="Note Heading Char"/>
    <w:basedOn w:val="DefaultParagraphFont"/>
    <w:link w:val="NoteHeading"/>
    <w:uiPriority w:val="99"/>
    <w:semiHidden/>
    <w:rsid w:val="00B46A03"/>
    <w:rPr>
      <w:rFonts w:ascii="Arial" w:eastAsia="Times New Roman" w:hAnsi="Arial"/>
    </w:rPr>
  </w:style>
  <w:style w:type="paragraph" w:styleId="BodyTextIndent2">
    <w:name w:val="Body Text Indent 2"/>
    <w:basedOn w:val="Normal"/>
    <w:link w:val="BodyTextIndent2Char"/>
    <w:uiPriority w:val="99"/>
    <w:semiHidden/>
    <w:unhideWhenUsed/>
    <w:qFormat/>
    <w:rsid w:val="00B46A03"/>
    <w:pPr>
      <w:tabs>
        <w:tab w:val="clear" w:pos="403"/>
      </w:tabs>
      <w:spacing w:before="60" w:line="480" w:lineRule="auto"/>
      <w:ind w:left="360"/>
      <w:jc w:val="left"/>
    </w:pPr>
    <w:rPr>
      <w:rFonts w:ascii="Arial" w:eastAsia="Times New Roman" w:hAnsi="Arial"/>
      <w:sz w:val="20"/>
      <w:szCs w:val="20"/>
      <w:lang w:val="en-US"/>
    </w:rPr>
  </w:style>
  <w:style w:type="character" w:customStyle="1" w:styleId="BodyTextIndent2Char">
    <w:name w:val="Body Text Indent 2 Char"/>
    <w:basedOn w:val="DefaultParagraphFont"/>
    <w:link w:val="BodyTextIndent2"/>
    <w:uiPriority w:val="99"/>
    <w:semiHidden/>
    <w:rsid w:val="00B46A03"/>
    <w:rPr>
      <w:rFonts w:ascii="Arial" w:eastAsia="Times New Roman" w:hAnsi="Arial"/>
    </w:rPr>
  </w:style>
  <w:style w:type="paragraph" w:styleId="BodyTextIndent3">
    <w:name w:val="Body Text Indent 3"/>
    <w:basedOn w:val="Normal"/>
    <w:link w:val="BodyTextIndent3Char"/>
    <w:uiPriority w:val="99"/>
    <w:semiHidden/>
    <w:unhideWhenUsed/>
    <w:qFormat/>
    <w:rsid w:val="00B46A03"/>
    <w:pPr>
      <w:tabs>
        <w:tab w:val="clear" w:pos="403"/>
      </w:tabs>
      <w:spacing w:before="60" w:line="240" w:lineRule="auto"/>
      <w:ind w:left="360"/>
      <w:jc w:val="left"/>
    </w:pPr>
    <w:rPr>
      <w:rFonts w:ascii="Arial" w:eastAsia="Times New Roman" w:hAnsi="Arial"/>
      <w:sz w:val="16"/>
      <w:szCs w:val="16"/>
      <w:lang w:val="en-US"/>
    </w:rPr>
  </w:style>
  <w:style w:type="character" w:customStyle="1" w:styleId="BodyTextIndent3Char">
    <w:name w:val="Body Text Indent 3 Char"/>
    <w:basedOn w:val="DefaultParagraphFont"/>
    <w:link w:val="BodyTextIndent3"/>
    <w:uiPriority w:val="99"/>
    <w:semiHidden/>
    <w:rsid w:val="00B46A03"/>
    <w:rPr>
      <w:rFonts w:ascii="Arial" w:eastAsia="Times New Roman" w:hAnsi="Arial"/>
      <w:sz w:val="16"/>
      <w:szCs w:val="16"/>
    </w:rPr>
  </w:style>
  <w:style w:type="paragraph" w:styleId="DocumentMap">
    <w:name w:val="Document Map"/>
    <w:basedOn w:val="Normal"/>
    <w:link w:val="DocumentMapChar"/>
    <w:uiPriority w:val="99"/>
    <w:semiHidden/>
    <w:unhideWhenUsed/>
    <w:qFormat/>
    <w:rsid w:val="00B46A03"/>
    <w:pPr>
      <w:shd w:val="clear" w:color="auto" w:fill="000080"/>
      <w:tabs>
        <w:tab w:val="clear" w:pos="403"/>
      </w:tabs>
      <w:spacing w:before="60" w:after="60" w:line="240" w:lineRule="auto"/>
      <w:jc w:val="left"/>
    </w:pPr>
    <w:rPr>
      <w:rFonts w:ascii="Tahoma" w:eastAsia="Times New Roman" w:hAnsi="Tahoma"/>
      <w:sz w:val="20"/>
      <w:szCs w:val="20"/>
      <w:lang w:val="en-US"/>
    </w:rPr>
  </w:style>
  <w:style w:type="character" w:customStyle="1" w:styleId="DocumentMapChar">
    <w:name w:val="Document Map Char"/>
    <w:basedOn w:val="DefaultParagraphFont"/>
    <w:link w:val="DocumentMap"/>
    <w:uiPriority w:val="99"/>
    <w:semiHidden/>
    <w:rsid w:val="00B46A03"/>
    <w:rPr>
      <w:rFonts w:ascii="Tahoma" w:eastAsia="Times New Roman" w:hAnsi="Tahoma"/>
      <w:shd w:val="clear" w:color="auto" w:fill="000080"/>
    </w:rPr>
  </w:style>
  <w:style w:type="paragraph" w:styleId="PlainText">
    <w:name w:val="Plain Text"/>
    <w:basedOn w:val="Normal"/>
    <w:link w:val="PlainTextChar"/>
    <w:uiPriority w:val="99"/>
    <w:semiHidden/>
    <w:unhideWhenUsed/>
    <w:qFormat/>
    <w:rsid w:val="00B46A03"/>
    <w:pPr>
      <w:tabs>
        <w:tab w:val="clear" w:pos="403"/>
      </w:tabs>
      <w:spacing w:before="60" w:after="60" w:line="240" w:lineRule="auto"/>
      <w:ind w:left="720"/>
      <w:jc w:val="left"/>
    </w:pPr>
    <w:rPr>
      <w:rFonts w:ascii="Courier New" w:eastAsia="Times New Roman" w:hAnsi="Courier New"/>
      <w:sz w:val="20"/>
      <w:szCs w:val="20"/>
      <w:lang w:val="en-US"/>
    </w:rPr>
  </w:style>
  <w:style w:type="character" w:customStyle="1" w:styleId="PlainTextChar">
    <w:name w:val="Plain Text Char"/>
    <w:basedOn w:val="DefaultParagraphFont"/>
    <w:link w:val="PlainText"/>
    <w:uiPriority w:val="99"/>
    <w:semiHidden/>
    <w:rsid w:val="00B46A03"/>
    <w:rPr>
      <w:rFonts w:ascii="Courier New" w:eastAsia="Times New Roman" w:hAnsi="Courier New"/>
    </w:rPr>
  </w:style>
  <w:style w:type="paragraph" w:styleId="E-mailSignature">
    <w:name w:val="E-mail Signature"/>
    <w:basedOn w:val="Normal"/>
    <w:link w:val="E-mailSignatureChar"/>
    <w:uiPriority w:val="99"/>
    <w:semiHidden/>
    <w:unhideWhenUsed/>
    <w:qFormat/>
    <w:rsid w:val="00B46A03"/>
    <w:pPr>
      <w:tabs>
        <w:tab w:val="clear" w:pos="403"/>
      </w:tabs>
      <w:spacing w:before="60" w:after="60" w:line="240" w:lineRule="auto"/>
      <w:jc w:val="left"/>
    </w:pPr>
    <w:rPr>
      <w:rFonts w:ascii="Arial" w:eastAsia="Times New Roman" w:hAnsi="Arial"/>
      <w:sz w:val="20"/>
      <w:szCs w:val="20"/>
      <w:lang w:val="en-US"/>
    </w:rPr>
  </w:style>
  <w:style w:type="character" w:customStyle="1" w:styleId="E-mailSignatureChar">
    <w:name w:val="E-mail Signature Char"/>
    <w:basedOn w:val="DefaultParagraphFont"/>
    <w:link w:val="E-mailSignature"/>
    <w:uiPriority w:val="99"/>
    <w:semiHidden/>
    <w:rsid w:val="00B46A03"/>
    <w:rPr>
      <w:rFonts w:ascii="Arial" w:eastAsia="Times New Roman" w:hAnsi="Arial"/>
    </w:rPr>
  </w:style>
  <w:style w:type="paragraph" w:styleId="CommentSubject">
    <w:name w:val="annotation subject"/>
    <w:basedOn w:val="CommentText"/>
    <w:next w:val="CommentText"/>
    <w:link w:val="CommentSubjectChar"/>
    <w:uiPriority w:val="99"/>
    <w:semiHidden/>
    <w:unhideWhenUsed/>
    <w:qFormat/>
    <w:rsid w:val="00B46A03"/>
    <w:rPr>
      <w:b/>
    </w:rPr>
  </w:style>
  <w:style w:type="character" w:customStyle="1" w:styleId="CommentSubjectChar">
    <w:name w:val="Comment Subject Char"/>
    <w:basedOn w:val="CommentTextChar"/>
    <w:link w:val="CommentSubject"/>
    <w:uiPriority w:val="99"/>
    <w:semiHidden/>
    <w:rsid w:val="00B46A03"/>
    <w:rPr>
      <w:rFonts w:ascii="Arial" w:eastAsia="Times New Roman" w:hAnsi="Arial"/>
      <w:b/>
    </w:rPr>
  </w:style>
  <w:style w:type="paragraph" w:styleId="NoSpacing">
    <w:name w:val="No Spacing"/>
    <w:uiPriority w:val="1"/>
    <w:qFormat/>
    <w:rsid w:val="00B46A03"/>
    <w:rPr>
      <w:rFonts w:ascii="Arial" w:eastAsia="Times New Roman" w:hAnsi="Arial"/>
    </w:rPr>
  </w:style>
  <w:style w:type="paragraph" w:styleId="Revision">
    <w:name w:val="Revision"/>
    <w:uiPriority w:val="99"/>
    <w:semiHidden/>
    <w:qFormat/>
    <w:rsid w:val="00B46A03"/>
    <w:rPr>
      <w:rFonts w:ascii="Arial" w:eastAsia="Times New Roman" w:hAnsi="Arial"/>
      <w:szCs w:val="24"/>
    </w:rPr>
  </w:style>
  <w:style w:type="paragraph" w:styleId="Bibliography">
    <w:name w:val="Bibliography"/>
    <w:basedOn w:val="Normal"/>
    <w:next w:val="Normal"/>
    <w:uiPriority w:val="37"/>
    <w:unhideWhenUsed/>
    <w:qFormat/>
    <w:rsid w:val="00B46A03"/>
    <w:pPr>
      <w:tabs>
        <w:tab w:val="clear" w:pos="403"/>
      </w:tabs>
      <w:spacing w:after="200" w:line="276" w:lineRule="auto"/>
      <w:jc w:val="left"/>
    </w:pPr>
    <w:rPr>
      <w:rFonts w:ascii="Arial" w:eastAsia="MS Mincho" w:hAnsi="Arial" w:cs="Arial"/>
      <w:sz w:val="20"/>
      <w:szCs w:val="20"/>
      <w:lang w:val="en-US"/>
    </w:rPr>
  </w:style>
  <w:style w:type="character" w:customStyle="1" w:styleId="nobreakChar">
    <w:name w:val="nobreak Char"/>
    <w:link w:val="nobreak"/>
    <w:uiPriority w:val="99"/>
    <w:locked/>
    <w:rsid w:val="00404546"/>
    <w:rPr>
      <w:sz w:val="22"/>
      <w:szCs w:val="22"/>
      <w:lang w:val="en-GB"/>
    </w:rPr>
  </w:style>
  <w:style w:type="paragraph" w:customStyle="1" w:styleId="HTMLBody">
    <w:name w:val="HTML Body"/>
    <w:uiPriority w:val="99"/>
    <w:qFormat/>
    <w:locked/>
    <w:rsid w:val="00B46A03"/>
    <w:pPr>
      <w:autoSpaceDE w:val="0"/>
      <w:autoSpaceDN w:val="0"/>
      <w:adjustRightInd w:val="0"/>
    </w:pPr>
    <w:rPr>
      <w:rFonts w:ascii="Comic Sans MS" w:eastAsia="Times New Roman" w:hAnsi="Comic Sans MS"/>
      <w:sz w:val="18"/>
      <w:szCs w:val="18"/>
    </w:rPr>
  </w:style>
  <w:style w:type="paragraph" w:customStyle="1" w:styleId="ToDo">
    <w:name w:val="ToDo"/>
    <w:basedOn w:val="Normal"/>
    <w:uiPriority w:val="99"/>
    <w:qFormat/>
    <w:locked/>
    <w:rsid w:val="00B46A03"/>
    <w:pPr>
      <w:pBdr>
        <w:top w:val="single" w:sz="4" w:space="1" w:color="auto"/>
        <w:left w:val="single" w:sz="4" w:space="4" w:color="auto"/>
        <w:bottom w:val="single" w:sz="4" w:space="1" w:color="auto"/>
        <w:right w:val="single" w:sz="4" w:space="4" w:color="auto"/>
      </w:pBdr>
      <w:shd w:val="clear" w:color="auto" w:fill="FFFF00"/>
      <w:tabs>
        <w:tab w:val="clear" w:pos="403"/>
      </w:tabs>
      <w:spacing w:before="60" w:after="60" w:line="240" w:lineRule="auto"/>
      <w:jc w:val="left"/>
    </w:pPr>
    <w:rPr>
      <w:rFonts w:ascii="Arial" w:eastAsia="Times New Roman" w:hAnsi="Arial"/>
      <w:b/>
      <w:sz w:val="20"/>
      <w:szCs w:val="20"/>
      <w:lang w:val="en-US"/>
    </w:rPr>
  </w:style>
  <w:style w:type="paragraph" w:customStyle="1" w:styleId="normalChar">
    <w:name w:val="normal Char"/>
    <w:basedOn w:val="Normal"/>
    <w:uiPriority w:val="99"/>
    <w:qFormat/>
    <w:locked/>
    <w:rsid w:val="00B46A03"/>
    <w:pPr>
      <w:tabs>
        <w:tab w:val="clear" w:pos="403"/>
      </w:tabs>
      <w:spacing w:before="60" w:after="60" w:line="240" w:lineRule="auto"/>
      <w:ind w:firstLine="245"/>
    </w:pPr>
    <w:rPr>
      <w:rFonts w:ascii="Arial" w:eastAsia="Times New Roman" w:hAnsi="Arial"/>
      <w:sz w:val="20"/>
      <w:szCs w:val="20"/>
      <w:lang w:val="en-US"/>
    </w:rPr>
  </w:style>
  <w:style w:type="paragraph" w:customStyle="1" w:styleId="XMLexample">
    <w:name w:val="XML example"/>
    <w:basedOn w:val="Normal"/>
    <w:uiPriority w:val="99"/>
    <w:qFormat/>
    <w:locked/>
    <w:rsid w:val="00B46A03"/>
    <w:pPr>
      <w:tabs>
        <w:tab w:val="clear" w:pos="403"/>
      </w:tabs>
      <w:spacing w:before="60" w:after="60" w:line="240" w:lineRule="auto"/>
    </w:pPr>
    <w:rPr>
      <w:rFonts w:ascii="Times New Roman" w:eastAsia="Times New Roman" w:hAnsi="Times New Roman"/>
      <w:sz w:val="20"/>
      <w:szCs w:val="20"/>
    </w:rPr>
  </w:style>
  <w:style w:type="character" w:customStyle="1" w:styleId="CodeBlockChar">
    <w:name w:val="CodeBlock Char"/>
    <w:link w:val="CodeBlock"/>
    <w:locked/>
    <w:rsid w:val="00B46A03"/>
    <w:rPr>
      <w:rFonts w:ascii="Courier" w:hAnsi="Courier"/>
      <w:noProof/>
      <w:sz w:val="18"/>
      <w:szCs w:val="18"/>
    </w:rPr>
  </w:style>
  <w:style w:type="paragraph" w:customStyle="1" w:styleId="CodeBlock">
    <w:name w:val="CodeBlock"/>
    <w:basedOn w:val="Normal"/>
    <w:link w:val="CodeBlockChar"/>
    <w:qFormat/>
    <w:locked/>
    <w:rsid w:val="00B46A03"/>
    <w:pPr>
      <w:keepLines/>
      <w:tabs>
        <w:tab w:val="clear" w:pos="403"/>
      </w:tabs>
      <w:suppressAutoHyphens/>
      <w:spacing w:before="60" w:after="60" w:line="240" w:lineRule="auto"/>
      <w:ind w:left="360"/>
      <w:jc w:val="left"/>
    </w:pPr>
    <w:rPr>
      <w:rFonts w:ascii="Courier" w:hAnsi="Courier"/>
      <w:noProof/>
      <w:sz w:val="18"/>
      <w:szCs w:val="18"/>
      <w:lang w:val="en-US"/>
    </w:rPr>
  </w:style>
  <w:style w:type="paragraph" w:customStyle="1" w:styleId="OpenIssue">
    <w:name w:val="OpenIssue"/>
    <w:basedOn w:val="Normal"/>
    <w:next w:val="Normal"/>
    <w:uiPriority w:val="99"/>
    <w:qFormat/>
    <w:locked/>
    <w:rsid w:val="00B46A03"/>
    <w:pPr>
      <w:tabs>
        <w:tab w:val="clear" w:pos="403"/>
        <w:tab w:val="left" w:pos="360"/>
        <w:tab w:val="num" w:pos="1080"/>
      </w:tabs>
      <w:spacing w:before="100" w:beforeAutospacing="1" w:after="100" w:afterAutospacing="1" w:line="240" w:lineRule="auto"/>
      <w:ind w:left="360" w:hanging="360"/>
      <w:jc w:val="left"/>
    </w:pPr>
    <w:rPr>
      <w:rFonts w:ascii="Times New Roman" w:eastAsia="Times New Roman" w:hAnsi="Times New Roman"/>
      <w:sz w:val="20"/>
      <w:szCs w:val="20"/>
      <w:lang w:val="en-US"/>
    </w:rPr>
  </w:style>
  <w:style w:type="paragraph" w:customStyle="1" w:styleId="DocHistory">
    <w:name w:val="Doc History"/>
    <w:basedOn w:val="Normal"/>
    <w:uiPriority w:val="99"/>
    <w:qFormat/>
    <w:locked/>
    <w:rsid w:val="00B46A03"/>
    <w:pPr>
      <w:tabs>
        <w:tab w:val="clear" w:pos="403"/>
      </w:tabs>
      <w:spacing w:before="100" w:beforeAutospacing="1" w:after="100" w:afterAutospacing="1" w:line="240" w:lineRule="auto"/>
      <w:jc w:val="center"/>
    </w:pPr>
    <w:rPr>
      <w:rFonts w:ascii="Arial" w:eastAsia="Times New Roman" w:hAnsi="Arial" w:cs="Arial"/>
      <w:spacing w:val="10"/>
      <w:sz w:val="18"/>
      <w:szCs w:val="18"/>
      <w:lang w:val="en-US"/>
    </w:rPr>
  </w:style>
  <w:style w:type="character" w:customStyle="1" w:styleId="BulletListChar">
    <w:name w:val="Bullet List Char"/>
    <w:basedOn w:val="DefaultParagraphFont"/>
    <w:link w:val="BulletList"/>
    <w:locked/>
    <w:rsid w:val="00B46A03"/>
    <w:rPr>
      <w:rFonts w:ascii="Arial" w:eastAsia="Arial Unicode MS" w:hAnsi="Arial" w:cs="Arial"/>
    </w:rPr>
  </w:style>
  <w:style w:type="paragraph" w:customStyle="1" w:styleId="BulletList">
    <w:name w:val="Bullet List"/>
    <w:basedOn w:val="Normal"/>
    <w:link w:val="BulletListChar"/>
    <w:qFormat/>
    <w:locked/>
    <w:rsid w:val="00B46A03"/>
    <w:pPr>
      <w:tabs>
        <w:tab w:val="clear" w:pos="403"/>
        <w:tab w:val="num" w:pos="360"/>
        <w:tab w:val="num" w:pos="540"/>
      </w:tabs>
      <w:spacing w:before="40" w:after="40" w:line="240" w:lineRule="auto"/>
      <w:ind w:left="540" w:hanging="180"/>
      <w:jc w:val="left"/>
    </w:pPr>
    <w:rPr>
      <w:rFonts w:ascii="Arial" w:eastAsia="Arial Unicode MS" w:hAnsi="Arial" w:cs="Arial"/>
      <w:sz w:val="20"/>
      <w:szCs w:val="20"/>
      <w:lang w:val="en-US"/>
    </w:rPr>
  </w:style>
  <w:style w:type="paragraph" w:customStyle="1" w:styleId="BulletListdoubleindentalternate">
    <w:name w:val="Bullet List (double indent alternate)"/>
    <w:basedOn w:val="Normal"/>
    <w:uiPriority w:val="99"/>
    <w:qFormat/>
    <w:locked/>
    <w:rsid w:val="00B46A03"/>
    <w:pPr>
      <w:tabs>
        <w:tab w:val="clear" w:pos="403"/>
        <w:tab w:val="num" w:pos="900"/>
      </w:tabs>
      <w:spacing w:before="40" w:after="40" w:line="240" w:lineRule="auto"/>
      <w:ind w:left="900" w:hanging="180"/>
      <w:jc w:val="left"/>
    </w:pPr>
    <w:rPr>
      <w:rFonts w:ascii="Arial" w:eastAsia="Arial Unicode MS" w:hAnsi="Arial"/>
      <w:sz w:val="20"/>
      <w:szCs w:val="20"/>
      <w:lang w:val="en-US"/>
    </w:rPr>
  </w:style>
  <w:style w:type="paragraph" w:customStyle="1" w:styleId="BulletListdoubleindent">
    <w:name w:val="Bullet List (double indent)"/>
    <w:basedOn w:val="Normal"/>
    <w:uiPriority w:val="99"/>
    <w:qFormat/>
    <w:locked/>
    <w:rsid w:val="00B46A03"/>
    <w:pPr>
      <w:tabs>
        <w:tab w:val="clear" w:pos="403"/>
        <w:tab w:val="num" w:pos="900"/>
      </w:tabs>
      <w:spacing w:before="40" w:after="40" w:line="240" w:lineRule="auto"/>
      <w:ind w:left="907" w:hanging="187"/>
      <w:jc w:val="left"/>
    </w:pPr>
    <w:rPr>
      <w:rFonts w:ascii="Arial" w:eastAsia="Arial Unicode MS" w:hAnsi="Arial"/>
      <w:sz w:val="20"/>
      <w:szCs w:val="20"/>
      <w:lang w:val="en-US"/>
    </w:rPr>
  </w:style>
  <w:style w:type="character" w:customStyle="1" w:styleId="CodeChar">
    <w:name w:val="Code Char"/>
    <w:link w:val="Code"/>
    <w:uiPriority w:val="99"/>
    <w:locked/>
    <w:rsid w:val="00B46A03"/>
    <w:rPr>
      <w:rFonts w:ascii="Courier New" w:hAnsi="Courier New"/>
      <w:sz w:val="18"/>
      <w:szCs w:val="22"/>
      <w:lang w:val="en-GB"/>
    </w:rPr>
  </w:style>
  <w:style w:type="paragraph" w:customStyle="1" w:styleId="NumberedListdoubleindent">
    <w:name w:val="Numbered List (double indent)"/>
    <w:basedOn w:val="Normal"/>
    <w:uiPriority w:val="99"/>
    <w:qFormat/>
    <w:locked/>
    <w:rsid w:val="00B46A03"/>
    <w:pPr>
      <w:tabs>
        <w:tab w:val="clear" w:pos="403"/>
        <w:tab w:val="num" w:pos="1080"/>
      </w:tabs>
      <w:spacing w:before="40" w:after="40" w:line="240" w:lineRule="auto"/>
      <w:ind w:left="1080" w:hanging="360"/>
      <w:jc w:val="left"/>
    </w:pPr>
    <w:rPr>
      <w:rFonts w:ascii="Arial" w:eastAsia="Arial Unicode MS" w:hAnsi="Arial"/>
      <w:sz w:val="20"/>
      <w:szCs w:val="20"/>
      <w:lang w:val="en-US"/>
    </w:rPr>
  </w:style>
  <w:style w:type="paragraph" w:customStyle="1" w:styleId="NumberedList">
    <w:name w:val="Numbered List"/>
    <w:basedOn w:val="Normal"/>
    <w:uiPriority w:val="99"/>
    <w:qFormat/>
    <w:locked/>
    <w:rsid w:val="00B46A03"/>
    <w:pPr>
      <w:tabs>
        <w:tab w:val="clear" w:pos="403"/>
        <w:tab w:val="num" w:pos="720"/>
      </w:tabs>
      <w:spacing w:before="40" w:after="40" w:line="240" w:lineRule="auto"/>
      <w:ind w:left="720" w:hanging="360"/>
      <w:jc w:val="left"/>
    </w:pPr>
    <w:rPr>
      <w:rFonts w:ascii="Arial" w:eastAsia="Arial Unicode MS" w:hAnsi="Arial"/>
      <w:sz w:val="20"/>
      <w:szCs w:val="20"/>
      <w:lang w:val="en-US"/>
    </w:rPr>
  </w:style>
  <w:style w:type="paragraph" w:customStyle="1" w:styleId="copyright">
    <w:name w:val="copyright"/>
    <w:basedOn w:val="Normal"/>
    <w:uiPriority w:val="99"/>
    <w:qFormat/>
    <w:locked/>
    <w:rsid w:val="00B46A03"/>
    <w:pPr>
      <w:tabs>
        <w:tab w:val="clear" w:pos="403"/>
        <w:tab w:val="left" w:pos="567"/>
      </w:tabs>
      <w:spacing w:before="60" w:after="60" w:line="240" w:lineRule="auto"/>
      <w:jc w:val="left"/>
    </w:pPr>
    <w:rPr>
      <w:rFonts w:ascii="Verdana" w:eastAsia="Times New Roman" w:hAnsi="Verdana"/>
      <w:sz w:val="16"/>
      <w:szCs w:val="20"/>
    </w:rPr>
  </w:style>
  <w:style w:type="paragraph" w:customStyle="1" w:styleId="Instructions">
    <w:name w:val="Instructions"/>
    <w:basedOn w:val="Normal"/>
    <w:uiPriority w:val="99"/>
    <w:semiHidden/>
    <w:qFormat/>
    <w:locked/>
    <w:rsid w:val="00B46A03"/>
    <w:pPr>
      <w:tabs>
        <w:tab w:val="clear" w:pos="403"/>
      </w:tabs>
      <w:spacing w:before="180" w:after="180" w:line="240" w:lineRule="auto"/>
      <w:jc w:val="left"/>
    </w:pPr>
    <w:rPr>
      <w:rFonts w:ascii="Arial" w:eastAsia="Arial Unicode MS" w:hAnsi="Arial"/>
      <w:vanish/>
      <w:color w:val="C75800"/>
      <w:sz w:val="20"/>
      <w:szCs w:val="20"/>
      <w:lang w:val="en-US"/>
    </w:rPr>
  </w:style>
  <w:style w:type="character" w:customStyle="1" w:styleId="XMLExcerptChar">
    <w:name w:val="XML Excerpt Char"/>
    <w:link w:val="XMLExcerpt"/>
    <w:locked/>
    <w:rsid w:val="00B46A03"/>
    <w:rPr>
      <w:rFonts w:ascii="Courier New" w:hAnsi="Courier New" w:cs="Courier New"/>
      <w:noProof/>
      <w:shd w:val="clear" w:color="auto" w:fill="F3F3F3"/>
      <w:lang w:val="en-GB" w:eastAsia="en-GB"/>
    </w:rPr>
  </w:style>
  <w:style w:type="paragraph" w:customStyle="1" w:styleId="XMLExcerpt">
    <w:name w:val="XML Excerpt"/>
    <w:link w:val="XMLExcerptChar"/>
    <w:qFormat/>
    <w:locked/>
    <w:rsid w:val="00B46A03"/>
    <w:pPr>
      <w:pBdr>
        <w:top w:val="dotted" w:sz="4" w:space="1" w:color="auto"/>
        <w:left w:val="dotted" w:sz="4" w:space="4" w:color="auto"/>
        <w:bottom w:val="dotted" w:sz="4" w:space="1" w:color="auto"/>
        <w:right w:val="dotted" w:sz="4" w:space="4" w:color="auto"/>
      </w:pBdr>
      <w:shd w:val="clear" w:color="auto" w:fill="F3F3F3"/>
    </w:pPr>
    <w:rPr>
      <w:rFonts w:ascii="Courier New" w:hAnsi="Courier New" w:cs="Courier New"/>
      <w:noProof/>
      <w:lang w:val="en-GB" w:eastAsia="en-GB"/>
    </w:rPr>
  </w:style>
  <w:style w:type="paragraph" w:customStyle="1" w:styleId="NewTableFontHeading">
    <w:name w:val="New Table Font Heading"/>
    <w:basedOn w:val="Normal"/>
    <w:uiPriority w:val="99"/>
    <w:qFormat/>
    <w:locked/>
    <w:rsid w:val="00B46A03"/>
    <w:pPr>
      <w:tabs>
        <w:tab w:val="clear" w:pos="403"/>
      </w:tabs>
      <w:spacing w:before="40" w:after="40" w:line="288" w:lineRule="auto"/>
      <w:jc w:val="center"/>
    </w:pPr>
    <w:rPr>
      <w:rFonts w:ascii="Arial" w:eastAsia="Times New Roman" w:hAnsi="Arial"/>
      <w:b/>
      <w:sz w:val="20"/>
      <w:szCs w:val="20"/>
      <w:lang w:eastAsia="en-GB"/>
    </w:rPr>
  </w:style>
  <w:style w:type="paragraph" w:customStyle="1" w:styleId="TableCaption">
    <w:name w:val="Table Caption"/>
    <w:basedOn w:val="Caption"/>
    <w:uiPriority w:val="99"/>
    <w:qFormat/>
    <w:locked/>
    <w:rsid w:val="00B46A03"/>
    <w:pPr>
      <w:keepNext/>
      <w:tabs>
        <w:tab w:val="clear" w:pos="403"/>
      </w:tabs>
      <w:spacing w:before="40" w:after="40" w:line="288" w:lineRule="auto"/>
      <w:jc w:val="center"/>
    </w:pPr>
    <w:rPr>
      <w:rFonts w:ascii="Times New Roman" w:eastAsia="Times New Roman" w:hAnsi="Times New Roman"/>
      <w:iCs w:val="0"/>
      <w:color w:val="auto"/>
      <w:sz w:val="22"/>
      <w:szCs w:val="20"/>
      <w:lang w:eastAsia="en-GB"/>
    </w:rPr>
  </w:style>
  <w:style w:type="paragraph" w:customStyle="1" w:styleId="ReferenceLine">
    <w:name w:val="Reference Line"/>
    <w:basedOn w:val="Normal"/>
    <w:uiPriority w:val="99"/>
    <w:qFormat/>
    <w:locked/>
    <w:rsid w:val="00B46A03"/>
    <w:pPr>
      <w:tabs>
        <w:tab w:val="clear" w:pos="403"/>
      </w:tabs>
      <w:spacing w:before="60" w:line="240" w:lineRule="auto"/>
      <w:jc w:val="left"/>
    </w:pPr>
    <w:rPr>
      <w:rFonts w:ascii="Arial" w:eastAsia="Times New Roman" w:hAnsi="Arial"/>
      <w:sz w:val="20"/>
      <w:szCs w:val="20"/>
      <w:lang w:val="en-US"/>
    </w:rPr>
  </w:style>
  <w:style w:type="paragraph" w:customStyle="1" w:styleId="ShortReturnAddress">
    <w:name w:val="Short Return Address"/>
    <w:basedOn w:val="Normal"/>
    <w:uiPriority w:val="99"/>
    <w:qFormat/>
    <w:locked/>
    <w:rsid w:val="00B46A03"/>
    <w:pPr>
      <w:tabs>
        <w:tab w:val="clear" w:pos="403"/>
      </w:tabs>
      <w:spacing w:before="60" w:after="60" w:line="240" w:lineRule="auto"/>
      <w:jc w:val="left"/>
    </w:pPr>
    <w:rPr>
      <w:rFonts w:ascii="Arial" w:eastAsia="Times New Roman" w:hAnsi="Arial"/>
      <w:sz w:val="20"/>
      <w:szCs w:val="20"/>
      <w:lang w:val="en-US"/>
    </w:rPr>
  </w:style>
  <w:style w:type="paragraph" w:customStyle="1" w:styleId="PPLine">
    <w:name w:val="PP Line"/>
    <w:basedOn w:val="Signature"/>
    <w:uiPriority w:val="99"/>
    <w:qFormat/>
    <w:locked/>
    <w:rsid w:val="00B46A03"/>
  </w:style>
  <w:style w:type="paragraph" w:customStyle="1" w:styleId="InsideAddressName">
    <w:name w:val="Inside Address Name"/>
    <w:basedOn w:val="Normal"/>
    <w:uiPriority w:val="99"/>
    <w:qFormat/>
    <w:locked/>
    <w:rsid w:val="00B46A03"/>
    <w:pPr>
      <w:tabs>
        <w:tab w:val="clear" w:pos="403"/>
      </w:tabs>
      <w:spacing w:before="60" w:after="60" w:line="240" w:lineRule="auto"/>
      <w:jc w:val="left"/>
    </w:pPr>
    <w:rPr>
      <w:rFonts w:ascii="Arial" w:eastAsia="Times New Roman" w:hAnsi="Arial"/>
      <w:sz w:val="20"/>
      <w:szCs w:val="20"/>
      <w:lang w:val="en-US"/>
    </w:rPr>
  </w:style>
  <w:style w:type="paragraph" w:customStyle="1" w:styleId="StyleTableCellComplex9ptBefore0cmHanging032cm">
    <w:name w:val="Style Table Cell + (Complex) 9 pt Before:  0 cm Hanging:  0.32 cm..."/>
    <w:basedOn w:val="Normal"/>
    <w:uiPriority w:val="99"/>
    <w:qFormat/>
    <w:locked/>
    <w:rsid w:val="00B46A03"/>
    <w:pPr>
      <w:tabs>
        <w:tab w:val="clear" w:pos="403"/>
      </w:tabs>
      <w:kinsoku w:val="0"/>
      <w:spacing w:before="40" w:after="60" w:line="240" w:lineRule="auto"/>
      <w:jc w:val="left"/>
    </w:pPr>
    <w:rPr>
      <w:rFonts w:ascii="Arial" w:eastAsia="Times New Roman" w:hAnsi="Arial"/>
      <w:sz w:val="20"/>
      <w:szCs w:val="18"/>
      <w:lang w:val="en-US"/>
    </w:rPr>
  </w:style>
  <w:style w:type="paragraph" w:customStyle="1" w:styleId="Heading">
    <w:name w:val="Heading"/>
    <w:basedOn w:val="Normal"/>
    <w:next w:val="Normal"/>
    <w:uiPriority w:val="99"/>
    <w:qFormat/>
    <w:locked/>
    <w:rsid w:val="00B46A03"/>
    <w:pPr>
      <w:tabs>
        <w:tab w:val="clear" w:pos="403"/>
      </w:tabs>
      <w:suppressAutoHyphens/>
      <w:spacing w:before="240" w:after="60" w:line="240" w:lineRule="auto"/>
      <w:jc w:val="center"/>
    </w:pPr>
    <w:rPr>
      <w:rFonts w:ascii="Arial" w:eastAsia="Times New Roman" w:hAnsi="Arial" w:cs="Arial"/>
      <w:b/>
      <w:kern w:val="2"/>
      <w:sz w:val="32"/>
      <w:szCs w:val="32"/>
      <w:lang w:val="en-US" w:eastAsia="ja-JP"/>
    </w:rPr>
  </w:style>
  <w:style w:type="paragraph" w:customStyle="1" w:styleId="Index">
    <w:name w:val="Index"/>
    <w:basedOn w:val="Normal"/>
    <w:uiPriority w:val="99"/>
    <w:qFormat/>
    <w:locked/>
    <w:rsid w:val="00B46A03"/>
    <w:pPr>
      <w:suppressLineNumbers/>
      <w:tabs>
        <w:tab w:val="clear" w:pos="403"/>
      </w:tabs>
      <w:suppressAutoHyphens/>
      <w:spacing w:before="60" w:after="60" w:line="240" w:lineRule="auto"/>
      <w:jc w:val="left"/>
    </w:pPr>
    <w:rPr>
      <w:rFonts w:ascii="Times New Roman" w:eastAsia="MS Mincho" w:hAnsi="Times New Roman" w:cs="Lohit Hindi"/>
      <w:sz w:val="24"/>
      <w:szCs w:val="24"/>
      <w:lang w:eastAsia="ja-JP"/>
    </w:rPr>
  </w:style>
  <w:style w:type="paragraph" w:customStyle="1" w:styleId="StyleHeading112pt">
    <w:name w:val="Style Heading 1 + 12 pt"/>
    <w:basedOn w:val="Heading1"/>
    <w:uiPriority w:val="99"/>
    <w:qFormat/>
    <w:locked/>
    <w:rsid w:val="00B46A03"/>
    <w:pPr>
      <w:pageBreakBefore/>
      <w:numPr>
        <w:numId w:val="0"/>
      </w:numPr>
      <w:tabs>
        <w:tab w:val="clear" w:pos="400"/>
        <w:tab w:val="clear" w:pos="560"/>
        <w:tab w:val="num" w:pos="360"/>
      </w:tabs>
      <w:spacing w:before="240" w:after="60" w:line="240" w:lineRule="auto"/>
      <w:ind w:left="360" w:hanging="360"/>
    </w:pPr>
    <w:rPr>
      <w:rFonts w:ascii="Arial" w:hAnsi="Arial" w:cs="Arial"/>
      <w:bCs/>
      <w:kern w:val="2"/>
      <w:sz w:val="24"/>
      <w:szCs w:val="32"/>
    </w:rPr>
  </w:style>
  <w:style w:type="paragraph" w:customStyle="1" w:styleId="StyleHeading2Arial10pt">
    <w:name w:val="Style Heading 2 + Arial 10 pt"/>
    <w:basedOn w:val="Heading2"/>
    <w:uiPriority w:val="99"/>
    <w:qFormat/>
    <w:locked/>
    <w:rsid w:val="00B46A03"/>
    <w:pPr>
      <w:keepNext w:val="0"/>
      <w:numPr>
        <w:ilvl w:val="0"/>
        <w:numId w:val="0"/>
      </w:numPr>
      <w:tabs>
        <w:tab w:val="clear" w:pos="540"/>
        <w:tab w:val="clear" w:pos="700"/>
      </w:tabs>
      <w:spacing w:before="280" w:after="280" w:line="240" w:lineRule="auto"/>
    </w:pPr>
    <w:rPr>
      <w:rFonts w:ascii="Arial" w:hAnsi="Arial" w:cs="Arial"/>
      <w:bCs/>
      <w:iCs/>
      <w:kern w:val="32"/>
      <w:szCs w:val="36"/>
    </w:rPr>
  </w:style>
  <w:style w:type="paragraph" w:customStyle="1" w:styleId="StyleHeading2Arial10pt1">
    <w:name w:val="Style Heading 2 + Arial 10 pt1"/>
    <w:basedOn w:val="Heading2"/>
    <w:uiPriority w:val="99"/>
    <w:qFormat/>
    <w:locked/>
    <w:rsid w:val="00B46A03"/>
    <w:pPr>
      <w:keepNext w:val="0"/>
      <w:numPr>
        <w:ilvl w:val="0"/>
        <w:numId w:val="0"/>
      </w:numPr>
      <w:tabs>
        <w:tab w:val="clear" w:pos="540"/>
        <w:tab w:val="clear" w:pos="700"/>
        <w:tab w:val="num" w:pos="360"/>
      </w:tabs>
      <w:spacing w:before="280" w:after="280" w:line="240" w:lineRule="auto"/>
      <w:ind w:left="360" w:hanging="360"/>
    </w:pPr>
    <w:rPr>
      <w:rFonts w:ascii="Arial" w:hAnsi="Arial" w:cs="Arial"/>
      <w:bCs/>
      <w:iCs/>
      <w:kern w:val="32"/>
      <w:szCs w:val="36"/>
    </w:rPr>
  </w:style>
  <w:style w:type="paragraph" w:customStyle="1" w:styleId="TableContents">
    <w:name w:val="Table Contents"/>
    <w:basedOn w:val="Normal"/>
    <w:uiPriority w:val="99"/>
    <w:qFormat/>
    <w:locked/>
    <w:rsid w:val="00B46A03"/>
    <w:pPr>
      <w:tabs>
        <w:tab w:val="clear" w:pos="403"/>
        <w:tab w:val="num" w:pos="360"/>
        <w:tab w:val="num" w:pos="540"/>
      </w:tabs>
      <w:spacing w:before="40" w:after="40" w:line="240" w:lineRule="auto"/>
      <w:jc w:val="left"/>
    </w:pPr>
    <w:rPr>
      <w:rFonts w:ascii="Arial" w:eastAsia="MS Mincho" w:hAnsi="Arial" w:cs="Arial"/>
      <w:sz w:val="20"/>
      <w:szCs w:val="20"/>
      <w:lang w:val="en-US" w:eastAsia="ja-JP"/>
    </w:rPr>
  </w:style>
  <w:style w:type="paragraph" w:customStyle="1" w:styleId="startli">
    <w:name w:val="startli"/>
    <w:basedOn w:val="Normal"/>
    <w:uiPriority w:val="99"/>
    <w:qFormat/>
    <w:locked/>
    <w:rsid w:val="00B46A03"/>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richtextnodeselected">
    <w:name w:val="richtextnodeselected"/>
    <w:basedOn w:val="Normal"/>
    <w:uiPriority w:val="99"/>
    <w:qFormat/>
    <w:locked/>
    <w:rsid w:val="00B46A03"/>
    <w:pPr>
      <w:tabs>
        <w:tab w:val="clear" w:pos="403"/>
      </w:tabs>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CodeblockChar0">
    <w:name w:val="Codeblock Char"/>
    <w:basedOn w:val="XMLExcerptChar"/>
    <w:link w:val="Codeblock0"/>
    <w:locked/>
    <w:rsid w:val="00B46A03"/>
    <w:rPr>
      <w:rFonts w:ascii="Courier New" w:hAnsi="Courier New" w:cs="Courier New"/>
      <w:noProof/>
      <w:sz w:val="18"/>
      <w:shd w:val="clear" w:color="auto" w:fill="F3F3F3"/>
      <w:lang w:val="en-GB" w:eastAsia="en-GB"/>
    </w:rPr>
  </w:style>
  <w:style w:type="paragraph" w:customStyle="1" w:styleId="Codeblock0">
    <w:name w:val="Codeblock"/>
    <w:basedOn w:val="XMLExcerpt"/>
    <w:link w:val="CodeblockChar0"/>
    <w:qFormat/>
    <w:rsid w:val="00B46A03"/>
    <w:rPr>
      <w:sz w:val="18"/>
    </w:rPr>
  </w:style>
  <w:style w:type="paragraph" w:customStyle="1" w:styleId="TableHeading">
    <w:name w:val="Table Heading"/>
    <w:basedOn w:val="Normal"/>
    <w:uiPriority w:val="99"/>
    <w:qFormat/>
    <w:locked/>
    <w:rsid w:val="00B46A03"/>
    <w:pPr>
      <w:tabs>
        <w:tab w:val="clear" w:pos="403"/>
      </w:tabs>
      <w:spacing w:before="60" w:after="60" w:line="240" w:lineRule="auto"/>
      <w:jc w:val="left"/>
    </w:pPr>
    <w:rPr>
      <w:rFonts w:ascii="Arial" w:eastAsia="Arial Unicode MS" w:hAnsi="Arial"/>
      <w:b/>
      <w:sz w:val="20"/>
      <w:szCs w:val="20"/>
      <w:lang w:val="en-US"/>
    </w:rPr>
  </w:style>
  <w:style w:type="character" w:customStyle="1" w:styleId="dataexampleChar">
    <w:name w:val="data example Char"/>
    <w:basedOn w:val="CommentTextChar"/>
    <w:link w:val="dataexample"/>
    <w:locked/>
    <w:rsid w:val="00B46A03"/>
    <w:rPr>
      <w:rFonts w:ascii="Courier New" w:eastAsia="Times New Roman" w:hAnsi="Courier New" w:cs="Courier New"/>
    </w:rPr>
  </w:style>
  <w:style w:type="paragraph" w:customStyle="1" w:styleId="dataexample">
    <w:name w:val="data example"/>
    <w:basedOn w:val="Normal"/>
    <w:link w:val="dataexampleChar"/>
    <w:qFormat/>
    <w:rsid w:val="00B46A03"/>
    <w:pPr>
      <w:tabs>
        <w:tab w:val="clear" w:pos="403"/>
      </w:tabs>
      <w:spacing w:before="60" w:after="60" w:line="240" w:lineRule="auto"/>
      <w:ind w:firstLine="720"/>
      <w:jc w:val="left"/>
    </w:pPr>
    <w:rPr>
      <w:rFonts w:ascii="Courier New" w:eastAsia="Times New Roman" w:hAnsi="Courier New" w:cs="Courier New"/>
      <w:sz w:val="20"/>
      <w:szCs w:val="20"/>
      <w:lang w:val="en-US"/>
    </w:rPr>
  </w:style>
  <w:style w:type="character" w:customStyle="1" w:styleId="AuthorChar">
    <w:name w:val="Author Char"/>
    <w:basedOn w:val="DefaultParagraphFont"/>
    <w:link w:val="Author"/>
    <w:locked/>
    <w:rsid w:val="00B46A03"/>
    <w:rPr>
      <w:rFonts w:ascii="Arial" w:hAnsi="Arial" w:cs="Arial"/>
    </w:rPr>
  </w:style>
  <w:style w:type="paragraph" w:customStyle="1" w:styleId="Author">
    <w:name w:val="Author"/>
    <w:basedOn w:val="Normal"/>
    <w:link w:val="AuthorChar"/>
    <w:qFormat/>
    <w:rsid w:val="00B46A03"/>
    <w:pPr>
      <w:tabs>
        <w:tab w:val="clear" w:pos="403"/>
      </w:tabs>
      <w:spacing w:before="60" w:after="0" w:line="240" w:lineRule="auto"/>
      <w:jc w:val="left"/>
    </w:pPr>
    <w:rPr>
      <w:rFonts w:ascii="Arial" w:hAnsi="Arial" w:cs="Arial"/>
      <w:sz w:val="20"/>
      <w:szCs w:val="20"/>
      <w:lang w:val="en-US"/>
    </w:rPr>
  </w:style>
  <w:style w:type="character" w:customStyle="1" w:styleId="AppendixH1Char">
    <w:name w:val="Appendix H1 Char"/>
    <w:basedOn w:val="Heading1Char"/>
    <w:link w:val="AppendixH1"/>
    <w:uiPriority w:val="99"/>
    <w:locked/>
    <w:rsid w:val="00B46A03"/>
    <w:rPr>
      <w:rFonts w:ascii="Arial" w:eastAsia="MS Mincho" w:hAnsi="Arial" w:cs="Arial"/>
      <w:b/>
      <w:bCs/>
      <w:kern w:val="32"/>
      <w:sz w:val="28"/>
      <w:szCs w:val="32"/>
      <w:lang w:val="en-GB" w:eastAsia="ja-JP"/>
    </w:rPr>
  </w:style>
  <w:style w:type="paragraph" w:customStyle="1" w:styleId="AppendixH1">
    <w:name w:val="Appendix H1"/>
    <w:basedOn w:val="Heading1"/>
    <w:next w:val="Normal"/>
    <w:link w:val="AppendixH1Char"/>
    <w:uiPriority w:val="99"/>
    <w:qFormat/>
    <w:rsid w:val="00B46A03"/>
    <w:pPr>
      <w:pageBreakBefore/>
      <w:numPr>
        <w:numId w:val="11"/>
      </w:numPr>
      <w:tabs>
        <w:tab w:val="clear" w:pos="400"/>
        <w:tab w:val="clear" w:pos="560"/>
      </w:tabs>
      <w:suppressAutoHyphens w:val="0"/>
      <w:spacing w:before="120" w:after="60" w:line="240" w:lineRule="auto"/>
      <w:ind w:left="0" w:firstLine="0"/>
    </w:pPr>
    <w:rPr>
      <w:rFonts w:ascii="Arial" w:eastAsia="Calibri" w:hAnsi="Arial" w:cs="Arial"/>
      <w:bCs/>
      <w:kern w:val="32"/>
      <w:sz w:val="28"/>
      <w:szCs w:val="32"/>
      <w:lang w:val="en-US" w:eastAsia="en-US"/>
    </w:rPr>
  </w:style>
  <w:style w:type="character" w:customStyle="1" w:styleId="WW8Num2z0">
    <w:name w:val="WW8Num2z0"/>
    <w:link w:val="TableCellChar"/>
    <w:locked/>
    <w:rsid w:val="00B46A03"/>
    <w:rPr>
      <w:rFonts w:ascii="Symbol" w:hAnsi="Symbol" w:cs="Symbol"/>
    </w:rPr>
  </w:style>
  <w:style w:type="paragraph" w:customStyle="1" w:styleId="TableCellChar">
    <w:name w:val="Table Cell Char"/>
    <w:basedOn w:val="Normal"/>
    <w:link w:val="WW8Num2z0"/>
    <w:qFormat/>
    <w:rsid w:val="00B46A03"/>
    <w:pPr>
      <w:tabs>
        <w:tab w:val="clear" w:pos="403"/>
      </w:tabs>
      <w:spacing w:before="60" w:after="60" w:line="240" w:lineRule="auto"/>
      <w:jc w:val="left"/>
    </w:pPr>
    <w:rPr>
      <w:rFonts w:ascii="Symbol" w:hAnsi="Symbol" w:cs="Symbol"/>
      <w:sz w:val="20"/>
      <w:szCs w:val="20"/>
      <w:lang w:val="en-US"/>
    </w:rPr>
  </w:style>
  <w:style w:type="character" w:styleId="FootnoteReference">
    <w:name w:val="footnote reference"/>
    <w:semiHidden/>
    <w:unhideWhenUsed/>
    <w:rsid w:val="00B46A03"/>
    <w:rPr>
      <w:vertAlign w:val="superscript"/>
    </w:rPr>
  </w:style>
  <w:style w:type="character" w:styleId="CommentReference">
    <w:name w:val="annotation reference"/>
    <w:semiHidden/>
    <w:unhideWhenUsed/>
    <w:qFormat/>
    <w:rsid w:val="00B46A03"/>
    <w:rPr>
      <w:sz w:val="16"/>
      <w:szCs w:val="16"/>
    </w:rPr>
  </w:style>
  <w:style w:type="character" w:styleId="PageNumber">
    <w:name w:val="page number"/>
    <w:basedOn w:val="DefaultParagraphFont"/>
    <w:semiHidden/>
    <w:unhideWhenUsed/>
    <w:rsid w:val="00B46A03"/>
  </w:style>
  <w:style w:type="character" w:styleId="EndnoteReference">
    <w:name w:val="endnote reference"/>
    <w:semiHidden/>
    <w:unhideWhenUsed/>
    <w:rsid w:val="00B46A03"/>
    <w:rPr>
      <w:vertAlign w:val="superscript"/>
    </w:rPr>
  </w:style>
  <w:style w:type="character" w:customStyle="1" w:styleId="TableCellChar1">
    <w:name w:val="Table Cell Char1"/>
    <w:locked/>
    <w:rsid w:val="00B46A03"/>
    <w:rPr>
      <w:rFonts w:ascii="Arial" w:eastAsia="Arial Unicode MS" w:hAnsi="Arial" w:cs="Arial" w:hint="default"/>
      <w:bCs/>
      <w:lang w:val="en-GB" w:eastAsia="ja-JP" w:bidi="he-IL"/>
    </w:rPr>
  </w:style>
  <w:style w:type="character" w:customStyle="1" w:styleId="CodeCharacter">
    <w:name w:val="Code (Character)"/>
    <w:rsid w:val="00B46A03"/>
    <w:rPr>
      <w:rFonts w:ascii="Courier New" w:hAnsi="Courier New" w:cs="Courier New" w:hint="default"/>
      <w:sz w:val="18"/>
      <w:szCs w:val="16"/>
    </w:rPr>
  </w:style>
  <w:style w:type="character" w:customStyle="1" w:styleId="XMLReference">
    <w:name w:val="XML Reference"/>
    <w:locked/>
    <w:rsid w:val="00B46A03"/>
    <w:rPr>
      <w:rFonts w:ascii="Courier New" w:hAnsi="Courier New" w:cs="Courier New" w:hint="default"/>
      <w:sz w:val="20"/>
    </w:rPr>
  </w:style>
  <w:style w:type="character" w:customStyle="1" w:styleId="XMLExcerptEmphasis">
    <w:name w:val="XML Excerpt Emphasis"/>
    <w:locked/>
    <w:rsid w:val="00B46A03"/>
    <w:rPr>
      <w:rFonts w:ascii="Courier New" w:hAnsi="Courier New" w:cs="Courier New" w:hint="default"/>
      <w:b/>
      <w:bCs/>
      <w:sz w:val="20"/>
    </w:rPr>
  </w:style>
  <w:style w:type="character" w:customStyle="1" w:styleId="TableFont">
    <w:name w:val="Table Font"/>
    <w:locked/>
    <w:rsid w:val="00B46A03"/>
    <w:rPr>
      <w:rFonts w:ascii="Arial" w:hAnsi="Arial" w:cs="Arial" w:hint="default"/>
      <w:sz w:val="20"/>
    </w:rPr>
  </w:style>
  <w:style w:type="character" w:customStyle="1" w:styleId="FootnoteCharacters">
    <w:name w:val="Footnote Characters"/>
    <w:rsid w:val="00B46A03"/>
    <w:rPr>
      <w:vertAlign w:val="superscript"/>
    </w:rPr>
  </w:style>
  <w:style w:type="character" w:customStyle="1" w:styleId="StyleHeading112ptChar">
    <w:name w:val="Style Heading 1 + 12 pt Char"/>
    <w:locked/>
    <w:rsid w:val="00B46A03"/>
    <w:rPr>
      <w:rFonts w:ascii="Arial" w:eastAsia="MS Mincho" w:hAnsi="Arial" w:cs="Arial" w:hint="default"/>
      <w:b/>
      <w:bCs/>
      <w:kern w:val="2"/>
      <w:sz w:val="24"/>
      <w:szCs w:val="32"/>
      <w:lang w:val="en-GB" w:eastAsia="ja-JP" w:bidi="ar-SA"/>
    </w:rPr>
  </w:style>
  <w:style w:type="character" w:customStyle="1" w:styleId="NumberingSymbols">
    <w:name w:val="Numbering Symbols"/>
    <w:locked/>
    <w:rsid w:val="00B46A03"/>
  </w:style>
  <w:style w:type="character" w:customStyle="1" w:styleId="EndnoteCharacters">
    <w:name w:val="Endnote Characters"/>
    <w:locked/>
    <w:rsid w:val="00B46A03"/>
  </w:style>
  <w:style w:type="character" w:customStyle="1" w:styleId="LinkChar">
    <w:name w:val="Link Char"/>
    <w:basedOn w:val="DefaultParagraphFont"/>
    <w:locked/>
    <w:rsid w:val="00B46A03"/>
    <w:rPr>
      <w:rFonts w:ascii="Arial" w:hAnsi="Arial" w:cs="Arial" w:hint="default"/>
      <w:color w:val="0070C0"/>
      <w:u w:val="single"/>
    </w:rPr>
  </w:style>
  <w:style w:type="character" w:customStyle="1" w:styleId="h1">
    <w:name w:val="h1"/>
    <w:basedOn w:val="DefaultParagraphFont"/>
    <w:rsid w:val="00B46A03"/>
  </w:style>
  <w:style w:type="character" w:customStyle="1" w:styleId="bylinepipe">
    <w:name w:val="bylinepipe"/>
    <w:basedOn w:val="DefaultParagraphFont"/>
    <w:rsid w:val="00B46A03"/>
  </w:style>
  <w:style w:type="character" w:customStyle="1" w:styleId="InternetLink">
    <w:name w:val="Internet Link"/>
    <w:basedOn w:val="DefaultParagraphFont"/>
    <w:uiPriority w:val="99"/>
    <w:qFormat/>
    <w:rsid w:val="00B46A03"/>
    <w:rPr>
      <w:color w:val="0563C1" w:themeColor="hyperlink"/>
      <w:u w:val="single"/>
    </w:rPr>
  </w:style>
  <w:style w:type="character" w:customStyle="1" w:styleId="SourceText">
    <w:name w:val="Source Text"/>
    <w:qFormat/>
    <w:rsid w:val="00B46A03"/>
    <w:rPr>
      <w:rFonts w:ascii="Liberation Mono" w:eastAsia="Liberation Mono" w:hAnsi="Liberation Mono" w:cs="Liberation Mono" w:hint="default"/>
    </w:rPr>
  </w:style>
  <w:style w:type="table" w:styleId="LightList-Accent3">
    <w:name w:val="Light List Accent 3"/>
    <w:basedOn w:val="TableNormal"/>
    <w:uiPriority w:val="61"/>
    <w:semiHidden/>
    <w:unhideWhenUsed/>
    <w:rsid w:val="00B46A03"/>
    <w:rPr>
      <w:rFonts w:asciiTheme="minorHAnsi" w:eastAsiaTheme="minorEastAsia" w:hAnsiTheme="minorHAnsi" w:cstheme="minorBidi"/>
      <w:sz w:val="22"/>
      <w:szCs w:val="22"/>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100" w:beforeAutospacing="1" w:afterLines="0" w:after="100" w:afterAutospacing="1" w:line="240" w:lineRule="auto"/>
      </w:pPr>
      <w:rPr>
        <w:b/>
        <w:bCs/>
        <w:color w:val="FFFFFF" w:themeColor="background1"/>
      </w:rPr>
      <w:tblPr/>
      <w:tcPr>
        <w:shd w:val="clear" w:color="auto" w:fill="A5A5A5" w:themeFill="accent3"/>
      </w:tcPr>
    </w:tblStylePr>
    <w:tblStylePr w:type="lastRow">
      <w:pPr>
        <w:spacing w:beforeLines="0" w:before="100" w:beforeAutospacing="1" w:afterLines="0" w:after="100" w:afterAutospacing="1"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Table6Colorful-Accent5">
    <w:name w:val="List Table 6 Colorful Accent 5"/>
    <w:basedOn w:val="TableNormal"/>
    <w:uiPriority w:val="51"/>
    <w:rsid w:val="00B46A03"/>
    <w:rPr>
      <w:rFonts w:ascii="Times New Roman" w:eastAsia="Times New Roman" w:hAnsi="Times New Roman"/>
      <w:color w:val="2F5496" w:themeColor="accent5" w:themeShade="BF"/>
    </w:rPr>
    <w:tblPr>
      <w:tblStyleRowBandSize w:val="1"/>
      <w:tblStyleColBandSize w:val="1"/>
      <w:tblInd w:w="0" w:type="nil"/>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
    <w:name w:val="Table"/>
    <w:basedOn w:val="TableNormal"/>
    <w:uiPriority w:val="99"/>
    <w:rsid w:val="00B46A0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0" w:color="auto" w:fill="auto"/>
      </w:tcPr>
    </w:tblStylePr>
  </w:style>
  <w:style w:type="table" w:customStyle="1" w:styleId="TableGrid1">
    <w:name w:val="Table Grid1"/>
    <w:basedOn w:val="TableNormal"/>
    <w:uiPriority w:val="59"/>
    <w:rsid w:val="00B46A03"/>
    <w:pPr>
      <w:spacing w:line="276" w:lineRule="auto"/>
    </w:pPr>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46A03"/>
    <w:rPr>
      <w:i/>
      <w:iCs/>
    </w:rPr>
  </w:style>
  <w:style w:type="paragraph" w:styleId="TOCHeading">
    <w:name w:val="TOC Heading"/>
    <w:basedOn w:val="Heading1"/>
    <w:next w:val="Normal"/>
    <w:uiPriority w:val="39"/>
    <w:unhideWhenUsed/>
    <w:qFormat/>
    <w:rsid w:val="008800EB"/>
    <w:pPr>
      <w:keepLines/>
      <w:numPr>
        <w:numId w:val="0"/>
      </w:numPr>
      <w:tabs>
        <w:tab w:val="clear" w:pos="400"/>
        <w:tab w:val="clear" w:pos="560"/>
      </w:tabs>
      <w:suppressAutoHyphens w:val="0"/>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4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smhdfdl@gmail.com" TargetMode="External"/><Relationship Id="rId21" Type="http://schemas.openxmlformats.org/officeDocument/2006/relationships/hyperlink" Target="http://www.w3.org/Consortium/Legal/ipr-notice" TargetMode="External"/><Relationship Id="rId34" Type="http://schemas.openxmlformats.org/officeDocument/2006/relationships/image" Target="media/image1.png"/><Relationship Id="rId42" Type="http://schemas.openxmlformats.org/officeDocument/2006/relationships/hyperlink" Target="https://www.itu.int/en/ITU-T/asn1/Pages/introduction.aspx" TargetMode="External"/><Relationship Id="rId47" Type="http://schemas.openxmlformats.org/officeDocument/2006/relationships/hyperlink" Target="https://web.archive.org/web/20040331210530/http://collaboratory.emsl.pnl.gov/sam/bfd/" TargetMode="External"/><Relationship Id="rId50" Type="http://schemas.openxmlformats.org/officeDocument/2006/relationships/hyperlink" Target="https://en.wikipedia.org/wiki/Composite_pattern" TargetMode="External"/><Relationship Id="rId55" Type="http://schemas.openxmlformats.org/officeDocument/2006/relationships/hyperlink" Target="http://www.iana.org/assignments/character-sets" TargetMode="External"/><Relationship Id="rId63" Type="http://schemas.openxmlformats.org/officeDocument/2006/relationships/hyperlink" Target="http://www.iso.org/iso/home/standards/iso8601.htm" TargetMode="External"/><Relationship Id="rId68" Type="http://schemas.openxmlformats.org/officeDocument/2006/relationships/hyperlink" Target="https://en.wikipedia.org/wiki/Immutable_object" TargetMode="External"/><Relationship Id="rId76" Type="http://schemas.openxmlformats.org/officeDocument/2006/relationships/hyperlink" Target="https://thrift.apache.org/static/files/thrift-20070401.pdf" TargetMode="External"/><Relationship Id="rId84" Type="http://schemas.openxmlformats.org/officeDocument/2006/relationships/hyperlink" Target="http://www.w3.org/TR/REC-xml" TargetMode="External"/><Relationship Id="rId89" Type="http://schemas.openxmlformats.org/officeDocument/2006/relationships/hyperlink" Target="http://www.w3.org/TR/xpath20/" TargetMode="External"/><Relationship Id="rId97" Type="http://schemas.openxmlformats.org/officeDocument/2006/relationships/hyperlink" Target="http://www.w3.org/TR/xmlschema-ref" TargetMode="External"/><Relationship Id="rId7" Type="http://schemas.openxmlformats.org/officeDocument/2006/relationships/settings" Target="settings.xml"/><Relationship Id="rId71" Type="http://schemas.openxmlformats.org/officeDocument/2006/relationships/hyperlink" Target="http://www.unidata.ucar.edu/software/netcdf/" TargetMode="External"/><Relationship Id="rId92" Type="http://schemas.openxmlformats.org/officeDocument/2006/relationships/hyperlink" Target="https://www.w3.org/TR/xslt/" TargetMode="External"/><Relationship Id="rId2" Type="http://schemas.openxmlformats.org/officeDocument/2006/relationships/customXml" Target="../customXml/item2.xml"/><Relationship Id="rId16" Type="http://schemas.openxmlformats.org/officeDocument/2006/relationships/hyperlink" Target="http://www.w3.org/Consortium/Legal/ipr-notice" TargetMode="Externa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hyperlink" Target="mailto:mbeckerle.dfdl@gmail.com" TargetMode="External"/><Relationship Id="rId32" Type="http://schemas.openxmlformats.org/officeDocument/2006/relationships/hyperlink" Target="https://www.iso.org/obp" TargetMode="External"/><Relationship Id="rId37" Type="http://schemas.openxmlformats.org/officeDocument/2006/relationships/image" Target="media/image4.png"/><Relationship Id="rId40" Type="http://schemas.openxmlformats.org/officeDocument/2006/relationships/hyperlink" Target="http://www.ogf.org/dfdl/dfdl-1.0/" TargetMode="External"/><Relationship Id="rId45" Type="http://schemas.openxmlformats.org/officeDocument/2006/relationships/hyperlink" Target="https://www.itu.int/rec/dologin_pub.asp?lang=e&amp;id=T-REC-X.691-200811-S!!PDF-E&amp;type=items" TargetMode="External"/><Relationship Id="rId53" Type="http://schemas.openxmlformats.org/officeDocument/2006/relationships/hyperlink" Target="https://developers.google.com/protocol-buffers" TargetMode="External"/><Relationship Id="rId58" Type="http://schemas.openxmlformats.org/officeDocument/2006/relationships/hyperlink" Target="https://unicode-org.github.io/icu-docs/apidoc/released/icu4c/classDecimalFormat.html" TargetMode="External"/><Relationship Id="rId66" Type="http://schemas.openxmlformats.org/officeDocument/2006/relationships/hyperlink" Target="http://www.ogf.org/documents/GFD.207.pdf" TargetMode="External"/><Relationship Id="rId74" Type="http://schemas.openxmlformats.org/officeDocument/2006/relationships/hyperlink" Target="http://www.ietf.org/rfc/rfc2119.txt" TargetMode="External"/><Relationship Id="rId79" Type="http://schemas.openxmlformats.org/officeDocument/2006/relationships/hyperlink" Target="http://sites.google.com/site/cldr/" TargetMode="External"/><Relationship Id="rId87" Type="http://schemas.openxmlformats.org/officeDocument/2006/relationships/hyperlink" Target="http://www.w3.org/TR/REC-xml-names/" TargetMode="External"/><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iso.org/standard/69119.html" TargetMode="External"/><Relationship Id="rId82" Type="http://schemas.openxmlformats.org/officeDocument/2006/relationships/hyperlink" Target="https://www.w3.org/TR/NOTE-datetime" TargetMode="External"/><Relationship Id="rId90" Type="http://schemas.openxmlformats.org/officeDocument/2006/relationships/hyperlink" Target="http://www.w3.org/TR/xmlschema-1/" TargetMode="External"/><Relationship Id="rId95" Type="http://schemas.openxmlformats.org/officeDocument/2006/relationships/hyperlink" Target="http://everyspec.com/MIL-STD/MIL-STD-2000-2999/MIL-STD-2045_47001D_CHANGE-1_25098/" TargetMode="External"/><Relationship Id="rId19" Type="http://schemas.openxmlformats.org/officeDocument/2006/relationships/hyperlink" Target="http://www.ercim.org/" TargetMode="External"/><Relationship Id="rId14" Type="http://schemas.openxmlformats.org/officeDocument/2006/relationships/footer" Target="footer2.xml"/><Relationship Id="rId22" Type="http://schemas.openxmlformats.org/officeDocument/2006/relationships/hyperlink" Target="http://www.w3.org/Consortium/Legal/ipr-notice" TargetMode="External"/><Relationship Id="rId27" Type="http://schemas.openxmlformats.org/officeDocument/2006/relationships/hyperlink" Target="mailto:apowell888@googlemail.com" TargetMode="External"/><Relationship Id="rId30" Type="http://schemas.openxmlformats.org/officeDocument/2006/relationships/footer" Target="footer4.xml"/><Relationship Id="rId35" Type="http://schemas.openxmlformats.org/officeDocument/2006/relationships/image" Target="media/image2.png"/><Relationship Id="rId43" Type="http://schemas.openxmlformats.org/officeDocument/2006/relationships/hyperlink" Target="https://www.itu.int/rec/dologin_pub.asp?lang=e&amp;id=T-REC-X.690-200811-S!!PDF-E&amp;type=items" TargetMode="External"/><Relationship Id="rId48" Type="http://schemas.openxmlformats.org/officeDocument/2006/relationships/hyperlink" Target="http://www.3480-3590-data-conversion.com/article-signed-fields.html" TargetMode="External"/><Relationship Id="rId56" Type="http://schemas.openxmlformats.org/officeDocument/2006/relationships/hyperlink" Target="http://demo.icu-project.org/icu-bin/convexp" TargetMode="External"/><Relationship Id="rId64" Type="http://schemas.openxmlformats.org/officeDocument/2006/relationships/hyperlink" Target="http://docs.oracle.com/javase/7/docs/api/java/util/regex/Pattern.html" TargetMode="External"/><Relationship Id="rId69" Type="http://schemas.openxmlformats.org/officeDocument/2006/relationships/hyperlink" Target="http://www.json.org/" TargetMode="External"/><Relationship Id="rId77" Type="http://schemas.openxmlformats.org/officeDocument/2006/relationships/hyperlink" Target="http://www.uml.org/"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github.com/DFDLSchemas" TargetMode="External"/><Relationship Id="rId72" Type="http://schemas.openxmlformats.org/officeDocument/2006/relationships/hyperlink" Target="http://www.omg.org/cgi-bin/doc?formal/2004-03-26" TargetMode="External"/><Relationship Id="rId80" Type="http://schemas.openxmlformats.org/officeDocument/2006/relationships/hyperlink" Target="http://www.unicode.org/reports/tr18/" TargetMode="External"/><Relationship Id="rId85" Type="http://schemas.openxmlformats.org/officeDocument/2006/relationships/hyperlink" Target="http://www.w3.org/TR/xml11/" TargetMode="External"/><Relationship Id="rId93" Type="http://schemas.openxmlformats.org/officeDocument/2006/relationships/image" Target="media/image6.gif"/><Relationship Id="rId98"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www.w3.org/" TargetMode="External"/><Relationship Id="rId25" Type="http://schemas.openxmlformats.org/officeDocument/2006/relationships/hyperlink" Target="mailto:mbeckerle@apache.org" TargetMode="External"/><Relationship Id="rId33" Type="http://schemas.openxmlformats.org/officeDocument/2006/relationships/hyperlink" Target="https://www.electropedia.org/" TargetMode="External"/><Relationship Id="rId38" Type="http://schemas.openxmlformats.org/officeDocument/2006/relationships/image" Target="media/image5.svg"/><Relationship Id="rId46" Type="http://schemas.openxmlformats.org/officeDocument/2006/relationships/hyperlink" Target="http://avro.apache.org/docs/1.3.0/spec.html" TargetMode="External"/><Relationship Id="rId59" Type="http://schemas.openxmlformats.org/officeDocument/2006/relationships/hyperlink" Target="http://userguide.icu-project.org/locale" TargetMode="External"/><Relationship Id="rId67" Type="http://schemas.openxmlformats.org/officeDocument/2006/relationships/hyperlink" Target="http://www.iana.org/time-zones" TargetMode="External"/><Relationship Id="rId20" Type="http://schemas.openxmlformats.org/officeDocument/2006/relationships/hyperlink" Target="http://www.keio.ac.jp/" TargetMode="External"/><Relationship Id="rId41" Type="http://schemas.openxmlformats.org/officeDocument/2006/relationships/hyperlink" Target="http://www.w3.org/2005/xpath-functions" TargetMode="External"/><Relationship Id="rId54" Type="http://schemas.openxmlformats.org/officeDocument/2006/relationships/hyperlink" Target="http://www.hdfgroup.org/" TargetMode="External"/><Relationship Id="rId62" Type="http://schemas.openxmlformats.org/officeDocument/2006/relationships/hyperlink" Target="https://www.iso.org/obp/ui/" TargetMode="External"/><Relationship Id="rId70" Type="http://schemas.openxmlformats.org/officeDocument/2006/relationships/hyperlink" Target="https://www.w3.org/TR/xml/" TargetMode="External"/><Relationship Id="rId75" Type="http://schemas.openxmlformats.org/officeDocument/2006/relationships/hyperlink" Target="http://www.w3.org/TR/xmlschema-ref/" TargetMode="External"/><Relationship Id="rId83" Type="http://schemas.openxmlformats.org/officeDocument/2006/relationships/hyperlink" Target="http://tools.ietf.org/html/rfc4506" TargetMode="External"/><Relationship Id="rId88" Type="http://schemas.openxmlformats.org/officeDocument/2006/relationships/hyperlink" Target="http://www.w3.org/XML/Schema" TargetMode="External"/><Relationship Id="rId91" Type="http://schemas.openxmlformats.org/officeDocument/2006/relationships/hyperlink" Target="http://www.w3.org/TR/xmlschema-2/" TargetMode="External"/><Relationship Id="rId96" Type="http://schemas.openxmlformats.org/officeDocument/2006/relationships/hyperlink" Target="http://en.wikipedia.org/wiki/Link_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www.w3.org/Consortium/Legal/copyright-documents" TargetMode="External"/><Relationship Id="rId28" Type="http://schemas.openxmlformats.org/officeDocument/2006/relationships/header" Target="header3.xml"/><Relationship Id="rId36" Type="http://schemas.openxmlformats.org/officeDocument/2006/relationships/image" Target="media/image3.svg"/><Relationship Id="rId49" Type="http://schemas.openxmlformats.org/officeDocument/2006/relationships/hyperlink" Target="https://www.ibm.com/support/knowledgecenter/SS4SVW_3.0.0/designing/ccsid_list.html" TargetMode="External"/><Relationship Id="rId57" Type="http://schemas.openxmlformats.org/officeDocument/2006/relationships/hyperlink" Target="http://userguide.icu-project.org/formatparse/datetime" TargetMode="External"/><Relationship Id="rId10" Type="http://schemas.openxmlformats.org/officeDocument/2006/relationships/endnotes" Target="endnotes.xml"/><Relationship Id="rId31" Type="http://schemas.openxmlformats.org/officeDocument/2006/relationships/footer" Target="footer5.xml"/><Relationship Id="rId44" Type="http://schemas.openxmlformats.org/officeDocument/2006/relationships/hyperlink" Target="https://www.itu.int/en/ITU-T/asn1/Pages/ecn.aspx" TargetMode="External"/><Relationship Id="rId52" Type="http://schemas.openxmlformats.org/officeDocument/2006/relationships/hyperlink" Target="http://www.w3.org/TR/exi" TargetMode="External"/><Relationship Id="rId60" Type="http://schemas.openxmlformats.org/officeDocument/2006/relationships/hyperlink" Target="http://userguide.icu-project.org/strings/regexp" TargetMode="External"/><Relationship Id="rId65" Type="http://schemas.openxmlformats.org/officeDocument/2006/relationships/hyperlink" Target="http://www.ogf.org/documents/GFD.174.pdf" TargetMode="External"/><Relationship Id="rId73" Type="http://schemas.openxmlformats.org/officeDocument/2006/relationships/hyperlink" Target="https://www.w3.org/TR/xmlschema11-1/" TargetMode="External"/><Relationship Id="rId78" Type="http://schemas.openxmlformats.org/officeDocument/2006/relationships/hyperlink" Target="https://home.unicode.org/" TargetMode="External"/><Relationship Id="rId81" Type="http://schemas.openxmlformats.org/officeDocument/2006/relationships/hyperlink" Target="http://www.unicode.org/reports/tr35/" TargetMode="External"/><Relationship Id="rId86" Type="http://schemas.openxmlformats.org/officeDocument/2006/relationships/hyperlink" Target="http://www.w3.org/TR/xml-infoset" TargetMode="External"/><Relationship Id="rId94" Type="http://schemas.openxmlformats.org/officeDocument/2006/relationships/hyperlink" Target="http://en.wikipedia.org/wiki/Baudot_code%23ITA2" TargetMode="External"/><Relationship Id="rId99" Type="http://schemas.openxmlformats.org/officeDocument/2006/relationships/footer" Target="footer7.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www.csail.mit.edu/" TargetMode="External"/><Relationship Id="rId39" Type="http://schemas.openxmlformats.org/officeDocument/2006/relationships/hyperlink" Target="http://www.ogf.org/dfdl/dfdl-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dataiti\opensource\OpenGridForum\github\DFDL\docs\Word_template_for_ISO_standard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8C15DBB2899F4E82E9EF2FB1A50C29" ma:contentTypeVersion="21" ma:contentTypeDescription="Create a new document." ma:contentTypeScope="" ma:versionID="da9b617bb4131b140ff6094311774a6b">
  <xsd:schema xmlns:xsd="http://www.w3.org/2001/XMLSchema" xmlns:xs="http://www.w3.org/2001/XMLSchema" xmlns:p="http://schemas.microsoft.com/office/2006/metadata/properties" xmlns:ns1="http://schemas.microsoft.com/sharepoint/v3" xmlns:ns2="3071db65-dbf0-419d-866b-354259c64ec3" xmlns:ns3="b87a7503-6f13-4f4c-ba3a-0e67f2f963f0" targetNamespace="http://schemas.microsoft.com/office/2006/metadata/properties" ma:root="true" ma:fieldsID="343f81341a3cd7d0dac3136ded3065dd" ns1:_="" ns2:_="" ns3:_="">
    <xsd:import namespace="http://schemas.microsoft.com/sharepoint/v3"/>
    <xsd:import namespace="3071db65-dbf0-419d-866b-354259c64ec3"/>
    <xsd:import namespace="b87a7503-6f13-4f4c-ba3a-0e67f2f963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71db65-dbf0-419d-866b-354259c64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815e8e4-5617-4a68-af7e-8f6fc520aa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7a7503-6f13-4f4c-ba3a-0e67f2f963f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81311fc-9b4c-4d70-82e0-ca4c44d72a94}" ma:internalName="TaxCatchAll" ma:showField="CatchAllData" ma:web="b87a7503-6f13-4f4c-ba3a-0e67f2f96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71db65-dbf0-419d-866b-354259c64ec3">
      <Terms xmlns="http://schemas.microsoft.com/office/infopath/2007/PartnerControls"/>
    </lcf76f155ced4ddcb4097134ff3c332f>
    <_Flow_SignoffStatus xmlns="3071db65-dbf0-419d-866b-354259c64ec3" xsi:nil="true"/>
    <TaxCatchAll xmlns="b87a7503-6f13-4f4c-ba3a-0e67f2f963f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35590C-AB1A-4B7A-BCD5-4FB1868DF54F}">
  <ds:schemaRefs>
    <ds:schemaRef ds:uri="http://schemas.openxmlformats.org/officeDocument/2006/bibliography"/>
  </ds:schemaRefs>
</ds:datastoreItem>
</file>

<file path=customXml/itemProps2.xml><?xml version="1.0" encoding="utf-8"?>
<ds:datastoreItem xmlns:ds="http://schemas.openxmlformats.org/officeDocument/2006/customXml" ds:itemID="{494F0518-F25C-447B-9E9A-024F4C75C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71db65-dbf0-419d-866b-354259c64ec3"/>
    <ds:schemaRef ds:uri="b87a7503-6f13-4f4c-ba3a-0e67f2f96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4DD16B-FDFF-4335-844D-764AAC57FF17}">
  <ds:schemaRefs>
    <ds:schemaRef ds:uri="http://schemas.microsoft.com/sharepoint/v3/contenttype/forms"/>
  </ds:schemaRefs>
</ds:datastoreItem>
</file>

<file path=customXml/itemProps4.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 ds:uri="3071db65-dbf0-419d-866b-354259c64ec3"/>
    <ds:schemaRef ds:uri="b87a7503-6f13-4f4c-ba3a-0e67f2f963f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Word_template_for_ISO_standards.dotx</Template>
  <TotalTime>485</TotalTime>
  <Pages>247</Pages>
  <Words>89315</Words>
  <Characters>522495</Characters>
  <Application>Microsoft Office Word</Application>
  <DocSecurity>0</DocSecurity>
  <Lines>12440</Lines>
  <Paragraphs>9131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602679</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Beckerle, Mike</dc:creator>
  <cp:keywords/>
  <dc:description/>
  <cp:lastModifiedBy>Mike Beckerle</cp:lastModifiedBy>
  <cp:revision>40</cp:revision>
  <cp:lastPrinted>2025-12-29T18:58:00Z</cp:lastPrinted>
  <dcterms:created xsi:type="dcterms:W3CDTF">2025-12-29T22:34:00Z</dcterms:created>
  <dcterms:modified xsi:type="dcterms:W3CDTF">2026-01-16T20:16:00Z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0x010100BB8C15DBB2899F4E82E9EF2FB1A50C29</vt:lpwstr>
  </property>
  <property fmtid="{D5CDD505-2E9C-101B-9397-08002B2CF9AE}" pid="3" name="MediaServiceImageTags">
    <vt:lpwstr/>
  </property>
  <property fmtid="{D5CDD505-2E9C-101B-9397-08002B2CF9AE}" pid="4" name="MSIP_Label_868590de-9e0a-4a59-bfa2-555b82a40ae5_Enabled">
    <vt:lpwstr>true</vt:lpwstr>
  </property>
  <property fmtid="{D5CDD505-2E9C-101B-9397-08002B2CF9AE}" pid="5" name="MSIP_Label_868590de-9e0a-4a59-bfa2-555b82a40ae5_SetDate">
    <vt:lpwstr>2024-10-18T15:36:43Z</vt:lpwstr>
  </property>
  <property fmtid="{D5CDD505-2E9C-101B-9397-08002B2CF9AE}" pid="6" name="MSIP_Label_868590de-9e0a-4a59-bfa2-555b82a40ae5_Method">
    <vt:lpwstr>Standard</vt:lpwstr>
  </property>
  <property fmtid="{D5CDD505-2E9C-101B-9397-08002B2CF9AE}" pid="7" name="MSIP_Label_868590de-9e0a-4a59-bfa2-555b82a40ae5_Name">
    <vt:lpwstr>ISO - Internal</vt:lpwstr>
  </property>
  <property fmtid="{D5CDD505-2E9C-101B-9397-08002B2CF9AE}" pid="8" name="MSIP_Label_868590de-9e0a-4a59-bfa2-555b82a40ae5_SiteId">
    <vt:lpwstr>8543418a-200d-4d6b-88c9-79fb0b651354</vt:lpwstr>
  </property>
  <property fmtid="{D5CDD505-2E9C-101B-9397-08002B2CF9AE}" pid="9" name="MSIP_Label_868590de-9e0a-4a59-bfa2-555b82a40ae5_ActionId">
    <vt:lpwstr>45cd76c7-0121-4ad3-a493-1b158eca4d0f</vt:lpwstr>
  </property>
  <property fmtid="{D5CDD505-2E9C-101B-9397-08002B2CF9AE}" pid="10" name="MSIP_Label_868590de-9e0a-4a59-bfa2-555b82a40ae5_ContentBits">
    <vt:lpwstr>0</vt:lpwstr>
  </property>
</Properties>
</file>